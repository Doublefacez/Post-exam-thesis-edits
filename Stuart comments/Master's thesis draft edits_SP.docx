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header6.xml" ContentType="application/vnd.openxmlformats-officedocument.wordprocessingml.head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drawings/drawing3.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drawings/drawing4.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6.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7.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8.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9.xml" ContentType="application/vnd.openxmlformats-officedocument.themeOverrid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0.xml" ContentType="application/vnd.openxmlformats-officedocument.themeOverride+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11.xml" ContentType="application/vnd.openxmlformats-officedocument.themeOverride+xml"/>
  <Override PartName="/word/drawings/drawing5.xml" ContentType="application/vnd.openxmlformats-officedocument.drawingml.chartshapes+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12.xml" ContentType="application/vnd.openxmlformats-officedocument.themeOverride+xml"/>
  <Override PartName="/word/drawings/drawing6.xml" ContentType="application/vnd.openxmlformats-officedocument.drawingml.chartshapes+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13.xml" ContentType="application/vnd.openxmlformats-officedocument.themeOverride+xml"/>
  <Override PartName="/word/drawings/drawing7.xml" ContentType="application/vnd.openxmlformats-officedocument.drawingml.chartshapes+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theme/themeOverride14.xml" ContentType="application/vnd.openxmlformats-officedocument.themeOverride+xml"/>
  <Override PartName="/word/drawings/drawing8.xml" ContentType="application/vnd.openxmlformats-officedocument.drawingml.chartshapes+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theme/themeOverride15.xml" ContentType="application/vnd.openxmlformats-officedocument.themeOverride+xml"/>
  <Override PartName="/word/drawings/drawing9.xml" ContentType="application/vnd.openxmlformats-officedocument.drawingml.chartshapes+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theme/themeOverride16.xml" ContentType="application/vnd.openxmlformats-officedocument.themeOverride+xml"/>
  <Override PartName="/word/drawings/drawing10.xml" ContentType="application/vnd.openxmlformats-officedocument.drawingml.chartshapes+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theme/themeOverride17.xml" ContentType="application/vnd.openxmlformats-officedocument.themeOverride+xml"/>
  <Override PartName="/word/drawings/drawing11.xml" ContentType="application/vnd.openxmlformats-officedocument.drawingml.chartshapes+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theme/themeOverride18.xml" ContentType="application/vnd.openxmlformats-officedocument.themeOverride+xml"/>
  <Override PartName="/word/drawings/drawing12.xml" ContentType="application/vnd.openxmlformats-officedocument.drawingml.chartshapes+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theme/themeOverride19.xml" ContentType="application/vnd.openxmlformats-officedocument.themeOverride+xml"/>
  <Override PartName="/word/drawings/drawing13.xml" ContentType="application/vnd.openxmlformats-officedocument.drawingml.chartshapes+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theme/themeOverride20.xml" ContentType="application/vnd.openxmlformats-officedocument.themeOverride+xml"/>
  <Override PartName="/word/drawings/drawing14.xml" ContentType="application/vnd.openxmlformats-officedocument.drawingml.chartshapes+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theme/themeOverride21.xml" ContentType="application/vnd.openxmlformats-officedocument.themeOverride+xml"/>
  <Override PartName="/word/drawings/drawing15.xml" ContentType="application/vnd.openxmlformats-officedocument.drawingml.chartshapes+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theme/themeOverride22.xml" ContentType="application/vnd.openxmlformats-officedocument.themeOverride+xml"/>
  <Override PartName="/word/drawings/drawing16.xml" ContentType="application/vnd.openxmlformats-officedocument.drawingml.chartshapes+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theme/themeOverride23.xml" ContentType="application/vnd.openxmlformats-officedocument.themeOverride+xml"/>
  <Override PartName="/word/drawings/drawing17.xml" ContentType="application/vnd.openxmlformats-officedocument.drawingml.chartshapes+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theme/themeOverride24.xml" ContentType="application/vnd.openxmlformats-officedocument.themeOverride+xml"/>
  <Override PartName="/word/drawings/drawing18.xml" ContentType="application/vnd.openxmlformats-officedocument.drawingml.chartshapes+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theme/themeOverride25.xml" ContentType="application/vnd.openxmlformats-officedocument.themeOverride+xml"/>
  <Override PartName="/word/drawings/drawing19.xml" ContentType="application/vnd.openxmlformats-officedocument.drawingml.chartshapes+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theme/themeOverride26.xml" ContentType="application/vnd.openxmlformats-officedocument.themeOverride+xml"/>
  <Override PartName="/word/drawings/drawing20.xml" ContentType="application/vnd.openxmlformats-officedocument.drawingml.chartshapes+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theme/themeOverride27.xml" ContentType="application/vnd.openxmlformats-officedocument.themeOverride+xml"/>
  <Override PartName="/word/drawings/drawing21.xml" ContentType="application/vnd.openxmlformats-officedocument.drawingml.chartshapes+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theme/themeOverride28.xml" ContentType="application/vnd.openxmlformats-officedocument.themeOverride+xml"/>
  <Override PartName="/word/drawings/drawing22.xml" ContentType="application/vnd.openxmlformats-officedocument.drawingml.chartshapes+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theme/themeOverride29.xml" ContentType="application/vnd.openxmlformats-officedocument.themeOverride+xml"/>
  <Override PartName="/word/drawings/drawing23.xml" ContentType="application/vnd.openxmlformats-officedocument.drawingml.chartshapes+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theme/themeOverride30.xml" ContentType="application/vnd.openxmlformats-officedocument.themeOverride+xml"/>
  <Override PartName="/word/drawings/drawing24.xml" ContentType="application/vnd.openxmlformats-officedocument.drawingml.chartshapes+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theme/themeOverride31.xml" ContentType="application/vnd.openxmlformats-officedocument.themeOverrid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theme/themeOverride32.xml" ContentType="application/vnd.openxmlformats-officedocument.themeOverrid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theme/themeOverride33.xml" ContentType="application/vnd.openxmlformats-officedocument.themeOverrid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theme/themeOverride34.xml" ContentType="application/vnd.openxmlformats-officedocument.themeOverrid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theme/themeOverride35.xml" ContentType="application/vnd.openxmlformats-officedocument.themeOverride+xml"/>
  <Override PartName="/word/drawings/drawing25.xml" ContentType="application/vnd.openxmlformats-officedocument.drawingml.chartshapes+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theme/themeOverride36.xml" ContentType="application/vnd.openxmlformats-officedocument.themeOverride+xml"/>
  <Override PartName="/word/drawings/drawing26.xml" ContentType="application/vnd.openxmlformats-officedocument.drawingml.chartshapes+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theme/themeOverride37.xml" ContentType="application/vnd.openxmlformats-officedocument.themeOverride+xml"/>
  <Override PartName="/word/drawings/drawing27.xml" ContentType="application/vnd.openxmlformats-officedocument.drawingml.chartshapes+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theme/themeOverride38.xml" ContentType="application/vnd.openxmlformats-officedocument.themeOverride+xml"/>
  <Override PartName="/word/drawings/drawing28.xml" ContentType="application/vnd.openxmlformats-officedocument.drawingml.chartshapes+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theme/themeOverride39.xml" ContentType="application/vnd.openxmlformats-officedocument.themeOverride+xml"/>
  <Override PartName="/word/drawings/drawing29.xml" ContentType="application/vnd.openxmlformats-officedocument.drawingml.chartshapes+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theme/themeOverride40.xml" ContentType="application/vnd.openxmlformats-officedocument.themeOverride+xml"/>
  <Override PartName="/word/drawings/drawing30.xml" ContentType="application/vnd.openxmlformats-officedocument.drawingml.chartshapes+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4767F" w14:textId="7D9FC15B" w:rsidR="00D253EF" w:rsidRPr="009A0F4F" w:rsidRDefault="007C49EF" w:rsidP="007C49EF">
      <w:pPr>
        <w:pStyle w:val="Title"/>
        <w:rPr>
          <w:rFonts w:asciiTheme="minorHAnsi" w:hAnsiTheme="minorHAnsi" w:cstheme="minorHAnsi"/>
          <w:sz w:val="52"/>
          <w:szCs w:val="52"/>
        </w:rPr>
      </w:pPr>
      <w:bookmarkStart w:id="0" w:name="_Hlk71640924"/>
      <w:r w:rsidRPr="009A0F4F">
        <w:rPr>
          <w:rFonts w:asciiTheme="minorHAnsi" w:hAnsiTheme="minorHAnsi" w:cstheme="minorHAnsi"/>
          <w:sz w:val="52"/>
          <w:szCs w:val="52"/>
        </w:rPr>
        <w:t>R</w:t>
      </w:r>
      <w:r w:rsidR="00D253EF" w:rsidRPr="009A0F4F">
        <w:rPr>
          <w:rFonts w:asciiTheme="minorHAnsi" w:hAnsiTheme="minorHAnsi" w:cstheme="minorHAnsi"/>
          <w:sz w:val="52"/>
          <w:szCs w:val="52"/>
        </w:rPr>
        <w:t>oost selection preferences of bat species present in the Yugar tunnel</w:t>
      </w:r>
      <w:bookmarkEnd w:id="0"/>
    </w:p>
    <w:p w14:paraId="36B2BCFB" w14:textId="77777777" w:rsidR="00D253EF" w:rsidRPr="00D253EF" w:rsidRDefault="00D253EF" w:rsidP="00D253EF">
      <w:pPr>
        <w:keepNext/>
        <w:spacing w:before="960" w:after="120" w:line="360" w:lineRule="auto"/>
        <w:jc w:val="center"/>
        <w:rPr>
          <w:rFonts w:asciiTheme="minorHAnsi" w:hAnsiTheme="minorHAnsi" w:cstheme="minorHAnsi"/>
          <w:b/>
          <w:sz w:val="40"/>
          <w:szCs w:val="40"/>
        </w:rPr>
      </w:pPr>
      <w:r w:rsidRPr="00D253EF">
        <w:rPr>
          <w:rFonts w:asciiTheme="minorHAnsi" w:hAnsiTheme="minorHAnsi" w:cstheme="minorHAnsi"/>
          <w:b/>
          <w:sz w:val="40"/>
          <w:szCs w:val="40"/>
        </w:rPr>
        <w:t>Ting Kwan Lam</w:t>
      </w:r>
    </w:p>
    <w:p w14:paraId="0208B0AB" w14:textId="77777777" w:rsidR="00D253EF" w:rsidRPr="00D253EF" w:rsidRDefault="00D253EF" w:rsidP="00D253EF">
      <w:pPr>
        <w:tabs>
          <w:tab w:val="left" w:pos="480"/>
          <w:tab w:val="left" w:pos="960"/>
          <w:tab w:val="left" w:pos="1440"/>
          <w:tab w:val="left" w:pos="1920"/>
          <w:tab w:val="left" w:pos="2400"/>
          <w:tab w:val="left" w:pos="2880"/>
          <w:tab w:val="left" w:pos="3360"/>
          <w:tab w:val="left" w:pos="3840"/>
          <w:tab w:val="left" w:pos="4320"/>
        </w:tabs>
        <w:spacing w:line="360" w:lineRule="auto"/>
        <w:jc w:val="center"/>
        <w:rPr>
          <w:rFonts w:asciiTheme="minorHAnsi" w:eastAsia="PMingLiU" w:hAnsiTheme="minorHAnsi" w:cstheme="minorHAnsi"/>
          <w:sz w:val="36"/>
          <w:szCs w:val="36"/>
          <w:lang w:eastAsia="en-AU"/>
        </w:rPr>
      </w:pPr>
      <w:r w:rsidRPr="00D253EF">
        <w:rPr>
          <w:rFonts w:asciiTheme="minorHAnsi" w:eastAsia="PMingLiU" w:hAnsiTheme="minorHAnsi" w:cstheme="minorHAnsi"/>
          <w:sz w:val="36"/>
          <w:szCs w:val="36"/>
          <w:lang w:eastAsia="en-AU"/>
        </w:rPr>
        <w:t>Bachelor of Environmental Science</w:t>
      </w:r>
    </w:p>
    <w:p w14:paraId="226E4E8A" w14:textId="77777777" w:rsidR="00D253EF" w:rsidRPr="00D253EF" w:rsidRDefault="00D253EF" w:rsidP="00D253EF">
      <w:pPr>
        <w:spacing w:after="120" w:line="360" w:lineRule="auto"/>
        <w:jc w:val="center"/>
        <w:rPr>
          <w:rFonts w:asciiTheme="minorHAnsi" w:hAnsiTheme="minorHAnsi" w:cstheme="minorHAnsi"/>
          <w:b/>
          <w:szCs w:val="24"/>
        </w:rPr>
      </w:pPr>
    </w:p>
    <w:p w14:paraId="169F100C" w14:textId="77777777" w:rsidR="00D253EF" w:rsidRPr="00D253EF" w:rsidRDefault="00D253EF" w:rsidP="00D253EF">
      <w:pPr>
        <w:spacing w:after="120" w:line="360" w:lineRule="auto"/>
        <w:jc w:val="center"/>
        <w:rPr>
          <w:rFonts w:asciiTheme="minorHAnsi" w:hAnsiTheme="minorHAnsi" w:cstheme="minorHAnsi"/>
          <w:szCs w:val="24"/>
        </w:rPr>
      </w:pPr>
    </w:p>
    <w:p w14:paraId="6F374BA3" w14:textId="77777777" w:rsidR="00D253EF" w:rsidRPr="00D253EF" w:rsidRDefault="00D253EF" w:rsidP="00D253EF">
      <w:pPr>
        <w:spacing w:after="120" w:line="360" w:lineRule="auto"/>
        <w:jc w:val="center"/>
        <w:rPr>
          <w:rFonts w:asciiTheme="minorHAnsi" w:hAnsiTheme="minorHAnsi" w:cstheme="minorHAnsi"/>
          <w:szCs w:val="24"/>
        </w:rPr>
      </w:pPr>
      <w:r w:rsidRPr="00D253EF">
        <w:rPr>
          <w:rFonts w:asciiTheme="minorHAnsi" w:hAnsiTheme="minorHAnsi" w:cstheme="minorHAnsi"/>
          <w:szCs w:val="24"/>
        </w:rPr>
        <w:t>Submitted in fulfilment of the requirements for the degree of</w:t>
      </w:r>
      <w:r w:rsidRPr="00D253EF">
        <w:rPr>
          <w:rFonts w:asciiTheme="minorHAnsi" w:hAnsiTheme="minorHAnsi" w:cstheme="minorHAnsi"/>
          <w:szCs w:val="24"/>
        </w:rPr>
        <w:br/>
        <w:t>Master of Philosophy</w:t>
      </w:r>
    </w:p>
    <w:p w14:paraId="1878AF06" w14:textId="56036E30" w:rsidR="001D1804" w:rsidRPr="00D253EF" w:rsidRDefault="00D253EF" w:rsidP="00D16730">
      <w:pPr>
        <w:spacing w:after="120" w:line="360" w:lineRule="auto"/>
        <w:jc w:val="center"/>
        <w:rPr>
          <w:rFonts w:asciiTheme="minorHAnsi" w:hAnsiTheme="minorHAnsi" w:cstheme="minorHAnsi"/>
          <w:szCs w:val="24"/>
        </w:rPr>
        <w:sectPr w:rsidR="001D1804" w:rsidRPr="00D253EF" w:rsidSect="00DB35AB">
          <w:pgSz w:w="11907" w:h="16840" w:code="9"/>
          <w:pgMar w:top="1418" w:right="1418" w:bottom="1418" w:left="2268" w:header="720" w:footer="720" w:gutter="0"/>
          <w:cols w:space="720"/>
          <w:titlePg/>
          <w:docGrid w:linePitch="326"/>
        </w:sectPr>
      </w:pPr>
      <w:r w:rsidRPr="00D253EF">
        <w:rPr>
          <w:rFonts w:asciiTheme="minorHAnsi" w:hAnsiTheme="minorHAnsi" w:cstheme="minorHAnsi"/>
          <w:szCs w:val="24"/>
        </w:rPr>
        <w:t>School of Biology and Environmental Science</w:t>
      </w:r>
      <w:r w:rsidRPr="00D253EF">
        <w:rPr>
          <w:rFonts w:asciiTheme="minorHAnsi" w:hAnsiTheme="minorHAnsi" w:cstheme="minorHAnsi"/>
          <w:szCs w:val="24"/>
        </w:rPr>
        <w:br/>
        <w:t>Faculty of Science</w:t>
      </w:r>
      <w:r w:rsidRPr="00D253EF">
        <w:rPr>
          <w:rFonts w:asciiTheme="minorHAnsi" w:hAnsiTheme="minorHAnsi" w:cstheme="minorHAnsi"/>
          <w:szCs w:val="24"/>
        </w:rPr>
        <w:br/>
        <w:t>Queensland University of Technology</w:t>
      </w:r>
      <w:r w:rsidRPr="00D253EF">
        <w:rPr>
          <w:rFonts w:asciiTheme="minorHAnsi" w:hAnsiTheme="minorHAnsi" w:cstheme="minorHAnsi"/>
          <w:szCs w:val="24"/>
        </w:rPr>
        <w:br/>
        <w:t>20</w:t>
      </w:r>
      <w:r w:rsidR="00CE4CA1">
        <w:rPr>
          <w:rFonts w:asciiTheme="minorHAnsi" w:hAnsiTheme="minorHAnsi" w:cstheme="minorHAnsi"/>
          <w:szCs w:val="24"/>
        </w:rPr>
        <w:t>21</w:t>
      </w:r>
    </w:p>
    <w:p w14:paraId="68DF2B28" w14:textId="77777777" w:rsidR="00F80971" w:rsidRPr="00D253EF" w:rsidRDefault="00F80971" w:rsidP="00840AB8">
      <w:pPr>
        <w:pStyle w:val="PhDNormal"/>
        <w:spacing w:line="360" w:lineRule="auto"/>
        <w:ind w:firstLine="0"/>
        <w:rPr>
          <w:rFonts w:asciiTheme="minorHAnsi" w:hAnsiTheme="minorHAnsi" w:cstheme="minorHAnsi"/>
          <w:szCs w:val="24"/>
        </w:rPr>
      </w:pPr>
    </w:p>
    <w:p w14:paraId="54877D4A" w14:textId="77777777" w:rsidR="000B419E" w:rsidRPr="00D253EF" w:rsidRDefault="000B419E" w:rsidP="006545B8">
      <w:pPr>
        <w:pStyle w:val="PhDAPAPreliminaryHeading"/>
        <w:spacing w:line="360" w:lineRule="auto"/>
        <w:rPr>
          <w:rFonts w:asciiTheme="minorHAnsi" w:hAnsiTheme="minorHAnsi" w:cstheme="minorHAnsi"/>
          <w:sz w:val="40"/>
          <w:szCs w:val="40"/>
        </w:rPr>
      </w:pPr>
      <w:bookmarkStart w:id="1" w:name="_Toc414383377"/>
      <w:bookmarkStart w:id="2" w:name="_Toc86701817"/>
      <w:r w:rsidRPr="00D253EF">
        <w:rPr>
          <w:rFonts w:asciiTheme="minorHAnsi" w:hAnsiTheme="minorHAnsi" w:cstheme="minorHAnsi"/>
          <w:sz w:val="40"/>
          <w:szCs w:val="40"/>
        </w:rPr>
        <w:t>Keywords</w:t>
      </w:r>
      <w:bookmarkEnd w:id="1"/>
      <w:bookmarkEnd w:id="2"/>
    </w:p>
    <w:p w14:paraId="0EA6A60D" w14:textId="294E3FD4" w:rsidR="00D1784F" w:rsidRPr="00D253EF" w:rsidRDefault="00D1784F" w:rsidP="006545B8">
      <w:pPr>
        <w:pStyle w:val="PhDNormal2"/>
        <w:spacing w:line="360" w:lineRule="auto"/>
        <w:rPr>
          <w:rFonts w:asciiTheme="minorHAnsi" w:hAnsiTheme="minorHAnsi" w:cstheme="minorHAnsi"/>
        </w:rPr>
      </w:pPr>
      <w:r w:rsidRPr="00D253EF">
        <w:rPr>
          <w:rFonts w:asciiTheme="minorHAnsi" w:hAnsiTheme="minorHAnsi" w:cstheme="minorHAnsi"/>
        </w:rPr>
        <w:t xml:space="preserve">Artificial roost, Australia, bat, bat emergence, Chiroptera, conservation, ecology, habitat, mammal, microclimate, </w:t>
      </w:r>
      <w:r w:rsidRPr="000523D1">
        <w:rPr>
          <w:rFonts w:asciiTheme="minorHAnsi" w:hAnsiTheme="minorHAnsi" w:cstheme="minorHAnsi"/>
          <w:i/>
          <w:iCs/>
        </w:rPr>
        <w:t>Miniopterus australis</w:t>
      </w:r>
      <w:r w:rsidRPr="00D253EF">
        <w:rPr>
          <w:rFonts w:asciiTheme="minorHAnsi" w:hAnsiTheme="minorHAnsi" w:cstheme="minorHAnsi"/>
        </w:rPr>
        <w:t xml:space="preserve">, </w:t>
      </w:r>
      <w:r w:rsidRPr="000523D1">
        <w:rPr>
          <w:rFonts w:asciiTheme="minorHAnsi" w:hAnsiTheme="minorHAnsi" w:cstheme="minorHAnsi"/>
          <w:i/>
          <w:iCs/>
        </w:rPr>
        <w:t>Myotis macropus</w:t>
      </w:r>
      <w:r w:rsidRPr="00D253EF">
        <w:rPr>
          <w:rFonts w:asciiTheme="minorHAnsi" w:hAnsiTheme="minorHAnsi" w:cstheme="minorHAnsi"/>
        </w:rPr>
        <w:t xml:space="preserve">, periurban, </w:t>
      </w:r>
      <w:r w:rsidRPr="000523D1">
        <w:rPr>
          <w:rFonts w:asciiTheme="minorHAnsi" w:hAnsiTheme="minorHAnsi" w:cstheme="minorHAnsi"/>
          <w:i/>
          <w:iCs/>
        </w:rPr>
        <w:t>Rhinolophus megaphyllus</w:t>
      </w:r>
      <w:r w:rsidRPr="00D253EF">
        <w:rPr>
          <w:rFonts w:asciiTheme="minorHAnsi" w:hAnsiTheme="minorHAnsi" w:cstheme="minorHAnsi"/>
        </w:rPr>
        <w:t>, riparian, roost, roost selection, roosting ecology, Samford, tunnel</w:t>
      </w:r>
    </w:p>
    <w:p w14:paraId="29EE16D4" w14:textId="77777777" w:rsidR="000B419E" w:rsidRPr="00D253EF" w:rsidRDefault="000B419E" w:rsidP="006545B8">
      <w:pPr>
        <w:pStyle w:val="PhDAPAPreliminaryHeading"/>
        <w:spacing w:line="360" w:lineRule="auto"/>
        <w:rPr>
          <w:rFonts w:asciiTheme="minorHAnsi" w:hAnsiTheme="minorHAnsi" w:cstheme="minorHAnsi"/>
          <w:sz w:val="40"/>
          <w:szCs w:val="40"/>
        </w:rPr>
      </w:pPr>
      <w:r w:rsidRPr="00D253EF">
        <w:rPr>
          <w:rFonts w:asciiTheme="minorHAnsi" w:hAnsiTheme="minorHAnsi" w:cstheme="minorHAnsi"/>
        </w:rPr>
        <w:br w:type="page"/>
      </w:r>
      <w:bookmarkStart w:id="3" w:name="_Toc414383378"/>
      <w:bookmarkStart w:id="4" w:name="_Toc86701818"/>
      <w:r w:rsidRPr="00D253EF">
        <w:rPr>
          <w:rFonts w:asciiTheme="minorHAnsi" w:hAnsiTheme="minorHAnsi" w:cstheme="minorHAnsi"/>
          <w:sz w:val="40"/>
          <w:szCs w:val="40"/>
        </w:rPr>
        <w:lastRenderedPageBreak/>
        <w:t>Abstract</w:t>
      </w:r>
      <w:bookmarkEnd w:id="3"/>
      <w:bookmarkEnd w:id="4"/>
    </w:p>
    <w:p w14:paraId="69F710A5" w14:textId="4A1487EE" w:rsidR="00E93A8B" w:rsidRPr="00E93A8B" w:rsidRDefault="00E93A8B" w:rsidP="00E93A8B">
      <w:pPr>
        <w:spacing w:after="240" w:line="360" w:lineRule="auto"/>
        <w:ind w:firstLine="567"/>
        <w:jc w:val="both"/>
        <w:rPr>
          <w:rFonts w:asciiTheme="minorHAnsi" w:eastAsia="PMingLiU" w:hAnsiTheme="minorHAnsi" w:cstheme="minorHAnsi"/>
          <w:szCs w:val="24"/>
          <w:lang w:val="en-US" w:eastAsia="zh-TW"/>
        </w:rPr>
      </w:pPr>
      <w:r w:rsidRPr="00E93A8B">
        <w:rPr>
          <w:rFonts w:asciiTheme="minorHAnsi" w:eastAsia="PMingLiU" w:hAnsiTheme="minorHAnsi" w:cstheme="minorHAnsi"/>
          <w:szCs w:val="24"/>
          <w:lang w:val="en-US" w:eastAsia="zh-TW"/>
        </w:rPr>
        <w:t>The increasing intensity of deforestation and land use change due to urban development and agricultural expansion have significant</w:t>
      </w:r>
      <w:r w:rsidR="008C71B3">
        <w:rPr>
          <w:rFonts w:asciiTheme="minorHAnsi" w:eastAsia="PMingLiU" w:hAnsiTheme="minorHAnsi" w:cstheme="minorHAnsi"/>
          <w:szCs w:val="24"/>
          <w:lang w:val="en-US" w:eastAsia="zh-TW"/>
        </w:rPr>
        <w:t>ly</w:t>
      </w:r>
      <w:r w:rsidRPr="00E93A8B">
        <w:rPr>
          <w:rFonts w:asciiTheme="minorHAnsi" w:eastAsia="PMingLiU" w:hAnsiTheme="minorHAnsi" w:cstheme="minorHAnsi"/>
          <w:szCs w:val="24"/>
          <w:lang w:val="en-US" w:eastAsia="zh-TW"/>
        </w:rPr>
        <w:t xml:space="preserve"> impact</w:t>
      </w:r>
      <w:r w:rsidR="008C71B3">
        <w:rPr>
          <w:rFonts w:asciiTheme="minorHAnsi" w:eastAsia="PMingLiU" w:hAnsiTheme="minorHAnsi" w:cstheme="minorHAnsi"/>
          <w:szCs w:val="24"/>
          <w:lang w:val="en-US" w:eastAsia="zh-TW"/>
        </w:rPr>
        <w:t>ed</w:t>
      </w:r>
      <w:r w:rsidRPr="00E93A8B">
        <w:rPr>
          <w:rFonts w:asciiTheme="minorHAnsi" w:eastAsia="PMingLiU" w:hAnsiTheme="minorHAnsi" w:cstheme="minorHAnsi"/>
          <w:szCs w:val="24"/>
          <w:lang w:val="en-US" w:eastAsia="zh-TW"/>
        </w:rPr>
        <w:t xml:space="preserve"> on natural habitats. The amount of available natural roosts for bats due to human activities has </w:t>
      </w:r>
      <w:r w:rsidR="008C71B3">
        <w:rPr>
          <w:rFonts w:asciiTheme="minorHAnsi" w:eastAsia="PMingLiU" w:hAnsiTheme="minorHAnsi" w:cstheme="minorHAnsi"/>
          <w:szCs w:val="24"/>
          <w:lang w:val="en-US" w:eastAsia="zh-TW"/>
        </w:rPr>
        <w:t xml:space="preserve">decreased, </w:t>
      </w:r>
      <w:r w:rsidRPr="00E93A8B">
        <w:rPr>
          <w:rFonts w:asciiTheme="minorHAnsi" w:eastAsia="PMingLiU" w:hAnsiTheme="minorHAnsi" w:cstheme="minorHAnsi"/>
          <w:szCs w:val="24"/>
          <w:lang w:val="en-US" w:eastAsia="zh-TW"/>
        </w:rPr>
        <w:t>increas</w:t>
      </w:r>
      <w:r w:rsidR="008C71B3">
        <w:rPr>
          <w:rFonts w:asciiTheme="minorHAnsi" w:eastAsia="PMingLiU" w:hAnsiTheme="minorHAnsi" w:cstheme="minorHAnsi"/>
          <w:szCs w:val="24"/>
          <w:lang w:val="en-US" w:eastAsia="zh-TW"/>
        </w:rPr>
        <w:t>ing</w:t>
      </w:r>
      <w:r w:rsidRPr="00E93A8B">
        <w:rPr>
          <w:rFonts w:asciiTheme="minorHAnsi" w:eastAsia="PMingLiU" w:hAnsiTheme="minorHAnsi" w:cstheme="minorHAnsi"/>
          <w:szCs w:val="24"/>
          <w:lang w:val="en-US" w:eastAsia="zh-TW"/>
        </w:rPr>
        <w:t xml:space="preserve"> the importance of artificial roosts to the survival of many bat species. In South-East Queensland (SEQ), many species of ba</w:t>
      </w:r>
      <w:r w:rsidR="001153DB">
        <w:rPr>
          <w:rFonts w:asciiTheme="minorHAnsi" w:eastAsia="PMingLiU" w:hAnsiTheme="minorHAnsi" w:cstheme="minorHAnsi"/>
          <w:szCs w:val="24"/>
          <w:lang w:val="en-US" w:eastAsia="zh-TW"/>
        </w:rPr>
        <w:t>t</w:t>
      </w:r>
      <w:r w:rsidRPr="00E93A8B">
        <w:rPr>
          <w:rFonts w:asciiTheme="minorHAnsi" w:eastAsia="PMingLiU" w:hAnsiTheme="minorHAnsi" w:cstheme="minorHAnsi"/>
          <w:szCs w:val="24"/>
          <w:lang w:val="en-US" w:eastAsia="zh-TW"/>
        </w:rPr>
        <w:t xml:space="preserve">s have been known to survive </w:t>
      </w:r>
      <w:r w:rsidR="00DA497B">
        <w:rPr>
          <w:rFonts w:asciiTheme="minorHAnsi" w:eastAsia="PMingLiU" w:hAnsiTheme="minorHAnsi" w:cstheme="minorHAnsi"/>
          <w:szCs w:val="24"/>
          <w:lang w:val="en-US" w:eastAsia="zh-TW"/>
        </w:rPr>
        <w:t>within</w:t>
      </w:r>
      <w:r w:rsidR="00DA497B" w:rsidRPr="00E93A8B">
        <w:rPr>
          <w:rFonts w:asciiTheme="minorHAnsi" w:eastAsia="PMingLiU" w:hAnsiTheme="minorHAnsi" w:cstheme="minorHAnsi"/>
          <w:szCs w:val="24"/>
          <w:lang w:val="en-US" w:eastAsia="zh-TW"/>
        </w:rPr>
        <w:t xml:space="preserve"> </w:t>
      </w:r>
      <w:r w:rsidRPr="00E93A8B">
        <w:rPr>
          <w:rFonts w:asciiTheme="minorHAnsi" w:eastAsia="PMingLiU" w:hAnsiTheme="minorHAnsi" w:cstheme="minorHAnsi"/>
          <w:szCs w:val="24"/>
          <w:lang w:val="en-US" w:eastAsia="zh-TW"/>
        </w:rPr>
        <w:t>urban and peri-urban settings with increasing use of anthropogenic structures. A better understanding on the roosting ecology of bat species within artificial structures is important for modern bat conservation. Within the peri-urban areas of the Samford region, the Yugar tunnel was known to provide roosting site</w:t>
      </w:r>
      <w:r w:rsidR="00DA497B">
        <w:rPr>
          <w:rFonts w:asciiTheme="minorHAnsi" w:eastAsia="PMingLiU" w:hAnsiTheme="minorHAnsi" w:cstheme="minorHAnsi"/>
          <w:szCs w:val="24"/>
          <w:lang w:val="en-US" w:eastAsia="zh-TW"/>
        </w:rPr>
        <w:t>s</w:t>
      </w:r>
      <w:r w:rsidRPr="00E93A8B">
        <w:rPr>
          <w:rFonts w:asciiTheme="minorHAnsi" w:eastAsia="PMingLiU" w:hAnsiTheme="minorHAnsi" w:cstheme="minorHAnsi"/>
          <w:szCs w:val="24"/>
          <w:lang w:val="en-US" w:eastAsia="zh-TW"/>
        </w:rPr>
        <w:t xml:space="preserve"> for three bat species</w:t>
      </w:r>
      <w:r w:rsidR="00DA497B">
        <w:rPr>
          <w:rFonts w:asciiTheme="minorHAnsi" w:eastAsia="PMingLiU" w:hAnsiTheme="minorHAnsi" w:cstheme="minorHAnsi"/>
          <w:szCs w:val="24"/>
          <w:lang w:val="en-US" w:eastAsia="zh-TW"/>
        </w:rPr>
        <w:t>:</w:t>
      </w:r>
      <w:r w:rsidRPr="00E93A8B">
        <w:rPr>
          <w:rFonts w:asciiTheme="minorHAnsi" w:eastAsia="PMingLiU" w:hAnsiTheme="minorHAnsi" w:cstheme="minorHAnsi"/>
          <w:szCs w:val="24"/>
          <w:lang w:val="en-US" w:eastAsia="zh-TW"/>
        </w:rPr>
        <w:t xml:space="preserve"> </w:t>
      </w:r>
      <w:r w:rsidRPr="00E93A8B">
        <w:rPr>
          <w:rFonts w:asciiTheme="minorHAnsi" w:eastAsia="PMingLiU" w:hAnsiTheme="minorHAnsi" w:cstheme="minorHAnsi"/>
          <w:i/>
          <w:iCs/>
          <w:szCs w:val="24"/>
          <w:lang w:val="en-US" w:eastAsia="zh-TW"/>
        </w:rPr>
        <w:t>Myotis macropus</w:t>
      </w:r>
      <w:r w:rsidRPr="00E93A8B">
        <w:rPr>
          <w:rFonts w:asciiTheme="minorHAnsi" w:eastAsia="PMingLiU" w:hAnsiTheme="minorHAnsi" w:cstheme="minorHAnsi"/>
          <w:szCs w:val="24"/>
          <w:lang w:val="en-US" w:eastAsia="zh-TW"/>
        </w:rPr>
        <w:t xml:space="preserve">, </w:t>
      </w:r>
      <w:r w:rsidRPr="00E93A8B">
        <w:rPr>
          <w:rFonts w:asciiTheme="minorHAnsi" w:eastAsia="PMingLiU" w:hAnsiTheme="minorHAnsi" w:cstheme="minorHAnsi"/>
          <w:i/>
          <w:iCs/>
          <w:szCs w:val="24"/>
          <w:lang w:val="en-US" w:eastAsia="zh-TW"/>
        </w:rPr>
        <w:t>Miniopterus australis</w:t>
      </w:r>
      <w:r w:rsidRPr="00E93A8B">
        <w:rPr>
          <w:rFonts w:asciiTheme="minorHAnsi" w:eastAsia="PMingLiU" w:hAnsiTheme="minorHAnsi" w:cstheme="minorHAnsi"/>
          <w:szCs w:val="24"/>
          <w:lang w:val="en-US" w:eastAsia="zh-TW"/>
        </w:rPr>
        <w:t xml:space="preserve"> and </w:t>
      </w:r>
      <w:r w:rsidRPr="00E93A8B">
        <w:rPr>
          <w:rFonts w:asciiTheme="minorHAnsi" w:eastAsia="PMingLiU" w:hAnsiTheme="minorHAnsi" w:cstheme="minorHAnsi"/>
          <w:i/>
          <w:iCs/>
          <w:szCs w:val="24"/>
          <w:lang w:val="en-US" w:eastAsia="zh-TW"/>
        </w:rPr>
        <w:t>Rhinolophus megaphyllus</w:t>
      </w:r>
      <w:r w:rsidRPr="00E93A8B">
        <w:rPr>
          <w:rFonts w:asciiTheme="minorHAnsi" w:eastAsia="PMingLiU" w:hAnsiTheme="minorHAnsi" w:cstheme="minorHAnsi"/>
          <w:szCs w:val="24"/>
          <w:lang w:val="en-US" w:eastAsia="zh-TW"/>
        </w:rPr>
        <w:t>. However, little is known about their roosting selection preferences and the utilisation of the surrounding landscape. I examined the bat species and population</w:t>
      </w:r>
      <w:r w:rsidR="00DA497B">
        <w:rPr>
          <w:rFonts w:asciiTheme="minorHAnsi" w:eastAsia="PMingLiU" w:hAnsiTheme="minorHAnsi" w:cstheme="minorHAnsi"/>
          <w:szCs w:val="24"/>
          <w:lang w:val="en-US" w:eastAsia="zh-TW"/>
        </w:rPr>
        <w:t xml:space="preserve"> size</w:t>
      </w:r>
      <w:r w:rsidRPr="00E93A8B">
        <w:rPr>
          <w:rFonts w:asciiTheme="minorHAnsi" w:eastAsia="PMingLiU" w:hAnsiTheme="minorHAnsi" w:cstheme="minorHAnsi"/>
          <w:szCs w:val="24"/>
          <w:lang w:val="en-US" w:eastAsia="zh-TW"/>
        </w:rPr>
        <w:t xml:space="preserve">, along with the emergence and return pattens, and the roosting selection preferences of each species inhabiting the tunnel. </w:t>
      </w:r>
    </w:p>
    <w:p w14:paraId="464672C4" w14:textId="77777777" w:rsidR="00E93A8B" w:rsidRPr="00E93A8B" w:rsidRDefault="00E93A8B" w:rsidP="00E93A8B">
      <w:pPr>
        <w:spacing w:after="240" w:line="360" w:lineRule="auto"/>
        <w:ind w:firstLine="567"/>
        <w:jc w:val="both"/>
        <w:rPr>
          <w:rFonts w:asciiTheme="minorHAnsi" w:eastAsia="PMingLiU" w:hAnsiTheme="minorHAnsi" w:cstheme="minorHAnsi"/>
          <w:szCs w:val="24"/>
          <w:lang w:val="en-US" w:eastAsia="zh-TW"/>
        </w:rPr>
      </w:pPr>
      <w:r w:rsidRPr="00E93A8B">
        <w:rPr>
          <w:rFonts w:asciiTheme="minorHAnsi" w:eastAsia="PMingLiU" w:hAnsiTheme="minorHAnsi" w:cstheme="minorHAnsi"/>
          <w:szCs w:val="24"/>
          <w:lang w:val="en-US" w:eastAsia="zh-TW"/>
        </w:rPr>
        <w:t xml:space="preserve">I examined the bat species and their relative population size by conducting walkthrough surveys in summer and winter. Three bat species including </w:t>
      </w:r>
      <w:r w:rsidRPr="00E93A8B">
        <w:rPr>
          <w:rFonts w:asciiTheme="minorHAnsi" w:eastAsia="PMingLiU" w:hAnsiTheme="minorHAnsi" w:cstheme="minorHAnsi"/>
          <w:i/>
          <w:iCs/>
          <w:szCs w:val="24"/>
          <w:lang w:val="en-US" w:eastAsia="zh-TW"/>
        </w:rPr>
        <w:t>Myotis macropus</w:t>
      </w:r>
      <w:r w:rsidRPr="00E93A8B">
        <w:rPr>
          <w:rFonts w:asciiTheme="minorHAnsi" w:eastAsia="PMingLiU" w:hAnsiTheme="minorHAnsi" w:cstheme="minorHAnsi"/>
          <w:szCs w:val="24"/>
          <w:lang w:val="en-US" w:eastAsia="zh-TW"/>
        </w:rPr>
        <w:t xml:space="preserve">, </w:t>
      </w:r>
      <w:r w:rsidRPr="00E93A8B">
        <w:rPr>
          <w:rFonts w:asciiTheme="minorHAnsi" w:eastAsia="PMingLiU" w:hAnsiTheme="minorHAnsi" w:cstheme="minorHAnsi"/>
          <w:i/>
          <w:iCs/>
          <w:szCs w:val="24"/>
          <w:lang w:val="en-US" w:eastAsia="zh-TW"/>
        </w:rPr>
        <w:t>Miniopterus australis</w:t>
      </w:r>
      <w:r w:rsidRPr="00E93A8B">
        <w:rPr>
          <w:rFonts w:asciiTheme="minorHAnsi" w:eastAsia="PMingLiU" w:hAnsiTheme="minorHAnsi" w:cstheme="minorHAnsi"/>
          <w:szCs w:val="24"/>
          <w:lang w:val="en-US" w:eastAsia="zh-TW"/>
        </w:rPr>
        <w:t xml:space="preserve"> and </w:t>
      </w:r>
      <w:r w:rsidRPr="00E93A8B">
        <w:rPr>
          <w:rFonts w:asciiTheme="minorHAnsi" w:eastAsia="PMingLiU" w:hAnsiTheme="minorHAnsi" w:cstheme="minorHAnsi"/>
          <w:i/>
          <w:iCs/>
          <w:szCs w:val="24"/>
          <w:lang w:val="en-US" w:eastAsia="zh-TW"/>
        </w:rPr>
        <w:t>Rhinolophus megaphyllus</w:t>
      </w:r>
      <w:r w:rsidRPr="00E93A8B">
        <w:rPr>
          <w:rFonts w:asciiTheme="minorHAnsi" w:eastAsia="PMingLiU" w:hAnsiTheme="minorHAnsi" w:cstheme="minorHAnsi"/>
          <w:szCs w:val="24"/>
          <w:lang w:val="en-US" w:eastAsia="zh-TW"/>
        </w:rPr>
        <w:t xml:space="preserve"> were found occupying the Yugar tunnel in both seasons. </w:t>
      </w:r>
      <w:r w:rsidRPr="00E93A8B">
        <w:rPr>
          <w:rFonts w:asciiTheme="minorHAnsi" w:eastAsia="PMingLiU" w:hAnsiTheme="minorHAnsi" w:cstheme="minorHAnsi"/>
          <w:szCs w:val="24"/>
          <w:lang w:eastAsia="zh-TW"/>
        </w:rPr>
        <w:t xml:space="preserve">There was a minimum of 73 </w:t>
      </w:r>
      <w:r w:rsidRPr="00E93A8B">
        <w:rPr>
          <w:rFonts w:asciiTheme="minorHAnsi" w:eastAsia="PMingLiU" w:hAnsiTheme="minorHAnsi" w:cstheme="minorHAnsi"/>
          <w:i/>
          <w:iCs/>
          <w:szCs w:val="24"/>
          <w:lang w:eastAsia="zh-TW"/>
        </w:rPr>
        <w:t>M. macropus</w:t>
      </w:r>
      <w:r w:rsidRPr="00E93A8B">
        <w:rPr>
          <w:rFonts w:asciiTheme="minorHAnsi" w:eastAsia="PMingLiU" w:hAnsiTheme="minorHAnsi" w:cstheme="minorHAnsi"/>
          <w:szCs w:val="24"/>
          <w:lang w:eastAsia="zh-TW"/>
        </w:rPr>
        <w:t xml:space="preserve">, 131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and 3 </w:t>
      </w:r>
      <w:r w:rsidRPr="00E93A8B">
        <w:rPr>
          <w:rFonts w:asciiTheme="minorHAnsi" w:eastAsia="PMingLiU" w:hAnsiTheme="minorHAnsi" w:cstheme="minorHAnsi"/>
          <w:i/>
          <w:iCs/>
          <w:szCs w:val="24"/>
          <w:lang w:eastAsia="zh-TW"/>
        </w:rPr>
        <w:t xml:space="preserve">R. megaphyllus </w:t>
      </w:r>
      <w:r w:rsidRPr="00E93A8B">
        <w:rPr>
          <w:rFonts w:asciiTheme="minorHAnsi" w:eastAsia="PMingLiU" w:hAnsiTheme="minorHAnsi" w:cstheme="minorHAnsi"/>
          <w:szCs w:val="24"/>
          <w:lang w:eastAsia="zh-TW"/>
        </w:rPr>
        <w:t xml:space="preserve">occupying the tunnel in summer, and 77 </w:t>
      </w:r>
      <w:r w:rsidRPr="00E93A8B">
        <w:rPr>
          <w:rFonts w:asciiTheme="minorHAnsi" w:eastAsia="PMingLiU" w:hAnsiTheme="minorHAnsi" w:cstheme="minorHAnsi"/>
          <w:i/>
          <w:iCs/>
          <w:szCs w:val="24"/>
          <w:lang w:eastAsia="zh-TW"/>
        </w:rPr>
        <w:t>M. macropus</w:t>
      </w:r>
      <w:r w:rsidRPr="00E93A8B">
        <w:rPr>
          <w:rFonts w:asciiTheme="minorHAnsi" w:eastAsia="PMingLiU" w:hAnsiTheme="minorHAnsi" w:cstheme="minorHAnsi"/>
          <w:szCs w:val="24"/>
          <w:lang w:eastAsia="zh-TW"/>
        </w:rPr>
        <w:t xml:space="preserve">, 15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and 18 </w:t>
      </w:r>
      <w:r w:rsidRPr="00E93A8B">
        <w:rPr>
          <w:rFonts w:asciiTheme="minorHAnsi" w:eastAsia="PMingLiU" w:hAnsiTheme="minorHAnsi" w:cstheme="minorHAnsi"/>
          <w:i/>
          <w:iCs/>
          <w:szCs w:val="24"/>
          <w:lang w:eastAsia="zh-TW"/>
        </w:rPr>
        <w:t>R. megaphyllus</w:t>
      </w:r>
      <w:r w:rsidRPr="00E93A8B">
        <w:rPr>
          <w:rFonts w:asciiTheme="minorHAnsi" w:eastAsia="PMingLiU" w:hAnsiTheme="minorHAnsi" w:cstheme="minorHAnsi"/>
          <w:szCs w:val="24"/>
          <w:lang w:eastAsia="zh-TW"/>
        </w:rPr>
        <w:t xml:space="preserve"> in winter.</w:t>
      </w:r>
    </w:p>
    <w:p w14:paraId="17ADA777" w14:textId="69FFB8D6"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val="en-US" w:eastAsia="zh-TW"/>
        </w:rPr>
        <w:t xml:space="preserve">I examined the emergence and return patterns of each tunnel bat species by conducting an exit count and acoustic monitoring survey at the tunnel entrance in summer and winter. The pattern of emergence and return were similar across species in summer but varied in winter. </w:t>
      </w:r>
      <w:r w:rsidR="00357056">
        <w:rPr>
          <w:rFonts w:asciiTheme="minorHAnsi" w:eastAsia="PMingLiU" w:hAnsiTheme="minorHAnsi" w:cstheme="minorHAnsi"/>
          <w:szCs w:val="24"/>
          <w:lang w:eastAsia="zh-TW"/>
        </w:rPr>
        <w:t>O</w:t>
      </w:r>
      <w:r w:rsidRPr="00E93A8B">
        <w:rPr>
          <w:rFonts w:asciiTheme="minorHAnsi" w:eastAsia="PMingLiU" w:hAnsiTheme="minorHAnsi" w:cstheme="minorHAnsi"/>
          <w:szCs w:val="24"/>
          <w:lang w:eastAsia="zh-TW"/>
        </w:rPr>
        <w:t>verall</w:t>
      </w:r>
      <w:r w:rsidR="00357056">
        <w:rPr>
          <w:rFonts w:asciiTheme="minorHAnsi" w:eastAsia="PMingLiU" w:hAnsiTheme="minorHAnsi" w:cstheme="minorHAnsi"/>
          <w:szCs w:val="24"/>
          <w:lang w:eastAsia="zh-TW"/>
        </w:rPr>
        <w:t>, bats</w:t>
      </w:r>
      <w:r w:rsidRPr="00E93A8B">
        <w:rPr>
          <w:rFonts w:asciiTheme="minorHAnsi" w:eastAsia="PMingLiU" w:hAnsiTheme="minorHAnsi" w:cstheme="minorHAnsi"/>
          <w:szCs w:val="24"/>
          <w:lang w:eastAsia="zh-TW"/>
        </w:rPr>
        <w:t xml:space="preserve"> emerged earlier in winter than in summer relative to official sunset. In summer,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i/>
          <w:szCs w:val="24"/>
          <w:lang w:eastAsia="zh-TW"/>
        </w:rPr>
        <w:t xml:space="preserve"> </w:t>
      </w:r>
      <w:r w:rsidRPr="00E93A8B">
        <w:rPr>
          <w:rFonts w:asciiTheme="minorHAnsi" w:eastAsia="PMingLiU" w:hAnsiTheme="minorHAnsi" w:cstheme="minorHAnsi"/>
          <w:iCs/>
          <w:szCs w:val="24"/>
          <w:lang w:eastAsia="zh-TW"/>
        </w:rPr>
        <w:t>showed the earliest emergence peak</w:t>
      </w:r>
      <w:r w:rsidRPr="00E93A8B">
        <w:rPr>
          <w:rFonts w:asciiTheme="minorHAnsi" w:eastAsia="PMingLiU" w:hAnsiTheme="minorHAnsi" w:cstheme="minorHAnsi"/>
          <w:szCs w:val="24"/>
          <w:lang w:eastAsia="zh-TW"/>
        </w:rPr>
        <w:t xml:space="preserve">, followed by </w:t>
      </w:r>
      <w:r w:rsidRPr="00E93A8B">
        <w:rPr>
          <w:rFonts w:asciiTheme="minorHAnsi" w:eastAsia="PMingLiU" w:hAnsiTheme="minorHAnsi" w:cstheme="minorHAnsi"/>
          <w:i/>
          <w:iCs/>
          <w:szCs w:val="24"/>
          <w:lang w:eastAsia="zh-TW"/>
        </w:rPr>
        <w:t>M. macropus</w:t>
      </w:r>
      <w:r w:rsidRPr="00E93A8B">
        <w:rPr>
          <w:rFonts w:asciiTheme="minorHAnsi" w:eastAsia="PMingLiU" w:hAnsiTheme="minorHAnsi" w:cstheme="minorHAnsi"/>
          <w:szCs w:val="24"/>
          <w:lang w:eastAsia="zh-TW"/>
        </w:rPr>
        <w:t xml:space="preserve"> and then </w:t>
      </w:r>
      <w:r w:rsidRPr="00E93A8B">
        <w:rPr>
          <w:rFonts w:asciiTheme="minorHAnsi" w:eastAsia="PMingLiU" w:hAnsiTheme="minorHAnsi" w:cstheme="minorHAnsi"/>
          <w:i/>
          <w:iCs/>
          <w:szCs w:val="24"/>
          <w:lang w:eastAsia="zh-TW"/>
        </w:rPr>
        <w:t>R. megaphyllus</w:t>
      </w:r>
      <w:r w:rsidRPr="00E93A8B">
        <w:rPr>
          <w:rFonts w:asciiTheme="minorHAnsi" w:eastAsia="PMingLiU" w:hAnsiTheme="minorHAnsi" w:cstheme="minorHAnsi"/>
          <w:szCs w:val="24"/>
          <w:lang w:eastAsia="zh-TW"/>
        </w:rPr>
        <w:t xml:space="preserve">; in winter, it was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first, </w:t>
      </w:r>
      <w:r w:rsidRPr="00E93A8B">
        <w:rPr>
          <w:rFonts w:asciiTheme="minorHAnsi" w:eastAsia="PMingLiU" w:hAnsiTheme="minorHAnsi" w:cstheme="minorHAnsi"/>
          <w:i/>
          <w:iCs/>
          <w:szCs w:val="24"/>
          <w:lang w:eastAsia="zh-TW"/>
        </w:rPr>
        <w:t>R. megaphyllus</w:t>
      </w:r>
      <w:r w:rsidRPr="00E93A8B">
        <w:rPr>
          <w:rFonts w:asciiTheme="minorHAnsi" w:eastAsia="PMingLiU" w:hAnsiTheme="minorHAnsi" w:cstheme="minorHAnsi"/>
          <w:szCs w:val="24"/>
          <w:lang w:eastAsia="zh-TW"/>
        </w:rPr>
        <w:t xml:space="preserve"> second and </w:t>
      </w:r>
      <w:r w:rsidRPr="00E93A8B">
        <w:rPr>
          <w:rFonts w:asciiTheme="minorHAnsi" w:eastAsia="PMingLiU" w:hAnsiTheme="minorHAnsi" w:cstheme="minorHAnsi"/>
          <w:i/>
          <w:iCs/>
          <w:szCs w:val="24"/>
          <w:lang w:eastAsia="zh-TW"/>
        </w:rPr>
        <w:t>M. macropus</w:t>
      </w:r>
      <w:r w:rsidRPr="00E93A8B">
        <w:rPr>
          <w:rFonts w:asciiTheme="minorHAnsi" w:eastAsia="PMingLiU" w:hAnsiTheme="minorHAnsi" w:cstheme="minorHAnsi"/>
          <w:szCs w:val="24"/>
          <w:lang w:eastAsia="zh-TW"/>
        </w:rPr>
        <w:t xml:space="preserve"> last. The final peak return </w:t>
      </w:r>
      <w:r w:rsidRPr="00E93A8B">
        <w:rPr>
          <w:rFonts w:asciiTheme="minorHAnsi" w:eastAsia="PMingLiU" w:hAnsiTheme="minorHAnsi" w:cstheme="minorHAnsi"/>
          <w:szCs w:val="24"/>
          <w:lang w:eastAsia="zh-TW"/>
        </w:rPr>
        <w:lastRenderedPageBreak/>
        <w:t xml:space="preserve">of all species occurred earlier in summer than in winter relative to sunrise. In summer, all three species’ final peak return occurred at similar times between 150 – 160 minutes before sunrise; in winter, the final peak return time varied among species with </w:t>
      </w:r>
      <w:r w:rsidRPr="00E93A8B">
        <w:rPr>
          <w:rFonts w:asciiTheme="minorHAnsi" w:eastAsia="PMingLiU" w:hAnsiTheme="minorHAnsi" w:cstheme="minorHAnsi"/>
          <w:i/>
          <w:iCs/>
          <w:szCs w:val="24"/>
          <w:lang w:eastAsia="zh-TW"/>
        </w:rPr>
        <w:t>M. macropus</w:t>
      </w:r>
      <w:r w:rsidRPr="00E93A8B">
        <w:rPr>
          <w:rFonts w:asciiTheme="minorHAnsi" w:eastAsia="PMingLiU" w:hAnsiTheme="minorHAnsi" w:cstheme="minorHAnsi"/>
          <w:szCs w:val="24"/>
          <w:lang w:eastAsia="zh-TW"/>
        </w:rPr>
        <w:t xml:space="preserve"> first, followed by </w:t>
      </w:r>
      <w:r w:rsidRPr="00E93A8B">
        <w:rPr>
          <w:rFonts w:asciiTheme="minorHAnsi" w:eastAsia="PMingLiU" w:hAnsiTheme="minorHAnsi" w:cstheme="minorHAnsi"/>
          <w:i/>
          <w:iCs/>
          <w:szCs w:val="24"/>
          <w:lang w:eastAsia="zh-TW"/>
        </w:rPr>
        <w:t>R. megaphyllus</w:t>
      </w:r>
      <w:r w:rsidRPr="00E93A8B">
        <w:rPr>
          <w:rFonts w:asciiTheme="minorHAnsi" w:eastAsia="PMingLiU" w:hAnsiTheme="minorHAnsi" w:cstheme="minorHAnsi"/>
          <w:szCs w:val="24"/>
          <w:lang w:eastAsia="zh-TW"/>
        </w:rPr>
        <w:t xml:space="preserve"> and then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The seasonal variation of species’ peak emergence and return times was likely driven by multiple physical and biological factors such as predation pressure, reproductive state, foraging needs, resource abundance and weather conditions. </w:t>
      </w:r>
    </w:p>
    <w:p w14:paraId="7BFE4709" w14:textId="070E4925"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eastAsia="zh-TW"/>
        </w:rPr>
        <w:t xml:space="preserve">I conducted a microclimate monitoring survey and a walkthrough survey to investigate the roosting selection preference </w:t>
      </w:r>
      <w:r w:rsidR="00A45CE1">
        <w:rPr>
          <w:rFonts w:asciiTheme="minorHAnsi" w:eastAsia="PMingLiU" w:hAnsiTheme="minorHAnsi" w:cstheme="minorHAnsi"/>
          <w:szCs w:val="24"/>
          <w:lang w:eastAsia="zh-TW"/>
        </w:rPr>
        <w:t>of</w:t>
      </w:r>
      <w:r w:rsidR="00A45CE1"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 xml:space="preserve">each species inhabiting the tunnel in </w:t>
      </w:r>
      <w:r w:rsidR="00A45CE1">
        <w:rPr>
          <w:rFonts w:asciiTheme="minorHAnsi" w:eastAsia="PMingLiU" w:hAnsiTheme="minorHAnsi" w:cstheme="minorHAnsi"/>
          <w:szCs w:val="24"/>
          <w:lang w:eastAsia="zh-TW"/>
        </w:rPr>
        <w:t>summer and winter</w:t>
      </w:r>
      <w:r w:rsidRPr="00E93A8B">
        <w:rPr>
          <w:rFonts w:asciiTheme="minorHAnsi" w:eastAsia="PMingLiU" w:hAnsiTheme="minorHAnsi" w:cstheme="minorHAnsi"/>
          <w:szCs w:val="24"/>
          <w:lang w:eastAsia="zh-TW"/>
        </w:rPr>
        <w:t xml:space="preserve">. My results showed that the three tunnel bat species roosted in different locations and exhibited different roosting strategies in the tunnel. </w:t>
      </w:r>
      <w:r w:rsidRPr="00E93A8B">
        <w:rPr>
          <w:rFonts w:asciiTheme="minorHAnsi" w:eastAsia="PMingLiU" w:hAnsiTheme="minorHAnsi" w:cstheme="minorHAnsi"/>
          <w:i/>
          <w:iCs/>
          <w:szCs w:val="24"/>
          <w:lang w:eastAsia="zh-TW"/>
        </w:rPr>
        <w:t>Myotis macropus</w:t>
      </w:r>
      <w:r w:rsidRPr="00E93A8B">
        <w:rPr>
          <w:rFonts w:asciiTheme="minorHAnsi" w:eastAsia="PMingLiU" w:hAnsiTheme="minorHAnsi" w:cstheme="minorHAnsi"/>
          <w:szCs w:val="24"/>
          <w:lang w:eastAsia="zh-TW"/>
        </w:rPr>
        <w:t xml:space="preserve"> roosts were located inside the drain holes across each zone of the t</w:t>
      </w:r>
      <w:r w:rsidR="00A45CE1">
        <w:rPr>
          <w:rFonts w:asciiTheme="minorHAnsi" w:eastAsia="PMingLiU" w:hAnsiTheme="minorHAnsi" w:cstheme="minorHAnsi"/>
          <w:szCs w:val="24"/>
          <w:lang w:eastAsia="zh-TW"/>
        </w:rPr>
        <w:t>u</w:t>
      </w:r>
      <w:r w:rsidRPr="00E93A8B">
        <w:rPr>
          <w:rFonts w:asciiTheme="minorHAnsi" w:eastAsia="PMingLiU" w:hAnsiTheme="minorHAnsi" w:cstheme="minorHAnsi"/>
          <w:szCs w:val="24"/>
          <w:lang w:eastAsia="zh-TW"/>
        </w:rPr>
        <w:t xml:space="preserve">nnel,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roosts </w:t>
      </w:r>
      <w:r w:rsidR="00A45CE1">
        <w:rPr>
          <w:rFonts w:asciiTheme="minorHAnsi" w:eastAsia="PMingLiU" w:hAnsiTheme="minorHAnsi" w:cstheme="minorHAnsi"/>
          <w:szCs w:val="24"/>
          <w:lang w:eastAsia="zh-TW"/>
        </w:rPr>
        <w:t xml:space="preserve">were </w:t>
      </w:r>
      <w:r w:rsidRPr="00E93A8B">
        <w:rPr>
          <w:rFonts w:asciiTheme="minorHAnsi" w:eastAsia="PMingLiU" w:hAnsiTheme="minorHAnsi" w:cstheme="minorHAnsi"/>
          <w:szCs w:val="24"/>
          <w:lang w:eastAsia="zh-TW"/>
        </w:rPr>
        <w:t>located on the tunnel wall surface in the middle and deep zone</w:t>
      </w:r>
      <w:r w:rsidR="00A45CE1">
        <w:rPr>
          <w:rFonts w:asciiTheme="minorHAnsi" w:eastAsia="PMingLiU" w:hAnsiTheme="minorHAnsi" w:cstheme="minorHAnsi"/>
          <w:szCs w:val="24"/>
          <w:lang w:eastAsia="zh-TW"/>
        </w:rPr>
        <w:t>s</w:t>
      </w:r>
      <w:r w:rsidRPr="00E93A8B">
        <w:rPr>
          <w:rFonts w:asciiTheme="minorHAnsi" w:eastAsia="PMingLiU" w:hAnsiTheme="minorHAnsi" w:cstheme="minorHAnsi"/>
          <w:szCs w:val="24"/>
          <w:lang w:eastAsia="zh-TW"/>
        </w:rPr>
        <w:t xml:space="preserve"> of the tunnel, and </w:t>
      </w:r>
      <w:r w:rsidRPr="00F26C67">
        <w:rPr>
          <w:rFonts w:asciiTheme="minorHAnsi" w:eastAsia="PMingLiU" w:hAnsiTheme="minorHAnsi" w:cstheme="minorHAnsi"/>
          <w:i/>
          <w:iCs/>
          <w:szCs w:val="24"/>
          <w:lang w:eastAsia="zh-TW"/>
        </w:rPr>
        <w:t>R. megaphyllus</w:t>
      </w:r>
      <w:r w:rsidRPr="00E93A8B">
        <w:rPr>
          <w:rFonts w:asciiTheme="minorHAnsi" w:eastAsia="PMingLiU" w:hAnsiTheme="minorHAnsi" w:cstheme="minorHAnsi"/>
          <w:szCs w:val="24"/>
          <w:lang w:eastAsia="zh-TW"/>
        </w:rPr>
        <w:t xml:space="preserve"> roosts were located on the tunnel ceiling in the deep zone of the tunnel in both</w:t>
      </w:r>
      <w:r w:rsidR="00A45CE1">
        <w:rPr>
          <w:rFonts w:asciiTheme="minorHAnsi" w:eastAsia="PMingLiU" w:hAnsiTheme="minorHAnsi" w:cstheme="minorHAnsi"/>
          <w:szCs w:val="24"/>
          <w:lang w:eastAsia="zh-TW"/>
        </w:rPr>
        <w:t xml:space="preserve"> summer and winter</w:t>
      </w:r>
      <w:r w:rsidRPr="00E93A8B">
        <w:rPr>
          <w:rFonts w:asciiTheme="minorHAnsi" w:eastAsia="PMingLiU" w:hAnsiTheme="minorHAnsi" w:cstheme="minorHAnsi"/>
          <w:szCs w:val="24"/>
          <w:lang w:eastAsia="zh-TW"/>
        </w:rPr>
        <w:t xml:space="preserve">. </w:t>
      </w:r>
      <w:r w:rsidR="00FE671C">
        <w:rPr>
          <w:rFonts w:asciiTheme="minorHAnsi" w:eastAsia="PMingLiU" w:hAnsiTheme="minorHAnsi" w:cstheme="minorHAnsi"/>
          <w:szCs w:val="24"/>
          <w:lang w:eastAsia="zh-TW"/>
        </w:rPr>
        <w:t>None of the species</w:t>
      </w:r>
      <w:r w:rsidRPr="00E93A8B">
        <w:rPr>
          <w:rFonts w:asciiTheme="minorHAnsi" w:eastAsia="PMingLiU" w:hAnsiTheme="minorHAnsi" w:cstheme="minorHAnsi"/>
          <w:szCs w:val="24"/>
          <w:lang w:eastAsia="zh-TW"/>
        </w:rPr>
        <w:t xml:space="preserve"> share</w:t>
      </w:r>
      <w:r w:rsidR="00FE671C">
        <w:rPr>
          <w:rFonts w:asciiTheme="minorHAnsi" w:eastAsia="PMingLiU" w:hAnsiTheme="minorHAnsi" w:cstheme="minorHAnsi"/>
          <w:szCs w:val="24"/>
          <w:lang w:eastAsia="zh-TW"/>
        </w:rPr>
        <w:t>d</w:t>
      </w:r>
      <w:r w:rsidRPr="00E93A8B">
        <w:rPr>
          <w:rFonts w:asciiTheme="minorHAnsi" w:eastAsia="PMingLiU" w:hAnsiTheme="minorHAnsi" w:cstheme="minorHAnsi"/>
          <w:szCs w:val="24"/>
          <w:lang w:eastAsia="zh-TW"/>
        </w:rPr>
        <w:t xml:space="preserve"> their roosting locations with other species in either season. </w:t>
      </w:r>
    </w:p>
    <w:p w14:paraId="64F8170F" w14:textId="4B001BDC"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eastAsia="zh-TW"/>
        </w:rPr>
        <w:t>For the roosting microclimate</w:t>
      </w:r>
      <w:r w:rsidR="00B56785">
        <w:rPr>
          <w:rFonts w:asciiTheme="minorHAnsi" w:eastAsia="PMingLiU" w:hAnsiTheme="minorHAnsi" w:cstheme="minorHAnsi"/>
          <w:szCs w:val="24"/>
          <w:lang w:eastAsia="zh-TW"/>
        </w:rPr>
        <w:t xml:space="preserve"> (temperature and humidity)</w:t>
      </w:r>
      <w:r w:rsidRPr="00E93A8B">
        <w:rPr>
          <w:rFonts w:asciiTheme="minorHAnsi" w:eastAsia="PMingLiU" w:hAnsiTheme="minorHAnsi" w:cstheme="minorHAnsi"/>
          <w:szCs w:val="24"/>
          <w:lang w:eastAsia="zh-TW"/>
        </w:rPr>
        <w:t xml:space="preserve">, results showed </w:t>
      </w:r>
      <w:r w:rsidR="009F366C">
        <w:rPr>
          <w:rFonts w:asciiTheme="minorHAnsi" w:eastAsia="PMingLiU" w:hAnsiTheme="minorHAnsi" w:cstheme="minorHAnsi"/>
          <w:szCs w:val="24"/>
          <w:lang w:eastAsia="zh-TW"/>
        </w:rPr>
        <w:t xml:space="preserve">a </w:t>
      </w:r>
      <w:r w:rsidRPr="00E93A8B">
        <w:rPr>
          <w:rFonts w:asciiTheme="minorHAnsi" w:eastAsia="PMingLiU" w:hAnsiTheme="minorHAnsi" w:cstheme="minorHAnsi"/>
          <w:szCs w:val="24"/>
          <w:lang w:eastAsia="zh-TW"/>
        </w:rPr>
        <w:t xml:space="preserve">clear pattern </w:t>
      </w:r>
      <w:r w:rsidR="00253ACA">
        <w:rPr>
          <w:rFonts w:asciiTheme="minorHAnsi" w:eastAsia="PMingLiU" w:hAnsiTheme="minorHAnsi" w:cstheme="minorHAnsi"/>
          <w:szCs w:val="24"/>
          <w:lang w:eastAsia="zh-TW"/>
        </w:rPr>
        <w:t xml:space="preserve">of difference </w:t>
      </w:r>
      <w:r w:rsidRPr="00E93A8B">
        <w:rPr>
          <w:rFonts w:asciiTheme="minorHAnsi" w:eastAsia="PMingLiU" w:hAnsiTheme="minorHAnsi" w:cstheme="minorHAnsi"/>
          <w:szCs w:val="24"/>
          <w:lang w:eastAsia="zh-TW"/>
        </w:rPr>
        <w:t>between the tunnel internal ambient</w:t>
      </w:r>
      <w:r w:rsidR="00B56785">
        <w:rPr>
          <w:rFonts w:asciiTheme="minorHAnsi" w:eastAsia="PMingLiU" w:hAnsiTheme="minorHAnsi" w:cstheme="minorHAnsi"/>
          <w:szCs w:val="24"/>
          <w:lang w:eastAsia="zh-TW"/>
        </w:rPr>
        <w:t xml:space="preserve"> microclimate</w:t>
      </w:r>
      <w:r w:rsidRPr="00E93A8B">
        <w:rPr>
          <w:rFonts w:asciiTheme="minorHAnsi" w:eastAsia="PMingLiU" w:hAnsiTheme="minorHAnsi" w:cstheme="minorHAnsi"/>
          <w:szCs w:val="24"/>
          <w:lang w:eastAsia="zh-TW"/>
        </w:rPr>
        <w:t xml:space="preserve"> and external ambient (outside the tunnel)</w:t>
      </w:r>
      <w:r w:rsidR="00B56785">
        <w:rPr>
          <w:rFonts w:asciiTheme="minorHAnsi" w:eastAsia="PMingLiU" w:hAnsiTheme="minorHAnsi" w:cstheme="minorHAnsi"/>
          <w:szCs w:val="24"/>
          <w:lang w:eastAsia="zh-TW"/>
        </w:rPr>
        <w:t xml:space="preserve"> conditions</w:t>
      </w:r>
      <w:r w:rsidRPr="00E93A8B">
        <w:rPr>
          <w:rFonts w:asciiTheme="minorHAnsi" w:eastAsia="PMingLiU" w:hAnsiTheme="minorHAnsi" w:cstheme="minorHAnsi"/>
          <w:szCs w:val="24"/>
          <w:lang w:eastAsia="zh-TW"/>
        </w:rPr>
        <w:t>; with temperature and relative humidity greatly buffered inside the tunnel, a</w:t>
      </w:r>
      <w:r w:rsidR="00ED25ED">
        <w:rPr>
          <w:rFonts w:asciiTheme="minorHAnsi" w:eastAsia="PMingLiU" w:hAnsiTheme="minorHAnsi" w:cstheme="minorHAnsi"/>
          <w:szCs w:val="24"/>
          <w:lang w:eastAsia="zh-TW"/>
        </w:rPr>
        <w:t>nd</w:t>
      </w:r>
      <w:r w:rsidRPr="00E93A8B">
        <w:rPr>
          <w:rFonts w:asciiTheme="minorHAnsi" w:eastAsia="PMingLiU" w:hAnsiTheme="minorHAnsi" w:cstheme="minorHAnsi"/>
          <w:szCs w:val="24"/>
          <w:lang w:eastAsia="zh-TW"/>
        </w:rPr>
        <w:t xml:space="preserve"> a </w:t>
      </w:r>
      <w:r w:rsidR="00272796">
        <w:rPr>
          <w:rFonts w:asciiTheme="minorHAnsi" w:eastAsia="PMingLiU" w:hAnsiTheme="minorHAnsi" w:cstheme="minorHAnsi"/>
          <w:szCs w:val="24"/>
          <w:lang w:eastAsia="zh-TW"/>
        </w:rPr>
        <w:t>lower</w:t>
      </w:r>
      <w:r w:rsidR="00272796"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 xml:space="preserve">daily </w:t>
      </w:r>
      <w:commentRangeStart w:id="5"/>
      <w:r w:rsidRPr="00E93A8B">
        <w:rPr>
          <w:rFonts w:asciiTheme="minorHAnsi" w:eastAsia="PMingLiU" w:hAnsiTheme="minorHAnsi" w:cstheme="minorHAnsi"/>
          <w:szCs w:val="24"/>
          <w:lang w:eastAsia="zh-TW"/>
        </w:rPr>
        <w:t xml:space="preserve">diurnal temperature </w:t>
      </w:r>
      <w:commentRangeEnd w:id="5"/>
      <w:r w:rsidR="00ED25ED">
        <w:rPr>
          <w:rStyle w:val="CommentReference"/>
          <w:rFonts w:asciiTheme="minorHAnsi" w:eastAsiaTheme="minorEastAsia" w:hAnsiTheme="minorHAnsi" w:cstheme="minorBidi"/>
          <w:lang w:val="en-US" w:eastAsia="zh-TW"/>
        </w:rPr>
        <w:commentReference w:id="5"/>
      </w:r>
      <w:r w:rsidRPr="00E93A8B">
        <w:rPr>
          <w:rFonts w:asciiTheme="minorHAnsi" w:eastAsia="PMingLiU" w:hAnsiTheme="minorHAnsi" w:cstheme="minorHAnsi"/>
          <w:szCs w:val="24"/>
          <w:lang w:eastAsia="zh-TW"/>
        </w:rPr>
        <w:t xml:space="preserve">and </w:t>
      </w:r>
      <w:r w:rsidR="008458F8">
        <w:rPr>
          <w:rFonts w:asciiTheme="minorHAnsi" w:eastAsia="PMingLiU" w:hAnsiTheme="minorHAnsi" w:cstheme="minorHAnsi"/>
          <w:szCs w:val="24"/>
          <w:lang w:eastAsia="zh-TW"/>
        </w:rPr>
        <w:t xml:space="preserve">a higher daily diurnal </w:t>
      </w:r>
      <w:r w:rsidRPr="00E93A8B">
        <w:rPr>
          <w:rFonts w:asciiTheme="minorHAnsi" w:eastAsia="PMingLiU" w:hAnsiTheme="minorHAnsi" w:cstheme="minorHAnsi"/>
          <w:szCs w:val="24"/>
          <w:lang w:eastAsia="zh-TW"/>
        </w:rPr>
        <w:t xml:space="preserve">relative humidity inside the tunnel </w:t>
      </w:r>
      <w:r w:rsidR="00495318">
        <w:rPr>
          <w:rFonts w:asciiTheme="minorHAnsi" w:eastAsia="PMingLiU" w:hAnsiTheme="minorHAnsi" w:cstheme="minorHAnsi"/>
          <w:szCs w:val="24"/>
          <w:lang w:eastAsia="zh-TW"/>
        </w:rPr>
        <w:t>compared with</w:t>
      </w:r>
      <w:r w:rsidR="00495318"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 xml:space="preserve">external ambient. All three tunnel bat species also showed preferences </w:t>
      </w:r>
      <w:r w:rsidR="00EE21A8">
        <w:rPr>
          <w:rFonts w:asciiTheme="minorHAnsi" w:eastAsia="PMingLiU" w:hAnsiTheme="minorHAnsi" w:cstheme="minorHAnsi"/>
          <w:szCs w:val="24"/>
          <w:lang w:eastAsia="zh-TW"/>
        </w:rPr>
        <w:t>for</w:t>
      </w:r>
      <w:r w:rsidR="00EE21A8"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roosting locations with higher daily diurnal temperatures and relative humidi</w:t>
      </w:r>
      <w:r w:rsidR="00EE21A8">
        <w:rPr>
          <w:rFonts w:asciiTheme="minorHAnsi" w:eastAsia="PMingLiU" w:hAnsiTheme="minorHAnsi" w:cstheme="minorHAnsi"/>
          <w:szCs w:val="24"/>
          <w:lang w:eastAsia="zh-TW"/>
        </w:rPr>
        <w:t>ty</w:t>
      </w:r>
      <w:r w:rsidRPr="00E93A8B">
        <w:rPr>
          <w:rFonts w:asciiTheme="minorHAnsi" w:eastAsia="PMingLiU" w:hAnsiTheme="minorHAnsi" w:cstheme="minorHAnsi"/>
          <w:szCs w:val="24"/>
          <w:lang w:eastAsia="zh-TW"/>
        </w:rPr>
        <w:t xml:space="preserve"> and lower daily diurnal temperature and relative humidity fluctuations in the tunnel in both seasons. A variety of physical and environmental factors such as the composition of wall materials, roost location, height, width, length and number of bats within roosts were suggested to have impact on the microclimate within roost.</w:t>
      </w:r>
    </w:p>
    <w:p w14:paraId="1C997EC8" w14:textId="25BED300"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eastAsia="zh-TW"/>
        </w:rPr>
        <w:t xml:space="preserve">I conducted an acoustic monitoring survey </w:t>
      </w:r>
      <w:r w:rsidR="008C0FF7">
        <w:rPr>
          <w:rFonts w:asciiTheme="minorHAnsi" w:eastAsia="PMingLiU" w:hAnsiTheme="minorHAnsi" w:cstheme="minorHAnsi"/>
          <w:szCs w:val="24"/>
          <w:lang w:eastAsia="zh-TW"/>
        </w:rPr>
        <w:t>at</w:t>
      </w:r>
      <w:r w:rsidRPr="00E93A8B">
        <w:rPr>
          <w:rFonts w:asciiTheme="minorHAnsi" w:eastAsia="PMingLiU" w:hAnsiTheme="minorHAnsi" w:cstheme="minorHAnsi"/>
          <w:szCs w:val="24"/>
          <w:lang w:eastAsia="zh-TW"/>
        </w:rPr>
        <w:t xml:space="preserve"> a landscape scale to understand the utilisation </w:t>
      </w:r>
      <w:r w:rsidR="000D0D20">
        <w:rPr>
          <w:rFonts w:asciiTheme="minorHAnsi" w:eastAsia="PMingLiU" w:hAnsiTheme="minorHAnsi" w:cstheme="minorHAnsi"/>
          <w:szCs w:val="24"/>
          <w:lang w:eastAsia="zh-TW"/>
        </w:rPr>
        <w:t xml:space="preserve">by bats </w:t>
      </w:r>
      <w:r w:rsidRPr="00E93A8B">
        <w:rPr>
          <w:rFonts w:asciiTheme="minorHAnsi" w:eastAsia="PMingLiU" w:hAnsiTheme="minorHAnsi" w:cstheme="minorHAnsi"/>
          <w:szCs w:val="24"/>
          <w:lang w:eastAsia="zh-TW"/>
        </w:rPr>
        <w:t>of the tunnel</w:t>
      </w:r>
      <w:r w:rsidR="000D6C45">
        <w:rPr>
          <w:rFonts w:asciiTheme="minorHAnsi" w:eastAsia="PMingLiU" w:hAnsiTheme="minorHAnsi" w:cstheme="minorHAnsi"/>
          <w:szCs w:val="24"/>
          <w:lang w:eastAsia="zh-TW"/>
        </w:rPr>
        <w:t>’s</w:t>
      </w:r>
      <w:r w:rsidRPr="00E93A8B">
        <w:rPr>
          <w:rFonts w:asciiTheme="minorHAnsi" w:eastAsia="PMingLiU" w:hAnsiTheme="minorHAnsi" w:cstheme="minorHAnsi"/>
          <w:szCs w:val="24"/>
          <w:lang w:eastAsia="zh-TW"/>
        </w:rPr>
        <w:t xml:space="preserve"> surrounding environment. I sampled </w:t>
      </w:r>
      <w:r w:rsidR="00253ACA">
        <w:rPr>
          <w:rFonts w:asciiTheme="minorHAnsi" w:eastAsia="PMingLiU" w:hAnsiTheme="minorHAnsi" w:cstheme="minorHAnsi"/>
          <w:szCs w:val="24"/>
          <w:lang w:eastAsia="zh-TW"/>
        </w:rPr>
        <w:t>two</w:t>
      </w:r>
      <w:r w:rsidRPr="00E93A8B">
        <w:rPr>
          <w:rFonts w:asciiTheme="minorHAnsi" w:eastAsia="PMingLiU" w:hAnsiTheme="minorHAnsi" w:cstheme="minorHAnsi"/>
          <w:szCs w:val="24"/>
          <w:lang w:eastAsia="zh-TW"/>
        </w:rPr>
        <w:t xml:space="preserve"> habitats within </w:t>
      </w:r>
      <w:r w:rsidR="00253ACA">
        <w:rPr>
          <w:rFonts w:asciiTheme="minorHAnsi" w:eastAsia="PMingLiU" w:hAnsiTheme="minorHAnsi" w:cstheme="minorHAnsi"/>
          <w:szCs w:val="24"/>
          <w:lang w:eastAsia="zh-TW"/>
        </w:rPr>
        <w:t>three</w:t>
      </w:r>
      <w:r w:rsidRPr="00E93A8B">
        <w:rPr>
          <w:rFonts w:asciiTheme="minorHAnsi" w:eastAsia="PMingLiU" w:hAnsiTheme="minorHAnsi" w:cstheme="minorHAnsi"/>
          <w:szCs w:val="24"/>
          <w:lang w:eastAsia="zh-TW"/>
        </w:rPr>
        <w:t xml:space="preserve"> vegetation types within a 3 km radius from the tunnel in both </w:t>
      </w:r>
      <w:r w:rsidRPr="00E93A8B">
        <w:rPr>
          <w:rFonts w:asciiTheme="minorHAnsi" w:eastAsia="PMingLiU" w:hAnsiTheme="minorHAnsi" w:cstheme="minorHAnsi"/>
          <w:szCs w:val="24"/>
          <w:lang w:eastAsia="zh-TW"/>
        </w:rPr>
        <w:lastRenderedPageBreak/>
        <w:t xml:space="preserve">seasons. A total of </w:t>
      </w:r>
      <w:r w:rsidR="00AA37CF">
        <w:rPr>
          <w:rFonts w:asciiTheme="minorHAnsi" w:eastAsia="PMingLiU" w:hAnsiTheme="minorHAnsi" w:cstheme="minorHAnsi"/>
          <w:szCs w:val="24"/>
          <w:lang w:eastAsia="zh-TW"/>
        </w:rPr>
        <w:t>2100</w:t>
      </w:r>
      <w:r w:rsidRPr="00E93A8B">
        <w:rPr>
          <w:rFonts w:asciiTheme="minorHAnsi" w:eastAsia="PMingLiU" w:hAnsiTheme="minorHAnsi" w:cstheme="minorHAnsi"/>
          <w:szCs w:val="24"/>
          <w:lang w:eastAsia="zh-TW"/>
        </w:rPr>
        <w:t xml:space="preserve"> hours of acoustic recordings were collected</w:t>
      </w:r>
      <w:ins w:id="6" w:author="Stuart Parsons" w:date="2021-10-31T11:56:00Z">
        <w:r w:rsidR="0091488B">
          <w:rPr>
            <w:rFonts w:asciiTheme="minorHAnsi" w:eastAsia="PMingLiU" w:hAnsiTheme="minorHAnsi" w:cstheme="minorHAnsi"/>
            <w:szCs w:val="24"/>
            <w:lang w:eastAsia="zh-TW"/>
          </w:rPr>
          <w:t>,</w:t>
        </w:r>
      </w:ins>
      <w:r w:rsidRPr="00E93A8B">
        <w:rPr>
          <w:rFonts w:asciiTheme="minorHAnsi" w:eastAsia="PMingLiU" w:hAnsiTheme="minorHAnsi" w:cstheme="minorHAnsi"/>
          <w:szCs w:val="24"/>
          <w:lang w:eastAsia="zh-TW"/>
        </w:rPr>
        <w:t xml:space="preserve"> and </w:t>
      </w:r>
      <w:r w:rsidR="00AA37CF">
        <w:rPr>
          <w:rFonts w:asciiTheme="minorHAnsi" w:eastAsia="PMingLiU" w:hAnsiTheme="minorHAnsi" w:cstheme="minorHAnsi"/>
          <w:szCs w:val="24"/>
          <w:lang w:eastAsia="zh-TW"/>
        </w:rPr>
        <w:t>420</w:t>
      </w:r>
      <w:r w:rsidRPr="00E93A8B">
        <w:rPr>
          <w:rFonts w:asciiTheme="minorHAnsi" w:eastAsia="PMingLiU" w:hAnsiTheme="minorHAnsi" w:cstheme="minorHAnsi"/>
          <w:szCs w:val="24"/>
          <w:lang w:eastAsia="zh-TW"/>
        </w:rPr>
        <w:t xml:space="preserve"> hours were analysed. My results show</w:t>
      </w:r>
      <w:r w:rsidR="002A438F">
        <w:rPr>
          <w:rFonts w:asciiTheme="minorHAnsi" w:eastAsia="PMingLiU" w:hAnsiTheme="minorHAnsi" w:cstheme="minorHAnsi"/>
          <w:szCs w:val="24"/>
          <w:lang w:eastAsia="zh-TW"/>
        </w:rPr>
        <w:t>ed</w:t>
      </w:r>
      <w:r w:rsidRPr="00E93A8B">
        <w:rPr>
          <w:rFonts w:asciiTheme="minorHAnsi" w:eastAsia="PMingLiU" w:hAnsiTheme="minorHAnsi" w:cstheme="minorHAnsi"/>
          <w:szCs w:val="24"/>
          <w:lang w:eastAsia="zh-TW"/>
        </w:rPr>
        <w:t xml:space="preserve"> that a minimum of 21 bat species were detected in summer and 19 in winter. I investigated the bat species diversity across all sampled sites using a multivariance analysis and showed that there were no significant interactions between bat species diversity across habitats, vegetation types and seasons, and no significant difference within each factor. The overall bat diversity was highest in riparian forest creek in summer, and in open forest edge in winter. My results on the three tunnel bat species in the surrounding landscape showed a significant interaction between search and feeding activity among species, seasons, habitat and vegetation types. Both search and feeding activity of the three tunnel bat species were dominated by </w:t>
      </w:r>
      <w:r w:rsidRPr="00E93A8B">
        <w:rPr>
          <w:rFonts w:asciiTheme="minorHAnsi" w:eastAsia="PMingLiU" w:hAnsiTheme="minorHAnsi" w:cstheme="minorHAnsi"/>
          <w:i/>
          <w:iCs/>
          <w:szCs w:val="24"/>
          <w:lang w:eastAsia="zh-TW"/>
        </w:rPr>
        <w:t>M. macropus,</w:t>
      </w:r>
      <w:r w:rsidRPr="00E93A8B">
        <w:rPr>
          <w:rFonts w:asciiTheme="minorHAnsi" w:eastAsia="PMingLiU" w:hAnsiTheme="minorHAnsi" w:cstheme="minorHAnsi"/>
          <w:szCs w:val="24"/>
          <w:lang w:eastAsia="zh-TW"/>
        </w:rPr>
        <w:t xml:space="preserve"> followed by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and then </w:t>
      </w:r>
      <w:r w:rsidRPr="00E93A8B">
        <w:rPr>
          <w:rFonts w:asciiTheme="minorHAnsi" w:eastAsia="PMingLiU" w:hAnsiTheme="minorHAnsi" w:cstheme="minorHAnsi"/>
          <w:i/>
          <w:iCs/>
          <w:szCs w:val="24"/>
          <w:lang w:eastAsia="zh-TW"/>
        </w:rPr>
        <w:t xml:space="preserve">R. megaphyllus </w:t>
      </w:r>
      <w:r w:rsidRPr="00E93A8B">
        <w:rPr>
          <w:rFonts w:asciiTheme="minorHAnsi" w:eastAsia="PMingLiU" w:hAnsiTheme="minorHAnsi" w:cstheme="minorHAnsi"/>
          <w:szCs w:val="24"/>
          <w:lang w:eastAsia="zh-TW"/>
        </w:rPr>
        <w:t xml:space="preserve">in both seasons. The searching and feeding activity of the three species </w:t>
      </w:r>
      <w:r w:rsidR="002A438F">
        <w:rPr>
          <w:rFonts w:asciiTheme="minorHAnsi" w:eastAsia="PMingLiU" w:hAnsiTheme="minorHAnsi" w:cstheme="minorHAnsi"/>
          <w:szCs w:val="24"/>
          <w:lang w:eastAsia="zh-TW"/>
        </w:rPr>
        <w:t>were</w:t>
      </w:r>
      <w:r w:rsidRPr="00E93A8B">
        <w:rPr>
          <w:rFonts w:asciiTheme="minorHAnsi" w:eastAsia="PMingLiU" w:hAnsiTheme="minorHAnsi" w:cstheme="minorHAnsi"/>
          <w:szCs w:val="24"/>
          <w:lang w:eastAsia="zh-TW"/>
        </w:rPr>
        <w:t xml:space="preserve"> highest in riparian forest in both seasons. It was likely that seasonal effects on water availability (number of watercourses) had shaped the distribution of important resources (i.e. food and water) and consequently foraging bats across the landscape. </w:t>
      </w:r>
    </w:p>
    <w:p w14:paraId="47A17A73" w14:textId="4C92E406"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eastAsia="zh-TW"/>
        </w:rPr>
        <w:t>The findings of this study suggest that the Yugar tunnel is important to bat</w:t>
      </w:r>
      <w:r w:rsidR="00AB516C">
        <w:rPr>
          <w:rFonts w:asciiTheme="minorHAnsi" w:eastAsia="PMingLiU" w:hAnsiTheme="minorHAnsi" w:cstheme="minorHAnsi"/>
          <w:szCs w:val="24"/>
          <w:lang w:eastAsia="zh-TW"/>
        </w:rPr>
        <w:t>s</w:t>
      </w:r>
      <w:r w:rsidRPr="00E93A8B">
        <w:rPr>
          <w:rFonts w:asciiTheme="minorHAnsi" w:eastAsia="PMingLiU" w:hAnsiTheme="minorHAnsi" w:cstheme="minorHAnsi"/>
          <w:szCs w:val="24"/>
          <w:lang w:eastAsia="zh-TW"/>
        </w:rPr>
        <w:t xml:space="preserve"> in the Samford region, particularly for species occupying the tunnel. Protection of the tunnel and conservation </w:t>
      </w:r>
      <w:r w:rsidR="00AB516C">
        <w:rPr>
          <w:rFonts w:asciiTheme="minorHAnsi" w:eastAsia="PMingLiU" w:hAnsiTheme="minorHAnsi" w:cstheme="minorHAnsi"/>
          <w:szCs w:val="24"/>
          <w:lang w:eastAsia="zh-TW"/>
        </w:rPr>
        <w:t>of</w:t>
      </w:r>
      <w:r w:rsidRPr="00E93A8B">
        <w:rPr>
          <w:rFonts w:asciiTheme="minorHAnsi" w:eastAsia="PMingLiU" w:hAnsiTheme="minorHAnsi" w:cstheme="minorHAnsi"/>
          <w:szCs w:val="24"/>
          <w:lang w:eastAsia="zh-TW"/>
        </w:rPr>
        <w:t xml:space="preserve"> bats inhabiting </w:t>
      </w:r>
      <w:r w:rsidR="00AB516C">
        <w:rPr>
          <w:rFonts w:asciiTheme="minorHAnsi" w:eastAsia="PMingLiU" w:hAnsiTheme="minorHAnsi" w:cstheme="minorHAnsi"/>
          <w:szCs w:val="24"/>
          <w:lang w:eastAsia="zh-TW"/>
        </w:rPr>
        <w:t>it</w:t>
      </w:r>
      <w:r w:rsidR="00AB516C"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 xml:space="preserve">should be considered for </w:t>
      </w:r>
      <w:r w:rsidR="00AB516C">
        <w:rPr>
          <w:rFonts w:asciiTheme="minorHAnsi" w:eastAsia="PMingLiU" w:hAnsiTheme="minorHAnsi" w:cstheme="minorHAnsi"/>
          <w:szCs w:val="24"/>
          <w:lang w:eastAsia="zh-TW"/>
        </w:rPr>
        <w:t>the long-term survival of the bats</w:t>
      </w:r>
      <w:r w:rsidRPr="00E93A8B">
        <w:rPr>
          <w:rFonts w:asciiTheme="minorHAnsi" w:eastAsia="PMingLiU" w:hAnsiTheme="minorHAnsi" w:cstheme="minorHAnsi"/>
          <w:szCs w:val="24"/>
          <w:lang w:eastAsia="zh-TW"/>
        </w:rPr>
        <w:t xml:space="preserve">. </w:t>
      </w:r>
    </w:p>
    <w:p w14:paraId="32F67268" w14:textId="7AFA28AB" w:rsidR="000B419E" w:rsidRPr="00D253EF" w:rsidRDefault="000B419E" w:rsidP="00DC1835">
      <w:pPr>
        <w:pStyle w:val="Heading2"/>
        <w:jc w:val="center"/>
        <w:rPr>
          <w:rFonts w:asciiTheme="minorHAnsi" w:hAnsiTheme="minorHAnsi" w:cstheme="minorHAnsi"/>
          <w:sz w:val="40"/>
          <w:szCs w:val="40"/>
        </w:rPr>
      </w:pPr>
      <w:r w:rsidRPr="00D253EF">
        <w:rPr>
          <w:rFonts w:asciiTheme="minorHAnsi" w:hAnsiTheme="minorHAnsi" w:cstheme="minorHAnsi"/>
        </w:rPr>
        <w:br w:type="page"/>
      </w:r>
      <w:bookmarkStart w:id="7" w:name="_Toc414383379"/>
      <w:bookmarkStart w:id="8" w:name="_Toc86701819"/>
      <w:r w:rsidR="0001187E" w:rsidRPr="00D253EF">
        <w:rPr>
          <w:rFonts w:asciiTheme="minorHAnsi" w:hAnsiTheme="minorHAnsi" w:cstheme="minorHAnsi"/>
          <w:sz w:val="40"/>
          <w:szCs w:val="40"/>
        </w:rPr>
        <w:lastRenderedPageBreak/>
        <w:t>Table of Contents</w:t>
      </w:r>
      <w:bookmarkEnd w:id="7"/>
      <w:bookmarkEnd w:id="8"/>
    </w:p>
    <w:p w14:paraId="2F529344" w14:textId="40A3CDEF" w:rsidR="003D19FC" w:rsidRPr="003D19FC" w:rsidRDefault="00154E5F">
      <w:pPr>
        <w:pStyle w:val="TOC2"/>
        <w:rPr>
          <w:rFonts w:asciiTheme="minorHAnsi" w:eastAsiaTheme="minorEastAsia" w:hAnsiTheme="minorHAnsi" w:cstheme="minorHAnsi"/>
          <w:szCs w:val="22"/>
          <w:lang w:eastAsia="zh-TW"/>
        </w:rPr>
      </w:pPr>
      <w:r w:rsidRPr="00D70C25">
        <w:rPr>
          <w:rFonts w:asciiTheme="minorHAnsi" w:hAnsiTheme="minorHAnsi" w:cstheme="minorHAnsi"/>
          <w:b/>
          <w:szCs w:val="22"/>
        </w:rPr>
        <w:fldChar w:fldCharType="begin"/>
      </w:r>
      <w:r w:rsidRPr="00D70C25">
        <w:rPr>
          <w:rFonts w:asciiTheme="minorHAnsi" w:hAnsiTheme="minorHAnsi" w:cstheme="minorHAnsi"/>
          <w:b/>
          <w:szCs w:val="22"/>
        </w:rPr>
        <w:instrText xml:space="preserve"> TOC \o "1-2" \h \z \t "PhD Appendix Sub-heading,2" </w:instrText>
      </w:r>
      <w:r w:rsidRPr="00D70C25">
        <w:rPr>
          <w:rFonts w:asciiTheme="minorHAnsi" w:hAnsiTheme="minorHAnsi" w:cstheme="minorHAnsi"/>
          <w:b/>
          <w:szCs w:val="22"/>
        </w:rPr>
        <w:fldChar w:fldCharType="separate"/>
      </w:r>
      <w:hyperlink w:anchor="_Toc86701817" w:history="1">
        <w:r w:rsidR="003D19FC" w:rsidRPr="003D19FC">
          <w:rPr>
            <w:rStyle w:val="Hyperlink"/>
            <w:rFonts w:asciiTheme="minorHAnsi" w:hAnsiTheme="minorHAnsi" w:cstheme="minorHAnsi"/>
            <w:szCs w:val="22"/>
          </w:rPr>
          <w:t>Keywords</w:t>
        </w:r>
        <w:r w:rsidR="003D19FC" w:rsidRPr="003D19FC">
          <w:rPr>
            <w:rFonts w:asciiTheme="minorHAnsi" w:hAnsiTheme="minorHAnsi" w:cstheme="minorHAnsi"/>
            <w:webHidden/>
            <w:szCs w:val="22"/>
          </w:rPr>
          <w:tab/>
        </w:r>
        <w:r w:rsidR="003D19FC" w:rsidRPr="003D19FC">
          <w:rPr>
            <w:rFonts w:asciiTheme="minorHAnsi" w:hAnsiTheme="minorHAnsi" w:cstheme="minorHAnsi"/>
            <w:webHidden/>
            <w:szCs w:val="22"/>
          </w:rPr>
          <w:fldChar w:fldCharType="begin"/>
        </w:r>
        <w:r w:rsidR="003D19FC" w:rsidRPr="003D19FC">
          <w:rPr>
            <w:rFonts w:asciiTheme="minorHAnsi" w:hAnsiTheme="minorHAnsi" w:cstheme="minorHAnsi"/>
            <w:webHidden/>
            <w:szCs w:val="22"/>
          </w:rPr>
          <w:instrText xml:space="preserve"> PAGEREF _Toc86701817 \h </w:instrText>
        </w:r>
        <w:r w:rsidR="003D19FC" w:rsidRPr="003D19FC">
          <w:rPr>
            <w:rFonts w:asciiTheme="minorHAnsi" w:hAnsiTheme="minorHAnsi" w:cstheme="minorHAnsi"/>
            <w:webHidden/>
            <w:szCs w:val="22"/>
          </w:rPr>
        </w:r>
        <w:r w:rsidR="003D19FC" w:rsidRPr="003D19FC">
          <w:rPr>
            <w:rFonts w:asciiTheme="minorHAnsi" w:hAnsiTheme="minorHAnsi" w:cstheme="minorHAnsi"/>
            <w:webHidden/>
            <w:szCs w:val="22"/>
          </w:rPr>
          <w:fldChar w:fldCharType="separate"/>
        </w:r>
        <w:r w:rsidR="009E45A0">
          <w:rPr>
            <w:rFonts w:asciiTheme="minorHAnsi" w:hAnsiTheme="minorHAnsi" w:cstheme="minorHAnsi"/>
            <w:webHidden/>
            <w:szCs w:val="22"/>
          </w:rPr>
          <w:t>i</w:t>
        </w:r>
        <w:r w:rsidR="003D19FC" w:rsidRPr="003D19FC">
          <w:rPr>
            <w:rFonts w:asciiTheme="minorHAnsi" w:hAnsiTheme="minorHAnsi" w:cstheme="minorHAnsi"/>
            <w:webHidden/>
            <w:szCs w:val="22"/>
          </w:rPr>
          <w:fldChar w:fldCharType="end"/>
        </w:r>
      </w:hyperlink>
    </w:p>
    <w:p w14:paraId="0DE8760B" w14:textId="105BCF02" w:rsidR="003D19FC" w:rsidRPr="003D19FC" w:rsidRDefault="003D19FC">
      <w:pPr>
        <w:pStyle w:val="TOC2"/>
        <w:rPr>
          <w:rFonts w:asciiTheme="minorHAnsi" w:eastAsiaTheme="minorEastAsia" w:hAnsiTheme="minorHAnsi" w:cstheme="minorHAnsi"/>
          <w:szCs w:val="22"/>
          <w:lang w:eastAsia="zh-TW"/>
        </w:rPr>
      </w:pPr>
      <w:hyperlink w:anchor="_Toc86701818" w:history="1">
        <w:r w:rsidRPr="003D19FC">
          <w:rPr>
            <w:rStyle w:val="Hyperlink"/>
            <w:rFonts w:asciiTheme="minorHAnsi" w:hAnsiTheme="minorHAnsi" w:cstheme="minorHAnsi"/>
            <w:szCs w:val="22"/>
          </w:rPr>
          <w:t>Abstract</w:t>
        </w:r>
        <w:r w:rsidRPr="003D19FC">
          <w:rPr>
            <w:rFonts w:asciiTheme="minorHAnsi" w:hAnsiTheme="minorHAnsi" w:cstheme="minorHAnsi"/>
            <w:webHidden/>
            <w:szCs w:val="22"/>
          </w:rPr>
          <w:tab/>
        </w:r>
        <w:r w:rsidRPr="003D19FC">
          <w:rPr>
            <w:rFonts w:asciiTheme="minorHAnsi" w:hAnsiTheme="minorHAnsi" w:cstheme="minorHAnsi"/>
            <w:webHidden/>
            <w:szCs w:val="22"/>
          </w:rPr>
          <w:fldChar w:fldCharType="begin"/>
        </w:r>
        <w:r w:rsidRPr="003D19FC">
          <w:rPr>
            <w:rFonts w:asciiTheme="minorHAnsi" w:hAnsiTheme="minorHAnsi" w:cstheme="minorHAnsi"/>
            <w:webHidden/>
            <w:szCs w:val="22"/>
          </w:rPr>
          <w:instrText xml:space="preserve"> PAGEREF _Toc86701818 \h </w:instrText>
        </w:r>
        <w:r w:rsidRPr="003D19FC">
          <w:rPr>
            <w:rFonts w:asciiTheme="minorHAnsi" w:hAnsiTheme="minorHAnsi" w:cstheme="minorHAnsi"/>
            <w:webHidden/>
            <w:szCs w:val="22"/>
          </w:rPr>
        </w:r>
        <w:r w:rsidRPr="003D19FC">
          <w:rPr>
            <w:rFonts w:asciiTheme="minorHAnsi" w:hAnsiTheme="minorHAnsi" w:cstheme="minorHAnsi"/>
            <w:webHidden/>
            <w:szCs w:val="22"/>
          </w:rPr>
          <w:fldChar w:fldCharType="separate"/>
        </w:r>
        <w:r w:rsidR="009E45A0">
          <w:rPr>
            <w:rFonts w:asciiTheme="minorHAnsi" w:hAnsiTheme="minorHAnsi" w:cstheme="minorHAnsi"/>
            <w:webHidden/>
            <w:szCs w:val="22"/>
          </w:rPr>
          <w:t>ii</w:t>
        </w:r>
        <w:r w:rsidRPr="003D19FC">
          <w:rPr>
            <w:rFonts w:asciiTheme="minorHAnsi" w:hAnsiTheme="minorHAnsi" w:cstheme="minorHAnsi"/>
            <w:webHidden/>
            <w:szCs w:val="22"/>
          </w:rPr>
          <w:fldChar w:fldCharType="end"/>
        </w:r>
      </w:hyperlink>
    </w:p>
    <w:p w14:paraId="2A052B69" w14:textId="706524A7" w:rsidR="003D19FC" w:rsidRPr="003D19FC" w:rsidRDefault="003D19FC">
      <w:pPr>
        <w:pStyle w:val="TOC2"/>
        <w:rPr>
          <w:rFonts w:asciiTheme="minorHAnsi" w:eastAsiaTheme="minorEastAsia" w:hAnsiTheme="minorHAnsi" w:cstheme="minorHAnsi"/>
          <w:szCs w:val="22"/>
          <w:lang w:eastAsia="zh-TW"/>
        </w:rPr>
      </w:pPr>
      <w:hyperlink w:anchor="_Toc86701819" w:history="1">
        <w:r w:rsidRPr="003D19FC">
          <w:rPr>
            <w:rStyle w:val="Hyperlink"/>
            <w:rFonts w:asciiTheme="minorHAnsi" w:hAnsiTheme="minorHAnsi" w:cstheme="minorHAnsi"/>
            <w:szCs w:val="22"/>
          </w:rPr>
          <w:t>Table of Contents</w:t>
        </w:r>
        <w:r w:rsidRPr="003D19FC">
          <w:rPr>
            <w:rFonts w:asciiTheme="minorHAnsi" w:hAnsiTheme="minorHAnsi" w:cstheme="minorHAnsi"/>
            <w:webHidden/>
            <w:szCs w:val="22"/>
          </w:rPr>
          <w:tab/>
        </w:r>
        <w:r w:rsidRPr="003D19FC">
          <w:rPr>
            <w:rFonts w:asciiTheme="minorHAnsi" w:hAnsiTheme="minorHAnsi" w:cstheme="minorHAnsi"/>
            <w:webHidden/>
            <w:szCs w:val="22"/>
          </w:rPr>
          <w:fldChar w:fldCharType="begin"/>
        </w:r>
        <w:r w:rsidRPr="003D19FC">
          <w:rPr>
            <w:rFonts w:asciiTheme="minorHAnsi" w:hAnsiTheme="minorHAnsi" w:cstheme="minorHAnsi"/>
            <w:webHidden/>
            <w:szCs w:val="22"/>
          </w:rPr>
          <w:instrText xml:space="preserve"> PAGEREF _Toc86701819 \h </w:instrText>
        </w:r>
        <w:r w:rsidRPr="003D19FC">
          <w:rPr>
            <w:rFonts w:asciiTheme="minorHAnsi" w:hAnsiTheme="minorHAnsi" w:cstheme="minorHAnsi"/>
            <w:webHidden/>
            <w:szCs w:val="22"/>
          </w:rPr>
        </w:r>
        <w:r w:rsidRPr="003D19FC">
          <w:rPr>
            <w:rFonts w:asciiTheme="minorHAnsi" w:hAnsiTheme="minorHAnsi" w:cstheme="minorHAnsi"/>
            <w:webHidden/>
            <w:szCs w:val="22"/>
          </w:rPr>
          <w:fldChar w:fldCharType="separate"/>
        </w:r>
        <w:r w:rsidR="009E45A0">
          <w:rPr>
            <w:rFonts w:asciiTheme="minorHAnsi" w:hAnsiTheme="minorHAnsi" w:cstheme="minorHAnsi"/>
            <w:webHidden/>
            <w:szCs w:val="22"/>
          </w:rPr>
          <w:t>v</w:t>
        </w:r>
        <w:r w:rsidRPr="003D19FC">
          <w:rPr>
            <w:rFonts w:asciiTheme="minorHAnsi" w:hAnsiTheme="minorHAnsi" w:cstheme="minorHAnsi"/>
            <w:webHidden/>
            <w:szCs w:val="22"/>
          </w:rPr>
          <w:fldChar w:fldCharType="end"/>
        </w:r>
      </w:hyperlink>
    </w:p>
    <w:p w14:paraId="235F2374" w14:textId="5FEEBC13" w:rsidR="003D19FC" w:rsidRPr="003D19FC" w:rsidRDefault="003D19FC">
      <w:pPr>
        <w:pStyle w:val="TOC2"/>
        <w:rPr>
          <w:rFonts w:asciiTheme="minorHAnsi" w:eastAsiaTheme="minorEastAsia" w:hAnsiTheme="minorHAnsi" w:cstheme="minorHAnsi"/>
          <w:szCs w:val="22"/>
          <w:lang w:eastAsia="zh-TW"/>
        </w:rPr>
      </w:pPr>
      <w:hyperlink w:anchor="_Toc86701820" w:history="1">
        <w:r w:rsidRPr="003D19FC">
          <w:rPr>
            <w:rStyle w:val="Hyperlink"/>
            <w:rFonts w:asciiTheme="minorHAnsi" w:hAnsiTheme="minorHAnsi" w:cstheme="minorHAnsi"/>
            <w:szCs w:val="22"/>
          </w:rPr>
          <w:t>List of Figures</w:t>
        </w:r>
        <w:r w:rsidRPr="003D19FC">
          <w:rPr>
            <w:rFonts w:asciiTheme="minorHAnsi" w:hAnsiTheme="minorHAnsi" w:cstheme="minorHAnsi"/>
            <w:webHidden/>
            <w:szCs w:val="22"/>
          </w:rPr>
          <w:tab/>
        </w:r>
        <w:r w:rsidRPr="003D19FC">
          <w:rPr>
            <w:rFonts w:asciiTheme="minorHAnsi" w:hAnsiTheme="minorHAnsi" w:cstheme="minorHAnsi"/>
            <w:webHidden/>
            <w:szCs w:val="22"/>
          </w:rPr>
          <w:fldChar w:fldCharType="begin"/>
        </w:r>
        <w:r w:rsidRPr="003D19FC">
          <w:rPr>
            <w:rFonts w:asciiTheme="minorHAnsi" w:hAnsiTheme="minorHAnsi" w:cstheme="minorHAnsi"/>
            <w:webHidden/>
            <w:szCs w:val="22"/>
          </w:rPr>
          <w:instrText xml:space="preserve"> PAGEREF _Toc86701820 \h </w:instrText>
        </w:r>
        <w:r w:rsidRPr="003D19FC">
          <w:rPr>
            <w:rFonts w:asciiTheme="minorHAnsi" w:hAnsiTheme="minorHAnsi" w:cstheme="minorHAnsi"/>
            <w:webHidden/>
            <w:szCs w:val="22"/>
          </w:rPr>
        </w:r>
        <w:r w:rsidRPr="003D19FC">
          <w:rPr>
            <w:rFonts w:asciiTheme="minorHAnsi" w:hAnsiTheme="minorHAnsi" w:cstheme="minorHAnsi"/>
            <w:webHidden/>
            <w:szCs w:val="22"/>
          </w:rPr>
          <w:fldChar w:fldCharType="separate"/>
        </w:r>
        <w:r w:rsidR="009E45A0">
          <w:rPr>
            <w:rFonts w:asciiTheme="minorHAnsi" w:hAnsiTheme="minorHAnsi" w:cstheme="minorHAnsi"/>
            <w:webHidden/>
            <w:szCs w:val="22"/>
          </w:rPr>
          <w:t>vii</w:t>
        </w:r>
        <w:r w:rsidRPr="003D19FC">
          <w:rPr>
            <w:rFonts w:asciiTheme="minorHAnsi" w:hAnsiTheme="minorHAnsi" w:cstheme="minorHAnsi"/>
            <w:webHidden/>
            <w:szCs w:val="22"/>
          </w:rPr>
          <w:fldChar w:fldCharType="end"/>
        </w:r>
      </w:hyperlink>
    </w:p>
    <w:p w14:paraId="13DFD77C" w14:textId="1F85E2A8" w:rsidR="003D19FC" w:rsidRPr="003D19FC" w:rsidRDefault="003D19FC">
      <w:pPr>
        <w:pStyle w:val="TOC2"/>
        <w:rPr>
          <w:rFonts w:asciiTheme="minorHAnsi" w:eastAsiaTheme="minorEastAsia" w:hAnsiTheme="minorHAnsi" w:cstheme="minorHAnsi"/>
          <w:szCs w:val="22"/>
          <w:lang w:eastAsia="zh-TW"/>
        </w:rPr>
      </w:pPr>
      <w:hyperlink w:anchor="_Toc86701821" w:history="1">
        <w:r w:rsidRPr="003D19FC">
          <w:rPr>
            <w:rStyle w:val="Hyperlink"/>
            <w:rFonts w:asciiTheme="minorHAnsi" w:hAnsiTheme="minorHAnsi" w:cstheme="minorHAnsi"/>
            <w:szCs w:val="22"/>
          </w:rPr>
          <w:t>List of Tables</w:t>
        </w:r>
        <w:r w:rsidRPr="003D19FC">
          <w:rPr>
            <w:rFonts w:asciiTheme="minorHAnsi" w:hAnsiTheme="minorHAnsi" w:cstheme="minorHAnsi"/>
            <w:webHidden/>
            <w:szCs w:val="22"/>
          </w:rPr>
          <w:tab/>
        </w:r>
        <w:r w:rsidRPr="003D19FC">
          <w:rPr>
            <w:rFonts w:asciiTheme="minorHAnsi" w:hAnsiTheme="minorHAnsi" w:cstheme="minorHAnsi"/>
            <w:webHidden/>
            <w:szCs w:val="22"/>
          </w:rPr>
          <w:fldChar w:fldCharType="begin"/>
        </w:r>
        <w:r w:rsidRPr="003D19FC">
          <w:rPr>
            <w:rFonts w:asciiTheme="minorHAnsi" w:hAnsiTheme="minorHAnsi" w:cstheme="minorHAnsi"/>
            <w:webHidden/>
            <w:szCs w:val="22"/>
          </w:rPr>
          <w:instrText xml:space="preserve"> PAGEREF _Toc86701821 \h </w:instrText>
        </w:r>
        <w:r w:rsidRPr="003D19FC">
          <w:rPr>
            <w:rFonts w:asciiTheme="minorHAnsi" w:hAnsiTheme="minorHAnsi" w:cstheme="minorHAnsi"/>
            <w:webHidden/>
            <w:szCs w:val="22"/>
          </w:rPr>
        </w:r>
        <w:r w:rsidRPr="003D19FC">
          <w:rPr>
            <w:rFonts w:asciiTheme="minorHAnsi" w:hAnsiTheme="minorHAnsi" w:cstheme="minorHAnsi"/>
            <w:webHidden/>
            <w:szCs w:val="22"/>
          </w:rPr>
          <w:fldChar w:fldCharType="separate"/>
        </w:r>
        <w:r w:rsidR="009E45A0">
          <w:rPr>
            <w:rFonts w:asciiTheme="minorHAnsi" w:hAnsiTheme="minorHAnsi" w:cstheme="minorHAnsi"/>
            <w:webHidden/>
            <w:szCs w:val="22"/>
          </w:rPr>
          <w:t>xviii</w:t>
        </w:r>
        <w:r w:rsidRPr="003D19FC">
          <w:rPr>
            <w:rFonts w:asciiTheme="minorHAnsi" w:hAnsiTheme="minorHAnsi" w:cstheme="minorHAnsi"/>
            <w:webHidden/>
            <w:szCs w:val="22"/>
          </w:rPr>
          <w:fldChar w:fldCharType="end"/>
        </w:r>
      </w:hyperlink>
    </w:p>
    <w:p w14:paraId="0D5A6852" w14:textId="51652D7F" w:rsidR="003D19FC" w:rsidRPr="003D19FC" w:rsidRDefault="003D19FC">
      <w:pPr>
        <w:pStyle w:val="TOC2"/>
        <w:rPr>
          <w:rFonts w:asciiTheme="minorHAnsi" w:eastAsiaTheme="minorEastAsia" w:hAnsiTheme="minorHAnsi" w:cstheme="minorHAnsi"/>
          <w:szCs w:val="22"/>
          <w:lang w:eastAsia="zh-TW"/>
        </w:rPr>
      </w:pPr>
      <w:hyperlink w:anchor="_Toc86701822" w:history="1">
        <w:r w:rsidRPr="003D19FC">
          <w:rPr>
            <w:rStyle w:val="Hyperlink"/>
            <w:rFonts w:asciiTheme="minorHAnsi" w:hAnsiTheme="minorHAnsi" w:cstheme="minorHAnsi"/>
            <w:szCs w:val="22"/>
          </w:rPr>
          <w:t>List of Abbreviations</w:t>
        </w:r>
        <w:r w:rsidRPr="003D19FC">
          <w:rPr>
            <w:rFonts w:asciiTheme="minorHAnsi" w:hAnsiTheme="minorHAnsi" w:cstheme="minorHAnsi"/>
            <w:webHidden/>
            <w:szCs w:val="22"/>
          </w:rPr>
          <w:tab/>
        </w:r>
        <w:r w:rsidRPr="003D19FC">
          <w:rPr>
            <w:rFonts w:asciiTheme="minorHAnsi" w:hAnsiTheme="minorHAnsi" w:cstheme="minorHAnsi"/>
            <w:webHidden/>
            <w:szCs w:val="22"/>
          </w:rPr>
          <w:fldChar w:fldCharType="begin"/>
        </w:r>
        <w:r w:rsidRPr="003D19FC">
          <w:rPr>
            <w:rFonts w:asciiTheme="minorHAnsi" w:hAnsiTheme="minorHAnsi" w:cstheme="minorHAnsi"/>
            <w:webHidden/>
            <w:szCs w:val="22"/>
          </w:rPr>
          <w:instrText xml:space="preserve"> PAGEREF _Toc86701822 \h </w:instrText>
        </w:r>
        <w:r w:rsidRPr="003D19FC">
          <w:rPr>
            <w:rFonts w:asciiTheme="minorHAnsi" w:hAnsiTheme="minorHAnsi" w:cstheme="minorHAnsi"/>
            <w:webHidden/>
            <w:szCs w:val="22"/>
          </w:rPr>
        </w:r>
        <w:r w:rsidRPr="003D19FC">
          <w:rPr>
            <w:rFonts w:asciiTheme="minorHAnsi" w:hAnsiTheme="minorHAnsi" w:cstheme="minorHAnsi"/>
            <w:webHidden/>
            <w:szCs w:val="22"/>
          </w:rPr>
          <w:fldChar w:fldCharType="separate"/>
        </w:r>
        <w:r w:rsidR="009E45A0">
          <w:rPr>
            <w:rFonts w:asciiTheme="minorHAnsi" w:hAnsiTheme="minorHAnsi" w:cstheme="minorHAnsi"/>
            <w:webHidden/>
            <w:szCs w:val="22"/>
          </w:rPr>
          <w:t>xx</w:t>
        </w:r>
        <w:r w:rsidRPr="003D19FC">
          <w:rPr>
            <w:rFonts w:asciiTheme="minorHAnsi" w:hAnsiTheme="minorHAnsi" w:cstheme="minorHAnsi"/>
            <w:webHidden/>
            <w:szCs w:val="22"/>
          </w:rPr>
          <w:fldChar w:fldCharType="end"/>
        </w:r>
      </w:hyperlink>
    </w:p>
    <w:p w14:paraId="6060D513" w14:textId="5E915D98" w:rsidR="003D19FC" w:rsidRPr="003D19FC" w:rsidRDefault="003D19FC">
      <w:pPr>
        <w:pStyle w:val="TOC2"/>
        <w:rPr>
          <w:rFonts w:asciiTheme="minorHAnsi" w:eastAsiaTheme="minorEastAsia" w:hAnsiTheme="minorHAnsi" w:cstheme="minorHAnsi"/>
          <w:szCs w:val="22"/>
          <w:lang w:eastAsia="zh-TW"/>
        </w:rPr>
      </w:pPr>
      <w:hyperlink w:anchor="_Toc86701823" w:history="1">
        <w:r w:rsidRPr="003D19FC">
          <w:rPr>
            <w:rStyle w:val="Hyperlink"/>
            <w:rFonts w:asciiTheme="minorHAnsi" w:hAnsiTheme="minorHAnsi" w:cstheme="minorHAnsi"/>
            <w:szCs w:val="22"/>
          </w:rPr>
          <w:t>Statement of Original Authorship</w:t>
        </w:r>
        <w:r w:rsidRPr="003D19FC">
          <w:rPr>
            <w:rFonts w:asciiTheme="minorHAnsi" w:hAnsiTheme="minorHAnsi" w:cstheme="minorHAnsi"/>
            <w:webHidden/>
            <w:szCs w:val="22"/>
          </w:rPr>
          <w:tab/>
        </w:r>
        <w:r w:rsidRPr="003D19FC">
          <w:rPr>
            <w:rFonts w:asciiTheme="minorHAnsi" w:hAnsiTheme="minorHAnsi" w:cstheme="minorHAnsi"/>
            <w:webHidden/>
            <w:szCs w:val="22"/>
          </w:rPr>
          <w:fldChar w:fldCharType="begin"/>
        </w:r>
        <w:r w:rsidRPr="003D19FC">
          <w:rPr>
            <w:rFonts w:asciiTheme="minorHAnsi" w:hAnsiTheme="minorHAnsi" w:cstheme="minorHAnsi"/>
            <w:webHidden/>
            <w:szCs w:val="22"/>
          </w:rPr>
          <w:instrText xml:space="preserve"> PAGEREF _Toc86701823 \h </w:instrText>
        </w:r>
        <w:r w:rsidRPr="003D19FC">
          <w:rPr>
            <w:rFonts w:asciiTheme="minorHAnsi" w:hAnsiTheme="minorHAnsi" w:cstheme="minorHAnsi"/>
            <w:webHidden/>
            <w:szCs w:val="22"/>
          </w:rPr>
        </w:r>
        <w:r w:rsidRPr="003D19FC">
          <w:rPr>
            <w:rFonts w:asciiTheme="minorHAnsi" w:hAnsiTheme="minorHAnsi" w:cstheme="minorHAnsi"/>
            <w:webHidden/>
            <w:szCs w:val="22"/>
          </w:rPr>
          <w:fldChar w:fldCharType="separate"/>
        </w:r>
        <w:r w:rsidR="009E45A0">
          <w:rPr>
            <w:rFonts w:asciiTheme="minorHAnsi" w:hAnsiTheme="minorHAnsi" w:cstheme="minorHAnsi"/>
            <w:webHidden/>
            <w:szCs w:val="22"/>
          </w:rPr>
          <w:t>xxi</w:t>
        </w:r>
        <w:r w:rsidRPr="003D19FC">
          <w:rPr>
            <w:rFonts w:asciiTheme="minorHAnsi" w:hAnsiTheme="minorHAnsi" w:cstheme="minorHAnsi"/>
            <w:webHidden/>
            <w:szCs w:val="22"/>
          </w:rPr>
          <w:fldChar w:fldCharType="end"/>
        </w:r>
      </w:hyperlink>
    </w:p>
    <w:p w14:paraId="7DDB1815" w14:textId="38F32D9E" w:rsidR="003D19FC" w:rsidRPr="003D19FC" w:rsidRDefault="003D19FC">
      <w:pPr>
        <w:pStyle w:val="TOC2"/>
        <w:rPr>
          <w:rFonts w:asciiTheme="minorHAnsi" w:eastAsiaTheme="minorEastAsia" w:hAnsiTheme="minorHAnsi" w:cstheme="minorHAnsi"/>
          <w:szCs w:val="22"/>
          <w:lang w:eastAsia="zh-TW"/>
        </w:rPr>
      </w:pPr>
      <w:hyperlink w:anchor="_Toc86701824" w:history="1">
        <w:r w:rsidRPr="003D19FC">
          <w:rPr>
            <w:rStyle w:val="Hyperlink"/>
            <w:rFonts w:asciiTheme="minorHAnsi" w:hAnsiTheme="minorHAnsi" w:cstheme="minorHAnsi"/>
            <w:szCs w:val="22"/>
          </w:rPr>
          <w:t>Acknowledgements</w:t>
        </w:r>
        <w:r w:rsidRPr="003D19FC">
          <w:rPr>
            <w:rFonts w:asciiTheme="minorHAnsi" w:hAnsiTheme="minorHAnsi" w:cstheme="minorHAnsi"/>
            <w:webHidden/>
            <w:szCs w:val="22"/>
          </w:rPr>
          <w:tab/>
        </w:r>
        <w:r w:rsidRPr="003D19FC">
          <w:rPr>
            <w:rFonts w:asciiTheme="minorHAnsi" w:hAnsiTheme="minorHAnsi" w:cstheme="minorHAnsi"/>
            <w:webHidden/>
            <w:szCs w:val="22"/>
          </w:rPr>
          <w:fldChar w:fldCharType="begin"/>
        </w:r>
        <w:r w:rsidRPr="003D19FC">
          <w:rPr>
            <w:rFonts w:asciiTheme="minorHAnsi" w:hAnsiTheme="minorHAnsi" w:cstheme="minorHAnsi"/>
            <w:webHidden/>
            <w:szCs w:val="22"/>
          </w:rPr>
          <w:instrText xml:space="preserve"> PAGEREF _Toc86701824 \h </w:instrText>
        </w:r>
        <w:r w:rsidRPr="003D19FC">
          <w:rPr>
            <w:rFonts w:asciiTheme="minorHAnsi" w:hAnsiTheme="minorHAnsi" w:cstheme="minorHAnsi"/>
            <w:webHidden/>
            <w:szCs w:val="22"/>
          </w:rPr>
        </w:r>
        <w:r w:rsidRPr="003D19FC">
          <w:rPr>
            <w:rFonts w:asciiTheme="minorHAnsi" w:hAnsiTheme="minorHAnsi" w:cstheme="minorHAnsi"/>
            <w:webHidden/>
            <w:szCs w:val="22"/>
          </w:rPr>
          <w:fldChar w:fldCharType="separate"/>
        </w:r>
        <w:r w:rsidR="009E45A0">
          <w:rPr>
            <w:rFonts w:asciiTheme="minorHAnsi" w:hAnsiTheme="minorHAnsi" w:cstheme="minorHAnsi"/>
            <w:webHidden/>
            <w:szCs w:val="22"/>
          </w:rPr>
          <w:t>xxii</w:t>
        </w:r>
        <w:r w:rsidRPr="003D19FC">
          <w:rPr>
            <w:rFonts w:asciiTheme="minorHAnsi" w:hAnsiTheme="minorHAnsi" w:cstheme="minorHAnsi"/>
            <w:webHidden/>
            <w:szCs w:val="22"/>
          </w:rPr>
          <w:fldChar w:fldCharType="end"/>
        </w:r>
      </w:hyperlink>
    </w:p>
    <w:p w14:paraId="5937EA31" w14:textId="349AE0B2" w:rsidR="003D19FC" w:rsidRPr="003D19FC" w:rsidRDefault="003D19FC">
      <w:pPr>
        <w:pStyle w:val="TOC1"/>
        <w:rPr>
          <w:rFonts w:asciiTheme="minorHAnsi" w:eastAsiaTheme="minorEastAsia" w:hAnsiTheme="minorHAnsi" w:cstheme="minorHAnsi"/>
          <w:b w:val="0"/>
          <w:bCs w:val="0"/>
          <w:sz w:val="22"/>
          <w:szCs w:val="22"/>
          <w:lang w:eastAsia="zh-TW"/>
        </w:rPr>
      </w:pPr>
      <w:hyperlink w:anchor="_Toc86701825" w:history="1">
        <w:r w:rsidRPr="003D19FC">
          <w:rPr>
            <w:rStyle w:val="Hyperlink"/>
            <w:rFonts w:asciiTheme="minorHAnsi" w:hAnsiTheme="minorHAnsi" w:cstheme="minorHAnsi"/>
            <w:sz w:val="22"/>
            <w:szCs w:val="22"/>
          </w:rPr>
          <w:t>Chapter 1: General Introduction</w:t>
        </w:r>
        <w:r w:rsidRPr="003D19FC">
          <w:rPr>
            <w:rFonts w:asciiTheme="minorHAnsi" w:hAnsiTheme="minorHAnsi" w:cstheme="minorHAnsi"/>
            <w:webHidden/>
            <w:sz w:val="22"/>
            <w:szCs w:val="22"/>
          </w:rPr>
          <w:tab/>
        </w:r>
        <w:r w:rsidRPr="003D19FC">
          <w:rPr>
            <w:rFonts w:asciiTheme="minorHAnsi" w:hAnsiTheme="minorHAnsi" w:cstheme="minorHAnsi"/>
            <w:webHidden/>
            <w:sz w:val="22"/>
            <w:szCs w:val="22"/>
          </w:rPr>
          <w:fldChar w:fldCharType="begin"/>
        </w:r>
        <w:r w:rsidRPr="003D19FC">
          <w:rPr>
            <w:rFonts w:asciiTheme="minorHAnsi" w:hAnsiTheme="minorHAnsi" w:cstheme="minorHAnsi"/>
            <w:webHidden/>
            <w:sz w:val="22"/>
            <w:szCs w:val="22"/>
          </w:rPr>
          <w:instrText xml:space="preserve"> PAGEREF _Toc86701825 \h </w:instrText>
        </w:r>
        <w:r w:rsidRPr="003D19FC">
          <w:rPr>
            <w:rFonts w:asciiTheme="minorHAnsi" w:hAnsiTheme="minorHAnsi" w:cstheme="minorHAnsi"/>
            <w:webHidden/>
            <w:sz w:val="22"/>
            <w:szCs w:val="22"/>
          </w:rPr>
        </w:r>
        <w:r w:rsidRPr="003D19FC">
          <w:rPr>
            <w:rFonts w:asciiTheme="minorHAnsi" w:hAnsiTheme="minorHAnsi" w:cstheme="minorHAnsi"/>
            <w:webHidden/>
            <w:sz w:val="22"/>
            <w:szCs w:val="22"/>
          </w:rPr>
          <w:fldChar w:fldCharType="separate"/>
        </w:r>
        <w:r w:rsidR="009E45A0">
          <w:rPr>
            <w:rFonts w:asciiTheme="minorHAnsi" w:hAnsiTheme="minorHAnsi" w:cstheme="minorHAnsi"/>
            <w:webHidden/>
            <w:sz w:val="22"/>
            <w:szCs w:val="22"/>
          </w:rPr>
          <w:t>1</w:t>
        </w:r>
        <w:r w:rsidRPr="003D19FC">
          <w:rPr>
            <w:rFonts w:asciiTheme="minorHAnsi" w:hAnsiTheme="minorHAnsi" w:cstheme="minorHAnsi"/>
            <w:webHidden/>
            <w:sz w:val="22"/>
            <w:szCs w:val="22"/>
          </w:rPr>
          <w:fldChar w:fldCharType="end"/>
        </w:r>
      </w:hyperlink>
    </w:p>
    <w:p w14:paraId="512050B6" w14:textId="1B6AF3C3" w:rsidR="003D19FC" w:rsidRPr="003D19FC" w:rsidRDefault="003D19FC">
      <w:pPr>
        <w:pStyle w:val="TOC2"/>
        <w:rPr>
          <w:rFonts w:asciiTheme="minorHAnsi" w:eastAsiaTheme="minorEastAsia" w:hAnsiTheme="minorHAnsi" w:cstheme="minorHAnsi"/>
          <w:szCs w:val="22"/>
          <w:lang w:eastAsia="zh-TW"/>
        </w:rPr>
      </w:pPr>
      <w:hyperlink w:anchor="_Toc86701826" w:history="1">
        <w:r w:rsidRPr="003D19FC">
          <w:rPr>
            <w:rStyle w:val="Hyperlink"/>
            <w:rFonts w:asciiTheme="minorHAnsi" w:hAnsiTheme="minorHAnsi" w:cstheme="minorHAnsi"/>
            <w:szCs w:val="22"/>
          </w:rPr>
          <w:t>1.1</w:t>
        </w:r>
        <w:r w:rsidRPr="003D19FC">
          <w:rPr>
            <w:rFonts w:asciiTheme="minorHAnsi" w:eastAsiaTheme="minorEastAsia" w:hAnsiTheme="minorHAnsi" w:cstheme="minorHAnsi"/>
            <w:szCs w:val="22"/>
            <w:lang w:eastAsia="zh-TW"/>
          </w:rPr>
          <w:tab/>
        </w:r>
        <w:r w:rsidRPr="003D19FC">
          <w:rPr>
            <w:rStyle w:val="Hyperlink"/>
            <w:rFonts w:asciiTheme="minorHAnsi" w:hAnsiTheme="minorHAnsi" w:cstheme="minorHAnsi"/>
            <w:szCs w:val="22"/>
          </w:rPr>
          <w:t>Introductory Statement</w:t>
        </w:r>
        <w:r w:rsidRPr="003D19FC">
          <w:rPr>
            <w:rFonts w:asciiTheme="minorHAnsi" w:hAnsiTheme="minorHAnsi" w:cstheme="minorHAnsi"/>
            <w:webHidden/>
            <w:szCs w:val="22"/>
          </w:rPr>
          <w:tab/>
        </w:r>
        <w:r w:rsidRPr="003D19FC">
          <w:rPr>
            <w:rFonts w:asciiTheme="minorHAnsi" w:hAnsiTheme="minorHAnsi" w:cstheme="minorHAnsi"/>
            <w:webHidden/>
            <w:szCs w:val="22"/>
          </w:rPr>
          <w:fldChar w:fldCharType="begin"/>
        </w:r>
        <w:r w:rsidRPr="003D19FC">
          <w:rPr>
            <w:rFonts w:asciiTheme="minorHAnsi" w:hAnsiTheme="minorHAnsi" w:cstheme="minorHAnsi"/>
            <w:webHidden/>
            <w:szCs w:val="22"/>
          </w:rPr>
          <w:instrText xml:space="preserve"> PAGEREF _Toc86701826 \h </w:instrText>
        </w:r>
        <w:r w:rsidRPr="003D19FC">
          <w:rPr>
            <w:rFonts w:asciiTheme="minorHAnsi" w:hAnsiTheme="minorHAnsi" w:cstheme="minorHAnsi"/>
            <w:webHidden/>
            <w:szCs w:val="22"/>
          </w:rPr>
        </w:r>
        <w:r w:rsidRPr="003D19FC">
          <w:rPr>
            <w:rFonts w:asciiTheme="minorHAnsi" w:hAnsiTheme="minorHAnsi" w:cstheme="minorHAnsi"/>
            <w:webHidden/>
            <w:szCs w:val="22"/>
          </w:rPr>
          <w:fldChar w:fldCharType="separate"/>
        </w:r>
        <w:r w:rsidR="009E45A0">
          <w:rPr>
            <w:rFonts w:asciiTheme="minorHAnsi" w:hAnsiTheme="minorHAnsi" w:cstheme="minorHAnsi"/>
            <w:webHidden/>
            <w:szCs w:val="22"/>
          </w:rPr>
          <w:t>1</w:t>
        </w:r>
        <w:r w:rsidRPr="003D19FC">
          <w:rPr>
            <w:rFonts w:asciiTheme="minorHAnsi" w:hAnsiTheme="minorHAnsi" w:cstheme="minorHAnsi"/>
            <w:webHidden/>
            <w:szCs w:val="22"/>
          </w:rPr>
          <w:fldChar w:fldCharType="end"/>
        </w:r>
      </w:hyperlink>
    </w:p>
    <w:p w14:paraId="5FC53A12" w14:textId="7DB56555" w:rsidR="003D19FC" w:rsidRPr="003D19FC" w:rsidRDefault="003D19FC">
      <w:pPr>
        <w:pStyle w:val="TOC2"/>
        <w:rPr>
          <w:rFonts w:asciiTheme="minorHAnsi" w:eastAsiaTheme="minorEastAsia" w:hAnsiTheme="minorHAnsi" w:cstheme="minorHAnsi"/>
          <w:szCs w:val="22"/>
          <w:lang w:eastAsia="zh-TW"/>
        </w:rPr>
      </w:pPr>
      <w:hyperlink w:anchor="_Toc86701827" w:history="1">
        <w:r w:rsidRPr="003D19FC">
          <w:rPr>
            <w:rStyle w:val="Hyperlink"/>
            <w:rFonts w:asciiTheme="minorHAnsi" w:hAnsiTheme="minorHAnsi" w:cstheme="minorHAnsi"/>
            <w:szCs w:val="22"/>
          </w:rPr>
          <w:t>1.2</w:t>
        </w:r>
        <w:r w:rsidRPr="003D19FC">
          <w:rPr>
            <w:rFonts w:asciiTheme="minorHAnsi" w:eastAsiaTheme="minorEastAsia" w:hAnsiTheme="minorHAnsi" w:cstheme="minorHAnsi"/>
            <w:szCs w:val="22"/>
            <w:lang w:eastAsia="zh-TW"/>
          </w:rPr>
          <w:tab/>
        </w:r>
        <w:r w:rsidRPr="003D19FC">
          <w:rPr>
            <w:rStyle w:val="Hyperlink"/>
            <w:rFonts w:asciiTheme="minorHAnsi" w:hAnsiTheme="minorHAnsi" w:cstheme="minorHAnsi"/>
            <w:szCs w:val="22"/>
          </w:rPr>
          <w:t>Background</w:t>
        </w:r>
        <w:r w:rsidRPr="003D19FC">
          <w:rPr>
            <w:rFonts w:asciiTheme="minorHAnsi" w:hAnsiTheme="minorHAnsi" w:cstheme="minorHAnsi"/>
            <w:webHidden/>
            <w:szCs w:val="22"/>
          </w:rPr>
          <w:tab/>
        </w:r>
        <w:r w:rsidRPr="003D19FC">
          <w:rPr>
            <w:rFonts w:asciiTheme="minorHAnsi" w:hAnsiTheme="minorHAnsi" w:cstheme="minorHAnsi"/>
            <w:webHidden/>
            <w:szCs w:val="22"/>
          </w:rPr>
          <w:fldChar w:fldCharType="begin"/>
        </w:r>
        <w:r w:rsidRPr="003D19FC">
          <w:rPr>
            <w:rFonts w:asciiTheme="minorHAnsi" w:hAnsiTheme="minorHAnsi" w:cstheme="minorHAnsi"/>
            <w:webHidden/>
            <w:szCs w:val="22"/>
          </w:rPr>
          <w:instrText xml:space="preserve"> PAGEREF _Toc86701827 \h </w:instrText>
        </w:r>
        <w:r w:rsidRPr="003D19FC">
          <w:rPr>
            <w:rFonts w:asciiTheme="minorHAnsi" w:hAnsiTheme="minorHAnsi" w:cstheme="minorHAnsi"/>
            <w:webHidden/>
            <w:szCs w:val="22"/>
          </w:rPr>
        </w:r>
        <w:r w:rsidRPr="003D19FC">
          <w:rPr>
            <w:rFonts w:asciiTheme="minorHAnsi" w:hAnsiTheme="minorHAnsi" w:cstheme="minorHAnsi"/>
            <w:webHidden/>
            <w:szCs w:val="22"/>
          </w:rPr>
          <w:fldChar w:fldCharType="separate"/>
        </w:r>
        <w:r w:rsidR="009E45A0">
          <w:rPr>
            <w:rFonts w:asciiTheme="minorHAnsi" w:hAnsiTheme="minorHAnsi" w:cstheme="minorHAnsi"/>
            <w:webHidden/>
            <w:szCs w:val="22"/>
          </w:rPr>
          <w:t>1</w:t>
        </w:r>
        <w:r w:rsidRPr="003D19FC">
          <w:rPr>
            <w:rFonts w:asciiTheme="minorHAnsi" w:hAnsiTheme="minorHAnsi" w:cstheme="minorHAnsi"/>
            <w:webHidden/>
            <w:szCs w:val="22"/>
          </w:rPr>
          <w:fldChar w:fldCharType="end"/>
        </w:r>
      </w:hyperlink>
    </w:p>
    <w:p w14:paraId="2C51AA38" w14:textId="3FF367B0" w:rsidR="003D19FC" w:rsidRPr="003D19FC" w:rsidRDefault="003D19FC">
      <w:pPr>
        <w:pStyle w:val="TOC2"/>
        <w:rPr>
          <w:rFonts w:asciiTheme="minorHAnsi" w:eastAsiaTheme="minorEastAsia" w:hAnsiTheme="minorHAnsi" w:cstheme="minorHAnsi"/>
          <w:szCs w:val="22"/>
          <w:lang w:eastAsia="zh-TW"/>
        </w:rPr>
      </w:pPr>
      <w:hyperlink w:anchor="_Toc86701828" w:history="1">
        <w:r w:rsidRPr="003D19FC">
          <w:rPr>
            <w:rStyle w:val="Hyperlink"/>
            <w:rFonts w:asciiTheme="minorHAnsi" w:hAnsiTheme="minorHAnsi" w:cstheme="minorHAnsi"/>
            <w:szCs w:val="22"/>
          </w:rPr>
          <w:t>1.3</w:t>
        </w:r>
        <w:r w:rsidRPr="003D19FC">
          <w:rPr>
            <w:rFonts w:asciiTheme="minorHAnsi" w:eastAsiaTheme="minorEastAsia" w:hAnsiTheme="minorHAnsi" w:cstheme="minorHAnsi"/>
            <w:szCs w:val="22"/>
            <w:lang w:eastAsia="zh-TW"/>
          </w:rPr>
          <w:tab/>
        </w:r>
        <w:r w:rsidRPr="003D19FC">
          <w:rPr>
            <w:rStyle w:val="Hyperlink"/>
            <w:rFonts w:asciiTheme="minorHAnsi" w:hAnsiTheme="minorHAnsi" w:cstheme="minorHAnsi"/>
            <w:szCs w:val="22"/>
          </w:rPr>
          <w:t>Context</w:t>
        </w:r>
        <w:r w:rsidRPr="003D19FC">
          <w:rPr>
            <w:rFonts w:asciiTheme="minorHAnsi" w:hAnsiTheme="minorHAnsi" w:cstheme="minorHAnsi"/>
            <w:webHidden/>
            <w:szCs w:val="22"/>
          </w:rPr>
          <w:tab/>
        </w:r>
        <w:r w:rsidRPr="003D19FC">
          <w:rPr>
            <w:rFonts w:asciiTheme="minorHAnsi" w:hAnsiTheme="minorHAnsi" w:cstheme="minorHAnsi"/>
            <w:webHidden/>
            <w:szCs w:val="22"/>
          </w:rPr>
          <w:fldChar w:fldCharType="begin"/>
        </w:r>
        <w:r w:rsidRPr="003D19FC">
          <w:rPr>
            <w:rFonts w:asciiTheme="minorHAnsi" w:hAnsiTheme="minorHAnsi" w:cstheme="minorHAnsi"/>
            <w:webHidden/>
            <w:szCs w:val="22"/>
          </w:rPr>
          <w:instrText xml:space="preserve"> PAGEREF _Toc86701828 \h </w:instrText>
        </w:r>
        <w:r w:rsidRPr="003D19FC">
          <w:rPr>
            <w:rFonts w:asciiTheme="minorHAnsi" w:hAnsiTheme="minorHAnsi" w:cstheme="minorHAnsi"/>
            <w:webHidden/>
            <w:szCs w:val="22"/>
          </w:rPr>
        </w:r>
        <w:r w:rsidRPr="003D19FC">
          <w:rPr>
            <w:rFonts w:asciiTheme="minorHAnsi" w:hAnsiTheme="minorHAnsi" w:cstheme="minorHAnsi"/>
            <w:webHidden/>
            <w:szCs w:val="22"/>
          </w:rPr>
          <w:fldChar w:fldCharType="separate"/>
        </w:r>
        <w:r w:rsidR="009E45A0">
          <w:rPr>
            <w:rFonts w:asciiTheme="minorHAnsi" w:hAnsiTheme="minorHAnsi" w:cstheme="minorHAnsi"/>
            <w:webHidden/>
            <w:szCs w:val="22"/>
          </w:rPr>
          <w:t>11</w:t>
        </w:r>
        <w:r w:rsidRPr="003D19FC">
          <w:rPr>
            <w:rFonts w:asciiTheme="minorHAnsi" w:hAnsiTheme="minorHAnsi" w:cstheme="minorHAnsi"/>
            <w:webHidden/>
            <w:szCs w:val="22"/>
          </w:rPr>
          <w:fldChar w:fldCharType="end"/>
        </w:r>
      </w:hyperlink>
    </w:p>
    <w:p w14:paraId="53FBEC7A" w14:textId="09D3FCD4" w:rsidR="003D19FC" w:rsidRPr="003D19FC" w:rsidRDefault="003D19FC">
      <w:pPr>
        <w:pStyle w:val="TOC2"/>
        <w:rPr>
          <w:rFonts w:asciiTheme="minorHAnsi" w:eastAsiaTheme="minorEastAsia" w:hAnsiTheme="minorHAnsi" w:cstheme="minorHAnsi"/>
          <w:szCs w:val="22"/>
          <w:lang w:eastAsia="zh-TW"/>
        </w:rPr>
      </w:pPr>
      <w:hyperlink w:anchor="_Toc86701829" w:history="1">
        <w:r w:rsidRPr="003D19FC">
          <w:rPr>
            <w:rStyle w:val="Hyperlink"/>
            <w:rFonts w:asciiTheme="minorHAnsi" w:eastAsiaTheme="majorEastAsia" w:hAnsiTheme="minorHAnsi" w:cstheme="minorHAnsi"/>
            <w:szCs w:val="22"/>
          </w:rPr>
          <w:t>1.4</w:t>
        </w:r>
        <w:r w:rsidRPr="003D19FC">
          <w:rPr>
            <w:rFonts w:asciiTheme="minorHAnsi" w:eastAsiaTheme="minorEastAsia" w:hAnsiTheme="minorHAnsi" w:cstheme="minorHAnsi"/>
            <w:szCs w:val="22"/>
            <w:lang w:eastAsia="zh-TW"/>
          </w:rPr>
          <w:tab/>
        </w:r>
        <w:r w:rsidRPr="003D19FC">
          <w:rPr>
            <w:rStyle w:val="Hyperlink"/>
            <w:rFonts w:asciiTheme="minorHAnsi" w:eastAsiaTheme="majorEastAsia" w:hAnsiTheme="minorHAnsi" w:cstheme="minorHAnsi"/>
            <w:szCs w:val="22"/>
          </w:rPr>
          <w:t>Purposes</w:t>
        </w:r>
        <w:r w:rsidRPr="003D19FC">
          <w:rPr>
            <w:rFonts w:asciiTheme="minorHAnsi" w:hAnsiTheme="minorHAnsi" w:cstheme="minorHAnsi"/>
            <w:webHidden/>
            <w:szCs w:val="22"/>
          </w:rPr>
          <w:tab/>
        </w:r>
        <w:r w:rsidRPr="003D19FC">
          <w:rPr>
            <w:rFonts w:asciiTheme="minorHAnsi" w:hAnsiTheme="minorHAnsi" w:cstheme="minorHAnsi"/>
            <w:webHidden/>
            <w:szCs w:val="22"/>
          </w:rPr>
          <w:fldChar w:fldCharType="begin"/>
        </w:r>
        <w:r w:rsidRPr="003D19FC">
          <w:rPr>
            <w:rFonts w:asciiTheme="minorHAnsi" w:hAnsiTheme="minorHAnsi" w:cstheme="minorHAnsi"/>
            <w:webHidden/>
            <w:szCs w:val="22"/>
          </w:rPr>
          <w:instrText xml:space="preserve"> PAGEREF _Toc86701829 \h </w:instrText>
        </w:r>
        <w:r w:rsidRPr="003D19FC">
          <w:rPr>
            <w:rFonts w:asciiTheme="minorHAnsi" w:hAnsiTheme="minorHAnsi" w:cstheme="minorHAnsi"/>
            <w:webHidden/>
            <w:szCs w:val="22"/>
          </w:rPr>
        </w:r>
        <w:r w:rsidRPr="003D19FC">
          <w:rPr>
            <w:rFonts w:asciiTheme="minorHAnsi" w:hAnsiTheme="minorHAnsi" w:cstheme="minorHAnsi"/>
            <w:webHidden/>
            <w:szCs w:val="22"/>
          </w:rPr>
          <w:fldChar w:fldCharType="separate"/>
        </w:r>
        <w:r w:rsidR="009E45A0">
          <w:rPr>
            <w:rFonts w:asciiTheme="minorHAnsi" w:hAnsiTheme="minorHAnsi" w:cstheme="minorHAnsi"/>
            <w:webHidden/>
            <w:szCs w:val="22"/>
          </w:rPr>
          <w:t>12</w:t>
        </w:r>
        <w:r w:rsidRPr="003D19FC">
          <w:rPr>
            <w:rFonts w:asciiTheme="minorHAnsi" w:hAnsiTheme="minorHAnsi" w:cstheme="minorHAnsi"/>
            <w:webHidden/>
            <w:szCs w:val="22"/>
          </w:rPr>
          <w:fldChar w:fldCharType="end"/>
        </w:r>
      </w:hyperlink>
    </w:p>
    <w:p w14:paraId="02ABDEC3" w14:textId="4E4F8192" w:rsidR="003D19FC" w:rsidRPr="003D19FC" w:rsidRDefault="003D19FC">
      <w:pPr>
        <w:pStyle w:val="TOC2"/>
        <w:rPr>
          <w:rFonts w:asciiTheme="minorHAnsi" w:eastAsiaTheme="minorEastAsia" w:hAnsiTheme="minorHAnsi" w:cstheme="minorHAnsi"/>
          <w:szCs w:val="22"/>
          <w:lang w:eastAsia="zh-TW"/>
        </w:rPr>
      </w:pPr>
      <w:hyperlink w:anchor="_Toc86701830" w:history="1">
        <w:r w:rsidRPr="003D19FC">
          <w:rPr>
            <w:rStyle w:val="Hyperlink"/>
            <w:rFonts w:asciiTheme="minorHAnsi" w:hAnsiTheme="minorHAnsi" w:cstheme="minorHAnsi"/>
            <w:szCs w:val="22"/>
          </w:rPr>
          <w:t>1.5</w:t>
        </w:r>
        <w:r w:rsidRPr="003D19FC">
          <w:rPr>
            <w:rFonts w:asciiTheme="minorHAnsi" w:eastAsiaTheme="minorEastAsia" w:hAnsiTheme="minorHAnsi" w:cstheme="minorHAnsi"/>
            <w:szCs w:val="22"/>
            <w:lang w:eastAsia="zh-TW"/>
          </w:rPr>
          <w:tab/>
        </w:r>
        <w:r w:rsidRPr="003D19FC">
          <w:rPr>
            <w:rStyle w:val="Hyperlink"/>
            <w:rFonts w:asciiTheme="minorHAnsi" w:hAnsiTheme="minorHAnsi" w:cstheme="minorHAnsi"/>
            <w:szCs w:val="22"/>
          </w:rPr>
          <w:t>Significance and scope</w:t>
        </w:r>
        <w:r w:rsidRPr="003D19FC">
          <w:rPr>
            <w:rFonts w:asciiTheme="minorHAnsi" w:hAnsiTheme="minorHAnsi" w:cstheme="minorHAnsi"/>
            <w:webHidden/>
            <w:szCs w:val="22"/>
          </w:rPr>
          <w:tab/>
        </w:r>
        <w:r w:rsidRPr="003D19FC">
          <w:rPr>
            <w:rFonts w:asciiTheme="minorHAnsi" w:hAnsiTheme="minorHAnsi" w:cstheme="minorHAnsi"/>
            <w:webHidden/>
            <w:szCs w:val="22"/>
          </w:rPr>
          <w:fldChar w:fldCharType="begin"/>
        </w:r>
        <w:r w:rsidRPr="003D19FC">
          <w:rPr>
            <w:rFonts w:asciiTheme="minorHAnsi" w:hAnsiTheme="minorHAnsi" w:cstheme="minorHAnsi"/>
            <w:webHidden/>
            <w:szCs w:val="22"/>
          </w:rPr>
          <w:instrText xml:space="preserve"> PAGEREF _Toc86701830 \h </w:instrText>
        </w:r>
        <w:r w:rsidRPr="003D19FC">
          <w:rPr>
            <w:rFonts w:asciiTheme="minorHAnsi" w:hAnsiTheme="minorHAnsi" w:cstheme="minorHAnsi"/>
            <w:webHidden/>
            <w:szCs w:val="22"/>
          </w:rPr>
        </w:r>
        <w:r w:rsidRPr="003D19FC">
          <w:rPr>
            <w:rFonts w:asciiTheme="minorHAnsi" w:hAnsiTheme="minorHAnsi" w:cstheme="minorHAnsi"/>
            <w:webHidden/>
            <w:szCs w:val="22"/>
          </w:rPr>
          <w:fldChar w:fldCharType="separate"/>
        </w:r>
        <w:r w:rsidR="009E45A0">
          <w:rPr>
            <w:rFonts w:asciiTheme="minorHAnsi" w:hAnsiTheme="minorHAnsi" w:cstheme="minorHAnsi"/>
            <w:webHidden/>
            <w:szCs w:val="22"/>
          </w:rPr>
          <w:t>13</w:t>
        </w:r>
        <w:r w:rsidRPr="003D19FC">
          <w:rPr>
            <w:rFonts w:asciiTheme="minorHAnsi" w:hAnsiTheme="minorHAnsi" w:cstheme="minorHAnsi"/>
            <w:webHidden/>
            <w:szCs w:val="22"/>
          </w:rPr>
          <w:fldChar w:fldCharType="end"/>
        </w:r>
      </w:hyperlink>
    </w:p>
    <w:p w14:paraId="168D9B89" w14:textId="0A45791B" w:rsidR="003D19FC" w:rsidRPr="003D19FC" w:rsidRDefault="003D19FC">
      <w:pPr>
        <w:pStyle w:val="TOC2"/>
        <w:rPr>
          <w:rFonts w:asciiTheme="minorHAnsi" w:eastAsiaTheme="minorEastAsia" w:hAnsiTheme="minorHAnsi" w:cstheme="minorHAnsi"/>
          <w:szCs w:val="22"/>
          <w:lang w:eastAsia="zh-TW"/>
        </w:rPr>
      </w:pPr>
      <w:hyperlink w:anchor="_Toc86701831" w:history="1">
        <w:r w:rsidRPr="003D19FC">
          <w:rPr>
            <w:rStyle w:val="Hyperlink"/>
            <w:rFonts w:asciiTheme="minorHAnsi" w:hAnsiTheme="minorHAnsi" w:cstheme="minorHAnsi"/>
            <w:szCs w:val="22"/>
          </w:rPr>
          <w:t>1.6</w:t>
        </w:r>
        <w:r w:rsidRPr="003D19FC">
          <w:rPr>
            <w:rFonts w:asciiTheme="minorHAnsi" w:eastAsiaTheme="minorEastAsia" w:hAnsiTheme="minorHAnsi" w:cstheme="minorHAnsi"/>
            <w:szCs w:val="22"/>
            <w:lang w:eastAsia="zh-TW"/>
          </w:rPr>
          <w:tab/>
        </w:r>
        <w:r w:rsidRPr="003D19FC">
          <w:rPr>
            <w:rStyle w:val="Hyperlink"/>
            <w:rFonts w:asciiTheme="minorHAnsi" w:hAnsiTheme="minorHAnsi" w:cstheme="minorHAnsi"/>
            <w:szCs w:val="22"/>
          </w:rPr>
          <w:t>Thesis outline:</w:t>
        </w:r>
        <w:r w:rsidRPr="003D19FC">
          <w:rPr>
            <w:rFonts w:asciiTheme="minorHAnsi" w:hAnsiTheme="minorHAnsi" w:cstheme="minorHAnsi"/>
            <w:webHidden/>
            <w:szCs w:val="22"/>
          </w:rPr>
          <w:tab/>
        </w:r>
        <w:r w:rsidRPr="003D19FC">
          <w:rPr>
            <w:rFonts w:asciiTheme="minorHAnsi" w:hAnsiTheme="minorHAnsi" w:cstheme="minorHAnsi"/>
            <w:webHidden/>
            <w:szCs w:val="22"/>
          </w:rPr>
          <w:fldChar w:fldCharType="begin"/>
        </w:r>
        <w:r w:rsidRPr="003D19FC">
          <w:rPr>
            <w:rFonts w:asciiTheme="minorHAnsi" w:hAnsiTheme="minorHAnsi" w:cstheme="minorHAnsi"/>
            <w:webHidden/>
            <w:szCs w:val="22"/>
          </w:rPr>
          <w:instrText xml:space="preserve"> PAGEREF _Toc86701831 \h </w:instrText>
        </w:r>
        <w:r w:rsidRPr="003D19FC">
          <w:rPr>
            <w:rFonts w:asciiTheme="minorHAnsi" w:hAnsiTheme="minorHAnsi" w:cstheme="minorHAnsi"/>
            <w:webHidden/>
            <w:szCs w:val="22"/>
          </w:rPr>
        </w:r>
        <w:r w:rsidRPr="003D19FC">
          <w:rPr>
            <w:rFonts w:asciiTheme="minorHAnsi" w:hAnsiTheme="minorHAnsi" w:cstheme="minorHAnsi"/>
            <w:webHidden/>
            <w:szCs w:val="22"/>
          </w:rPr>
          <w:fldChar w:fldCharType="separate"/>
        </w:r>
        <w:r w:rsidR="009E45A0">
          <w:rPr>
            <w:rFonts w:asciiTheme="minorHAnsi" w:hAnsiTheme="minorHAnsi" w:cstheme="minorHAnsi"/>
            <w:webHidden/>
            <w:szCs w:val="22"/>
          </w:rPr>
          <w:t>13</w:t>
        </w:r>
        <w:r w:rsidRPr="003D19FC">
          <w:rPr>
            <w:rFonts w:asciiTheme="minorHAnsi" w:hAnsiTheme="minorHAnsi" w:cstheme="minorHAnsi"/>
            <w:webHidden/>
            <w:szCs w:val="22"/>
          </w:rPr>
          <w:fldChar w:fldCharType="end"/>
        </w:r>
      </w:hyperlink>
    </w:p>
    <w:p w14:paraId="51948F31" w14:textId="0F6ADA8E" w:rsidR="003D19FC" w:rsidRPr="003D19FC" w:rsidRDefault="003D19FC">
      <w:pPr>
        <w:pStyle w:val="TOC2"/>
        <w:rPr>
          <w:rFonts w:asciiTheme="minorHAnsi" w:eastAsiaTheme="minorEastAsia" w:hAnsiTheme="minorHAnsi" w:cstheme="minorHAnsi"/>
          <w:szCs w:val="22"/>
          <w:lang w:eastAsia="zh-TW"/>
        </w:rPr>
      </w:pPr>
      <w:hyperlink w:anchor="_Toc86701832" w:history="1">
        <w:r w:rsidRPr="003D19FC">
          <w:rPr>
            <w:rStyle w:val="Hyperlink"/>
            <w:rFonts w:asciiTheme="minorHAnsi" w:eastAsia="Calibri" w:hAnsiTheme="minorHAnsi" w:cstheme="minorHAnsi"/>
            <w:szCs w:val="22"/>
          </w:rPr>
          <w:t>1.7</w:t>
        </w:r>
        <w:r w:rsidRPr="003D19FC">
          <w:rPr>
            <w:rFonts w:asciiTheme="minorHAnsi" w:eastAsiaTheme="minorEastAsia" w:hAnsiTheme="minorHAnsi" w:cstheme="minorHAnsi"/>
            <w:szCs w:val="22"/>
            <w:lang w:eastAsia="zh-TW"/>
          </w:rPr>
          <w:tab/>
        </w:r>
        <w:r w:rsidRPr="003D19FC">
          <w:rPr>
            <w:rStyle w:val="Hyperlink"/>
            <w:rFonts w:asciiTheme="minorHAnsi" w:eastAsia="Calibri" w:hAnsiTheme="minorHAnsi" w:cstheme="minorHAnsi"/>
            <w:szCs w:val="22"/>
          </w:rPr>
          <w:t>Reference list</w:t>
        </w:r>
        <w:r w:rsidRPr="003D19FC">
          <w:rPr>
            <w:rFonts w:asciiTheme="minorHAnsi" w:hAnsiTheme="minorHAnsi" w:cstheme="minorHAnsi"/>
            <w:webHidden/>
            <w:szCs w:val="22"/>
          </w:rPr>
          <w:tab/>
        </w:r>
        <w:r w:rsidRPr="003D19FC">
          <w:rPr>
            <w:rFonts w:asciiTheme="minorHAnsi" w:hAnsiTheme="minorHAnsi" w:cstheme="minorHAnsi"/>
            <w:webHidden/>
            <w:szCs w:val="22"/>
          </w:rPr>
          <w:fldChar w:fldCharType="begin"/>
        </w:r>
        <w:r w:rsidRPr="003D19FC">
          <w:rPr>
            <w:rFonts w:asciiTheme="minorHAnsi" w:hAnsiTheme="minorHAnsi" w:cstheme="minorHAnsi"/>
            <w:webHidden/>
            <w:szCs w:val="22"/>
          </w:rPr>
          <w:instrText xml:space="preserve"> PAGEREF _Toc86701832 \h </w:instrText>
        </w:r>
        <w:r w:rsidRPr="003D19FC">
          <w:rPr>
            <w:rFonts w:asciiTheme="minorHAnsi" w:hAnsiTheme="minorHAnsi" w:cstheme="minorHAnsi"/>
            <w:webHidden/>
            <w:szCs w:val="22"/>
          </w:rPr>
        </w:r>
        <w:r w:rsidRPr="003D19FC">
          <w:rPr>
            <w:rFonts w:asciiTheme="minorHAnsi" w:hAnsiTheme="minorHAnsi" w:cstheme="minorHAnsi"/>
            <w:webHidden/>
            <w:szCs w:val="22"/>
          </w:rPr>
          <w:fldChar w:fldCharType="separate"/>
        </w:r>
        <w:r w:rsidR="009E45A0">
          <w:rPr>
            <w:rFonts w:asciiTheme="minorHAnsi" w:hAnsiTheme="minorHAnsi" w:cstheme="minorHAnsi"/>
            <w:webHidden/>
            <w:szCs w:val="22"/>
          </w:rPr>
          <w:t>16</w:t>
        </w:r>
        <w:r w:rsidRPr="003D19FC">
          <w:rPr>
            <w:rFonts w:asciiTheme="minorHAnsi" w:hAnsiTheme="minorHAnsi" w:cstheme="minorHAnsi"/>
            <w:webHidden/>
            <w:szCs w:val="22"/>
          </w:rPr>
          <w:fldChar w:fldCharType="end"/>
        </w:r>
      </w:hyperlink>
    </w:p>
    <w:p w14:paraId="4B463307" w14:textId="2757FB47" w:rsidR="003D19FC" w:rsidRPr="003D19FC" w:rsidRDefault="003D19FC">
      <w:pPr>
        <w:pStyle w:val="TOC1"/>
        <w:rPr>
          <w:rFonts w:asciiTheme="minorHAnsi" w:eastAsiaTheme="minorEastAsia" w:hAnsiTheme="minorHAnsi" w:cstheme="minorHAnsi"/>
          <w:b w:val="0"/>
          <w:bCs w:val="0"/>
          <w:sz w:val="22"/>
          <w:szCs w:val="22"/>
          <w:lang w:eastAsia="zh-TW"/>
        </w:rPr>
      </w:pPr>
      <w:hyperlink w:anchor="_Toc86701833" w:history="1">
        <w:r w:rsidRPr="003D19FC">
          <w:rPr>
            <w:rStyle w:val="Hyperlink"/>
            <w:rFonts w:asciiTheme="minorHAnsi" w:hAnsiTheme="minorHAnsi" w:cstheme="minorHAnsi"/>
            <w:sz w:val="22"/>
            <w:szCs w:val="22"/>
          </w:rPr>
          <w:t>Chapter 2: Understanding the bat species, population and their emergence and return pattern in the Yugar tunnel</w:t>
        </w:r>
        <w:r w:rsidRPr="003D19FC">
          <w:rPr>
            <w:rFonts w:asciiTheme="minorHAnsi" w:hAnsiTheme="minorHAnsi" w:cstheme="minorHAnsi"/>
            <w:webHidden/>
            <w:sz w:val="22"/>
            <w:szCs w:val="22"/>
          </w:rPr>
          <w:tab/>
        </w:r>
        <w:r w:rsidRPr="003D19FC">
          <w:rPr>
            <w:rFonts w:asciiTheme="minorHAnsi" w:hAnsiTheme="minorHAnsi" w:cstheme="minorHAnsi"/>
            <w:webHidden/>
            <w:sz w:val="22"/>
            <w:szCs w:val="22"/>
          </w:rPr>
          <w:fldChar w:fldCharType="begin"/>
        </w:r>
        <w:r w:rsidRPr="003D19FC">
          <w:rPr>
            <w:rFonts w:asciiTheme="minorHAnsi" w:hAnsiTheme="minorHAnsi" w:cstheme="minorHAnsi"/>
            <w:webHidden/>
            <w:sz w:val="22"/>
            <w:szCs w:val="22"/>
          </w:rPr>
          <w:instrText xml:space="preserve"> PAGEREF _Toc86701833 \h </w:instrText>
        </w:r>
        <w:r w:rsidRPr="003D19FC">
          <w:rPr>
            <w:rFonts w:asciiTheme="minorHAnsi" w:hAnsiTheme="minorHAnsi" w:cstheme="minorHAnsi"/>
            <w:webHidden/>
            <w:sz w:val="22"/>
            <w:szCs w:val="22"/>
          </w:rPr>
        </w:r>
        <w:r w:rsidRPr="003D19FC">
          <w:rPr>
            <w:rFonts w:asciiTheme="minorHAnsi" w:hAnsiTheme="minorHAnsi" w:cstheme="minorHAnsi"/>
            <w:webHidden/>
            <w:sz w:val="22"/>
            <w:szCs w:val="22"/>
          </w:rPr>
          <w:fldChar w:fldCharType="separate"/>
        </w:r>
        <w:r w:rsidR="009E45A0">
          <w:rPr>
            <w:rFonts w:asciiTheme="minorHAnsi" w:hAnsiTheme="minorHAnsi" w:cstheme="minorHAnsi"/>
            <w:webHidden/>
            <w:sz w:val="22"/>
            <w:szCs w:val="22"/>
          </w:rPr>
          <w:t>27</w:t>
        </w:r>
        <w:r w:rsidRPr="003D19FC">
          <w:rPr>
            <w:rFonts w:asciiTheme="minorHAnsi" w:hAnsiTheme="minorHAnsi" w:cstheme="minorHAnsi"/>
            <w:webHidden/>
            <w:sz w:val="22"/>
            <w:szCs w:val="22"/>
          </w:rPr>
          <w:fldChar w:fldCharType="end"/>
        </w:r>
      </w:hyperlink>
    </w:p>
    <w:p w14:paraId="5F20606B" w14:textId="0900FE2C" w:rsidR="003D19FC" w:rsidRPr="003D19FC" w:rsidRDefault="003D19FC">
      <w:pPr>
        <w:pStyle w:val="TOC2"/>
        <w:rPr>
          <w:rFonts w:asciiTheme="minorHAnsi" w:eastAsiaTheme="minorEastAsia" w:hAnsiTheme="minorHAnsi" w:cstheme="minorHAnsi"/>
          <w:szCs w:val="22"/>
          <w:lang w:eastAsia="zh-TW"/>
        </w:rPr>
      </w:pPr>
      <w:hyperlink w:anchor="_Toc86701834" w:history="1">
        <w:r w:rsidRPr="003D19FC">
          <w:rPr>
            <w:rStyle w:val="Hyperlink"/>
            <w:rFonts w:asciiTheme="minorHAnsi" w:hAnsiTheme="minorHAnsi" w:cstheme="minorHAnsi"/>
            <w:szCs w:val="22"/>
          </w:rPr>
          <w:t>2.1</w:t>
        </w:r>
        <w:r w:rsidRPr="003D19FC">
          <w:rPr>
            <w:rFonts w:asciiTheme="minorHAnsi" w:eastAsiaTheme="minorEastAsia" w:hAnsiTheme="minorHAnsi" w:cstheme="minorHAnsi"/>
            <w:szCs w:val="22"/>
            <w:lang w:eastAsia="zh-TW"/>
          </w:rPr>
          <w:tab/>
        </w:r>
        <w:r w:rsidRPr="003D19FC">
          <w:rPr>
            <w:rStyle w:val="Hyperlink"/>
            <w:rFonts w:asciiTheme="minorHAnsi" w:hAnsiTheme="minorHAnsi" w:cstheme="minorHAnsi"/>
            <w:szCs w:val="22"/>
          </w:rPr>
          <w:t>Introduction</w:t>
        </w:r>
        <w:r w:rsidRPr="003D19FC">
          <w:rPr>
            <w:rFonts w:asciiTheme="minorHAnsi" w:hAnsiTheme="minorHAnsi" w:cstheme="minorHAnsi"/>
            <w:webHidden/>
            <w:szCs w:val="22"/>
          </w:rPr>
          <w:tab/>
        </w:r>
        <w:r w:rsidRPr="003D19FC">
          <w:rPr>
            <w:rFonts w:asciiTheme="minorHAnsi" w:hAnsiTheme="minorHAnsi" w:cstheme="minorHAnsi"/>
            <w:webHidden/>
            <w:szCs w:val="22"/>
          </w:rPr>
          <w:fldChar w:fldCharType="begin"/>
        </w:r>
        <w:r w:rsidRPr="003D19FC">
          <w:rPr>
            <w:rFonts w:asciiTheme="minorHAnsi" w:hAnsiTheme="minorHAnsi" w:cstheme="minorHAnsi"/>
            <w:webHidden/>
            <w:szCs w:val="22"/>
          </w:rPr>
          <w:instrText xml:space="preserve"> PAGEREF _Toc86701834 \h </w:instrText>
        </w:r>
        <w:r w:rsidRPr="003D19FC">
          <w:rPr>
            <w:rFonts w:asciiTheme="minorHAnsi" w:hAnsiTheme="minorHAnsi" w:cstheme="minorHAnsi"/>
            <w:webHidden/>
            <w:szCs w:val="22"/>
          </w:rPr>
        </w:r>
        <w:r w:rsidRPr="003D19FC">
          <w:rPr>
            <w:rFonts w:asciiTheme="minorHAnsi" w:hAnsiTheme="minorHAnsi" w:cstheme="minorHAnsi"/>
            <w:webHidden/>
            <w:szCs w:val="22"/>
          </w:rPr>
          <w:fldChar w:fldCharType="separate"/>
        </w:r>
        <w:r w:rsidR="009E45A0">
          <w:rPr>
            <w:rFonts w:asciiTheme="minorHAnsi" w:hAnsiTheme="minorHAnsi" w:cstheme="minorHAnsi"/>
            <w:webHidden/>
            <w:szCs w:val="22"/>
          </w:rPr>
          <w:t>27</w:t>
        </w:r>
        <w:r w:rsidRPr="003D19FC">
          <w:rPr>
            <w:rFonts w:asciiTheme="minorHAnsi" w:hAnsiTheme="minorHAnsi" w:cstheme="minorHAnsi"/>
            <w:webHidden/>
            <w:szCs w:val="22"/>
          </w:rPr>
          <w:fldChar w:fldCharType="end"/>
        </w:r>
      </w:hyperlink>
    </w:p>
    <w:p w14:paraId="781FD0A5" w14:textId="1B23497A" w:rsidR="003D19FC" w:rsidRPr="003D19FC" w:rsidRDefault="003D19FC">
      <w:pPr>
        <w:pStyle w:val="TOC2"/>
        <w:rPr>
          <w:rFonts w:asciiTheme="minorHAnsi" w:eastAsiaTheme="minorEastAsia" w:hAnsiTheme="minorHAnsi" w:cstheme="minorHAnsi"/>
          <w:szCs w:val="22"/>
          <w:lang w:eastAsia="zh-TW"/>
        </w:rPr>
      </w:pPr>
      <w:hyperlink w:anchor="_Toc86701835" w:history="1">
        <w:r w:rsidRPr="003D19FC">
          <w:rPr>
            <w:rStyle w:val="Hyperlink"/>
            <w:rFonts w:asciiTheme="minorHAnsi" w:eastAsia="PMingLiU" w:hAnsiTheme="minorHAnsi" w:cstheme="minorHAnsi"/>
            <w:szCs w:val="22"/>
          </w:rPr>
          <w:t>2.2</w:t>
        </w:r>
        <w:r w:rsidRPr="003D19FC">
          <w:rPr>
            <w:rFonts w:asciiTheme="minorHAnsi" w:eastAsiaTheme="minorEastAsia" w:hAnsiTheme="minorHAnsi" w:cstheme="minorHAnsi"/>
            <w:szCs w:val="22"/>
            <w:lang w:eastAsia="zh-TW"/>
          </w:rPr>
          <w:tab/>
        </w:r>
        <w:r w:rsidRPr="003D19FC">
          <w:rPr>
            <w:rStyle w:val="Hyperlink"/>
            <w:rFonts w:asciiTheme="minorHAnsi" w:eastAsia="PMingLiU" w:hAnsiTheme="minorHAnsi" w:cstheme="minorHAnsi"/>
            <w:szCs w:val="22"/>
          </w:rPr>
          <w:t>Methods and analysis</w:t>
        </w:r>
        <w:r w:rsidRPr="003D19FC">
          <w:rPr>
            <w:rFonts w:asciiTheme="minorHAnsi" w:hAnsiTheme="minorHAnsi" w:cstheme="minorHAnsi"/>
            <w:webHidden/>
            <w:szCs w:val="22"/>
          </w:rPr>
          <w:tab/>
        </w:r>
        <w:r w:rsidRPr="003D19FC">
          <w:rPr>
            <w:rFonts w:asciiTheme="minorHAnsi" w:hAnsiTheme="minorHAnsi" w:cstheme="minorHAnsi"/>
            <w:webHidden/>
            <w:szCs w:val="22"/>
          </w:rPr>
          <w:fldChar w:fldCharType="begin"/>
        </w:r>
        <w:r w:rsidRPr="003D19FC">
          <w:rPr>
            <w:rFonts w:asciiTheme="minorHAnsi" w:hAnsiTheme="minorHAnsi" w:cstheme="minorHAnsi"/>
            <w:webHidden/>
            <w:szCs w:val="22"/>
          </w:rPr>
          <w:instrText xml:space="preserve"> PAGEREF _Toc86701835 \h </w:instrText>
        </w:r>
        <w:r w:rsidRPr="003D19FC">
          <w:rPr>
            <w:rFonts w:asciiTheme="minorHAnsi" w:hAnsiTheme="minorHAnsi" w:cstheme="minorHAnsi"/>
            <w:webHidden/>
            <w:szCs w:val="22"/>
          </w:rPr>
        </w:r>
        <w:r w:rsidRPr="003D19FC">
          <w:rPr>
            <w:rFonts w:asciiTheme="minorHAnsi" w:hAnsiTheme="minorHAnsi" w:cstheme="minorHAnsi"/>
            <w:webHidden/>
            <w:szCs w:val="22"/>
          </w:rPr>
          <w:fldChar w:fldCharType="separate"/>
        </w:r>
        <w:r w:rsidR="009E45A0">
          <w:rPr>
            <w:rFonts w:asciiTheme="minorHAnsi" w:hAnsiTheme="minorHAnsi" w:cstheme="minorHAnsi"/>
            <w:webHidden/>
            <w:szCs w:val="22"/>
          </w:rPr>
          <w:t>29</w:t>
        </w:r>
        <w:r w:rsidRPr="003D19FC">
          <w:rPr>
            <w:rFonts w:asciiTheme="minorHAnsi" w:hAnsiTheme="minorHAnsi" w:cstheme="minorHAnsi"/>
            <w:webHidden/>
            <w:szCs w:val="22"/>
          </w:rPr>
          <w:fldChar w:fldCharType="end"/>
        </w:r>
      </w:hyperlink>
    </w:p>
    <w:p w14:paraId="779439BB" w14:textId="6261971B" w:rsidR="003D19FC" w:rsidRPr="003D19FC" w:rsidRDefault="003D19FC">
      <w:pPr>
        <w:pStyle w:val="TOC2"/>
        <w:rPr>
          <w:rFonts w:asciiTheme="minorHAnsi" w:eastAsiaTheme="minorEastAsia" w:hAnsiTheme="minorHAnsi" w:cstheme="minorHAnsi"/>
          <w:szCs w:val="22"/>
          <w:lang w:eastAsia="zh-TW"/>
        </w:rPr>
      </w:pPr>
      <w:hyperlink w:anchor="_Toc86701836" w:history="1">
        <w:r w:rsidRPr="003D19FC">
          <w:rPr>
            <w:rStyle w:val="Hyperlink"/>
            <w:rFonts w:asciiTheme="minorHAnsi" w:hAnsiTheme="minorHAnsi" w:cstheme="minorHAnsi"/>
            <w:szCs w:val="22"/>
          </w:rPr>
          <w:t>2.3</w:t>
        </w:r>
        <w:r w:rsidRPr="003D19FC">
          <w:rPr>
            <w:rFonts w:asciiTheme="minorHAnsi" w:eastAsiaTheme="minorEastAsia" w:hAnsiTheme="minorHAnsi" w:cstheme="minorHAnsi"/>
            <w:szCs w:val="22"/>
            <w:lang w:eastAsia="zh-TW"/>
          </w:rPr>
          <w:tab/>
        </w:r>
        <w:r w:rsidRPr="003D19FC">
          <w:rPr>
            <w:rStyle w:val="Hyperlink"/>
            <w:rFonts w:asciiTheme="minorHAnsi" w:hAnsiTheme="minorHAnsi" w:cstheme="minorHAnsi"/>
            <w:szCs w:val="22"/>
          </w:rPr>
          <w:t>Results</w:t>
        </w:r>
        <w:r w:rsidRPr="003D19FC">
          <w:rPr>
            <w:rFonts w:asciiTheme="minorHAnsi" w:hAnsiTheme="minorHAnsi" w:cstheme="minorHAnsi"/>
            <w:webHidden/>
            <w:szCs w:val="22"/>
          </w:rPr>
          <w:tab/>
        </w:r>
        <w:r w:rsidRPr="003D19FC">
          <w:rPr>
            <w:rFonts w:asciiTheme="minorHAnsi" w:hAnsiTheme="minorHAnsi" w:cstheme="minorHAnsi"/>
            <w:webHidden/>
            <w:szCs w:val="22"/>
          </w:rPr>
          <w:fldChar w:fldCharType="begin"/>
        </w:r>
        <w:r w:rsidRPr="003D19FC">
          <w:rPr>
            <w:rFonts w:asciiTheme="minorHAnsi" w:hAnsiTheme="minorHAnsi" w:cstheme="minorHAnsi"/>
            <w:webHidden/>
            <w:szCs w:val="22"/>
          </w:rPr>
          <w:instrText xml:space="preserve"> PAGEREF _Toc86701836 \h </w:instrText>
        </w:r>
        <w:r w:rsidRPr="003D19FC">
          <w:rPr>
            <w:rFonts w:asciiTheme="minorHAnsi" w:hAnsiTheme="minorHAnsi" w:cstheme="minorHAnsi"/>
            <w:webHidden/>
            <w:szCs w:val="22"/>
          </w:rPr>
        </w:r>
        <w:r w:rsidRPr="003D19FC">
          <w:rPr>
            <w:rFonts w:asciiTheme="minorHAnsi" w:hAnsiTheme="minorHAnsi" w:cstheme="minorHAnsi"/>
            <w:webHidden/>
            <w:szCs w:val="22"/>
          </w:rPr>
          <w:fldChar w:fldCharType="separate"/>
        </w:r>
        <w:r w:rsidR="009E45A0">
          <w:rPr>
            <w:rFonts w:asciiTheme="minorHAnsi" w:hAnsiTheme="minorHAnsi" w:cstheme="minorHAnsi"/>
            <w:webHidden/>
            <w:szCs w:val="22"/>
          </w:rPr>
          <w:t>33</w:t>
        </w:r>
        <w:r w:rsidRPr="003D19FC">
          <w:rPr>
            <w:rFonts w:asciiTheme="minorHAnsi" w:hAnsiTheme="minorHAnsi" w:cstheme="minorHAnsi"/>
            <w:webHidden/>
            <w:szCs w:val="22"/>
          </w:rPr>
          <w:fldChar w:fldCharType="end"/>
        </w:r>
      </w:hyperlink>
    </w:p>
    <w:p w14:paraId="0C77BB70" w14:textId="6907D374" w:rsidR="003D19FC" w:rsidRPr="003D19FC" w:rsidRDefault="003D19FC">
      <w:pPr>
        <w:pStyle w:val="TOC2"/>
        <w:rPr>
          <w:rFonts w:asciiTheme="minorHAnsi" w:eastAsiaTheme="minorEastAsia" w:hAnsiTheme="minorHAnsi" w:cstheme="minorHAnsi"/>
          <w:szCs w:val="22"/>
          <w:lang w:eastAsia="zh-TW"/>
        </w:rPr>
      </w:pPr>
      <w:hyperlink w:anchor="_Toc86701837" w:history="1">
        <w:r w:rsidRPr="003D19FC">
          <w:rPr>
            <w:rStyle w:val="Hyperlink"/>
            <w:rFonts w:asciiTheme="minorHAnsi" w:eastAsia="PMingLiU" w:hAnsiTheme="minorHAnsi" w:cstheme="minorHAnsi"/>
            <w:szCs w:val="22"/>
          </w:rPr>
          <w:t>2.4</w:t>
        </w:r>
        <w:r w:rsidRPr="003D19FC">
          <w:rPr>
            <w:rFonts w:asciiTheme="minorHAnsi" w:eastAsiaTheme="minorEastAsia" w:hAnsiTheme="minorHAnsi" w:cstheme="minorHAnsi"/>
            <w:szCs w:val="22"/>
            <w:lang w:eastAsia="zh-TW"/>
          </w:rPr>
          <w:tab/>
        </w:r>
        <w:r w:rsidRPr="003D19FC">
          <w:rPr>
            <w:rStyle w:val="Hyperlink"/>
            <w:rFonts w:asciiTheme="minorHAnsi" w:hAnsiTheme="minorHAnsi" w:cstheme="minorHAnsi"/>
            <w:szCs w:val="22"/>
          </w:rPr>
          <w:t>Discussion</w:t>
        </w:r>
        <w:r w:rsidRPr="003D19FC">
          <w:rPr>
            <w:rFonts w:asciiTheme="minorHAnsi" w:hAnsiTheme="minorHAnsi" w:cstheme="minorHAnsi"/>
            <w:webHidden/>
            <w:szCs w:val="22"/>
          </w:rPr>
          <w:tab/>
        </w:r>
        <w:r w:rsidRPr="003D19FC">
          <w:rPr>
            <w:rFonts w:asciiTheme="minorHAnsi" w:hAnsiTheme="minorHAnsi" w:cstheme="minorHAnsi"/>
            <w:webHidden/>
            <w:szCs w:val="22"/>
          </w:rPr>
          <w:fldChar w:fldCharType="begin"/>
        </w:r>
        <w:r w:rsidRPr="003D19FC">
          <w:rPr>
            <w:rFonts w:asciiTheme="minorHAnsi" w:hAnsiTheme="minorHAnsi" w:cstheme="minorHAnsi"/>
            <w:webHidden/>
            <w:szCs w:val="22"/>
          </w:rPr>
          <w:instrText xml:space="preserve"> PAGEREF _Toc86701837 \h </w:instrText>
        </w:r>
        <w:r w:rsidRPr="003D19FC">
          <w:rPr>
            <w:rFonts w:asciiTheme="minorHAnsi" w:hAnsiTheme="minorHAnsi" w:cstheme="minorHAnsi"/>
            <w:webHidden/>
            <w:szCs w:val="22"/>
          </w:rPr>
        </w:r>
        <w:r w:rsidRPr="003D19FC">
          <w:rPr>
            <w:rFonts w:asciiTheme="minorHAnsi" w:hAnsiTheme="minorHAnsi" w:cstheme="minorHAnsi"/>
            <w:webHidden/>
            <w:szCs w:val="22"/>
          </w:rPr>
          <w:fldChar w:fldCharType="separate"/>
        </w:r>
        <w:r w:rsidR="009E45A0">
          <w:rPr>
            <w:rFonts w:asciiTheme="minorHAnsi" w:hAnsiTheme="minorHAnsi" w:cstheme="minorHAnsi"/>
            <w:webHidden/>
            <w:szCs w:val="22"/>
          </w:rPr>
          <w:t>47</w:t>
        </w:r>
        <w:r w:rsidRPr="003D19FC">
          <w:rPr>
            <w:rFonts w:asciiTheme="minorHAnsi" w:hAnsiTheme="minorHAnsi" w:cstheme="minorHAnsi"/>
            <w:webHidden/>
            <w:szCs w:val="22"/>
          </w:rPr>
          <w:fldChar w:fldCharType="end"/>
        </w:r>
      </w:hyperlink>
    </w:p>
    <w:p w14:paraId="685E7EF1" w14:textId="20849EB3" w:rsidR="003D19FC" w:rsidRPr="003D19FC" w:rsidRDefault="003D19FC">
      <w:pPr>
        <w:pStyle w:val="TOC2"/>
        <w:rPr>
          <w:rFonts w:asciiTheme="minorHAnsi" w:eastAsiaTheme="minorEastAsia" w:hAnsiTheme="minorHAnsi" w:cstheme="minorHAnsi"/>
          <w:szCs w:val="22"/>
          <w:lang w:eastAsia="zh-TW"/>
        </w:rPr>
      </w:pPr>
      <w:hyperlink w:anchor="_Toc86701838" w:history="1">
        <w:r w:rsidRPr="003D19FC">
          <w:rPr>
            <w:rStyle w:val="Hyperlink"/>
            <w:rFonts w:asciiTheme="minorHAnsi" w:eastAsia="PMingLiU" w:hAnsiTheme="minorHAnsi" w:cstheme="minorHAnsi"/>
            <w:szCs w:val="22"/>
          </w:rPr>
          <w:t>2.5</w:t>
        </w:r>
        <w:r w:rsidRPr="003D19FC">
          <w:rPr>
            <w:rFonts w:asciiTheme="minorHAnsi" w:eastAsiaTheme="minorEastAsia" w:hAnsiTheme="minorHAnsi" w:cstheme="minorHAnsi"/>
            <w:szCs w:val="22"/>
            <w:lang w:eastAsia="zh-TW"/>
          </w:rPr>
          <w:tab/>
        </w:r>
        <w:r w:rsidRPr="003D19FC">
          <w:rPr>
            <w:rStyle w:val="Hyperlink"/>
            <w:rFonts w:asciiTheme="minorHAnsi" w:eastAsia="PMingLiU" w:hAnsiTheme="minorHAnsi" w:cstheme="minorHAnsi"/>
            <w:szCs w:val="22"/>
          </w:rPr>
          <w:t>Reference list</w:t>
        </w:r>
        <w:r w:rsidRPr="003D19FC">
          <w:rPr>
            <w:rFonts w:asciiTheme="minorHAnsi" w:hAnsiTheme="minorHAnsi" w:cstheme="minorHAnsi"/>
            <w:webHidden/>
            <w:szCs w:val="22"/>
          </w:rPr>
          <w:tab/>
        </w:r>
        <w:r w:rsidRPr="003D19FC">
          <w:rPr>
            <w:rFonts w:asciiTheme="minorHAnsi" w:hAnsiTheme="minorHAnsi" w:cstheme="minorHAnsi"/>
            <w:webHidden/>
            <w:szCs w:val="22"/>
          </w:rPr>
          <w:fldChar w:fldCharType="begin"/>
        </w:r>
        <w:r w:rsidRPr="003D19FC">
          <w:rPr>
            <w:rFonts w:asciiTheme="minorHAnsi" w:hAnsiTheme="minorHAnsi" w:cstheme="minorHAnsi"/>
            <w:webHidden/>
            <w:szCs w:val="22"/>
          </w:rPr>
          <w:instrText xml:space="preserve"> PAGEREF _Toc86701838 \h </w:instrText>
        </w:r>
        <w:r w:rsidRPr="003D19FC">
          <w:rPr>
            <w:rFonts w:asciiTheme="minorHAnsi" w:hAnsiTheme="minorHAnsi" w:cstheme="minorHAnsi"/>
            <w:webHidden/>
            <w:szCs w:val="22"/>
          </w:rPr>
        </w:r>
        <w:r w:rsidRPr="003D19FC">
          <w:rPr>
            <w:rFonts w:asciiTheme="minorHAnsi" w:hAnsiTheme="minorHAnsi" w:cstheme="minorHAnsi"/>
            <w:webHidden/>
            <w:szCs w:val="22"/>
          </w:rPr>
          <w:fldChar w:fldCharType="separate"/>
        </w:r>
        <w:r w:rsidR="009E45A0">
          <w:rPr>
            <w:rFonts w:asciiTheme="minorHAnsi" w:hAnsiTheme="minorHAnsi" w:cstheme="minorHAnsi"/>
            <w:webHidden/>
            <w:szCs w:val="22"/>
          </w:rPr>
          <w:t>64</w:t>
        </w:r>
        <w:r w:rsidRPr="003D19FC">
          <w:rPr>
            <w:rFonts w:asciiTheme="minorHAnsi" w:hAnsiTheme="minorHAnsi" w:cstheme="minorHAnsi"/>
            <w:webHidden/>
            <w:szCs w:val="22"/>
          </w:rPr>
          <w:fldChar w:fldCharType="end"/>
        </w:r>
      </w:hyperlink>
    </w:p>
    <w:p w14:paraId="0C38D9CB" w14:textId="28F7E49B" w:rsidR="003D19FC" w:rsidRPr="003D19FC" w:rsidRDefault="003D19FC">
      <w:pPr>
        <w:pStyle w:val="TOC1"/>
        <w:rPr>
          <w:rFonts w:asciiTheme="minorHAnsi" w:eastAsiaTheme="minorEastAsia" w:hAnsiTheme="minorHAnsi" w:cstheme="minorHAnsi"/>
          <w:b w:val="0"/>
          <w:bCs w:val="0"/>
          <w:sz w:val="22"/>
          <w:szCs w:val="22"/>
          <w:lang w:eastAsia="zh-TW"/>
        </w:rPr>
      </w:pPr>
      <w:hyperlink w:anchor="_Toc86701839" w:history="1">
        <w:r w:rsidRPr="003D19FC">
          <w:rPr>
            <w:rStyle w:val="Hyperlink"/>
            <w:rFonts w:asciiTheme="minorHAnsi" w:hAnsiTheme="minorHAnsi" w:cstheme="minorHAnsi"/>
            <w:sz w:val="22"/>
            <w:szCs w:val="22"/>
          </w:rPr>
          <w:t>Chapter 3: Understanding the microhabitat of the tunnel and assessing how this influences the roosting locations of each species</w:t>
        </w:r>
        <w:r w:rsidRPr="003D19FC">
          <w:rPr>
            <w:rFonts w:asciiTheme="minorHAnsi" w:hAnsiTheme="minorHAnsi" w:cstheme="minorHAnsi"/>
            <w:webHidden/>
            <w:sz w:val="22"/>
            <w:szCs w:val="22"/>
          </w:rPr>
          <w:tab/>
        </w:r>
        <w:r w:rsidRPr="003D19FC">
          <w:rPr>
            <w:rFonts w:asciiTheme="minorHAnsi" w:hAnsiTheme="minorHAnsi" w:cstheme="minorHAnsi"/>
            <w:webHidden/>
            <w:sz w:val="22"/>
            <w:szCs w:val="22"/>
          </w:rPr>
          <w:fldChar w:fldCharType="begin"/>
        </w:r>
        <w:r w:rsidRPr="003D19FC">
          <w:rPr>
            <w:rFonts w:asciiTheme="minorHAnsi" w:hAnsiTheme="minorHAnsi" w:cstheme="minorHAnsi"/>
            <w:webHidden/>
            <w:sz w:val="22"/>
            <w:szCs w:val="22"/>
          </w:rPr>
          <w:instrText xml:space="preserve"> PAGEREF _Toc86701839 \h </w:instrText>
        </w:r>
        <w:r w:rsidRPr="003D19FC">
          <w:rPr>
            <w:rFonts w:asciiTheme="minorHAnsi" w:hAnsiTheme="minorHAnsi" w:cstheme="minorHAnsi"/>
            <w:webHidden/>
            <w:sz w:val="22"/>
            <w:szCs w:val="22"/>
          </w:rPr>
        </w:r>
        <w:r w:rsidRPr="003D19FC">
          <w:rPr>
            <w:rFonts w:asciiTheme="minorHAnsi" w:hAnsiTheme="minorHAnsi" w:cstheme="minorHAnsi"/>
            <w:webHidden/>
            <w:sz w:val="22"/>
            <w:szCs w:val="22"/>
          </w:rPr>
          <w:fldChar w:fldCharType="separate"/>
        </w:r>
        <w:r w:rsidR="009E45A0">
          <w:rPr>
            <w:rFonts w:asciiTheme="minorHAnsi" w:hAnsiTheme="minorHAnsi" w:cstheme="minorHAnsi"/>
            <w:webHidden/>
            <w:sz w:val="22"/>
            <w:szCs w:val="22"/>
          </w:rPr>
          <w:t>77</w:t>
        </w:r>
        <w:r w:rsidRPr="003D19FC">
          <w:rPr>
            <w:rFonts w:asciiTheme="minorHAnsi" w:hAnsiTheme="minorHAnsi" w:cstheme="minorHAnsi"/>
            <w:webHidden/>
            <w:sz w:val="22"/>
            <w:szCs w:val="22"/>
          </w:rPr>
          <w:fldChar w:fldCharType="end"/>
        </w:r>
      </w:hyperlink>
    </w:p>
    <w:p w14:paraId="7C07E5FB" w14:textId="1A6C9EE1" w:rsidR="003D19FC" w:rsidRPr="003D19FC" w:rsidRDefault="003D19FC">
      <w:pPr>
        <w:pStyle w:val="TOC2"/>
        <w:rPr>
          <w:rFonts w:asciiTheme="minorHAnsi" w:eastAsiaTheme="minorEastAsia" w:hAnsiTheme="minorHAnsi" w:cstheme="minorHAnsi"/>
          <w:szCs w:val="22"/>
          <w:lang w:eastAsia="zh-TW"/>
        </w:rPr>
      </w:pPr>
      <w:hyperlink w:anchor="_Toc86701840" w:history="1">
        <w:r w:rsidRPr="003D19FC">
          <w:rPr>
            <w:rStyle w:val="Hyperlink"/>
            <w:rFonts w:asciiTheme="minorHAnsi" w:hAnsiTheme="minorHAnsi" w:cstheme="minorHAnsi"/>
            <w:szCs w:val="22"/>
          </w:rPr>
          <w:t>3.1</w:t>
        </w:r>
        <w:r w:rsidRPr="003D19FC">
          <w:rPr>
            <w:rFonts w:asciiTheme="minorHAnsi" w:eastAsiaTheme="minorEastAsia" w:hAnsiTheme="minorHAnsi" w:cstheme="minorHAnsi"/>
            <w:szCs w:val="22"/>
            <w:lang w:eastAsia="zh-TW"/>
          </w:rPr>
          <w:tab/>
        </w:r>
        <w:r w:rsidRPr="003D19FC">
          <w:rPr>
            <w:rStyle w:val="Hyperlink"/>
            <w:rFonts w:asciiTheme="minorHAnsi" w:hAnsiTheme="minorHAnsi" w:cstheme="minorHAnsi"/>
            <w:szCs w:val="22"/>
          </w:rPr>
          <w:t>Introduction</w:t>
        </w:r>
        <w:r w:rsidRPr="003D19FC">
          <w:rPr>
            <w:rFonts w:asciiTheme="minorHAnsi" w:hAnsiTheme="minorHAnsi" w:cstheme="minorHAnsi"/>
            <w:webHidden/>
            <w:szCs w:val="22"/>
          </w:rPr>
          <w:tab/>
        </w:r>
        <w:r w:rsidRPr="003D19FC">
          <w:rPr>
            <w:rFonts w:asciiTheme="minorHAnsi" w:hAnsiTheme="minorHAnsi" w:cstheme="minorHAnsi"/>
            <w:webHidden/>
            <w:szCs w:val="22"/>
          </w:rPr>
          <w:fldChar w:fldCharType="begin"/>
        </w:r>
        <w:r w:rsidRPr="003D19FC">
          <w:rPr>
            <w:rFonts w:asciiTheme="minorHAnsi" w:hAnsiTheme="minorHAnsi" w:cstheme="minorHAnsi"/>
            <w:webHidden/>
            <w:szCs w:val="22"/>
          </w:rPr>
          <w:instrText xml:space="preserve"> PAGEREF _Toc86701840 \h </w:instrText>
        </w:r>
        <w:r w:rsidRPr="003D19FC">
          <w:rPr>
            <w:rFonts w:asciiTheme="minorHAnsi" w:hAnsiTheme="minorHAnsi" w:cstheme="minorHAnsi"/>
            <w:webHidden/>
            <w:szCs w:val="22"/>
          </w:rPr>
        </w:r>
        <w:r w:rsidRPr="003D19FC">
          <w:rPr>
            <w:rFonts w:asciiTheme="minorHAnsi" w:hAnsiTheme="minorHAnsi" w:cstheme="minorHAnsi"/>
            <w:webHidden/>
            <w:szCs w:val="22"/>
          </w:rPr>
          <w:fldChar w:fldCharType="separate"/>
        </w:r>
        <w:r w:rsidR="009E45A0">
          <w:rPr>
            <w:rFonts w:asciiTheme="minorHAnsi" w:hAnsiTheme="minorHAnsi" w:cstheme="minorHAnsi"/>
            <w:webHidden/>
            <w:szCs w:val="22"/>
          </w:rPr>
          <w:t>77</w:t>
        </w:r>
        <w:r w:rsidRPr="003D19FC">
          <w:rPr>
            <w:rFonts w:asciiTheme="minorHAnsi" w:hAnsiTheme="minorHAnsi" w:cstheme="minorHAnsi"/>
            <w:webHidden/>
            <w:szCs w:val="22"/>
          </w:rPr>
          <w:fldChar w:fldCharType="end"/>
        </w:r>
      </w:hyperlink>
    </w:p>
    <w:p w14:paraId="560ED8F3" w14:textId="315775EE" w:rsidR="003D19FC" w:rsidRPr="003D19FC" w:rsidRDefault="003D19FC">
      <w:pPr>
        <w:pStyle w:val="TOC2"/>
        <w:rPr>
          <w:rFonts w:asciiTheme="minorHAnsi" w:eastAsiaTheme="minorEastAsia" w:hAnsiTheme="minorHAnsi" w:cstheme="minorHAnsi"/>
          <w:szCs w:val="22"/>
          <w:lang w:eastAsia="zh-TW"/>
        </w:rPr>
      </w:pPr>
      <w:hyperlink w:anchor="_Toc86701841" w:history="1">
        <w:r w:rsidRPr="003D19FC">
          <w:rPr>
            <w:rStyle w:val="Hyperlink"/>
            <w:rFonts w:asciiTheme="minorHAnsi" w:eastAsia="PMingLiU" w:hAnsiTheme="minorHAnsi" w:cstheme="minorHAnsi"/>
            <w:szCs w:val="22"/>
            <w:lang w:val="en-US" w:eastAsia="zh-TW"/>
          </w:rPr>
          <w:t>3.2</w:t>
        </w:r>
        <w:r w:rsidRPr="003D19FC">
          <w:rPr>
            <w:rFonts w:asciiTheme="minorHAnsi" w:eastAsiaTheme="minorEastAsia" w:hAnsiTheme="minorHAnsi" w:cstheme="minorHAnsi"/>
            <w:szCs w:val="22"/>
            <w:lang w:eastAsia="zh-TW"/>
          </w:rPr>
          <w:tab/>
        </w:r>
        <w:r w:rsidRPr="003D19FC">
          <w:rPr>
            <w:rStyle w:val="Hyperlink"/>
            <w:rFonts w:asciiTheme="minorHAnsi" w:eastAsia="PMingLiU" w:hAnsiTheme="minorHAnsi" w:cstheme="minorHAnsi"/>
            <w:szCs w:val="22"/>
            <w:lang w:val="en-US" w:eastAsia="zh-TW"/>
          </w:rPr>
          <w:t>Method and Analysis</w:t>
        </w:r>
        <w:r w:rsidRPr="003D19FC">
          <w:rPr>
            <w:rFonts w:asciiTheme="minorHAnsi" w:hAnsiTheme="minorHAnsi" w:cstheme="minorHAnsi"/>
            <w:webHidden/>
            <w:szCs w:val="22"/>
          </w:rPr>
          <w:tab/>
        </w:r>
        <w:r w:rsidRPr="003D19FC">
          <w:rPr>
            <w:rFonts w:asciiTheme="minorHAnsi" w:hAnsiTheme="minorHAnsi" w:cstheme="minorHAnsi"/>
            <w:webHidden/>
            <w:szCs w:val="22"/>
          </w:rPr>
          <w:fldChar w:fldCharType="begin"/>
        </w:r>
        <w:r w:rsidRPr="003D19FC">
          <w:rPr>
            <w:rFonts w:asciiTheme="minorHAnsi" w:hAnsiTheme="minorHAnsi" w:cstheme="minorHAnsi"/>
            <w:webHidden/>
            <w:szCs w:val="22"/>
          </w:rPr>
          <w:instrText xml:space="preserve"> PAGEREF _Toc86701841 \h </w:instrText>
        </w:r>
        <w:r w:rsidRPr="003D19FC">
          <w:rPr>
            <w:rFonts w:asciiTheme="minorHAnsi" w:hAnsiTheme="minorHAnsi" w:cstheme="minorHAnsi"/>
            <w:webHidden/>
            <w:szCs w:val="22"/>
          </w:rPr>
        </w:r>
        <w:r w:rsidRPr="003D19FC">
          <w:rPr>
            <w:rFonts w:asciiTheme="minorHAnsi" w:hAnsiTheme="minorHAnsi" w:cstheme="minorHAnsi"/>
            <w:webHidden/>
            <w:szCs w:val="22"/>
          </w:rPr>
          <w:fldChar w:fldCharType="separate"/>
        </w:r>
        <w:r w:rsidR="009E45A0">
          <w:rPr>
            <w:rFonts w:asciiTheme="minorHAnsi" w:hAnsiTheme="minorHAnsi" w:cstheme="minorHAnsi"/>
            <w:webHidden/>
            <w:szCs w:val="22"/>
          </w:rPr>
          <w:t>80</w:t>
        </w:r>
        <w:r w:rsidRPr="003D19FC">
          <w:rPr>
            <w:rFonts w:asciiTheme="minorHAnsi" w:hAnsiTheme="minorHAnsi" w:cstheme="minorHAnsi"/>
            <w:webHidden/>
            <w:szCs w:val="22"/>
          </w:rPr>
          <w:fldChar w:fldCharType="end"/>
        </w:r>
      </w:hyperlink>
    </w:p>
    <w:p w14:paraId="12A5CB68" w14:textId="45EC9438" w:rsidR="003D19FC" w:rsidRPr="003D19FC" w:rsidRDefault="003D19FC">
      <w:pPr>
        <w:pStyle w:val="TOC2"/>
        <w:rPr>
          <w:rFonts w:asciiTheme="minorHAnsi" w:eastAsiaTheme="minorEastAsia" w:hAnsiTheme="minorHAnsi" w:cstheme="minorHAnsi"/>
          <w:szCs w:val="22"/>
          <w:lang w:eastAsia="zh-TW"/>
        </w:rPr>
      </w:pPr>
      <w:hyperlink w:anchor="_Toc86701842" w:history="1">
        <w:r w:rsidRPr="003D19FC">
          <w:rPr>
            <w:rStyle w:val="Hyperlink"/>
            <w:rFonts w:asciiTheme="minorHAnsi" w:eastAsia="PMingLiU" w:hAnsiTheme="minorHAnsi" w:cstheme="minorHAnsi"/>
            <w:szCs w:val="22"/>
            <w:lang w:val="en-US" w:eastAsia="zh-TW"/>
          </w:rPr>
          <w:t>3.3</w:t>
        </w:r>
        <w:r w:rsidRPr="003D19FC">
          <w:rPr>
            <w:rFonts w:asciiTheme="minorHAnsi" w:eastAsiaTheme="minorEastAsia" w:hAnsiTheme="minorHAnsi" w:cstheme="minorHAnsi"/>
            <w:szCs w:val="22"/>
            <w:lang w:eastAsia="zh-TW"/>
          </w:rPr>
          <w:tab/>
        </w:r>
        <w:r w:rsidRPr="003D19FC">
          <w:rPr>
            <w:rStyle w:val="Hyperlink"/>
            <w:rFonts w:asciiTheme="minorHAnsi" w:eastAsia="PMingLiU" w:hAnsiTheme="minorHAnsi" w:cstheme="minorHAnsi"/>
            <w:szCs w:val="22"/>
            <w:lang w:val="en-US" w:eastAsia="zh-TW"/>
          </w:rPr>
          <w:t>Results</w:t>
        </w:r>
        <w:r w:rsidRPr="003D19FC">
          <w:rPr>
            <w:rFonts w:asciiTheme="minorHAnsi" w:hAnsiTheme="minorHAnsi" w:cstheme="minorHAnsi"/>
            <w:webHidden/>
            <w:szCs w:val="22"/>
          </w:rPr>
          <w:tab/>
        </w:r>
        <w:r w:rsidRPr="003D19FC">
          <w:rPr>
            <w:rFonts w:asciiTheme="minorHAnsi" w:hAnsiTheme="minorHAnsi" w:cstheme="minorHAnsi"/>
            <w:webHidden/>
            <w:szCs w:val="22"/>
          </w:rPr>
          <w:fldChar w:fldCharType="begin"/>
        </w:r>
        <w:r w:rsidRPr="003D19FC">
          <w:rPr>
            <w:rFonts w:asciiTheme="minorHAnsi" w:hAnsiTheme="minorHAnsi" w:cstheme="minorHAnsi"/>
            <w:webHidden/>
            <w:szCs w:val="22"/>
          </w:rPr>
          <w:instrText xml:space="preserve"> PAGEREF _Toc86701842 \h </w:instrText>
        </w:r>
        <w:r w:rsidRPr="003D19FC">
          <w:rPr>
            <w:rFonts w:asciiTheme="minorHAnsi" w:hAnsiTheme="minorHAnsi" w:cstheme="minorHAnsi"/>
            <w:webHidden/>
            <w:szCs w:val="22"/>
          </w:rPr>
        </w:r>
        <w:r w:rsidRPr="003D19FC">
          <w:rPr>
            <w:rFonts w:asciiTheme="minorHAnsi" w:hAnsiTheme="minorHAnsi" w:cstheme="minorHAnsi"/>
            <w:webHidden/>
            <w:szCs w:val="22"/>
          </w:rPr>
          <w:fldChar w:fldCharType="separate"/>
        </w:r>
        <w:r w:rsidR="009E45A0">
          <w:rPr>
            <w:rFonts w:asciiTheme="minorHAnsi" w:hAnsiTheme="minorHAnsi" w:cstheme="minorHAnsi"/>
            <w:webHidden/>
            <w:szCs w:val="22"/>
          </w:rPr>
          <w:t>82</w:t>
        </w:r>
        <w:r w:rsidRPr="003D19FC">
          <w:rPr>
            <w:rFonts w:asciiTheme="minorHAnsi" w:hAnsiTheme="minorHAnsi" w:cstheme="minorHAnsi"/>
            <w:webHidden/>
            <w:szCs w:val="22"/>
          </w:rPr>
          <w:fldChar w:fldCharType="end"/>
        </w:r>
      </w:hyperlink>
    </w:p>
    <w:p w14:paraId="7D79022F" w14:textId="1434B710" w:rsidR="003D19FC" w:rsidRPr="003D19FC" w:rsidRDefault="003D19FC">
      <w:pPr>
        <w:pStyle w:val="TOC2"/>
        <w:rPr>
          <w:rFonts w:asciiTheme="minorHAnsi" w:eastAsiaTheme="minorEastAsia" w:hAnsiTheme="minorHAnsi" w:cstheme="minorHAnsi"/>
          <w:szCs w:val="22"/>
          <w:lang w:eastAsia="zh-TW"/>
        </w:rPr>
      </w:pPr>
      <w:hyperlink w:anchor="_Toc86701843" w:history="1">
        <w:r w:rsidRPr="003D19FC">
          <w:rPr>
            <w:rStyle w:val="Hyperlink"/>
            <w:rFonts w:asciiTheme="minorHAnsi" w:eastAsia="PMingLiU" w:hAnsiTheme="minorHAnsi" w:cstheme="minorHAnsi"/>
            <w:szCs w:val="22"/>
            <w:lang w:val="en-US" w:eastAsia="zh-TW"/>
          </w:rPr>
          <w:t>3.4</w:t>
        </w:r>
        <w:r w:rsidRPr="003D19FC">
          <w:rPr>
            <w:rFonts w:asciiTheme="minorHAnsi" w:eastAsiaTheme="minorEastAsia" w:hAnsiTheme="minorHAnsi" w:cstheme="minorHAnsi"/>
            <w:szCs w:val="22"/>
            <w:lang w:eastAsia="zh-TW"/>
          </w:rPr>
          <w:tab/>
        </w:r>
        <w:r w:rsidRPr="003D19FC">
          <w:rPr>
            <w:rStyle w:val="Hyperlink"/>
            <w:rFonts w:asciiTheme="minorHAnsi" w:eastAsia="PMingLiU" w:hAnsiTheme="minorHAnsi" w:cstheme="minorHAnsi"/>
            <w:szCs w:val="22"/>
            <w:lang w:val="en-US" w:eastAsia="zh-TW"/>
          </w:rPr>
          <w:t>Discussion</w:t>
        </w:r>
        <w:r w:rsidRPr="003D19FC">
          <w:rPr>
            <w:rFonts w:asciiTheme="minorHAnsi" w:hAnsiTheme="minorHAnsi" w:cstheme="minorHAnsi"/>
            <w:webHidden/>
            <w:szCs w:val="22"/>
          </w:rPr>
          <w:tab/>
        </w:r>
        <w:r w:rsidRPr="003D19FC">
          <w:rPr>
            <w:rFonts w:asciiTheme="minorHAnsi" w:hAnsiTheme="minorHAnsi" w:cstheme="minorHAnsi"/>
            <w:webHidden/>
            <w:szCs w:val="22"/>
          </w:rPr>
          <w:fldChar w:fldCharType="begin"/>
        </w:r>
        <w:r w:rsidRPr="003D19FC">
          <w:rPr>
            <w:rFonts w:asciiTheme="minorHAnsi" w:hAnsiTheme="minorHAnsi" w:cstheme="minorHAnsi"/>
            <w:webHidden/>
            <w:szCs w:val="22"/>
          </w:rPr>
          <w:instrText xml:space="preserve"> PAGEREF _Toc86701843 \h </w:instrText>
        </w:r>
        <w:r w:rsidRPr="003D19FC">
          <w:rPr>
            <w:rFonts w:asciiTheme="minorHAnsi" w:hAnsiTheme="minorHAnsi" w:cstheme="minorHAnsi"/>
            <w:webHidden/>
            <w:szCs w:val="22"/>
          </w:rPr>
        </w:r>
        <w:r w:rsidRPr="003D19FC">
          <w:rPr>
            <w:rFonts w:asciiTheme="minorHAnsi" w:hAnsiTheme="minorHAnsi" w:cstheme="minorHAnsi"/>
            <w:webHidden/>
            <w:szCs w:val="22"/>
          </w:rPr>
          <w:fldChar w:fldCharType="separate"/>
        </w:r>
        <w:r w:rsidR="009E45A0">
          <w:rPr>
            <w:rFonts w:asciiTheme="minorHAnsi" w:hAnsiTheme="minorHAnsi" w:cstheme="minorHAnsi"/>
            <w:webHidden/>
            <w:szCs w:val="22"/>
          </w:rPr>
          <w:t>115</w:t>
        </w:r>
        <w:r w:rsidRPr="003D19FC">
          <w:rPr>
            <w:rFonts w:asciiTheme="minorHAnsi" w:hAnsiTheme="minorHAnsi" w:cstheme="minorHAnsi"/>
            <w:webHidden/>
            <w:szCs w:val="22"/>
          </w:rPr>
          <w:fldChar w:fldCharType="end"/>
        </w:r>
      </w:hyperlink>
    </w:p>
    <w:p w14:paraId="2655C820" w14:textId="01946C5B" w:rsidR="003D19FC" w:rsidRPr="003D19FC" w:rsidRDefault="003D19FC">
      <w:pPr>
        <w:pStyle w:val="TOC2"/>
        <w:rPr>
          <w:rFonts w:asciiTheme="minorHAnsi" w:eastAsiaTheme="minorEastAsia" w:hAnsiTheme="minorHAnsi" w:cstheme="minorHAnsi"/>
          <w:szCs w:val="22"/>
          <w:lang w:eastAsia="zh-TW"/>
        </w:rPr>
      </w:pPr>
      <w:hyperlink w:anchor="_Toc86701844" w:history="1">
        <w:r w:rsidRPr="003D19FC">
          <w:rPr>
            <w:rStyle w:val="Hyperlink"/>
            <w:rFonts w:asciiTheme="minorHAnsi" w:eastAsia="PMingLiU" w:hAnsiTheme="minorHAnsi" w:cstheme="minorHAnsi"/>
            <w:szCs w:val="22"/>
            <w:lang w:val="en-US" w:eastAsia="zh-TW"/>
          </w:rPr>
          <w:t>3.5</w:t>
        </w:r>
        <w:r w:rsidRPr="003D19FC">
          <w:rPr>
            <w:rFonts w:asciiTheme="minorHAnsi" w:eastAsiaTheme="minorEastAsia" w:hAnsiTheme="minorHAnsi" w:cstheme="minorHAnsi"/>
            <w:szCs w:val="22"/>
            <w:lang w:eastAsia="zh-TW"/>
          </w:rPr>
          <w:tab/>
        </w:r>
        <w:r w:rsidRPr="003D19FC">
          <w:rPr>
            <w:rStyle w:val="Hyperlink"/>
            <w:rFonts w:asciiTheme="minorHAnsi" w:eastAsia="PMingLiU" w:hAnsiTheme="minorHAnsi" w:cstheme="minorHAnsi"/>
            <w:szCs w:val="22"/>
            <w:lang w:val="en-US" w:eastAsia="zh-TW"/>
          </w:rPr>
          <w:t>Reference list</w:t>
        </w:r>
        <w:r w:rsidRPr="003D19FC">
          <w:rPr>
            <w:rFonts w:asciiTheme="minorHAnsi" w:hAnsiTheme="minorHAnsi" w:cstheme="minorHAnsi"/>
            <w:webHidden/>
            <w:szCs w:val="22"/>
          </w:rPr>
          <w:tab/>
        </w:r>
        <w:r w:rsidRPr="003D19FC">
          <w:rPr>
            <w:rFonts w:asciiTheme="minorHAnsi" w:hAnsiTheme="minorHAnsi" w:cstheme="minorHAnsi"/>
            <w:webHidden/>
            <w:szCs w:val="22"/>
          </w:rPr>
          <w:fldChar w:fldCharType="begin"/>
        </w:r>
        <w:r w:rsidRPr="003D19FC">
          <w:rPr>
            <w:rFonts w:asciiTheme="minorHAnsi" w:hAnsiTheme="minorHAnsi" w:cstheme="minorHAnsi"/>
            <w:webHidden/>
            <w:szCs w:val="22"/>
          </w:rPr>
          <w:instrText xml:space="preserve"> PAGEREF _Toc86701844 \h </w:instrText>
        </w:r>
        <w:r w:rsidRPr="003D19FC">
          <w:rPr>
            <w:rFonts w:asciiTheme="minorHAnsi" w:hAnsiTheme="minorHAnsi" w:cstheme="minorHAnsi"/>
            <w:webHidden/>
            <w:szCs w:val="22"/>
          </w:rPr>
        </w:r>
        <w:r w:rsidRPr="003D19FC">
          <w:rPr>
            <w:rFonts w:asciiTheme="minorHAnsi" w:hAnsiTheme="minorHAnsi" w:cstheme="minorHAnsi"/>
            <w:webHidden/>
            <w:szCs w:val="22"/>
          </w:rPr>
          <w:fldChar w:fldCharType="separate"/>
        </w:r>
        <w:r w:rsidR="009E45A0">
          <w:rPr>
            <w:rFonts w:asciiTheme="minorHAnsi" w:hAnsiTheme="minorHAnsi" w:cstheme="minorHAnsi"/>
            <w:webHidden/>
            <w:szCs w:val="22"/>
          </w:rPr>
          <w:t>126</w:t>
        </w:r>
        <w:r w:rsidRPr="003D19FC">
          <w:rPr>
            <w:rFonts w:asciiTheme="minorHAnsi" w:hAnsiTheme="minorHAnsi" w:cstheme="minorHAnsi"/>
            <w:webHidden/>
            <w:szCs w:val="22"/>
          </w:rPr>
          <w:fldChar w:fldCharType="end"/>
        </w:r>
      </w:hyperlink>
    </w:p>
    <w:p w14:paraId="43EB41A0" w14:textId="431CF389" w:rsidR="003D19FC" w:rsidRPr="003D19FC" w:rsidRDefault="003D19FC">
      <w:pPr>
        <w:pStyle w:val="TOC1"/>
        <w:rPr>
          <w:rFonts w:asciiTheme="minorHAnsi" w:eastAsiaTheme="minorEastAsia" w:hAnsiTheme="minorHAnsi" w:cstheme="minorHAnsi"/>
          <w:b w:val="0"/>
          <w:bCs w:val="0"/>
          <w:sz w:val="22"/>
          <w:szCs w:val="22"/>
          <w:lang w:eastAsia="zh-TW"/>
        </w:rPr>
      </w:pPr>
      <w:hyperlink w:anchor="_Toc86701845" w:history="1">
        <w:r w:rsidRPr="003D19FC">
          <w:rPr>
            <w:rStyle w:val="Hyperlink"/>
            <w:rFonts w:asciiTheme="minorHAnsi" w:hAnsiTheme="minorHAnsi" w:cstheme="minorHAnsi"/>
            <w:sz w:val="22"/>
            <w:szCs w:val="22"/>
          </w:rPr>
          <w:t>Chapter 4: Understanding the ultilisation of the surrounding environment by bats in the tunnel</w:t>
        </w:r>
        <w:r w:rsidRPr="003D19FC">
          <w:rPr>
            <w:rFonts w:asciiTheme="minorHAnsi" w:hAnsiTheme="minorHAnsi" w:cstheme="minorHAnsi"/>
            <w:webHidden/>
            <w:sz w:val="22"/>
            <w:szCs w:val="22"/>
          </w:rPr>
          <w:tab/>
        </w:r>
        <w:r w:rsidRPr="003D19FC">
          <w:rPr>
            <w:rFonts w:asciiTheme="minorHAnsi" w:hAnsiTheme="minorHAnsi" w:cstheme="minorHAnsi"/>
            <w:webHidden/>
            <w:sz w:val="22"/>
            <w:szCs w:val="22"/>
          </w:rPr>
          <w:fldChar w:fldCharType="begin"/>
        </w:r>
        <w:r w:rsidRPr="003D19FC">
          <w:rPr>
            <w:rFonts w:asciiTheme="minorHAnsi" w:hAnsiTheme="minorHAnsi" w:cstheme="minorHAnsi"/>
            <w:webHidden/>
            <w:sz w:val="22"/>
            <w:szCs w:val="22"/>
          </w:rPr>
          <w:instrText xml:space="preserve"> PAGEREF _Toc86701845 \h </w:instrText>
        </w:r>
        <w:r w:rsidRPr="003D19FC">
          <w:rPr>
            <w:rFonts w:asciiTheme="minorHAnsi" w:hAnsiTheme="minorHAnsi" w:cstheme="minorHAnsi"/>
            <w:webHidden/>
            <w:sz w:val="22"/>
            <w:szCs w:val="22"/>
          </w:rPr>
        </w:r>
        <w:r w:rsidRPr="003D19FC">
          <w:rPr>
            <w:rFonts w:asciiTheme="minorHAnsi" w:hAnsiTheme="minorHAnsi" w:cstheme="minorHAnsi"/>
            <w:webHidden/>
            <w:sz w:val="22"/>
            <w:szCs w:val="22"/>
          </w:rPr>
          <w:fldChar w:fldCharType="separate"/>
        </w:r>
        <w:r w:rsidR="009E45A0">
          <w:rPr>
            <w:rFonts w:asciiTheme="minorHAnsi" w:hAnsiTheme="minorHAnsi" w:cstheme="minorHAnsi"/>
            <w:webHidden/>
            <w:sz w:val="22"/>
            <w:szCs w:val="22"/>
          </w:rPr>
          <w:t>137</w:t>
        </w:r>
        <w:r w:rsidRPr="003D19FC">
          <w:rPr>
            <w:rFonts w:asciiTheme="minorHAnsi" w:hAnsiTheme="minorHAnsi" w:cstheme="minorHAnsi"/>
            <w:webHidden/>
            <w:sz w:val="22"/>
            <w:szCs w:val="22"/>
          </w:rPr>
          <w:fldChar w:fldCharType="end"/>
        </w:r>
      </w:hyperlink>
    </w:p>
    <w:p w14:paraId="33417456" w14:textId="4939756E" w:rsidR="003D19FC" w:rsidRPr="003D19FC" w:rsidRDefault="003D19FC">
      <w:pPr>
        <w:pStyle w:val="TOC2"/>
        <w:rPr>
          <w:rFonts w:asciiTheme="minorHAnsi" w:eastAsiaTheme="minorEastAsia" w:hAnsiTheme="minorHAnsi" w:cstheme="minorHAnsi"/>
          <w:szCs w:val="22"/>
          <w:lang w:eastAsia="zh-TW"/>
        </w:rPr>
      </w:pPr>
      <w:hyperlink w:anchor="_Toc86701846" w:history="1">
        <w:r w:rsidRPr="003D19FC">
          <w:rPr>
            <w:rStyle w:val="Hyperlink"/>
            <w:rFonts w:asciiTheme="minorHAnsi" w:hAnsiTheme="minorHAnsi" w:cstheme="minorHAnsi"/>
            <w:szCs w:val="22"/>
          </w:rPr>
          <w:t>4.1</w:t>
        </w:r>
        <w:r w:rsidRPr="003D19FC">
          <w:rPr>
            <w:rFonts w:asciiTheme="minorHAnsi" w:eastAsiaTheme="minorEastAsia" w:hAnsiTheme="minorHAnsi" w:cstheme="minorHAnsi"/>
            <w:szCs w:val="22"/>
            <w:lang w:eastAsia="zh-TW"/>
          </w:rPr>
          <w:tab/>
        </w:r>
        <w:r w:rsidRPr="003D19FC">
          <w:rPr>
            <w:rStyle w:val="Hyperlink"/>
            <w:rFonts w:asciiTheme="minorHAnsi" w:hAnsiTheme="minorHAnsi" w:cstheme="minorHAnsi"/>
            <w:szCs w:val="22"/>
          </w:rPr>
          <w:t>Introduction</w:t>
        </w:r>
        <w:r w:rsidRPr="003D19FC">
          <w:rPr>
            <w:rFonts w:asciiTheme="minorHAnsi" w:hAnsiTheme="minorHAnsi" w:cstheme="minorHAnsi"/>
            <w:webHidden/>
            <w:szCs w:val="22"/>
          </w:rPr>
          <w:tab/>
        </w:r>
        <w:r w:rsidRPr="003D19FC">
          <w:rPr>
            <w:rFonts w:asciiTheme="minorHAnsi" w:hAnsiTheme="minorHAnsi" w:cstheme="minorHAnsi"/>
            <w:webHidden/>
            <w:szCs w:val="22"/>
          </w:rPr>
          <w:fldChar w:fldCharType="begin"/>
        </w:r>
        <w:r w:rsidRPr="003D19FC">
          <w:rPr>
            <w:rFonts w:asciiTheme="minorHAnsi" w:hAnsiTheme="minorHAnsi" w:cstheme="minorHAnsi"/>
            <w:webHidden/>
            <w:szCs w:val="22"/>
          </w:rPr>
          <w:instrText xml:space="preserve"> PAGEREF _Toc86701846 \h </w:instrText>
        </w:r>
        <w:r w:rsidRPr="003D19FC">
          <w:rPr>
            <w:rFonts w:asciiTheme="minorHAnsi" w:hAnsiTheme="minorHAnsi" w:cstheme="minorHAnsi"/>
            <w:webHidden/>
            <w:szCs w:val="22"/>
          </w:rPr>
        </w:r>
        <w:r w:rsidRPr="003D19FC">
          <w:rPr>
            <w:rFonts w:asciiTheme="minorHAnsi" w:hAnsiTheme="minorHAnsi" w:cstheme="minorHAnsi"/>
            <w:webHidden/>
            <w:szCs w:val="22"/>
          </w:rPr>
          <w:fldChar w:fldCharType="separate"/>
        </w:r>
        <w:r w:rsidR="009E45A0">
          <w:rPr>
            <w:rFonts w:asciiTheme="minorHAnsi" w:hAnsiTheme="minorHAnsi" w:cstheme="minorHAnsi"/>
            <w:webHidden/>
            <w:szCs w:val="22"/>
          </w:rPr>
          <w:t>137</w:t>
        </w:r>
        <w:r w:rsidRPr="003D19FC">
          <w:rPr>
            <w:rFonts w:asciiTheme="minorHAnsi" w:hAnsiTheme="minorHAnsi" w:cstheme="minorHAnsi"/>
            <w:webHidden/>
            <w:szCs w:val="22"/>
          </w:rPr>
          <w:fldChar w:fldCharType="end"/>
        </w:r>
      </w:hyperlink>
    </w:p>
    <w:p w14:paraId="7118DF94" w14:textId="03654E5B" w:rsidR="003D19FC" w:rsidRPr="003D19FC" w:rsidRDefault="003D19FC">
      <w:pPr>
        <w:pStyle w:val="TOC2"/>
        <w:rPr>
          <w:rFonts w:asciiTheme="minorHAnsi" w:eastAsiaTheme="minorEastAsia" w:hAnsiTheme="minorHAnsi" w:cstheme="minorHAnsi"/>
          <w:szCs w:val="22"/>
          <w:lang w:eastAsia="zh-TW"/>
        </w:rPr>
      </w:pPr>
      <w:hyperlink w:anchor="_Toc86701847" w:history="1">
        <w:r w:rsidRPr="003D19FC">
          <w:rPr>
            <w:rStyle w:val="Hyperlink"/>
            <w:rFonts w:asciiTheme="minorHAnsi" w:eastAsia="PMingLiU" w:hAnsiTheme="minorHAnsi" w:cstheme="minorHAnsi"/>
            <w:szCs w:val="22"/>
            <w:lang w:val="en-US" w:eastAsia="zh-TW"/>
          </w:rPr>
          <w:t>4.2</w:t>
        </w:r>
        <w:r w:rsidRPr="003D19FC">
          <w:rPr>
            <w:rFonts w:asciiTheme="minorHAnsi" w:eastAsiaTheme="minorEastAsia" w:hAnsiTheme="minorHAnsi" w:cstheme="minorHAnsi"/>
            <w:szCs w:val="22"/>
            <w:lang w:eastAsia="zh-TW"/>
          </w:rPr>
          <w:tab/>
        </w:r>
        <w:r w:rsidRPr="003D19FC">
          <w:rPr>
            <w:rStyle w:val="Hyperlink"/>
            <w:rFonts w:asciiTheme="minorHAnsi" w:eastAsia="PMingLiU" w:hAnsiTheme="minorHAnsi" w:cstheme="minorHAnsi"/>
            <w:szCs w:val="22"/>
            <w:lang w:val="en-US" w:eastAsia="zh-TW"/>
          </w:rPr>
          <w:t>Method and analysis</w:t>
        </w:r>
        <w:r w:rsidRPr="003D19FC">
          <w:rPr>
            <w:rFonts w:asciiTheme="minorHAnsi" w:hAnsiTheme="minorHAnsi" w:cstheme="minorHAnsi"/>
            <w:webHidden/>
            <w:szCs w:val="22"/>
          </w:rPr>
          <w:tab/>
        </w:r>
        <w:r w:rsidRPr="003D19FC">
          <w:rPr>
            <w:rFonts w:asciiTheme="minorHAnsi" w:hAnsiTheme="minorHAnsi" w:cstheme="minorHAnsi"/>
            <w:webHidden/>
            <w:szCs w:val="22"/>
          </w:rPr>
          <w:fldChar w:fldCharType="begin"/>
        </w:r>
        <w:r w:rsidRPr="003D19FC">
          <w:rPr>
            <w:rFonts w:asciiTheme="minorHAnsi" w:hAnsiTheme="minorHAnsi" w:cstheme="minorHAnsi"/>
            <w:webHidden/>
            <w:szCs w:val="22"/>
          </w:rPr>
          <w:instrText xml:space="preserve"> PAGEREF _Toc86701847 \h </w:instrText>
        </w:r>
        <w:r w:rsidRPr="003D19FC">
          <w:rPr>
            <w:rFonts w:asciiTheme="minorHAnsi" w:hAnsiTheme="minorHAnsi" w:cstheme="minorHAnsi"/>
            <w:webHidden/>
            <w:szCs w:val="22"/>
          </w:rPr>
        </w:r>
        <w:r w:rsidRPr="003D19FC">
          <w:rPr>
            <w:rFonts w:asciiTheme="minorHAnsi" w:hAnsiTheme="minorHAnsi" w:cstheme="minorHAnsi"/>
            <w:webHidden/>
            <w:szCs w:val="22"/>
          </w:rPr>
          <w:fldChar w:fldCharType="separate"/>
        </w:r>
        <w:r w:rsidR="009E45A0">
          <w:rPr>
            <w:rFonts w:asciiTheme="minorHAnsi" w:hAnsiTheme="minorHAnsi" w:cstheme="minorHAnsi"/>
            <w:webHidden/>
            <w:szCs w:val="22"/>
          </w:rPr>
          <w:t>139</w:t>
        </w:r>
        <w:r w:rsidRPr="003D19FC">
          <w:rPr>
            <w:rFonts w:asciiTheme="minorHAnsi" w:hAnsiTheme="minorHAnsi" w:cstheme="minorHAnsi"/>
            <w:webHidden/>
            <w:szCs w:val="22"/>
          </w:rPr>
          <w:fldChar w:fldCharType="end"/>
        </w:r>
      </w:hyperlink>
    </w:p>
    <w:p w14:paraId="624636E3" w14:textId="046B8BE0" w:rsidR="003D19FC" w:rsidRPr="003D19FC" w:rsidRDefault="003D19FC">
      <w:pPr>
        <w:pStyle w:val="TOC2"/>
        <w:rPr>
          <w:rFonts w:asciiTheme="minorHAnsi" w:eastAsiaTheme="minorEastAsia" w:hAnsiTheme="minorHAnsi" w:cstheme="minorHAnsi"/>
          <w:szCs w:val="22"/>
          <w:lang w:eastAsia="zh-TW"/>
        </w:rPr>
      </w:pPr>
      <w:hyperlink w:anchor="_Toc86701848" w:history="1">
        <w:r w:rsidRPr="003D19FC">
          <w:rPr>
            <w:rStyle w:val="Hyperlink"/>
            <w:rFonts w:asciiTheme="minorHAnsi" w:eastAsia="Calibri" w:hAnsiTheme="minorHAnsi" w:cstheme="minorHAnsi"/>
            <w:szCs w:val="22"/>
            <w:highlight w:val="white"/>
            <w:lang w:val="en-US" w:eastAsia="zh-TW"/>
          </w:rPr>
          <w:t>4.3</w:t>
        </w:r>
        <w:r w:rsidRPr="003D19FC">
          <w:rPr>
            <w:rFonts w:asciiTheme="minorHAnsi" w:eastAsiaTheme="minorEastAsia" w:hAnsiTheme="minorHAnsi" w:cstheme="minorHAnsi"/>
            <w:szCs w:val="22"/>
            <w:lang w:eastAsia="zh-TW"/>
          </w:rPr>
          <w:tab/>
        </w:r>
        <w:r w:rsidRPr="003D19FC">
          <w:rPr>
            <w:rStyle w:val="Hyperlink"/>
            <w:rFonts w:asciiTheme="minorHAnsi" w:eastAsia="Calibri" w:hAnsiTheme="minorHAnsi" w:cstheme="minorHAnsi"/>
            <w:szCs w:val="22"/>
            <w:highlight w:val="white"/>
            <w:lang w:val="en-US" w:eastAsia="zh-TW"/>
          </w:rPr>
          <w:t>Results</w:t>
        </w:r>
        <w:r w:rsidRPr="003D19FC">
          <w:rPr>
            <w:rFonts w:asciiTheme="minorHAnsi" w:hAnsiTheme="minorHAnsi" w:cstheme="minorHAnsi"/>
            <w:webHidden/>
            <w:szCs w:val="22"/>
          </w:rPr>
          <w:tab/>
        </w:r>
        <w:r w:rsidRPr="003D19FC">
          <w:rPr>
            <w:rFonts w:asciiTheme="minorHAnsi" w:hAnsiTheme="minorHAnsi" w:cstheme="minorHAnsi"/>
            <w:webHidden/>
            <w:szCs w:val="22"/>
          </w:rPr>
          <w:fldChar w:fldCharType="begin"/>
        </w:r>
        <w:r w:rsidRPr="003D19FC">
          <w:rPr>
            <w:rFonts w:asciiTheme="minorHAnsi" w:hAnsiTheme="minorHAnsi" w:cstheme="minorHAnsi"/>
            <w:webHidden/>
            <w:szCs w:val="22"/>
          </w:rPr>
          <w:instrText xml:space="preserve"> PAGEREF _Toc86701848 \h </w:instrText>
        </w:r>
        <w:r w:rsidRPr="003D19FC">
          <w:rPr>
            <w:rFonts w:asciiTheme="minorHAnsi" w:hAnsiTheme="minorHAnsi" w:cstheme="minorHAnsi"/>
            <w:webHidden/>
            <w:szCs w:val="22"/>
          </w:rPr>
        </w:r>
        <w:r w:rsidRPr="003D19FC">
          <w:rPr>
            <w:rFonts w:asciiTheme="minorHAnsi" w:hAnsiTheme="minorHAnsi" w:cstheme="minorHAnsi"/>
            <w:webHidden/>
            <w:szCs w:val="22"/>
          </w:rPr>
          <w:fldChar w:fldCharType="separate"/>
        </w:r>
        <w:r w:rsidR="009E45A0">
          <w:rPr>
            <w:rFonts w:asciiTheme="minorHAnsi" w:hAnsiTheme="minorHAnsi" w:cstheme="minorHAnsi"/>
            <w:webHidden/>
            <w:szCs w:val="22"/>
          </w:rPr>
          <w:t>143</w:t>
        </w:r>
        <w:r w:rsidRPr="003D19FC">
          <w:rPr>
            <w:rFonts w:asciiTheme="minorHAnsi" w:hAnsiTheme="minorHAnsi" w:cstheme="minorHAnsi"/>
            <w:webHidden/>
            <w:szCs w:val="22"/>
          </w:rPr>
          <w:fldChar w:fldCharType="end"/>
        </w:r>
      </w:hyperlink>
    </w:p>
    <w:p w14:paraId="3AB481B3" w14:textId="6C5CD147" w:rsidR="003D19FC" w:rsidRPr="003D19FC" w:rsidRDefault="003D19FC">
      <w:pPr>
        <w:pStyle w:val="TOC2"/>
        <w:rPr>
          <w:rFonts w:asciiTheme="minorHAnsi" w:eastAsiaTheme="minorEastAsia" w:hAnsiTheme="minorHAnsi" w:cstheme="minorHAnsi"/>
          <w:szCs w:val="22"/>
          <w:lang w:eastAsia="zh-TW"/>
        </w:rPr>
      </w:pPr>
      <w:hyperlink w:anchor="_Toc86701849" w:history="1">
        <w:r w:rsidRPr="003D19FC">
          <w:rPr>
            <w:rStyle w:val="Hyperlink"/>
            <w:rFonts w:asciiTheme="minorHAnsi" w:hAnsiTheme="minorHAnsi" w:cstheme="minorHAnsi"/>
            <w:szCs w:val="22"/>
          </w:rPr>
          <w:t>4.4</w:t>
        </w:r>
        <w:r w:rsidRPr="003D19FC">
          <w:rPr>
            <w:rFonts w:asciiTheme="minorHAnsi" w:eastAsiaTheme="minorEastAsia" w:hAnsiTheme="minorHAnsi" w:cstheme="minorHAnsi"/>
            <w:szCs w:val="22"/>
            <w:lang w:eastAsia="zh-TW"/>
          </w:rPr>
          <w:tab/>
        </w:r>
        <w:r w:rsidRPr="003D19FC">
          <w:rPr>
            <w:rStyle w:val="Hyperlink"/>
            <w:rFonts w:asciiTheme="minorHAnsi" w:hAnsiTheme="minorHAnsi" w:cstheme="minorHAnsi"/>
            <w:szCs w:val="22"/>
          </w:rPr>
          <w:t>Discussion</w:t>
        </w:r>
        <w:r w:rsidRPr="003D19FC">
          <w:rPr>
            <w:rFonts w:asciiTheme="minorHAnsi" w:hAnsiTheme="minorHAnsi" w:cstheme="minorHAnsi"/>
            <w:webHidden/>
            <w:szCs w:val="22"/>
          </w:rPr>
          <w:tab/>
        </w:r>
        <w:r w:rsidRPr="003D19FC">
          <w:rPr>
            <w:rFonts w:asciiTheme="minorHAnsi" w:hAnsiTheme="minorHAnsi" w:cstheme="minorHAnsi"/>
            <w:webHidden/>
            <w:szCs w:val="22"/>
          </w:rPr>
          <w:fldChar w:fldCharType="begin"/>
        </w:r>
        <w:r w:rsidRPr="003D19FC">
          <w:rPr>
            <w:rFonts w:asciiTheme="minorHAnsi" w:hAnsiTheme="minorHAnsi" w:cstheme="minorHAnsi"/>
            <w:webHidden/>
            <w:szCs w:val="22"/>
          </w:rPr>
          <w:instrText xml:space="preserve"> PAGEREF _Toc86701849 \h </w:instrText>
        </w:r>
        <w:r w:rsidRPr="003D19FC">
          <w:rPr>
            <w:rFonts w:asciiTheme="minorHAnsi" w:hAnsiTheme="minorHAnsi" w:cstheme="minorHAnsi"/>
            <w:webHidden/>
            <w:szCs w:val="22"/>
          </w:rPr>
        </w:r>
        <w:r w:rsidRPr="003D19FC">
          <w:rPr>
            <w:rFonts w:asciiTheme="minorHAnsi" w:hAnsiTheme="minorHAnsi" w:cstheme="minorHAnsi"/>
            <w:webHidden/>
            <w:szCs w:val="22"/>
          </w:rPr>
          <w:fldChar w:fldCharType="separate"/>
        </w:r>
        <w:r w:rsidR="009E45A0">
          <w:rPr>
            <w:rFonts w:asciiTheme="minorHAnsi" w:hAnsiTheme="minorHAnsi" w:cstheme="minorHAnsi"/>
            <w:webHidden/>
            <w:szCs w:val="22"/>
          </w:rPr>
          <w:t>152</w:t>
        </w:r>
        <w:r w:rsidRPr="003D19FC">
          <w:rPr>
            <w:rFonts w:asciiTheme="minorHAnsi" w:hAnsiTheme="minorHAnsi" w:cstheme="minorHAnsi"/>
            <w:webHidden/>
            <w:szCs w:val="22"/>
          </w:rPr>
          <w:fldChar w:fldCharType="end"/>
        </w:r>
      </w:hyperlink>
    </w:p>
    <w:p w14:paraId="39E084B2" w14:textId="7E3CA2FC" w:rsidR="003D19FC" w:rsidRPr="003D19FC" w:rsidRDefault="003D19FC">
      <w:pPr>
        <w:pStyle w:val="TOC2"/>
        <w:rPr>
          <w:rFonts w:asciiTheme="minorHAnsi" w:eastAsiaTheme="minorEastAsia" w:hAnsiTheme="minorHAnsi" w:cstheme="minorHAnsi"/>
          <w:szCs w:val="22"/>
          <w:lang w:eastAsia="zh-TW"/>
        </w:rPr>
      </w:pPr>
      <w:hyperlink w:anchor="_Toc86701850" w:history="1">
        <w:r w:rsidRPr="003D19FC">
          <w:rPr>
            <w:rStyle w:val="Hyperlink"/>
            <w:rFonts w:asciiTheme="minorHAnsi" w:hAnsiTheme="minorHAnsi" w:cstheme="minorHAnsi"/>
            <w:szCs w:val="22"/>
          </w:rPr>
          <w:t>4.5</w:t>
        </w:r>
        <w:r w:rsidRPr="003D19FC">
          <w:rPr>
            <w:rFonts w:asciiTheme="minorHAnsi" w:eastAsiaTheme="minorEastAsia" w:hAnsiTheme="minorHAnsi" w:cstheme="minorHAnsi"/>
            <w:szCs w:val="22"/>
            <w:lang w:eastAsia="zh-TW"/>
          </w:rPr>
          <w:tab/>
        </w:r>
        <w:r w:rsidRPr="003D19FC">
          <w:rPr>
            <w:rStyle w:val="Hyperlink"/>
            <w:rFonts w:asciiTheme="minorHAnsi" w:hAnsiTheme="minorHAnsi" w:cstheme="minorHAnsi"/>
            <w:szCs w:val="22"/>
          </w:rPr>
          <w:t>Reference list</w:t>
        </w:r>
        <w:r w:rsidRPr="003D19FC">
          <w:rPr>
            <w:rFonts w:asciiTheme="minorHAnsi" w:hAnsiTheme="minorHAnsi" w:cstheme="minorHAnsi"/>
            <w:webHidden/>
            <w:szCs w:val="22"/>
          </w:rPr>
          <w:tab/>
        </w:r>
        <w:r w:rsidRPr="003D19FC">
          <w:rPr>
            <w:rFonts w:asciiTheme="minorHAnsi" w:hAnsiTheme="minorHAnsi" w:cstheme="minorHAnsi"/>
            <w:webHidden/>
            <w:szCs w:val="22"/>
          </w:rPr>
          <w:fldChar w:fldCharType="begin"/>
        </w:r>
        <w:r w:rsidRPr="003D19FC">
          <w:rPr>
            <w:rFonts w:asciiTheme="minorHAnsi" w:hAnsiTheme="minorHAnsi" w:cstheme="minorHAnsi"/>
            <w:webHidden/>
            <w:szCs w:val="22"/>
          </w:rPr>
          <w:instrText xml:space="preserve"> PAGEREF _Toc86701850 \h </w:instrText>
        </w:r>
        <w:r w:rsidRPr="003D19FC">
          <w:rPr>
            <w:rFonts w:asciiTheme="minorHAnsi" w:hAnsiTheme="minorHAnsi" w:cstheme="minorHAnsi"/>
            <w:webHidden/>
            <w:szCs w:val="22"/>
          </w:rPr>
        </w:r>
        <w:r w:rsidRPr="003D19FC">
          <w:rPr>
            <w:rFonts w:asciiTheme="minorHAnsi" w:hAnsiTheme="minorHAnsi" w:cstheme="minorHAnsi"/>
            <w:webHidden/>
            <w:szCs w:val="22"/>
          </w:rPr>
          <w:fldChar w:fldCharType="separate"/>
        </w:r>
        <w:r w:rsidR="009E45A0">
          <w:rPr>
            <w:rFonts w:asciiTheme="minorHAnsi" w:hAnsiTheme="minorHAnsi" w:cstheme="minorHAnsi"/>
            <w:webHidden/>
            <w:szCs w:val="22"/>
          </w:rPr>
          <w:t>161</w:t>
        </w:r>
        <w:r w:rsidRPr="003D19FC">
          <w:rPr>
            <w:rFonts w:asciiTheme="minorHAnsi" w:hAnsiTheme="minorHAnsi" w:cstheme="minorHAnsi"/>
            <w:webHidden/>
            <w:szCs w:val="22"/>
          </w:rPr>
          <w:fldChar w:fldCharType="end"/>
        </w:r>
      </w:hyperlink>
    </w:p>
    <w:p w14:paraId="754F843E" w14:textId="44A201D8" w:rsidR="003D19FC" w:rsidRPr="003D19FC" w:rsidRDefault="003D19FC">
      <w:pPr>
        <w:pStyle w:val="TOC1"/>
        <w:rPr>
          <w:rFonts w:asciiTheme="minorHAnsi" w:eastAsiaTheme="minorEastAsia" w:hAnsiTheme="minorHAnsi" w:cstheme="minorHAnsi"/>
          <w:b w:val="0"/>
          <w:bCs w:val="0"/>
          <w:sz w:val="22"/>
          <w:szCs w:val="22"/>
          <w:lang w:eastAsia="zh-TW"/>
        </w:rPr>
      </w:pPr>
      <w:hyperlink w:anchor="_Toc86701851" w:history="1">
        <w:r w:rsidRPr="003D19FC">
          <w:rPr>
            <w:rStyle w:val="Hyperlink"/>
            <w:rFonts w:asciiTheme="minorHAnsi" w:hAnsiTheme="minorHAnsi" w:cstheme="minorHAnsi"/>
            <w:sz w:val="22"/>
            <w:szCs w:val="22"/>
          </w:rPr>
          <w:t>Chapter 5: General discussion</w:t>
        </w:r>
        <w:r w:rsidRPr="003D19FC">
          <w:rPr>
            <w:rFonts w:asciiTheme="minorHAnsi" w:hAnsiTheme="minorHAnsi" w:cstheme="minorHAnsi"/>
            <w:webHidden/>
            <w:sz w:val="22"/>
            <w:szCs w:val="22"/>
          </w:rPr>
          <w:tab/>
        </w:r>
        <w:r w:rsidRPr="003D19FC">
          <w:rPr>
            <w:rFonts w:asciiTheme="minorHAnsi" w:hAnsiTheme="minorHAnsi" w:cstheme="minorHAnsi"/>
            <w:webHidden/>
            <w:sz w:val="22"/>
            <w:szCs w:val="22"/>
          </w:rPr>
          <w:fldChar w:fldCharType="begin"/>
        </w:r>
        <w:r w:rsidRPr="003D19FC">
          <w:rPr>
            <w:rFonts w:asciiTheme="minorHAnsi" w:hAnsiTheme="minorHAnsi" w:cstheme="minorHAnsi"/>
            <w:webHidden/>
            <w:sz w:val="22"/>
            <w:szCs w:val="22"/>
          </w:rPr>
          <w:instrText xml:space="preserve"> PAGEREF _Toc86701851 \h </w:instrText>
        </w:r>
        <w:r w:rsidRPr="003D19FC">
          <w:rPr>
            <w:rFonts w:asciiTheme="minorHAnsi" w:hAnsiTheme="minorHAnsi" w:cstheme="minorHAnsi"/>
            <w:webHidden/>
            <w:sz w:val="22"/>
            <w:szCs w:val="22"/>
          </w:rPr>
        </w:r>
        <w:r w:rsidRPr="003D19FC">
          <w:rPr>
            <w:rFonts w:asciiTheme="minorHAnsi" w:hAnsiTheme="minorHAnsi" w:cstheme="minorHAnsi"/>
            <w:webHidden/>
            <w:sz w:val="22"/>
            <w:szCs w:val="22"/>
          </w:rPr>
          <w:fldChar w:fldCharType="separate"/>
        </w:r>
        <w:r w:rsidR="009E45A0">
          <w:rPr>
            <w:rFonts w:asciiTheme="minorHAnsi" w:hAnsiTheme="minorHAnsi" w:cstheme="minorHAnsi"/>
            <w:webHidden/>
            <w:sz w:val="22"/>
            <w:szCs w:val="22"/>
          </w:rPr>
          <w:t>173</w:t>
        </w:r>
        <w:r w:rsidRPr="003D19FC">
          <w:rPr>
            <w:rFonts w:asciiTheme="minorHAnsi" w:hAnsiTheme="minorHAnsi" w:cstheme="minorHAnsi"/>
            <w:webHidden/>
            <w:sz w:val="22"/>
            <w:szCs w:val="22"/>
          </w:rPr>
          <w:fldChar w:fldCharType="end"/>
        </w:r>
      </w:hyperlink>
    </w:p>
    <w:p w14:paraId="069127BA" w14:textId="6EC2BDFD" w:rsidR="003D19FC" w:rsidRPr="003D19FC" w:rsidRDefault="003D19FC">
      <w:pPr>
        <w:pStyle w:val="TOC2"/>
        <w:rPr>
          <w:rFonts w:asciiTheme="minorHAnsi" w:eastAsiaTheme="minorEastAsia" w:hAnsiTheme="minorHAnsi" w:cstheme="minorHAnsi"/>
          <w:szCs w:val="22"/>
          <w:lang w:eastAsia="zh-TW"/>
        </w:rPr>
      </w:pPr>
      <w:hyperlink w:anchor="_Toc86701852" w:history="1">
        <w:r w:rsidRPr="003D19FC">
          <w:rPr>
            <w:rStyle w:val="Hyperlink"/>
            <w:rFonts w:asciiTheme="minorHAnsi" w:hAnsiTheme="minorHAnsi" w:cstheme="minorHAnsi"/>
            <w:szCs w:val="22"/>
            <w:lang w:val="en-US"/>
          </w:rPr>
          <w:t>5.1</w:t>
        </w:r>
        <w:r w:rsidRPr="003D19FC">
          <w:rPr>
            <w:rFonts w:asciiTheme="minorHAnsi" w:eastAsiaTheme="minorEastAsia" w:hAnsiTheme="minorHAnsi" w:cstheme="minorHAnsi"/>
            <w:szCs w:val="22"/>
            <w:lang w:eastAsia="zh-TW"/>
          </w:rPr>
          <w:tab/>
        </w:r>
        <w:r w:rsidRPr="003D19FC">
          <w:rPr>
            <w:rStyle w:val="Hyperlink"/>
            <w:rFonts w:asciiTheme="minorHAnsi" w:hAnsiTheme="minorHAnsi" w:cstheme="minorHAnsi"/>
            <w:szCs w:val="22"/>
            <w:lang w:val="en-US"/>
          </w:rPr>
          <w:t>Summary of findings</w:t>
        </w:r>
        <w:r w:rsidRPr="003D19FC">
          <w:rPr>
            <w:rFonts w:asciiTheme="minorHAnsi" w:hAnsiTheme="minorHAnsi" w:cstheme="minorHAnsi"/>
            <w:webHidden/>
            <w:szCs w:val="22"/>
          </w:rPr>
          <w:tab/>
        </w:r>
        <w:r w:rsidRPr="003D19FC">
          <w:rPr>
            <w:rFonts w:asciiTheme="minorHAnsi" w:hAnsiTheme="minorHAnsi" w:cstheme="minorHAnsi"/>
            <w:webHidden/>
            <w:szCs w:val="22"/>
          </w:rPr>
          <w:fldChar w:fldCharType="begin"/>
        </w:r>
        <w:r w:rsidRPr="003D19FC">
          <w:rPr>
            <w:rFonts w:asciiTheme="minorHAnsi" w:hAnsiTheme="minorHAnsi" w:cstheme="minorHAnsi"/>
            <w:webHidden/>
            <w:szCs w:val="22"/>
          </w:rPr>
          <w:instrText xml:space="preserve"> PAGEREF _Toc86701852 \h </w:instrText>
        </w:r>
        <w:r w:rsidRPr="003D19FC">
          <w:rPr>
            <w:rFonts w:asciiTheme="minorHAnsi" w:hAnsiTheme="minorHAnsi" w:cstheme="minorHAnsi"/>
            <w:webHidden/>
            <w:szCs w:val="22"/>
          </w:rPr>
        </w:r>
        <w:r w:rsidRPr="003D19FC">
          <w:rPr>
            <w:rFonts w:asciiTheme="minorHAnsi" w:hAnsiTheme="minorHAnsi" w:cstheme="minorHAnsi"/>
            <w:webHidden/>
            <w:szCs w:val="22"/>
          </w:rPr>
          <w:fldChar w:fldCharType="separate"/>
        </w:r>
        <w:r w:rsidR="009E45A0">
          <w:rPr>
            <w:rFonts w:asciiTheme="minorHAnsi" w:hAnsiTheme="minorHAnsi" w:cstheme="minorHAnsi"/>
            <w:webHidden/>
            <w:szCs w:val="22"/>
          </w:rPr>
          <w:t>173</w:t>
        </w:r>
        <w:r w:rsidRPr="003D19FC">
          <w:rPr>
            <w:rFonts w:asciiTheme="minorHAnsi" w:hAnsiTheme="minorHAnsi" w:cstheme="minorHAnsi"/>
            <w:webHidden/>
            <w:szCs w:val="22"/>
          </w:rPr>
          <w:fldChar w:fldCharType="end"/>
        </w:r>
      </w:hyperlink>
    </w:p>
    <w:p w14:paraId="09ADBEF3" w14:textId="480F7010" w:rsidR="003D19FC" w:rsidRPr="003D19FC" w:rsidRDefault="003D19FC">
      <w:pPr>
        <w:pStyle w:val="TOC2"/>
        <w:rPr>
          <w:rFonts w:asciiTheme="minorHAnsi" w:eastAsiaTheme="minorEastAsia" w:hAnsiTheme="minorHAnsi" w:cstheme="minorHAnsi"/>
          <w:szCs w:val="22"/>
          <w:lang w:eastAsia="zh-TW"/>
        </w:rPr>
      </w:pPr>
      <w:hyperlink w:anchor="_Toc86701853" w:history="1">
        <w:r w:rsidRPr="003D19FC">
          <w:rPr>
            <w:rStyle w:val="Hyperlink"/>
            <w:rFonts w:asciiTheme="minorHAnsi" w:hAnsiTheme="minorHAnsi" w:cstheme="minorHAnsi"/>
            <w:szCs w:val="22"/>
          </w:rPr>
          <w:t>5.2</w:t>
        </w:r>
        <w:r w:rsidRPr="003D19FC">
          <w:rPr>
            <w:rFonts w:asciiTheme="minorHAnsi" w:eastAsiaTheme="minorEastAsia" w:hAnsiTheme="minorHAnsi" w:cstheme="minorHAnsi"/>
            <w:szCs w:val="22"/>
            <w:lang w:eastAsia="zh-TW"/>
          </w:rPr>
          <w:tab/>
        </w:r>
        <w:r w:rsidRPr="003D19FC">
          <w:rPr>
            <w:rStyle w:val="Hyperlink"/>
            <w:rFonts w:asciiTheme="minorHAnsi" w:hAnsiTheme="minorHAnsi" w:cstheme="minorHAnsi"/>
            <w:szCs w:val="22"/>
          </w:rPr>
          <w:t>Implication for the tunnel custodians, Moreton Bay Regional Council</w:t>
        </w:r>
        <w:r w:rsidRPr="003D19FC">
          <w:rPr>
            <w:rFonts w:asciiTheme="minorHAnsi" w:hAnsiTheme="minorHAnsi" w:cstheme="minorHAnsi"/>
            <w:webHidden/>
            <w:szCs w:val="22"/>
          </w:rPr>
          <w:tab/>
        </w:r>
        <w:r w:rsidRPr="003D19FC">
          <w:rPr>
            <w:rFonts w:asciiTheme="minorHAnsi" w:hAnsiTheme="minorHAnsi" w:cstheme="minorHAnsi"/>
            <w:webHidden/>
            <w:szCs w:val="22"/>
          </w:rPr>
          <w:fldChar w:fldCharType="begin"/>
        </w:r>
        <w:r w:rsidRPr="003D19FC">
          <w:rPr>
            <w:rFonts w:asciiTheme="minorHAnsi" w:hAnsiTheme="minorHAnsi" w:cstheme="minorHAnsi"/>
            <w:webHidden/>
            <w:szCs w:val="22"/>
          </w:rPr>
          <w:instrText xml:space="preserve"> PAGEREF _Toc86701853 \h </w:instrText>
        </w:r>
        <w:r w:rsidRPr="003D19FC">
          <w:rPr>
            <w:rFonts w:asciiTheme="minorHAnsi" w:hAnsiTheme="minorHAnsi" w:cstheme="minorHAnsi"/>
            <w:webHidden/>
            <w:szCs w:val="22"/>
          </w:rPr>
        </w:r>
        <w:r w:rsidRPr="003D19FC">
          <w:rPr>
            <w:rFonts w:asciiTheme="minorHAnsi" w:hAnsiTheme="minorHAnsi" w:cstheme="minorHAnsi"/>
            <w:webHidden/>
            <w:szCs w:val="22"/>
          </w:rPr>
          <w:fldChar w:fldCharType="separate"/>
        </w:r>
        <w:r w:rsidR="009E45A0">
          <w:rPr>
            <w:rFonts w:asciiTheme="minorHAnsi" w:hAnsiTheme="minorHAnsi" w:cstheme="minorHAnsi"/>
            <w:webHidden/>
            <w:szCs w:val="22"/>
          </w:rPr>
          <w:t>178</w:t>
        </w:r>
        <w:r w:rsidRPr="003D19FC">
          <w:rPr>
            <w:rFonts w:asciiTheme="minorHAnsi" w:hAnsiTheme="minorHAnsi" w:cstheme="minorHAnsi"/>
            <w:webHidden/>
            <w:szCs w:val="22"/>
          </w:rPr>
          <w:fldChar w:fldCharType="end"/>
        </w:r>
      </w:hyperlink>
    </w:p>
    <w:p w14:paraId="6983227A" w14:textId="3B549CCD" w:rsidR="003D19FC" w:rsidRPr="003D19FC" w:rsidRDefault="003D19FC">
      <w:pPr>
        <w:pStyle w:val="TOC2"/>
        <w:rPr>
          <w:rFonts w:asciiTheme="minorHAnsi" w:eastAsiaTheme="minorEastAsia" w:hAnsiTheme="minorHAnsi" w:cstheme="minorHAnsi"/>
          <w:szCs w:val="22"/>
          <w:lang w:eastAsia="zh-TW"/>
        </w:rPr>
      </w:pPr>
      <w:hyperlink w:anchor="_Toc86701854" w:history="1">
        <w:r w:rsidRPr="003D19FC">
          <w:rPr>
            <w:rStyle w:val="Hyperlink"/>
            <w:rFonts w:asciiTheme="minorHAnsi" w:hAnsiTheme="minorHAnsi" w:cstheme="minorHAnsi"/>
            <w:szCs w:val="22"/>
          </w:rPr>
          <w:t>5.3</w:t>
        </w:r>
        <w:r w:rsidRPr="003D19FC">
          <w:rPr>
            <w:rFonts w:asciiTheme="minorHAnsi" w:eastAsiaTheme="minorEastAsia" w:hAnsiTheme="minorHAnsi" w:cstheme="minorHAnsi"/>
            <w:szCs w:val="22"/>
            <w:lang w:eastAsia="zh-TW"/>
          </w:rPr>
          <w:tab/>
        </w:r>
        <w:r w:rsidRPr="003D19FC">
          <w:rPr>
            <w:rStyle w:val="Hyperlink"/>
            <w:rFonts w:asciiTheme="minorHAnsi" w:hAnsiTheme="minorHAnsi" w:cstheme="minorHAnsi"/>
            <w:szCs w:val="22"/>
          </w:rPr>
          <w:t>Future research</w:t>
        </w:r>
        <w:r w:rsidRPr="003D19FC">
          <w:rPr>
            <w:rFonts w:asciiTheme="minorHAnsi" w:hAnsiTheme="minorHAnsi" w:cstheme="minorHAnsi"/>
            <w:webHidden/>
            <w:szCs w:val="22"/>
          </w:rPr>
          <w:tab/>
        </w:r>
        <w:r w:rsidRPr="003D19FC">
          <w:rPr>
            <w:rFonts w:asciiTheme="minorHAnsi" w:hAnsiTheme="minorHAnsi" w:cstheme="minorHAnsi"/>
            <w:webHidden/>
            <w:szCs w:val="22"/>
          </w:rPr>
          <w:fldChar w:fldCharType="begin"/>
        </w:r>
        <w:r w:rsidRPr="003D19FC">
          <w:rPr>
            <w:rFonts w:asciiTheme="minorHAnsi" w:hAnsiTheme="minorHAnsi" w:cstheme="minorHAnsi"/>
            <w:webHidden/>
            <w:szCs w:val="22"/>
          </w:rPr>
          <w:instrText xml:space="preserve"> PAGEREF _Toc86701854 \h </w:instrText>
        </w:r>
        <w:r w:rsidRPr="003D19FC">
          <w:rPr>
            <w:rFonts w:asciiTheme="minorHAnsi" w:hAnsiTheme="minorHAnsi" w:cstheme="minorHAnsi"/>
            <w:webHidden/>
            <w:szCs w:val="22"/>
          </w:rPr>
        </w:r>
        <w:r w:rsidRPr="003D19FC">
          <w:rPr>
            <w:rFonts w:asciiTheme="minorHAnsi" w:hAnsiTheme="minorHAnsi" w:cstheme="minorHAnsi"/>
            <w:webHidden/>
            <w:szCs w:val="22"/>
          </w:rPr>
          <w:fldChar w:fldCharType="separate"/>
        </w:r>
        <w:r w:rsidR="009E45A0">
          <w:rPr>
            <w:rFonts w:asciiTheme="minorHAnsi" w:hAnsiTheme="minorHAnsi" w:cstheme="minorHAnsi"/>
            <w:webHidden/>
            <w:szCs w:val="22"/>
          </w:rPr>
          <w:t>181</w:t>
        </w:r>
        <w:r w:rsidRPr="003D19FC">
          <w:rPr>
            <w:rFonts w:asciiTheme="minorHAnsi" w:hAnsiTheme="minorHAnsi" w:cstheme="minorHAnsi"/>
            <w:webHidden/>
            <w:szCs w:val="22"/>
          </w:rPr>
          <w:fldChar w:fldCharType="end"/>
        </w:r>
      </w:hyperlink>
    </w:p>
    <w:p w14:paraId="66CE96FB" w14:textId="5F45167D" w:rsidR="003D19FC" w:rsidRPr="003D19FC" w:rsidRDefault="003D19FC">
      <w:pPr>
        <w:pStyle w:val="TOC2"/>
        <w:rPr>
          <w:rFonts w:asciiTheme="minorHAnsi" w:eastAsiaTheme="minorEastAsia" w:hAnsiTheme="minorHAnsi" w:cstheme="minorHAnsi"/>
          <w:szCs w:val="22"/>
          <w:lang w:eastAsia="zh-TW"/>
        </w:rPr>
      </w:pPr>
      <w:hyperlink w:anchor="_Toc86701855" w:history="1">
        <w:r w:rsidRPr="003D19FC">
          <w:rPr>
            <w:rStyle w:val="Hyperlink"/>
            <w:rFonts w:asciiTheme="minorHAnsi" w:hAnsiTheme="minorHAnsi" w:cstheme="minorHAnsi"/>
            <w:szCs w:val="22"/>
          </w:rPr>
          <w:t>5.4</w:t>
        </w:r>
        <w:r w:rsidRPr="003D19FC">
          <w:rPr>
            <w:rFonts w:asciiTheme="minorHAnsi" w:eastAsiaTheme="minorEastAsia" w:hAnsiTheme="minorHAnsi" w:cstheme="minorHAnsi"/>
            <w:szCs w:val="22"/>
            <w:lang w:eastAsia="zh-TW"/>
          </w:rPr>
          <w:tab/>
        </w:r>
        <w:r w:rsidRPr="003D19FC">
          <w:rPr>
            <w:rStyle w:val="Hyperlink"/>
            <w:rFonts w:asciiTheme="minorHAnsi" w:hAnsiTheme="minorHAnsi" w:cstheme="minorHAnsi"/>
            <w:szCs w:val="22"/>
          </w:rPr>
          <w:t>Reference list</w:t>
        </w:r>
        <w:r w:rsidRPr="003D19FC">
          <w:rPr>
            <w:rFonts w:asciiTheme="minorHAnsi" w:hAnsiTheme="minorHAnsi" w:cstheme="minorHAnsi"/>
            <w:webHidden/>
            <w:szCs w:val="22"/>
          </w:rPr>
          <w:tab/>
        </w:r>
        <w:r w:rsidRPr="003D19FC">
          <w:rPr>
            <w:rFonts w:asciiTheme="minorHAnsi" w:hAnsiTheme="minorHAnsi" w:cstheme="minorHAnsi"/>
            <w:webHidden/>
            <w:szCs w:val="22"/>
          </w:rPr>
          <w:fldChar w:fldCharType="begin"/>
        </w:r>
        <w:r w:rsidRPr="003D19FC">
          <w:rPr>
            <w:rFonts w:asciiTheme="minorHAnsi" w:hAnsiTheme="minorHAnsi" w:cstheme="minorHAnsi"/>
            <w:webHidden/>
            <w:szCs w:val="22"/>
          </w:rPr>
          <w:instrText xml:space="preserve"> PAGEREF _Toc86701855 \h </w:instrText>
        </w:r>
        <w:r w:rsidRPr="003D19FC">
          <w:rPr>
            <w:rFonts w:asciiTheme="minorHAnsi" w:hAnsiTheme="minorHAnsi" w:cstheme="minorHAnsi"/>
            <w:webHidden/>
            <w:szCs w:val="22"/>
          </w:rPr>
        </w:r>
        <w:r w:rsidRPr="003D19FC">
          <w:rPr>
            <w:rFonts w:asciiTheme="minorHAnsi" w:hAnsiTheme="minorHAnsi" w:cstheme="minorHAnsi"/>
            <w:webHidden/>
            <w:szCs w:val="22"/>
          </w:rPr>
          <w:fldChar w:fldCharType="separate"/>
        </w:r>
        <w:r w:rsidR="009E45A0">
          <w:rPr>
            <w:rFonts w:asciiTheme="minorHAnsi" w:hAnsiTheme="minorHAnsi" w:cstheme="minorHAnsi"/>
            <w:webHidden/>
            <w:szCs w:val="22"/>
          </w:rPr>
          <w:t>182</w:t>
        </w:r>
        <w:r w:rsidRPr="003D19FC">
          <w:rPr>
            <w:rFonts w:asciiTheme="minorHAnsi" w:hAnsiTheme="minorHAnsi" w:cstheme="minorHAnsi"/>
            <w:webHidden/>
            <w:szCs w:val="22"/>
          </w:rPr>
          <w:fldChar w:fldCharType="end"/>
        </w:r>
      </w:hyperlink>
    </w:p>
    <w:p w14:paraId="1E831445" w14:textId="5E4F2E3D" w:rsidR="003D19FC" w:rsidRDefault="003D19FC">
      <w:pPr>
        <w:pStyle w:val="TOC1"/>
        <w:rPr>
          <w:rFonts w:asciiTheme="minorHAnsi" w:eastAsiaTheme="minorEastAsia" w:hAnsiTheme="minorHAnsi" w:cstheme="minorBidi"/>
          <w:b w:val="0"/>
          <w:bCs w:val="0"/>
          <w:sz w:val="22"/>
          <w:szCs w:val="22"/>
          <w:lang w:eastAsia="zh-TW"/>
        </w:rPr>
      </w:pPr>
      <w:hyperlink w:anchor="_Toc86701856" w:history="1">
        <w:r w:rsidRPr="003D19FC">
          <w:rPr>
            <w:rStyle w:val="Hyperlink"/>
            <w:rFonts w:asciiTheme="minorHAnsi" w:hAnsiTheme="minorHAnsi" w:cstheme="minorHAnsi"/>
            <w:sz w:val="22"/>
            <w:szCs w:val="22"/>
          </w:rPr>
          <w:t>Appendices</w:t>
        </w:r>
        <w:r w:rsidRPr="003D19FC">
          <w:rPr>
            <w:rFonts w:asciiTheme="minorHAnsi" w:hAnsiTheme="minorHAnsi" w:cstheme="minorHAnsi"/>
            <w:webHidden/>
            <w:sz w:val="22"/>
            <w:szCs w:val="22"/>
          </w:rPr>
          <w:tab/>
        </w:r>
        <w:r w:rsidRPr="003D19FC">
          <w:rPr>
            <w:rFonts w:asciiTheme="minorHAnsi" w:hAnsiTheme="minorHAnsi" w:cstheme="minorHAnsi"/>
            <w:webHidden/>
            <w:sz w:val="22"/>
            <w:szCs w:val="22"/>
          </w:rPr>
          <w:fldChar w:fldCharType="begin"/>
        </w:r>
        <w:r w:rsidRPr="003D19FC">
          <w:rPr>
            <w:rFonts w:asciiTheme="minorHAnsi" w:hAnsiTheme="minorHAnsi" w:cstheme="minorHAnsi"/>
            <w:webHidden/>
            <w:sz w:val="22"/>
            <w:szCs w:val="22"/>
          </w:rPr>
          <w:instrText xml:space="preserve"> PAGEREF _Toc86701856 \h </w:instrText>
        </w:r>
        <w:r w:rsidRPr="003D19FC">
          <w:rPr>
            <w:rFonts w:asciiTheme="minorHAnsi" w:hAnsiTheme="minorHAnsi" w:cstheme="minorHAnsi"/>
            <w:webHidden/>
            <w:sz w:val="22"/>
            <w:szCs w:val="22"/>
          </w:rPr>
        </w:r>
        <w:r w:rsidRPr="003D19FC">
          <w:rPr>
            <w:rFonts w:asciiTheme="minorHAnsi" w:hAnsiTheme="minorHAnsi" w:cstheme="minorHAnsi"/>
            <w:webHidden/>
            <w:sz w:val="22"/>
            <w:szCs w:val="22"/>
          </w:rPr>
          <w:fldChar w:fldCharType="separate"/>
        </w:r>
        <w:r w:rsidR="009E45A0">
          <w:rPr>
            <w:rFonts w:asciiTheme="minorHAnsi" w:hAnsiTheme="minorHAnsi" w:cstheme="minorHAnsi"/>
            <w:webHidden/>
            <w:sz w:val="22"/>
            <w:szCs w:val="22"/>
          </w:rPr>
          <w:t>183</w:t>
        </w:r>
        <w:r w:rsidRPr="003D19FC">
          <w:rPr>
            <w:rFonts w:asciiTheme="minorHAnsi" w:hAnsiTheme="minorHAnsi" w:cstheme="minorHAnsi"/>
            <w:webHidden/>
            <w:sz w:val="22"/>
            <w:szCs w:val="22"/>
          </w:rPr>
          <w:fldChar w:fldCharType="end"/>
        </w:r>
      </w:hyperlink>
    </w:p>
    <w:p w14:paraId="47A9E535" w14:textId="25AD62ED" w:rsidR="00154E5F" w:rsidRPr="00783141" w:rsidRDefault="00154E5F" w:rsidP="006545B8">
      <w:pPr>
        <w:pStyle w:val="TOC2"/>
        <w:spacing w:line="360" w:lineRule="auto"/>
        <w:rPr>
          <w:rFonts w:asciiTheme="minorHAnsi" w:hAnsiTheme="minorHAnsi" w:cstheme="minorHAnsi"/>
          <w:b/>
        </w:rPr>
      </w:pPr>
      <w:r w:rsidRPr="00D70C25">
        <w:rPr>
          <w:rFonts w:asciiTheme="minorHAnsi" w:hAnsiTheme="minorHAnsi" w:cstheme="minorHAnsi"/>
          <w:b/>
          <w:szCs w:val="22"/>
        </w:rPr>
        <w:fldChar w:fldCharType="end"/>
      </w:r>
    </w:p>
    <w:p w14:paraId="5BCAF127" w14:textId="77777777" w:rsidR="00663A40" w:rsidRPr="00783141" w:rsidRDefault="00015049" w:rsidP="006545B8">
      <w:pPr>
        <w:pStyle w:val="PhDAPAPreliminaryHeading"/>
        <w:spacing w:line="360" w:lineRule="auto"/>
        <w:rPr>
          <w:rFonts w:asciiTheme="minorHAnsi" w:hAnsiTheme="minorHAnsi" w:cstheme="minorHAnsi"/>
          <w:sz w:val="40"/>
          <w:szCs w:val="40"/>
        </w:rPr>
      </w:pPr>
      <w:r w:rsidRPr="00783141">
        <w:rPr>
          <w:rFonts w:asciiTheme="minorHAnsi" w:hAnsiTheme="minorHAnsi" w:cstheme="minorHAnsi"/>
        </w:rPr>
        <w:br w:type="page"/>
      </w:r>
      <w:bookmarkStart w:id="9" w:name="_Toc414383380"/>
      <w:bookmarkStart w:id="10" w:name="_Toc86701820"/>
      <w:r w:rsidRPr="00783141">
        <w:rPr>
          <w:rFonts w:asciiTheme="minorHAnsi" w:hAnsiTheme="minorHAnsi" w:cstheme="minorHAnsi"/>
          <w:sz w:val="40"/>
          <w:szCs w:val="40"/>
        </w:rPr>
        <w:lastRenderedPageBreak/>
        <w:t>List of Figures</w:t>
      </w:r>
      <w:bookmarkEnd w:id="9"/>
      <w:bookmarkEnd w:id="10"/>
    </w:p>
    <w:p w14:paraId="478D06C4" w14:textId="25CB0CA4" w:rsidR="00AE3B79" w:rsidRPr="00AE3B79" w:rsidRDefault="002B32B0">
      <w:pPr>
        <w:pStyle w:val="TableofFigures"/>
        <w:rPr>
          <w:rFonts w:asciiTheme="minorHAnsi" w:eastAsiaTheme="minorEastAsia" w:hAnsiTheme="minorHAnsi" w:cstheme="minorHAnsi"/>
          <w:noProof/>
          <w:szCs w:val="22"/>
          <w:lang w:eastAsia="zh-TW"/>
        </w:rPr>
      </w:pPr>
      <w:r w:rsidRPr="00271A01">
        <w:rPr>
          <w:rFonts w:asciiTheme="minorHAnsi" w:hAnsiTheme="minorHAnsi" w:cstheme="minorHAnsi"/>
          <w:szCs w:val="22"/>
        </w:rPr>
        <w:fldChar w:fldCharType="begin"/>
      </w:r>
      <w:r w:rsidRPr="00271A01">
        <w:rPr>
          <w:rFonts w:asciiTheme="minorHAnsi" w:hAnsiTheme="minorHAnsi" w:cstheme="minorHAnsi"/>
          <w:szCs w:val="22"/>
        </w:rPr>
        <w:instrText xml:space="preserve"> TOC \h \z \c "Figure" </w:instrText>
      </w:r>
      <w:r w:rsidRPr="00271A01">
        <w:rPr>
          <w:rFonts w:asciiTheme="minorHAnsi" w:hAnsiTheme="minorHAnsi" w:cstheme="minorHAnsi"/>
          <w:szCs w:val="22"/>
        </w:rPr>
        <w:fldChar w:fldCharType="separate"/>
      </w:r>
      <w:hyperlink r:id="rId12" w:anchor="_Toc85420485" w:history="1">
        <w:r w:rsidR="00AE3B79" w:rsidRPr="00AE3B79">
          <w:rPr>
            <w:rStyle w:val="Hyperlink"/>
            <w:rFonts w:asciiTheme="minorHAnsi" w:hAnsiTheme="minorHAnsi" w:cstheme="minorHAnsi"/>
            <w:noProof/>
          </w:rPr>
          <w:t>Figure 2</w:t>
        </w:r>
        <w:r w:rsidR="00AE3B79" w:rsidRPr="00AE3B79">
          <w:rPr>
            <w:rStyle w:val="Hyperlink"/>
            <w:rFonts w:asciiTheme="minorHAnsi" w:hAnsiTheme="minorHAnsi" w:cstheme="minorHAnsi"/>
            <w:noProof/>
          </w:rPr>
          <w:noBreakHyphen/>
          <w:t>1 Results from 5 nights of acoustic recording of bats’ activity approximately 5 m away from the tunnel entrance from 30 minutes before official sunset to 30 minutes after official sunrise, over 3 nights in summer. (Nightly time was divided into 2 perspectives: 1. hours after official sunset and 2. hours before official sunrise, where the dotted line marks the transition between two perspectives) (solid line separate each night and -dotted line indicates the 5th hour after official sunset and before official sunrise) (Note: The recorder was in the field for 5 days. However, it experienced a fault on the 4th day of the recording meaning the final 2 days of recordings were lost). Bats’ activity over 3 nights present similar patterns; the first peak in activity occurred within the first hour after official sunset, and the last peak (highest activities of each nights occurred between 2 to 3 hours before official sunrise. On 2 out of 3 days minimum activity occurred between 3 – 4 hours after sunset. Activity never reached 0 between the beginning of first peak in activity and the end of last peak activity.</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_Toc85420485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9E45A0">
          <w:rPr>
            <w:rFonts w:asciiTheme="minorHAnsi" w:hAnsiTheme="minorHAnsi" w:cstheme="minorHAnsi"/>
            <w:noProof/>
            <w:webHidden/>
          </w:rPr>
          <w:t>34</w:t>
        </w:r>
        <w:r w:rsidR="00AE3B79" w:rsidRPr="00AE3B79">
          <w:rPr>
            <w:rFonts w:asciiTheme="minorHAnsi" w:hAnsiTheme="minorHAnsi" w:cstheme="minorHAnsi"/>
            <w:noProof/>
            <w:webHidden/>
          </w:rPr>
          <w:fldChar w:fldCharType="end"/>
        </w:r>
      </w:hyperlink>
    </w:p>
    <w:p w14:paraId="08497B0D" w14:textId="09A293CB" w:rsidR="00AE3B79" w:rsidRPr="00AE3B79" w:rsidRDefault="00890CBD">
      <w:pPr>
        <w:pStyle w:val="TableofFigures"/>
        <w:rPr>
          <w:rFonts w:asciiTheme="minorHAnsi" w:eastAsiaTheme="minorEastAsia" w:hAnsiTheme="minorHAnsi" w:cstheme="minorHAnsi"/>
          <w:noProof/>
          <w:szCs w:val="22"/>
          <w:lang w:eastAsia="zh-TW"/>
        </w:rPr>
      </w:pPr>
      <w:hyperlink r:id="rId13" w:anchor="_Toc85420486" w:history="1">
        <w:r w:rsidR="00AE3B79" w:rsidRPr="00AE3B79">
          <w:rPr>
            <w:rStyle w:val="Hyperlink"/>
            <w:rFonts w:asciiTheme="minorHAnsi" w:hAnsiTheme="minorHAnsi" w:cstheme="minorHAnsi"/>
            <w:noProof/>
          </w:rPr>
          <w:t>Figure 2</w:t>
        </w:r>
        <w:r w:rsidR="00AE3B79" w:rsidRPr="00AE3B79">
          <w:rPr>
            <w:rStyle w:val="Hyperlink"/>
            <w:rFonts w:asciiTheme="minorHAnsi" w:hAnsiTheme="minorHAnsi" w:cstheme="minorHAnsi"/>
            <w:noProof/>
          </w:rPr>
          <w:noBreakHyphen/>
          <w:t>2 Results from 5 nights of acoustic recording of bats’ activity approximately 5 m away from the tunnel entrance from 30 minutes before official sunset to 30 minutes after official sunrise, over 5 nights in winter. (Nightly time was divided into 2 perspectives: 1. hours after official sunset and 2. hours before official sunrise, where - - - dotted line marked the transition between two perspectives) (--- solid line separate each night and - - - dotted line indicates 7.3 hours after official sunset or 6 hours before official sunrise). First peak of bats activity occurred within the first hour and the second peak occurred at 6 hours before official sunrise, these patterns remained the same throughout the 5 nights in winter. Last activity was decided between sunrise and 30 minutes after sunrise each day.</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_Toc85420486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9E45A0">
          <w:rPr>
            <w:rFonts w:asciiTheme="minorHAnsi" w:hAnsiTheme="minorHAnsi" w:cstheme="minorHAnsi"/>
            <w:noProof/>
            <w:webHidden/>
          </w:rPr>
          <w:t>35</w:t>
        </w:r>
        <w:r w:rsidR="00AE3B79" w:rsidRPr="00AE3B79">
          <w:rPr>
            <w:rFonts w:asciiTheme="minorHAnsi" w:hAnsiTheme="minorHAnsi" w:cstheme="minorHAnsi"/>
            <w:noProof/>
            <w:webHidden/>
          </w:rPr>
          <w:fldChar w:fldCharType="end"/>
        </w:r>
      </w:hyperlink>
    </w:p>
    <w:p w14:paraId="06026024" w14:textId="26C4F084" w:rsidR="00AE3B79" w:rsidRPr="00AE3B79" w:rsidRDefault="00890CBD">
      <w:pPr>
        <w:pStyle w:val="TableofFigures"/>
        <w:rPr>
          <w:rFonts w:asciiTheme="minorHAnsi" w:eastAsiaTheme="minorEastAsia" w:hAnsiTheme="minorHAnsi" w:cstheme="minorHAnsi"/>
          <w:noProof/>
          <w:szCs w:val="22"/>
          <w:lang w:eastAsia="zh-TW"/>
        </w:rPr>
      </w:pPr>
      <w:hyperlink r:id="rId14" w:anchor="_Toc85420487" w:history="1">
        <w:r w:rsidR="00AE3B79" w:rsidRPr="00AE3B79">
          <w:rPr>
            <w:rStyle w:val="Hyperlink"/>
            <w:rFonts w:asciiTheme="minorHAnsi" w:hAnsiTheme="minorHAnsi" w:cstheme="minorHAnsi"/>
            <w:noProof/>
          </w:rPr>
          <w:t>Figure 2</w:t>
        </w:r>
        <w:r w:rsidR="00AE3B79" w:rsidRPr="00AE3B79">
          <w:rPr>
            <w:rStyle w:val="Hyperlink"/>
            <w:rFonts w:asciiTheme="minorHAnsi" w:hAnsiTheme="minorHAnsi" w:cstheme="minorHAnsi"/>
            <w:noProof/>
          </w:rPr>
          <w:noBreakHyphen/>
          <w:t xml:space="preserve">3 </w:t>
        </w:r>
        <w:r w:rsidR="00AE3B79" w:rsidRPr="00AE3B79">
          <w:rPr>
            <w:rStyle w:val="Hyperlink"/>
            <w:rFonts w:asciiTheme="minorHAnsi" w:eastAsia="PMingLiU" w:hAnsiTheme="minorHAnsi" w:cstheme="minorHAnsi"/>
            <w:noProof/>
            <w:lang w:val="en-US" w:eastAsia="zh-TW"/>
          </w:rPr>
          <w:t xml:space="preserve">Acoustics recording of each tunnel roosting bat species at the tunnel entrance from 30 minutes before official sunset to 4 hours after official sunset over 3 consecutive days in summer. </w:t>
        </w:r>
        <w:r w:rsidR="00AE3B79" w:rsidRPr="00AE3B79">
          <w:rPr>
            <w:rStyle w:val="Hyperlink"/>
            <w:rFonts w:asciiTheme="minorHAnsi" w:eastAsia="PMingLiU" w:hAnsiTheme="minorHAnsi" w:cstheme="minorHAnsi"/>
            <w:i/>
            <w:iCs/>
            <w:noProof/>
            <w:lang w:val="en-US" w:eastAsia="zh-TW"/>
          </w:rPr>
          <w:t>Miniopterus australis</w:t>
        </w:r>
        <w:r w:rsidR="00AE3B79" w:rsidRPr="00AE3B79">
          <w:rPr>
            <w:rStyle w:val="Hyperlink"/>
            <w:rFonts w:asciiTheme="minorHAnsi" w:eastAsia="PMingLiU" w:hAnsiTheme="minorHAnsi" w:cstheme="minorHAnsi"/>
            <w:noProof/>
            <w:lang w:val="en-US" w:eastAsia="zh-TW"/>
          </w:rPr>
          <w:t xml:space="preserve"> has the earliest first peak activity (within the first hour after sunset). On 2 out of 3 days </w:t>
        </w:r>
        <w:r w:rsidR="00AE3B79" w:rsidRPr="00AE3B79">
          <w:rPr>
            <w:rStyle w:val="Hyperlink"/>
            <w:rFonts w:asciiTheme="minorHAnsi" w:eastAsia="PMingLiU" w:hAnsiTheme="minorHAnsi" w:cstheme="minorHAnsi"/>
            <w:i/>
            <w:iCs/>
            <w:noProof/>
            <w:lang w:val="en-US" w:eastAsia="zh-TW"/>
          </w:rPr>
          <w:t>M. macropus</w:t>
        </w:r>
        <w:r w:rsidR="00AE3B79" w:rsidRPr="00AE3B79">
          <w:rPr>
            <w:rStyle w:val="Hyperlink"/>
            <w:rFonts w:asciiTheme="minorHAnsi" w:eastAsia="PMingLiU" w:hAnsiTheme="minorHAnsi" w:cstheme="minorHAnsi"/>
            <w:noProof/>
            <w:lang w:val="en-US" w:eastAsia="zh-TW"/>
          </w:rPr>
          <w:t xml:space="preserve"> reached the first in peak activity between 2-3 hours after sunset. </w:t>
        </w:r>
        <w:r w:rsidR="00AE3B79" w:rsidRPr="00AE3B79">
          <w:rPr>
            <w:rStyle w:val="Hyperlink"/>
            <w:rFonts w:asciiTheme="minorHAnsi" w:eastAsia="PMingLiU" w:hAnsiTheme="minorHAnsi" w:cstheme="minorHAnsi"/>
            <w:i/>
            <w:iCs/>
            <w:noProof/>
            <w:lang w:val="en-US" w:eastAsia="zh-TW"/>
          </w:rPr>
          <w:t>Rhinolophus megaphyllus</w:t>
        </w:r>
        <w:r w:rsidR="00AE3B79" w:rsidRPr="00AE3B79">
          <w:rPr>
            <w:rStyle w:val="Hyperlink"/>
            <w:rFonts w:asciiTheme="minorHAnsi" w:eastAsia="PMingLiU" w:hAnsiTheme="minorHAnsi" w:cstheme="minorHAnsi"/>
            <w:noProof/>
            <w:lang w:val="en-US" w:eastAsia="zh-TW"/>
          </w:rPr>
          <w:t xml:space="preserve"> does not have a regular pattern of first peak activity. </w:t>
        </w:r>
        <w:r w:rsidR="00AE3B79" w:rsidRPr="00AE3B79">
          <w:rPr>
            <w:rStyle w:val="Hyperlink"/>
            <w:rFonts w:asciiTheme="minorHAnsi" w:eastAsia="PMingLiU" w:hAnsiTheme="minorHAnsi" w:cstheme="minorHAnsi"/>
            <w:i/>
            <w:iCs/>
            <w:noProof/>
            <w:lang w:val="en-US" w:eastAsia="zh-TW"/>
          </w:rPr>
          <w:t>Miniopterus orianae oceanesis</w:t>
        </w:r>
        <w:r w:rsidR="00AE3B79" w:rsidRPr="00AE3B79">
          <w:rPr>
            <w:rStyle w:val="Hyperlink"/>
            <w:rFonts w:asciiTheme="minorHAnsi" w:eastAsia="PMingLiU" w:hAnsiTheme="minorHAnsi" w:cstheme="minorHAnsi"/>
            <w:noProof/>
            <w:lang w:val="en-US" w:eastAsia="zh-TW"/>
          </w:rPr>
          <w:t xml:space="preserve"> activity remained very low throughout each sampling night compared to the other three species. The time and level of activity of the three species differ among one another. Activity detected was dominated by </w:t>
        </w:r>
        <w:r w:rsidR="00AE3B79" w:rsidRPr="00AE3B79">
          <w:rPr>
            <w:rStyle w:val="Hyperlink"/>
            <w:rFonts w:asciiTheme="minorHAnsi" w:eastAsia="PMingLiU" w:hAnsiTheme="minorHAnsi" w:cstheme="minorHAnsi"/>
            <w:i/>
            <w:iCs/>
            <w:noProof/>
            <w:lang w:val="en-US" w:eastAsia="zh-TW"/>
          </w:rPr>
          <w:t>M. asutralis</w:t>
        </w:r>
        <w:r w:rsidR="00AE3B79" w:rsidRPr="00AE3B79">
          <w:rPr>
            <w:rStyle w:val="Hyperlink"/>
            <w:rFonts w:asciiTheme="minorHAnsi" w:eastAsia="PMingLiU" w:hAnsiTheme="minorHAnsi" w:cstheme="minorHAnsi"/>
            <w:noProof/>
            <w:lang w:val="en-US" w:eastAsia="zh-TW"/>
          </w:rPr>
          <w:t>.</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_Toc85420487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9E45A0">
          <w:rPr>
            <w:rFonts w:asciiTheme="minorHAnsi" w:hAnsiTheme="minorHAnsi" w:cstheme="minorHAnsi"/>
            <w:noProof/>
            <w:webHidden/>
          </w:rPr>
          <w:t>37</w:t>
        </w:r>
        <w:r w:rsidR="00AE3B79" w:rsidRPr="00AE3B79">
          <w:rPr>
            <w:rFonts w:asciiTheme="minorHAnsi" w:hAnsiTheme="minorHAnsi" w:cstheme="minorHAnsi"/>
            <w:noProof/>
            <w:webHidden/>
          </w:rPr>
          <w:fldChar w:fldCharType="end"/>
        </w:r>
      </w:hyperlink>
    </w:p>
    <w:p w14:paraId="242F0452" w14:textId="30E20B45" w:rsidR="00AE3B79" w:rsidRPr="00AE3B79" w:rsidRDefault="00890CBD">
      <w:pPr>
        <w:pStyle w:val="TableofFigures"/>
        <w:rPr>
          <w:rFonts w:asciiTheme="minorHAnsi" w:eastAsiaTheme="minorEastAsia" w:hAnsiTheme="minorHAnsi" w:cstheme="minorHAnsi"/>
          <w:noProof/>
          <w:szCs w:val="22"/>
          <w:lang w:eastAsia="zh-TW"/>
        </w:rPr>
      </w:pPr>
      <w:hyperlink r:id="rId15" w:anchor="_Toc85420488" w:history="1">
        <w:r w:rsidR="00AE3B79" w:rsidRPr="00AE3B79">
          <w:rPr>
            <w:rStyle w:val="Hyperlink"/>
            <w:rFonts w:asciiTheme="minorHAnsi" w:hAnsiTheme="minorHAnsi" w:cstheme="minorHAnsi"/>
            <w:noProof/>
          </w:rPr>
          <w:t>Figure 2</w:t>
        </w:r>
        <w:r w:rsidR="00AE3B79" w:rsidRPr="00AE3B79">
          <w:rPr>
            <w:rStyle w:val="Hyperlink"/>
            <w:rFonts w:asciiTheme="minorHAnsi" w:hAnsiTheme="minorHAnsi" w:cstheme="minorHAnsi"/>
            <w:noProof/>
          </w:rPr>
          <w:noBreakHyphen/>
          <w:t>4</w:t>
        </w:r>
        <w:r w:rsidR="00AE3B79" w:rsidRPr="00AE3B79">
          <w:rPr>
            <w:rStyle w:val="Hyperlink"/>
            <w:rFonts w:asciiTheme="minorHAnsi" w:hAnsiTheme="minorHAnsi" w:cstheme="minorHAnsi"/>
            <w:i/>
            <w:iCs/>
            <w:noProof/>
          </w:rPr>
          <w:t xml:space="preserve"> </w:t>
        </w:r>
        <w:r w:rsidR="00AE3B79" w:rsidRPr="00AE3B79">
          <w:rPr>
            <w:rStyle w:val="Hyperlink"/>
            <w:rFonts w:asciiTheme="minorHAnsi" w:hAnsiTheme="minorHAnsi" w:cstheme="minorHAnsi"/>
            <w:noProof/>
            <w:lang w:val="en-US"/>
          </w:rPr>
          <w:t xml:space="preserve">Acoustics recording of each tunnel roosting bat species at the tunnel entrance from 30 minutes before official sunset to 4 hours after official sunset over 5 consecutive days in winter. The first activity of each species was detected within the first hour after official sunset, </w:t>
        </w:r>
        <w:r w:rsidR="00AE3B79" w:rsidRPr="00AE3B79">
          <w:rPr>
            <w:rStyle w:val="Hyperlink"/>
            <w:rFonts w:asciiTheme="minorHAnsi" w:hAnsiTheme="minorHAnsi" w:cstheme="minorHAnsi"/>
            <w:noProof/>
            <w:lang w:val="en-US"/>
          </w:rPr>
          <w:lastRenderedPageBreak/>
          <w:t xml:space="preserve">when all three species also reached the first peak in activity which then greatly reduced in the following hour. The three species had similar times of peak activity, but the level of activity differed from one another. Majority of the detected activity was from </w:t>
        </w:r>
        <w:r w:rsidR="00AE3B79" w:rsidRPr="00AE3B79">
          <w:rPr>
            <w:rStyle w:val="Hyperlink"/>
            <w:rFonts w:asciiTheme="minorHAnsi" w:hAnsiTheme="minorHAnsi" w:cstheme="minorHAnsi"/>
            <w:i/>
            <w:iCs/>
            <w:noProof/>
            <w:lang w:val="en-US"/>
          </w:rPr>
          <w:t>M. macropus</w:t>
        </w:r>
        <w:r w:rsidR="00AE3B79" w:rsidRPr="00AE3B79">
          <w:rPr>
            <w:rStyle w:val="Hyperlink"/>
            <w:rFonts w:asciiTheme="minorHAnsi" w:hAnsiTheme="minorHAnsi" w:cstheme="minorHAnsi"/>
            <w:noProof/>
            <w:lang w:val="en-US"/>
          </w:rPr>
          <w:t xml:space="preserve">. No activity was detected from </w:t>
        </w:r>
        <w:r w:rsidR="00AE3B79" w:rsidRPr="00AE3B79">
          <w:rPr>
            <w:rStyle w:val="Hyperlink"/>
            <w:rFonts w:asciiTheme="minorHAnsi" w:hAnsiTheme="minorHAnsi" w:cstheme="minorHAnsi"/>
            <w:i/>
            <w:iCs/>
            <w:noProof/>
            <w:lang w:val="en-US"/>
          </w:rPr>
          <w:t>M. orianae oceanesis</w:t>
        </w:r>
        <w:r w:rsidR="00AE3B79" w:rsidRPr="00AE3B79">
          <w:rPr>
            <w:rStyle w:val="Hyperlink"/>
            <w:rFonts w:asciiTheme="minorHAnsi" w:hAnsiTheme="minorHAnsi" w:cstheme="minorHAnsi"/>
            <w:noProof/>
            <w:lang w:val="en-US"/>
          </w:rPr>
          <w:t xml:space="preserve"> in winter.</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_Toc85420488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9E45A0">
          <w:rPr>
            <w:rFonts w:asciiTheme="minorHAnsi" w:hAnsiTheme="minorHAnsi" w:cstheme="minorHAnsi"/>
            <w:noProof/>
            <w:webHidden/>
          </w:rPr>
          <w:t>37</w:t>
        </w:r>
        <w:r w:rsidR="00AE3B79" w:rsidRPr="00AE3B79">
          <w:rPr>
            <w:rFonts w:asciiTheme="minorHAnsi" w:hAnsiTheme="minorHAnsi" w:cstheme="minorHAnsi"/>
            <w:noProof/>
            <w:webHidden/>
          </w:rPr>
          <w:fldChar w:fldCharType="end"/>
        </w:r>
      </w:hyperlink>
    </w:p>
    <w:p w14:paraId="3AC57CF4" w14:textId="58285910" w:rsidR="00AE3B79" w:rsidRPr="00AE3B79" w:rsidRDefault="00890CBD">
      <w:pPr>
        <w:pStyle w:val="TableofFigures"/>
        <w:rPr>
          <w:rFonts w:asciiTheme="minorHAnsi" w:eastAsiaTheme="minorEastAsia" w:hAnsiTheme="minorHAnsi" w:cstheme="minorHAnsi"/>
          <w:noProof/>
          <w:szCs w:val="22"/>
          <w:lang w:eastAsia="zh-TW"/>
        </w:rPr>
      </w:pPr>
      <w:hyperlink r:id="rId16" w:anchor="_Toc85420489" w:history="1">
        <w:r w:rsidR="00AE3B79" w:rsidRPr="00AE3B79">
          <w:rPr>
            <w:rStyle w:val="Hyperlink"/>
            <w:rFonts w:asciiTheme="minorHAnsi" w:hAnsiTheme="minorHAnsi" w:cstheme="minorHAnsi"/>
            <w:noProof/>
          </w:rPr>
          <w:t>Figure 2</w:t>
        </w:r>
        <w:r w:rsidR="00AE3B79" w:rsidRPr="00AE3B79">
          <w:rPr>
            <w:rStyle w:val="Hyperlink"/>
            <w:rFonts w:asciiTheme="minorHAnsi" w:hAnsiTheme="minorHAnsi" w:cstheme="minorHAnsi"/>
            <w:noProof/>
          </w:rPr>
          <w:noBreakHyphen/>
          <w:t xml:space="preserve">5 </w:t>
        </w:r>
        <w:r w:rsidR="00AE3B79" w:rsidRPr="00AE3B79">
          <w:rPr>
            <w:rStyle w:val="Hyperlink"/>
            <w:rFonts w:asciiTheme="minorHAnsi" w:eastAsia="PMingLiU" w:hAnsiTheme="minorHAnsi" w:cstheme="minorHAnsi"/>
            <w:noProof/>
            <w:lang w:val="en-US" w:eastAsia="zh-TW"/>
          </w:rPr>
          <w:t xml:space="preserve">The mean of first activity peak (emergence) time relative to official sunset (mean and SD) of each species in the Yugar tunnel. The analyses were on means for each species over 3 days in summer and 5 days in winter. It showed that all three species emerged earlier, and the emergence pattern was less varied, in winter than summer, especially for </w:t>
        </w:r>
        <w:r w:rsidR="00AE3B79" w:rsidRPr="00AE3B79">
          <w:rPr>
            <w:rStyle w:val="Hyperlink"/>
            <w:rFonts w:asciiTheme="minorHAnsi" w:eastAsia="PMingLiU" w:hAnsiTheme="minorHAnsi" w:cstheme="minorHAnsi"/>
            <w:i/>
            <w:iCs/>
            <w:noProof/>
            <w:lang w:val="en-US" w:eastAsia="zh-TW"/>
          </w:rPr>
          <w:t>M. macropus</w:t>
        </w:r>
        <w:r w:rsidR="00AE3B79" w:rsidRPr="00AE3B79">
          <w:rPr>
            <w:rStyle w:val="Hyperlink"/>
            <w:rFonts w:asciiTheme="minorHAnsi" w:eastAsia="PMingLiU" w:hAnsiTheme="minorHAnsi" w:cstheme="minorHAnsi"/>
            <w:noProof/>
            <w:lang w:val="en-US" w:eastAsia="zh-TW"/>
          </w:rPr>
          <w:t xml:space="preserve"> and </w:t>
        </w:r>
        <w:r w:rsidR="00AE3B79" w:rsidRPr="00AE3B79">
          <w:rPr>
            <w:rStyle w:val="Hyperlink"/>
            <w:rFonts w:asciiTheme="minorHAnsi" w:eastAsia="PMingLiU" w:hAnsiTheme="minorHAnsi" w:cstheme="minorHAnsi"/>
            <w:i/>
            <w:iCs/>
            <w:noProof/>
            <w:lang w:val="en-US" w:eastAsia="zh-TW"/>
          </w:rPr>
          <w:t>R. megaphyllus.</w:t>
        </w:r>
        <w:r w:rsidR="00AE3B79" w:rsidRPr="00AE3B79">
          <w:rPr>
            <w:rStyle w:val="Hyperlink"/>
            <w:rFonts w:asciiTheme="minorHAnsi" w:eastAsia="PMingLiU" w:hAnsiTheme="minorHAnsi" w:cstheme="minorHAnsi"/>
            <w:noProof/>
            <w:lang w:val="en-US" w:eastAsia="zh-TW"/>
          </w:rPr>
          <w:t xml:space="preserve"> Mean peak emergence of all species occurred within 40 minutes after official sunset in winter. For summer, the pattern varied across species, with </w:t>
        </w:r>
        <w:r w:rsidR="00AE3B79" w:rsidRPr="00AE3B79">
          <w:rPr>
            <w:rStyle w:val="Hyperlink"/>
            <w:rFonts w:asciiTheme="minorHAnsi" w:eastAsia="PMingLiU" w:hAnsiTheme="minorHAnsi" w:cstheme="minorHAnsi"/>
            <w:i/>
            <w:iCs/>
            <w:noProof/>
            <w:lang w:val="en-US" w:eastAsia="zh-TW"/>
          </w:rPr>
          <w:t>M. australis</w:t>
        </w:r>
        <w:r w:rsidR="00AE3B79" w:rsidRPr="00AE3B79">
          <w:rPr>
            <w:rStyle w:val="Hyperlink"/>
            <w:rFonts w:asciiTheme="minorHAnsi" w:eastAsia="PMingLiU" w:hAnsiTheme="minorHAnsi" w:cstheme="minorHAnsi"/>
            <w:noProof/>
            <w:lang w:val="en-US" w:eastAsia="zh-TW"/>
          </w:rPr>
          <w:t xml:space="preserve"> emerged closest to sunset, </w:t>
        </w:r>
        <w:r w:rsidR="00AE3B79" w:rsidRPr="00AE3B79">
          <w:rPr>
            <w:rStyle w:val="Hyperlink"/>
            <w:rFonts w:asciiTheme="minorHAnsi" w:eastAsia="PMingLiU" w:hAnsiTheme="minorHAnsi" w:cstheme="minorHAnsi"/>
            <w:i/>
            <w:iCs/>
            <w:noProof/>
            <w:lang w:val="en-US" w:eastAsia="zh-TW"/>
          </w:rPr>
          <w:t>M. australis</w:t>
        </w:r>
        <w:r w:rsidR="00AE3B79" w:rsidRPr="00AE3B79">
          <w:rPr>
            <w:rStyle w:val="Hyperlink"/>
            <w:rFonts w:asciiTheme="minorHAnsi" w:eastAsia="PMingLiU" w:hAnsiTheme="minorHAnsi" w:cstheme="minorHAnsi"/>
            <w:noProof/>
            <w:lang w:val="en-US" w:eastAsia="zh-TW"/>
          </w:rPr>
          <w:t xml:space="preserve"> and </w:t>
        </w:r>
        <w:r w:rsidR="00AE3B79" w:rsidRPr="00AE3B79">
          <w:rPr>
            <w:rStyle w:val="Hyperlink"/>
            <w:rFonts w:asciiTheme="minorHAnsi" w:eastAsia="PMingLiU" w:hAnsiTheme="minorHAnsi" w:cstheme="minorHAnsi"/>
            <w:i/>
            <w:iCs/>
            <w:noProof/>
            <w:lang w:val="en-US" w:eastAsia="zh-TW"/>
          </w:rPr>
          <w:t>R. megaphyllus</w:t>
        </w:r>
        <w:r w:rsidR="00AE3B79" w:rsidRPr="00AE3B79">
          <w:rPr>
            <w:rStyle w:val="Hyperlink"/>
            <w:rFonts w:asciiTheme="minorHAnsi" w:eastAsia="PMingLiU" w:hAnsiTheme="minorHAnsi" w:cstheme="minorHAnsi"/>
            <w:noProof/>
            <w:lang w:val="en-US" w:eastAsia="zh-TW"/>
          </w:rPr>
          <w:t xml:space="preserve"> emerged much later during the night.</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_Toc85420489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9E45A0">
          <w:rPr>
            <w:rFonts w:asciiTheme="minorHAnsi" w:hAnsiTheme="minorHAnsi" w:cstheme="minorHAnsi"/>
            <w:noProof/>
            <w:webHidden/>
          </w:rPr>
          <w:t>39</w:t>
        </w:r>
        <w:r w:rsidR="00AE3B79" w:rsidRPr="00AE3B79">
          <w:rPr>
            <w:rFonts w:asciiTheme="minorHAnsi" w:hAnsiTheme="minorHAnsi" w:cstheme="minorHAnsi"/>
            <w:noProof/>
            <w:webHidden/>
          </w:rPr>
          <w:fldChar w:fldCharType="end"/>
        </w:r>
      </w:hyperlink>
    </w:p>
    <w:p w14:paraId="45577B33" w14:textId="1B279F72" w:rsidR="00AE3B79" w:rsidRPr="00AE3B79" w:rsidRDefault="00890CBD">
      <w:pPr>
        <w:pStyle w:val="TableofFigures"/>
        <w:rPr>
          <w:rFonts w:asciiTheme="minorHAnsi" w:eastAsiaTheme="minorEastAsia" w:hAnsiTheme="minorHAnsi" w:cstheme="minorHAnsi"/>
          <w:noProof/>
          <w:szCs w:val="22"/>
          <w:lang w:eastAsia="zh-TW"/>
        </w:rPr>
      </w:pPr>
      <w:hyperlink r:id="rId17" w:anchor="_Toc85420490" w:history="1">
        <w:r w:rsidR="00AE3B79" w:rsidRPr="00AE3B79">
          <w:rPr>
            <w:rStyle w:val="Hyperlink"/>
            <w:rFonts w:asciiTheme="minorHAnsi" w:hAnsiTheme="minorHAnsi" w:cstheme="minorHAnsi"/>
            <w:noProof/>
          </w:rPr>
          <w:t>Figure 2</w:t>
        </w:r>
        <w:r w:rsidR="00AE3B79" w:rsidRPr="00AE3B79">
          <w:rPr>
            <w:rStyle w:val="Hyperlink"/>
            <w:rFonts w:asciiTheme="minorHAnsi" w:hAnsiTheme="minorHAnsi" w:cstheme="minorHAnsi"/>
            <w:noProof/>
          </w:rPr>
          <w:noBreakHyphen/>
          <w:t xml:space="preserve">6 The mean of final activity peak (return) time relative to official sunrise (± SD) of each species in the Yugar tunnel. The results were calculated by taking the mean for each species over 3 days in summer and 5 days in winter. It showed that all three species returned earlier in summer than winter. The time of mean peak return of all species occurred between 150 – 160 minutes before official sunrise in summer. For winter, the returning pattern varied across species with </w:t>
        </w:r>
        <w:r w:rsidR="00AE3B79" w:rsidRPr="00AE3B79">
          <w:rPr>
            <w:rStyle w:val="Hyperlink"/>
            <w:rFonts w:asciiTheme="minorHAnsi" w:hAnsiTheme="minorHAnsi" w:cstheme="minorHAnsi"/>
            <w:i/>
            <w:iCs/>
            <w:noProof/>
          </w:rPr>
          <w:t xml:space="preserve">M. australis </w:t>
        </w:r>
        <w:r w:rsidR="00AE3B79" w:rsidRPr="00AE3B79">
          <w:rPr>
            <w:rStyle w:val="Hyperlink"/>
            <w:rFonts w:asciiTheme="minorHAnsi" w:hAnsiTheme="minorHAnsi" w:cstheme="minorHAnsi"/>
            <w:noProof/>
          </w:rPr>
          <w:t xml:space="preserve">returned closest to sunrise, </w:t>
        </w:r>
        <w:r w:rsidR="00AE3B79" w:rsidRPr="00AE3B79">
          <w:rPr>
            <w:rStyle w:val="Hyperlink"/>
            <w:rFonts w:asciiTheme="minorHAnsi" w:hAnsiTheme="minorHAnsi" w:cstheme="minorHAnsi"/>
            <w:i/>
            <w:iCs/>
            <w:noProof/>
          </w:rPr>
          <w:t>M. australis</w:t>
        </w:r>
        <w:r w:rsidR="00AE3B79" w:rsidRPr="00AE3B79">
          <w:rPr>
            <w:rStyle w:val="Hyperlink"/>
            <w:rFonts w:asciiTheme="minorHAnsi" w:hAnsiTheme="minorHAnsi" w:cstheme="minorHAnsi"/>
            <w:noProof/>
          </w:rPr>
          <w:t xml:space="preserve"> and </w:t>
        </w:r>
        <w:r w:rsidR="00AE3B79" w:rsidRPr="00AE3B79">
          <w:rPr>
            <w:rStyle w:val="Hyperlink"/>
            <w:rFonts w:asciiTheme="minorHAnsi" w:hAnsiTheme="minorHAnsi" w:cstheme="minorHAnsi"/>
            <w:i/>
            <w:iCs/>
            <w:noProof/>
          </w:rPr>
          <w:t>R. megaphyllus</w:t>
        </w:r>
        <w:r w:rsidR="00AE3B79" w:rsidRPr="00AE3B79">
          <w:rPr>
            <w:rStyle w:val="Hyperlink"/>
            <w:rFonts w:asciiTheme="minorHAnsi" w:hAnsiTheme="minorHAnsi" w:cstheme="minorHAnsi"/>
            <w:noProof/>
          </w:rPr>
          <w:t xml:space="preserve"> returned earlier during the night.</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_Toc85420490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9E45A0">
          <w:rPr>
            <w:rFonts w:asciiTheme="minorHAnsi" w:hAnsiTheme="minorHAnsi" w:cstheme="minorHAnsi"/>
            <w:noProof/>
            <w:webHidden/>
          </w:rPr>
          <w:t>41</w:t>
        </w:r>
        <w:r w:rsidR="00AE3B79" w:rsidRPr="00AE3B79">
          <w:rPr>
            <w:rFonts w:asciiTheme="minorHAnsi" w:hAnsiTheme="minorHAnsi" w:cstheme="minorHAnsi"/>
            <w:noProof/>
            <w:webHidden/>
          </w:rPr>
          <w:fldChar w:fldCharType="end"/>
        </w:r>
      </w:hyperlink>
    </w:p>
    <w:p w14:paraId="481E3635" w14:textId="17711600" w:rsidR="00AE3B79" w:rsidRPr="00AE3B79" w:rsidRDefault="00890CBD">
      <w:pPr>
        <w:pStyle w:val="TableofFigures"/>
        <w:rPr>
          <w:rFonts w:asciiTheme="minorHAnsi" w:eastAsiaTheme="minorEastAsia" w:hAnsiTheme="minorHAnsi" w:cstheme="minorHAnsi"/>
          <w:noProof/>
          <w:szCs w:val="22"/>
          <w:lang w:eastAsia="zh-TW"/>
        </w:rPr>
      </w:pPr>
      <w:hyperlink r:id="rId18" w:anchor="_Toc85420491" w:history="1">
        <w:r w:rsidR="00AE3B79" w:rsidRPr="00AE3B79">
          <w:rPr>
            <w:rStyle w:val="Hyperlink"/>
            <w:rFonts w:asciiTheme="minorHAnsi" w:hAnsiTheme="minorHAnsi" w:cstheme="minorHAnsi"/>
            <w:noProof/>
          </w:rPr>
          <w:t>Figure 2</w:t>
        </w:r>
        <w:r w:rsidR="00AE3B79" w:rsidRPr="00AE3B79">
          <w:rPr>
            <w:rStyle w:val="Hyperlink"/>
            <w:rFonts w:asciiTheme="minorHAnsi" w:hAnsiTheme="minorHAnsi" w:cstheme="minorHAnsi"/>
            <w:noProof/>
          </w:rPr>
          <w:noBreakHyphen/>
          <w:t>7 Mean exit count (± SD) over 5 days in both summer and winter in 15 minutes interval from 30 minutes before sunset to 1 hour after sunset. An hour after official dusk low light levels prevented accurate counting of the bats. First emergence was observed within 15 minutes after official sunset in both summer and winter. In summer, peak emergence occurred between 15 to 30 minutes after sunset. In winter, peak emergence occurred between 15 to 45 minutes after sunset. Number of exit counts during the peak emergence was higher in summer than winter.</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_Toc85420491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9E45A0">
          <w:rPr>
            <w:rFonts w:asciiTheme="minorHAnsi" w:hAnsiTheme="minorHAnsi" w:cstheme="minorHAnsi"/>
            <w:noProof/>
            <w:webHidden/>
          </w:rPr>
          <w:t>43</w:t>
        </w:r>
        <w:r w:rsidR="00AE3B79" w:rsidRPr="00AE3B79">
          <w:rPr>
            <w:rFonts w:asciiTheme="minorHAnsi" w:hAnsiTheme="minorHAnsi" w:cstheme="minorHAnsi"/>
            <w:noProof/>
            <w:webHidden/>
          </w:rPr>
          <w:fldChar w:fldCharType="end"/>
        </w:r>
      </w:hyperlink>
    </w:p>
    <w:p w14:paraId="4A12718F" w14:textId="1F64F1DC" w:rsidR="00AE3B79" w:rsidRPr="00AE3B79" w:rsidRDefault="00890CBD">
      <w:pPr>
        <w:pStyle w:val="TableofFigures"/>
        <w:rPr>
          <w:rFonts w:asciiTheme="minorHAnsi" w:eastAsiaTheme="minorEastAsia" w:hAnsiTheme="minorHAnsi" w:cstheme="minorHAnsi"/>
          <w:noProof/>
          <w:szCs w:val="22"/>
          <w:lang w:eastAsia="zh-TW"/>
        </w:rPr>
      </w:pPr>
      <w:hyperlink r:id="rId19" w:anchor="_Toc85420492" w:history="1">
        <w:r w:rsidR="00AE3B79" w:rsidRPr="00AE3B79">
          <w:rPr>
            <w:rStyle w:val="Hyperlink"/>
            <w:rFonts w:asciiTheme="minorHAnsi" w:hAnsiTheme="minorHAnsi" w:cstheme="minorHAnsi"/>
            <w:noProof/>
          </w:rPr>
          <w:t>Figure 2</w:t>
        </w:r>
        <w:r w:rsidR="00AE3B79" w:rsidRPr="00AE3B79">
          <w:rPr>
            <w:rStyle w:val="Hyperlink"/>
            <w:rFonts w:asciiTheme="minorHAnsi" w:hAnsiTheme="minorHAnsi" w:cstheme="minorHAnsi"/>
            <w:noProof/>
          </w:rPr>
          <w:noBreakHyphen/>
          <w:t>8 Cumulative mean exit counts over 5 days in both summer and winter in 15 minutes intervals from 30 minutes before sunset to 1 hour after sunset. Peak emergence started from 15 minutes after sunset in summer and winter. The emergence rate was higher, but the duration of peak emergence was lower, in summer than winter.</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_Toc85420492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9E45A0">
          <w:rPr>
            <w:rFonts w:asciiTheme="minorHAnsi" w:hAnsiTheme="minorHAnsi" w:cstheme="minorHAnsi"/>
            <w:noProof/>
            <w:webHidden/>
          </w:rPr>
          <w:t>43</w:t>
        </w:r>
        <w:r w:rsidR="00AE3B79" w:rsidRPr="00AE3B79">
          <w:rPr>
            <w:rFonts w:asciiTheme="minorHAnsi" w:hAnsiTheme="minorHAnsi" w:cstheme="minorHAnsi"/>
            <w:noProof/>
            <w:webHidden/>
          </w:rPr>
          <w:fldChar w:fldCharType="end"/>
        </w:r>
      </w:hyperlink>
    </w:p>
    <w:p w14:paraId="409B60C7" w14:textId="3D54B1F3" w:rsidR="00AE3B79" w:rsidRPr="00AE3B79" w:rsidRDefault="00890CBD">
      <w:pPr>
        <w:pStyle w:val="TableofFigures"/>
        <w:rPr>
          <w:rFonts w:asciiTheme="minorHAnsi" w:eastAsiaTheme="minorEastAsia" w:hAnsiTheme="minorHAnsi" w:cstheme="minorHAnsi"/>
          <w:noProof/>
          <w:szCs w:val="22"/>
          <w:lang w:eastAsia="zh-TW"/>
        </w:rPr>
      </w:pPr>
      <w:hyperlink r:id="rId20" w:anchor="_Toc85420493" w:history="1">
        <w:r w:rsidR="00AE3B79" w:rsidRPr="00AE3B79">
          <w:rPr>
            <w:rStyle w:val="Hyperlink"/>
            <w:rFonts w:asciiTheme="minorHAnsi" w:hAnsiTheme="minorHAnsi" w:cstheme="minorHAnsi"/>
            <w:noProof/>
          </w:rPr>
          <w:t>Figure 2</w:t>
        </w:r>
        <w:r w:rsidR="00AE3B79" w:rsidRPr="00AE3B79">
          <w:rPr>
            <w:rStyle w:val="Hyperlink"/>
            <w:rFonts w:asciiTheme="minorHAnsi" w:hAnsiTheme="minorHAnsi" w:cstheme="minorHAnsi"/>
            <w:noProof/>
          </w:rPr>
          <w:noBreakHyphen/>
          <w:t>9 Number of exit counts and acoustic passes from the tunnel entrance acoustic survey in 15 minutes interval from 30 minutes before official sunset to 60 minutes after official sunrise over 5 days in summer. Acoustic activity was detected before the observation of the emergence of first bat each day. Peak activity and exit count happened within 15 to 30 minutes after official sunset, except day 3.</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_Toc85420493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9E45A0">
          <w:rPr>
            <w:rFonts w:asciiTheme="minorHAnsi" w:hAnsiTheme="minorHAnsi" w:cstheme="minorHAnsi"/>
            <w:noProof/>
            <w:webHidden/>
          </w:rPr>
          <w:t>45</w:t>
        </w:r>
        <w:r w:rsidR="00AE3B79" w:rsidRPr="00AE3B79">
          <w:rPr>
            <w:rFonts w:asciiTheme="minorHAnsi" w:hAnsiTheme="minorHAnsi" w:cstheme="minorHAnsi"/>
            <w:noProof/>
            <w:webHidden/>
          </w:rPr>
          <w:fldChar w:fldCharType="end"/>
        </w:r>
      </w:hyperlink>
    </w:p>
    <w:p w14:paraId="23DC865D" w14:textId="0B34E6D0" w:rsidR="00AE3B79" w:rsidRPr="00AE3B79" w:rsidRDefault="00890CBD">
      <w:pPr>
        <w:pStyle w:val="TableofFigures"/>
        <w:rPr>
          <w:rFonts w:asciiTheme="minorHAnsi" w:eastAsiaTheme="minorEastAsia" w:hAnsiTheme="minorHAnsi" w:cstheme="minorHAnsi"/>
          <w:noProof/>
          <w:szCs w:val="22"/>
          <w:lang w:eastAsia="zh-TW"/>
        </w:rPr>
      </w:pPr>
      <w:hyperlink r:id="rId21" w:anchor="_Toc85420494" w:history="1">
        <w:r w:rsidR="00AE3B79" w:rsidRPr="00AE3B79">
          <w:rPr>
            <w:rStyle w:val="Hyperlink"/>
            <w:rFonts w:asciiTheme="minorHAnsi" w:hAnsiTheme="minorHAnsi" w:cstheme="minorHAnsi"/>
            <w:noProof/>
          </w:rPr>
          <w:t>Figure 2</w:t>
        </w:r>
        <w:r w:rsidR="00AE3B79" w:rsidRPr="00AE3B79">
          <w:rPr>
            <w:rStyle w:val="Hyperlink"/>
            <w:rFonts w:asciiTheme="minorHAnsi" w:hAnsiTheme="minorHAnsi" w:cstheme="minorHAnsi"/>
            <w:noProof/>
          </w:rPr>
          <w:noBreakHyphen/>
          <w:t xml:space="preserve">10 Number of exit counts and acoustic passes from the tunnel entrance acoustic survey in 15 minutes interval from 30 minutes before official sunset to 60 minutes after official sunrise over 5 days in </w:t>
        </w:r>
        <w:r w:rsidR="00AE3B79" w:rsidRPr="00AE3B79">
          <w:rPr>
            <w:rStyle w:val="Hyperlink"/>
            <w:rFonts w:asciiTheme="minorHAnsi" w:hAnsiTheme="minorHAnsi" w:cstheme="minorHAnsi"/>
            <w:noProof/>
          </w:rPr>
          <w:lastRenderedPageBreak/>
          <w:t>winter. First acoustic activity and exit count were generally occurred within 15 minutes after official sunset. Both surveys showed bats’ activity greatly increased between 15 to 30 minutes after sunset, when peak number of passes and emergence were generally detected.</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_Toc85420494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9E45A0">
          <w:rPr>
            <w:rFonts w:asciiTheme="minorHAnsi" w:hAnsiTheme="minorHAnsi" w:cstheme="minorHAnsi"/>
            <w:noProof/>
            <w:webHidden/>
          </w:rPr>
          <w:t>45</w:t>
        </w:r>
        <w:r w:rsidR="00AE3B79" w:rsidRPr="00AE3B79">
          <w:rPr>
            <w:rFonts w:asciiTheme="minorHAnsi" w:hAnsiTheme="minorHAnsi" w:cstheme="minorHAnsi"/>
            <w:noProof/>
            <w:webHidden/>
          </w:rPr>
          <w:fldChar w:fldCharType="end"/>
        </w:r>
      </w:hyperlink>
    </w:p>
    <w:p w14:paraId="5E1B6FFB" w14:textId="71ED649D" w:rsidR="00AE3B79" w:rsidRPr="00AE3B79" w:rsidRDefault="00890CBD">
      <w:pPr>
        <w:pStyle w:val="TableofFigures"/>
        <w:rPr>
          <w:rFonts w:asciiTheme="minorHAnsi" w:eastAsiaTheme="minorEastAsia" w:hAnsiTheme="minorHAnsi" w:cstheme="minorHAnsi"/>
          <w:noProof/>
          <w:szCs w:val="22"/>
          <w:lang w:eastAsia="zh-TW"/>
        </w:rPr>
      </w:pPr>
      <w:hyperlink r:id="rId22" w:anchor="_Toc85420495" w:history="1">
        <w:r w:rsidR="00AE3B79" w:rsidRPr="00AE3B79">
          <w:rPr>
            <w:rStyle w:val="Hyperlink"/>
            <w:rFonts w:asciiTheme="minorHAnsi" w:hAnsiTheme="minorHAnsi" w:cstheme="minorHAnsi"/>
            <w:noProof/>
          </w:rPr>
          <w:t>Figure 3</w:t>
        </w:r>
        <w:r w:rsidR="00AE3B79" w:rsidRPr="00AE3B79">
          <w:rPr>
            <w:rStyle w:val="Hyperlink"/>
            <w:rFonts w:asciiTheme="minorHAnsi" w:hAnsiTheme="minorHAnsi" w:cstheme="minorHAnsi"/>
            <w:noProof/>
          </w:rPr>
          <w:noBreakHyphen/>
          <w:t xml:space="preserve">1 Location of each HOBO temperature and humidity logger during summer and winter. A total of 11 HOBO loggers were deployed in summer, and 9 in winter. Three ambient loggers were set at the exact same spot inside the tunnel during both summer and winter. Loggers near bat roosts were located at different positions in the tunnel between summer and winter depending on roost locations, except the </w:t>
        </w:r>
        <w:r w:rsidR="00AE3B79" w:rsidRPr="00AE3B79">
          <w:rPr>
            <w:rStyle w:val="Hyperlink"/>
            <w:rFonts w:asciiTheme="minorHAnsi" w:hAnsiTheme="minorHAnsi" w:cstheme="minorHAnsi"/>
            <w:i/>
            <w:iCs/>
            <w:noProof/>
          </w:rPr>
          <w:t>R. megaphyllus</w:t>
        </w:r>
        <w:r w:rsidR="00AE3B79" w:rsidRPr="00AE3B79">
          <w:rPr>
            <w:rStyle w:val="Hyperlink"/>
            <w:rFonts w:asciiTheme="minorHAnsi" w:hAnsiTheme="minorHAnsi" w:cstheme="minorHAnsi"/>
            <w:noProof/>
          </w:rPr>
          <w:t xml:space="preserve"> roost at 80 m that remained at the same location.</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_Toc85420495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9E45A0">
          <w:rPr>
            <w:rFonts w:asciiTheme="minorHAnsi" w:hAnsiTheme="minorHAnsi" w:cstheme="minorHAnsi"/>
            <w:noProof/>
            <w:webHidden/>
          </w:rPr>
          <w:t>84</w:t>
        </w:r>
        <w:r w:rsidR="00AE3B79" w:rsidRPr="00AE3B79">
          <w:rPr>
            <w:rFonts w:asciiTheme="minorHAnsi" w:hAnsiTheme="minorHAnsi" w:cstheme="minorHAnsi"/>
            <w:noProof/>
            <w:webHidden/>
          </w:rPr>
          <w:fldChar w:fldCharType="end"/>
        </w:r>
      </w:hyperlink>
    </w:p>
    <w:p w14:paraId="5DA3D3FD" w14:textId="315DF5CB" w:rsidR="00AE3B79" w:rsidRPr="00AE3B79" w:rsidRDefault="00890CBD">
      <w:pPr>
        <w:pStyle w:val="TableofFigures"/>
        <w:rPr>
          <w:rFonts w:asciiTheme="minorHAnsi" w:eastAsiaTheme="minorEastAsia" w:hAnsiTheme="minorHAnsi" w:cstheme="minorHAnsi"/>
          <w:noProof/>
          <w:szCs w:val="22"/>
          <w:lang w:eastAsia="zh-TW"/>
        </w:rPr>
      </w:pPr>
      <w:hyperlink r:id="rId23" w:anchor="_Toc85420496" w:history="1">
        <w:r w:rsidR="00AE3B79" w:rsidRPr="00AE3B79">
          <w:rPr>
            <w:rStyle w:val="Hyperlink"/>
            <w:rFonts w:asciiTheme="minorHAnsi" w:hAnsiTheme="minorHAnsi" w:cstheme="minorHAnsi"/>
            <w:noProof/>
          </w:rPr>
          <w:t>Figure 3</w:t>
        </w:r>
        <w:r w:rsidR="00AE3B79" w:rsidRPr="00AE3B79">
          <w:rPr>
            <w:rStyle w:val="Hyperlink"/>
            <w:rFonts w:asciiTheme="minorHAnsi" w:hAnsiTheme="minorHAnsi" w:cstheme="minorHAnsi"/>
            <w:noProof/>
          </w:rPr>
          <w:noBreakHyphen/>
          <w:t xml:space="preserve">2 Drain hole roost locations of </w:t>
        </w:r>
        <w:r w:rsidR="00AE3B79" w:rsidRPr="00AE3B79">
          <w:rPr>
            <w:rStyle w:val="Hyperlink"/>
            <w:rFonts w:asciiTheme="minorHAnsi" w:hAnsiTheme="minorHAnsi" w:cstheme="minorHAnsi"/>
            <w:i/>
            <w:iCs/>
            <w:noProof/>
          </w:rPr>
          <w:t>M. macropus</w:t>
        </w:r>
        <w:r w:rsidR="00AE3B79" w:rsidRPr="00AE3B79">
          <w:rPr>
            <w:rStyle w:val="Hyperlink"/>
            <w:rFonts w:asciiTheme="minorHAnsi" w:hAnsiTheme="minorHAnsi" w:cstheme="minorHAnsi"/>
            <w:noProof/>
          </w:rPr>
          <w:t xml:space="preserve"> in summer and winter inside the Yugar tunnel. Drain holes in each zone were occupied, and the majority of bats concentrated in Zone 2 in both seasons. A total of 8 holes were occupied in both summer and winter throughout the tunnel.</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_Toc85420496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9E45A0">
          <w:rPr>
            <w:rFonts w:asciiTheme="minorHAnsi" w:hAnsiTheme="minorHAnsi" w:cstheme="minorHAnsi"/>
            <w:noProof/>
            <w:webHidden/>
          </w:rPr>
          <w:t>85</w:t>
        </w:r>
        <w:r w:rsidR="00AE3B79" w:rsidRPr="00AE3B79">
          <w:rPr>
            <w:rFonts w:asciiTheme="minorHAnsi" w:hAnsiTheme="minorHAnsi" w:cstheme="minorHAnsi"/>
            <w:noProof/>
            <w:webHidden/>
          </w:rPr>
          <w:fldChar w:fldCharType="end"/>
        </w:r>
      </w:hyperlink>
    </w:p>
    <w:p w14:paraId="710868A6" w14:textId="50752909" w:rsidR="00AE3B79" w:rsidRPr="00AE3B79" w:rsidRDefault="00890CBD">
      <w:pPr>
        <w:pStyle w:val="TableofFigures"/>
        <w:rPr>
          <w:rFonts w:asciiTheme="minorHAnsi" w:eastAsiaTheme="minorEastAsia" w:hAnsiTheme="minorHAnsi" w:cstheme="minorHAnsi"/>
          <w:noProof/>
          <w:szCs w:val="22"/>
          <w:lang w:eastAsia="zh-TW"/>
        </w:rPr>
      </w:pPr>
      <w:hyperlink r:id="rId24" w:anchor="_Toc85420497" w:history="1">
        <w:r w:rsidR="00AE3B79" w:rsidRPr="00AE3B79">
          <w:rPr>
            <w:rStyle w:val="Hyperlink"/>
            <w:rFonts w:asciiTheme="minorHAnsi" w:hAnsiTheme="minorHAnsi" w:cstheme="minorHAnsi"/>
            <w:noProof/>
          </w:rPr>
          <w:t>Figure 3</w:t>
        </w:r>
        <w:r w:rsidR="00AE3B79" w:rsidRPr="00AE3B79">
          <w:rPr>
            <w:rStyle w:val="Hyperlink"/>
            <w:rFonts w:asciiTheme="minorHAnsi" w:hAnsiTheme="minorHAnsi" w:cstheme="minorHAnsi"/>
            <w:noProof/>
          </w:rPr>
          <w:noBreakHyphen/>
          <w:t>3 Daily temperature recorded by the SERF weather station and tunnel ambient loggers in each tunnel zone over 7 days in summer. The number following the “Ambient” refers to the zone where the logger was located, i.e. Ambient 1 (A</w:t>
        </w:r>
        <w:r w:rsidR="00AE3B79" w:rsidRPr="00AE3B79">
          <w:rPr>
            <w:rStyle w:val="Hyperlink"/>
            <w:rFonts w:asciiTheme="minorHAnsi" w:hAnsiTheme="minorHAnsi" w:cstheme="minorHAnsi"/>
            <w:noProof/>
            <w:vertAlign w:val="subscript"/>
          </w:rPr>
          <w:t>z</w:t>
        </w:r>
        <w:r w:rsidR="00AE3B79" w:rsidRPr="00AE3B79">
          <w:rPr>
            <w:rStyle w:val="Hyperlink"/>
            <w:rFonts w:asciiTheme="minorHAnsi" w:hAnsiTheme="minorHAnsi" w:cstheme="minorHAnsi"/>
            <w:noProof/>
          </w:rPr>
          <w:t>1) represent the ambient logger in zone 1. Shaded regions represent night time (19:00 – 05:00) and non-shaded regions represent daytime (05:00 – 19:00). Solid vertical lines separate each day (midnight) Note: The tunnel entrance logger was stolen and so temperature at the tunnel entrance was not available for summer. Instead, the SERF weather station values are presented here as “External”. There was a large difference in temperature and temperature fluctuation between the SERF weather station and tunnel ambient in each zone. Temperature at the SERF weather station reached much higher maximums and lower minimum than the tunnel ambients each day. Meanwhile, the SERF weather station was more sensitive towards subtle temperature movement than that of the tunnel ambients. The tunnel ambient in each zone was generally very similar to one another in terms of daily average, maximum and minimum temperatures, and presented more stable day-to-day temperatures than the SERF weather station.</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_Toc85420497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9E45A0">
          <w:rPr>
            <w:rFonts w:asciiTheme="minorHAnsi" w:hAnsiTheme="minorHAnsi" w:cstheme="minorHAnsi"/>
            <w:noProof/>
            <w:webHidden/>
          </w:rPr>
          <w:t>88</w:t>
        </w:r>
        <w:r w:rsidR="00AE3B79" w:rsidRPr="00AE3B79">
          <w:rPr>
            <w:rFonts w:asciiTheme="minorHAnsi" w:hAnsiTheme="minorHAnsi" w:cstheme="minorHAnsi"/>
            <w:noProof/>
            <w:webHidden/>
          </w:rPr>
          <w:fldChar w:fldCharType="end"/>
        </w:r>
      </w:hyperlink>
    </w:p>
    <w:p w14:paraId="6AA39D0A" w14:textId="4F07A515" w:rsidR="00AE3B79" w:rsidRPr="00AE3B79" w:rsidRDefault="00890CBD">
      <w:pPr>
        <w:pStyle w:val="TableofFigures"/>
        <w:rPr>
          <w:rFonts w:asciiTheme="minorHAnsi" w:eastAsiaTheme="minorEastAsia" w:hAnsiTheme="minorHAnsi" w:cstheme="minorHAnsi"/>
          <w:noProof/>
          <w:szCs w:val="22"/>
          <w:lang w:eastAsia="zh-TW"/>
        </w:rPr>
      </w:pPr>
      <w:hyperlink r:id="rId25" w:anchor="_Toc85420498" w:history="1">
        <w:r w:rsidR="00AE3B79" w:rsidRPr="00AE3B79">
          <w:rPr>
            <w:rStyle w:val="Hyperlink"/>
            <w:rFonts w:asciiTheme="minorHAnsi" w:hAnsiTheme="minorHAnsi" w:cstheme="minorHAnsi"/>
            <w:noProof/>
          </w:rPr>
          <w:t>Figure 3</w:t>
        </w:r>
        <w:r w:rsidR="00AE3B79" w:rsidRPr="00AE3B79">
          <w:rPr>
            <w:rStyle w:val="Hyperlink"/>
            <w:rFonts w:asciiTheme="minorHAnsi" w:hAnsiTheme="minorHAnsi" w:cstheme="minorHAnsi"/>
            <w:noProof/>
          </w:rPr>
          <w:noBreakHyphen/>
          <w:t>4 Daily temperature recorded by the SERF weather station and tunnel entrance and ambient loggers in each zone over 7 days in winter. The number following the “Ambient” refers to the zone where the logger was located, i.e. Ambient 1 (A</w:t>
        </w:r>
        <w:r w:rsidR="00AE3B79" w:rsidRPr="00AE3B79">
          <w:rPr>
            <w:rStyle w:val="Hyperlink"/>
            <w:rFonts w:asciiTheme="minorHAnsi" w:hAnsiTheme="minorHAnsi" w:cstheme="minorHAnsi"/>
            <w:noProof/>
            <w:vertAlign w:val="subscript"/>
          </w:rPr>
          <w:t>z</w:t>
        </w:r>
        <w:r w:rsidR="00AE3B79" w:rsidRPr="00AE3B79">
          <w:rPr>
            <w:rStyle w:val="Hyperlink"/>
            <w:rFonts w:asciiTheme="minorHAnsi" w:hAnsiTheme="minorHAnsi" w:cstheme="minorHAnsi"/>
            <w:noProof/>
          </w:rPr>
          <w:t xml:space="preserve">1) represent the ambient logger in zone 1. Shaded regions represent night time (17:00 - 06:30) and non-shaded regions represent daytime (06:30 – 17:00). Solid vertical lines separate each day (midnight). There was a large difference in temperature between the SERF weather station and tunnel ambient in each zone and tunnel external ambient. Temperature at the SERF weather station reached much higher maximums and lower minimum than the tunnel ambients each day. Similar to summer, the SERF weather station was more sensitive </w:t>
        </w:r>
        <w:r w:rsidR="00AE3B79" w:rsidRPr="00AE3B79">
          <w:rPr>
            <w:rStyle w:val="Hyperlink"/>
            <w:rFonts w:asciiTheme="minorHAnsi" w:hAnsiTheme="minorHAnsi" w:cstheme="minorHAnsi"/>
            <w:noProof/>
          </w:rPr>
          <w:lastRenderedPageBreak/>
          <w:t>towards subtle temperature movement than that of each tunnel ambient. A</w:t>
        </w:r>
        <w:r w:rsidR="00AE3B79" w:rsidRPr="00AE3B79">
          <w:rPr>
            <w:rStyle w:val="Hyperlink"/>
            <w:rFonts w:asciiTheme="minorHAnsi" w:hAnsiTheme="minorHAnsi" w:cstheme="minorHAnsi"/>
            <w:noProof/>
            <w:vertAlign w:val="subscript"/>
          </w:rPr>
          <w:t>z</w:t>
        </w:r>
        <w:r w:rsidR="00AE3B79" w:rsidRPr="00AE3B79">
          <w:rPr>
            <w:rStyle w:val="Hyperlink"/>
            <w:rFonts w:asciiTheme="minorHAnsi" w:hAnsiTheme="minorHAnsi" w:cstheme="minorHAnsi"/>
            <w:noProof/>
          </w:rPr>
          <w:t>1 has the lowest average, maximum and minimum temperature compared with A</w:t>
        </w:r>
        <w:r w:rsidR="00AE3B79" w:rsidRPr="00AE3B79">
          <w:rPr>
            <w:rStyle w:val="Hyperlink"/>
            <w:rFonts w:asciiTheme="minorHAnsi" w:hAnsiTheme="minorHAnsi" w:cstheme="minorHAnsi"/>
            <w:noProof/>
            <w:vertAlign w:val="subscript"/>
          </w:rPr>
          <w:t>z</w:t>
        </w:r>
        <w:r w:rsidR="00AE3B79" w:rsidRPr="00AE3B79">
          <w:rPr>
            <w:rStyle w:val="Hyperlink"/>
            <w:rFonts w:asciiTheme="minorHAnsi" w:hAnsiTheme="minorHAnsi" w:cstheme="minorHAnsi"/>
            <w:noProof/>
          </w:rPr>
          <w:t>2 and A</w:t>
        </w:r>
        <w:r w:rsidR="00AE3B79" w:rsidRPr="00AE3B79">
          <w:rPr>
            <w:rStyle w:val="Hyperlink"/>
            <w:rFonts w:asciiTheme="minorHAnsi" w:hAnsiTheme="minorHAnsi" w:cstheme="minorHAnsi"/>
            <w:noProof/>
            <w:vertAlign w:val="subscript"/>
          </w:rPr>
          <w:t>z</w:t>
        </w:r>
        <w:r w:rsidR="00AE3B79" w:rsidRPr="00AE3B79">
          <w:rPr>
            <w:rStyle w:val="Hyperlink"/>
            <w:rFonts w:asciiTheme="minorHAnsi" w:hAnsiTheme="minorHAnsi" w:cstheme="minorHAnsi"/>
            <w:noProof/>
          </w:rPr>
          <w:t>3. Meanwhile, A</w:t>
        </w:r>
        <w:r w:rsidR="00AE3B79" w:rsidRPr="00AE3B79">
          <w:rPr>
            <w:rStyle w:val="Hyperlink"/>
            <w:rFonts w:asciiTheme="minorHAnsi" w:hAnsiTheme="minorHAnsi" w:cstheme="minorHAnsi"/>
            <w:noProof/>
            <w:vertAlign w:val="subscript"/>
          </w:rPr>
          <w:t>z</w:t>
        </w:r>
        <w:r w:rsidR="00AE3B79" w:rsidRPr="00AE3B79">
          <w:rPr>
            <w:rStyle w:val="Hyperlink"/>
            <w:rFonts w:asciiTheme="minorHAnsi" w:hAnsiTheme="minorHAnsi" w:cstheme="minorHAnsi"/>
            <w:noProof/>
          </w:rPr>
          <w:t>1 has the highest daily temperature fluctuation comparing with A</w:t>
        </w:r>
        <w:r w:rsidR="00AE3B79" w:rsidRPr="00AE3B79">
          <w:rPr>
            <w:rStyle w:val="Hyperlink"/>
            <w:rFonts w:asciiTheme="minorHAnsi" w:hAnsiTheme="minorHAnsi" w:cstheme="minorHAnsi"/>
            <w:noProof/>
            <w:vertAlign w:val="subscript"/>
          </w:rPr>
          <w:t>z</w:t>
        </w:r>
        <w:r w:rsidR="00AE3B79" w:rsidRPr="00AE3B79">
          <w:rPr>
            <w:rStyle w:val="Hyperlink"/>
            <w:rFonts w:asciiTheme="minorHAnsi" w:hAnsiTheme="minorHAnsi" w:cstheme="minorHAnsi"/>
            <w:noProof/>
          </w:rPr>
          <w:t>2 and A</w:t>
        </w:r>
        <w:r w:rsidR="00AE3B79" w:rsidRPr="00AE3B79">
          <w:rPr>
            <w:rStyle w:val="Hyperlink"/>
            <w:rFonts w:asciiTheme="minorHAnsi" w:hAnsiTheme="minorHAnsi" w:cstheme="minorHAnsi"/>
            <w:noProof/>
            <w:vertAlign w:val="subscript"/>
          </w:rPr>
          <w:t>z</w:t>
        </w:r>
        <w:r w:rsidR="00AE3B79" w:rsidRPr="00AE3B79">
          <w:rPr>
            <w:rStyle w:val="Hyperlink"/>
            <w:rFonts w:asciiTheme="minorHAnsi" w:hAnsiTheme="minorHAnsi" w:cstheme="minorHAnsi"/>
            <w:noProof/>
          </w:rPr>
          <w:t>3. The temperature is very similar between A</w:t>
        </w:r>
        <w:r w:rsidR="00AE3B79" w:rsidRPr="00AE3B79">
          <w:rPr>
            <w:rStyle w:val="Hyperlink"/>
            <w:rFonts w:asciiTheme="minorHAnsi" w:hAnsiTheme="minorHAnsi" w:cstheme="minorHAnsi"/>
            <w:noProof/>
            <w:vertAlign w:val="subscript"/>
          </w:rPr>
          <w:t>z</w:t>
        </w:r>
        <w:r w:rsidR="00AE3B79" w:rsidRPr="00AE3B79">
          <w:rPr>
            <w:rStyle w:val="Hyperlink"/>
            <w:rFonts w:asciiTheme="minorHAnsi" w:hAnsiTheme="minorHAnsi" w:cstheme="minorHAnsi"/>
            <w:noProof/>
          </w:rPr>
          <w:t>2 and A</w:t>
        </w:r>
        <w:r w:rsidR="00AE3B79" w:rsidRPr="00AE3B79">
          <w:rPr>
            <w:rStyle w:val="Hyperlink"/>
            <w:rFonts w:asciiTheme="minorHAnsi" w:hAnsiTheme="minorHAnsi" w:cstheme="minorHAnsi"/>
            <w:noProof/>
            <w:vertAlign w:val="subscript"/>
          </w:rPr>
          <w:t>z</w:t>
        </w:r>
        <w:r w:rsidR="00AE3B79" w:rsidRPr="00AE3B79">
          <w:rPr>
            <w:rStyle w:val="Hyperlink"/>
            <w:rFonts w:asciiTheme="minorHAnsi" w:hAnsiTheme="minorHAnsi" w:cstheme="minorHAnsi"/>
            <w:noProof/>
          </w:rPr>
          <w:t>3 in terms of daily average, maximum and minimum temperatures. The tunnel ambient in each zone was more stable than the SERF weather station and the tunnel external ambient.</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_Toc85420498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9E45A0">
          <w:rPr>
            <w:rFonts w:asciiTheme="minorHAnsi" w:hAnsiTheme="minorHAnsi" w:cstheme="minorHAnsi"/>
            <w:noProof/>
            <w:webHidden/>
          </w:rPr>
          <w:t>89</w:t>
        </w:r>
        <w:r w:rsidR="00AE3B79" w:rsidRPr="00AE3B79">
          <w:rPr>
            <w:rFonts w:asciiTheme="minorHAnsi" w:hAnsiTheme="minorHAnsi" w:cstheme="minorHAnsi"/>
            <w:noProof/>
            <w:webHidden/>
          </w:rPr>
          <w:fldChar w:fldCharType="end"/>
        </w:r>
      </w:hyperlink>
    </w:p>
    <w:p w14:paraId="21CC88D6" w14:textId="1D12B7D6" w:rsidR="00AE3B79" w:rsidRPr="00AE3B79" w:rsidRDefault="00890CBD">
      <w:pPr>
        <w:pStyle w:val="TableofFigures"/>
        <w:rPr>
          <w:rFonts w:asciiTheme="minorHAnsi" w:eastAsiaTheme="minorEastAsia" w:hAnsiTheme="minorHAnsi" w:cstheme="minorHAnsi"/>
          <w:noProof/>
          <w:szCs w:val="22"/>
          <w:lang w:eastAsia="zh-TW"/>
        </w:rPr>
      </w:pPr>
      <w:hyperlink r:id="rId26" w:anchor="_Toc85420499" w:history="1">
        <w:r w:rsidR="00AE3B79" w:rsidRPr="00AE3B79">
          <w:rPr>
            <w:rStyle w:val="Hyperlink"/>
            <w:rFonts w:asciiTheme="minorHAnsi" w:hAnsiTheme="minorHAnsi" w:cstheme="minorHAnsi"/>
            <w:noProof/>
          </w:rPr>
          <w:t>Figure 3</w:t>
        </w:r>
        <w:r w:rsidR="00AE3B79" w:rsidRPr="00AE3B79">
          <w:rPr>
            <w:rStyle w:val="Hyperlink"/>
            <w:rFonts w:asciiTheme="minorHAnsi" w:hAnsiTheme="minorHAnsi" w:cstheme="minorHAnsi"/>
            <w:noProof/>
          </w:rPr>
          <w:noBreakHyphen/>
          <w:t>5 The mean daily average diurnal temperature (T</w:t>
        </w:r>
        <w:r w:rsidR="00AE3B79" w:rsidRPr="00AE3B79">
          <w:rPr>
            <w:rStyle w:val="Hyperlink"/>
            <w:rFonts w:asciiTheme="minorHAnsi" w:hAnsiTheme="minorHAnsi" w:cstheme="minorHAnsi"/>
            <w:noProof/>
            <w:vertAlign w:val="subscript"/>
          </w:rPr>
          <w:t>avg</w:t>
        </w:r>
        <w:r w:rsidR="00AE3B79" w:rsidRPr="00AE3B79">
          <w:rPr>
            <w:rStyle w:val="Hyperlink"/>
            <w:rFonts w:asciiTheme="minorHAnsi" w:hAnsiTheme="minorHAnsi" w:cstheme="minorHAnsi"/>
            <w:noProof/>
          </w:rPr>
          <w:t>) difference (± SD) of each roost to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00AE3B79" w:rsidRPr="00AE3B79">
          <w:rPr>
            <w:rStyle w:val="Hyperlink"/>
            <w:rFonts w:asciiTheme="minorHAnsi" w:hAnsiTheme="minorHAnsi" w:cstheme="minorHAnsi"/>
            <w:noProof/>
            <w:vertAlign w:val="superscript"/>
          </w:rPr>
          <w:t>o</w:t>
        </w:r>
        <w:r w:rsidR="00AE3B79" w:rsidRPr="00AE3B79">
          <w:rPr>
            <w:rStyle w:val="Hyperlink"/>
            <w:rFonts w:asciiTheme="minorHAnsi" w:hAnsiTheme="minorHAnsi" w:cstheme="minorHAnsi"/>
            <w:noProof/>
          </w:rPr>
          <w:t>C margin. Error bars showed the standard deviation of the mean difference between each roost and tunnel external and internal ambient. The mean differences were calculated using each roosts minus external or tunnel ambient temperatures. The daily average diurnal temperature between roosts and external showed the biggest difference when comparing with difference to the tunnel ambients. All roosts showed less difference in the daily diurnal average temperature compared with local ambient versus non-local ambients. The difference in the daily diurnal average temperature between roosts and all tunnel ambients was mostly within 1</w:t>
        </w:r>
        <w:r w:rsidR="00AE3B79" w:rsidRPr="00AE3B79">
          <w:rPr>
            <w:rStyle w:val="Hyperlink"/>
            <w:rFonts w:asciiTheme="minorHAnsi" w:hAnsiTheme="minorHAnsi" w:cstheme="minorHAnsi"/>
            <w:noProof/>
            <w:vertAlign w:val="superscript"/>
          </w:rPr>
          <w:t>o</w:t>
        </w:r>
        <w:r w:rsidR="00AE3B79" w:rsidRPr="00AE3B79">
          <w:rPr>
            <w:rStyle w:val="Hyperlink"/>
            <w:rFonts w:asciiTheme="minorHAnsi" w:hAnsiTheme="minorHAnsi" w:cstheme="minorHAnsi"/>
            <w:noProof/>
          </w:rPr>
          <w:t>C.</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_Toc85420499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9E45A0">
          <w:rPr>
            <w:rFonts w:asciiTheme="minorHAnsi" w:hAnsiTheme="minorHAnsi" w:cstheme="minorHAnsi"/>
            <w:noProof/>
            <w:webHidden/>
          </w:rPr>
          <w:t>93</w:t>
        </w:r>
        <w:r w:rsidR="00AE3B79" w:rsidRPr="00AE3B79">
          <w:rPr>
            <w:rFonts w:asciiTheme="minorHAnsi" w:hAnsiTheme="minorHAnsi" w:cstheme="minorHAnsi"/>
            <w:noProof/>
            <w:webHidden/>
          </w:rPr>
          <w:fldChar w:fldCharType="end"/>
        </w:r>
      </w:hyperlink>
    </w:p>
    <w:p w14:paraId="3EAA4B6A" w14:textId="5020D676" w:rsidR="00AE3B79" w:rsidRPr="00AE3B79" w:rsidRDefault="00890CBD">
      <w:pPr>
        <w:pStyle w:val="TableofFigures"/>
        <w:rPr>
          <w:rFonts w:asciiTheme="minorHAnsi" w:eastAsiaTheme="minorEastAsia" w:hAnsiTheme="minorHAnsi" w:cstheme="minorHAnsi"/>
          <w:noProof/>
          <w:szCs w:val="22"/>
          <w:lang w:eastAsia="zh-TW"/>
        </w:rPr>
      </w:pPr>
      <w:hyperlink r:id="rId27" w:anchor="_Toc85420500" w:history="1">
        <w:r w:rsidR="00AE3B79" w:rsidRPr="00AE3B79">
          <w:rPr>
            <w:rStyle w:val="Hyperlink"/>
            <w:rFonts w:asciiTheme="minorHAnsi" w:hAnsiTheme="minorHAnsi" w:cstheme="minorHAnsi"/>
            <w:noProof/>
          </w:rPr>
          <w:t>Figure 3</w:t>
        </w:r>
        <w:r w:rsidR="00AE3B79" w:rsidRPr="00AE3B79">
          <w:rPr>
            <w:rStyle w:val="Hyperlink"/>
            <w:rFonts w:asciiTheme="minorHAnsi" w:hAnsiTheme="minorHAnsi" w:cstheme="minorHAnsi"/>
            <w:noProof/>
          </w:rPr>
          <w:noBreakHyphen/>
          <w:t>6 The mean daily average diurnal temperature (T</w:t>
        </w:r>
        <w:r w:rsidR="00AE3B79" w:rsidRPr="00AE3B79">
          <w:rPr>
            <w:rStyle w:val="Hyperlink"/>
            <w:rFonts w:asciiTheme="minorHAnsi" w:hAnsiTheme="minorHAnsi" w:cstheme="minorHAnsi"/>
            <w:noProof/>
            <w:vertAlign w:val="subscript"/>
          </w:rPr>
          <w:t>avg</w:t>
        </w:r>
        <w:r w:rsidR="00AE3B79" w:rsidRPr="00AE3B79">
          <w:rPr>
            <w:rStyle w:val="Hyperlink"/>
            <w:rFonts w:asciiTheme="minorHAnsi" w:hAnsiTheme="minorHAnsi" w:cstheme="minorHAnsi"/>
            <w:noProof/>
          </w:rPr>
          <w:t>) difference (± SD) of each roost to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all tunnel internal ambients. Dotted line highlights the 0</w:t>
        </w:r>
        <w:r w:rsidR="00AE3B79" w:rsidRPr="00AE3B79">
          <w:rPr>
            <w:rStyle w:val="Hyperlink"/>
            <w:rFonts w:asciiTheme="minorHAnsi" w:hAnsiTheme="minorHAnsi" w:cstheme="minorHAnsi"/>
            <w:noProof/>
            <w:vertAlign w:val="superscript"/>
          </w:rPr>
          <w:t>o</w:t>
        </w:r>
        <w:r w:rsidR="00AE3B79" w:rsidRPr="00AE3B79">
          <w:rPr>
            <w:rStyle w:val="Hyperlink"/>
            <w:rFonts w:asciiTheme="minorHAnsi" w:hAnsiTheme="minorHAnsi" w:cstheme="minorHAnsi"/>
            <w:noProof/>
          </w:rPr>
          <w:t>C margin. Error bars showed the standard deviation of the mean difference between each roost and tunnel external and internal ambient temperatures. The mean differences were calculated by roosts minus external or tunnel ambient temperatures. The daily average diurnal temperature between roosts and the external has the biggest difference and varied the most when comparing with difference to all tunnel ambient. The daily average diurnal temperature of roost and A1 presented greater differences when comparing the temperature at A2 and A3.</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_Toc85420500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9E45A0">
          <w:rPr>
            <w:rFonts w:asciiTheme="minorHAnsi" w:hAnsiTheme="minorHAnsi" w:cstheme="minorHAnsi"/>
            <w:noProof/>
            <w:webHidden/>
          </w:rPr>
          <w:t>94</w:t>
        </w:r>
        <w:r w:rsidR="00AE3B79" w:rsidRPr="00AE3B79">
          <w:rPr>
            <w:rFonts w:asciiTheme="minorHAnsi" w:hAnsiTheme="minorHAnsi" w:cstheme="minorHAnsi"/>
            <w:noProof/>
            <w:webHidden/>
          </w:rPr>
          <w:fldChar w:fldCharType="end"/>
        </w:r>
      </w:hyperlink>
    </w:p>
    <w:p w14:paraId="261BFAE6" w14:textId="4DF36DE9" w:rsidR="00AE3B79" w:rsidRPr="00AE3B79" w:rsidRDefault="00890CBD">
      <w:pPr>
        <w:pStyle w:val="TableofFigures"/>
        <w:rPr>
          <w:rFonts w:asciiTheme="minorHAnsi" w:eastAsiaTheme="minorEastAsia" w:hAnsiTheme="minorHAnsi" w:cstheme="minorHAnsi"/>
          <w:noProof/>
          <w:szCs w:val="22"/>
          <w:lang w:eastAsia="zh-TW"/>
        </w:rPr>
      </w:pPr>
      <w:hyperlink r:id="rId28" w:anchor="_Toc85420501" w:history="1">
        <w:r w:rsidR="00AE3B79" w:rsidRPr="00AE3B79">
          <w:rPr>
            <w:rStyle w:val="Hyperlink"/>
            <w:rFonts w:asciiTheme="minorHAnsi" w:hAnsiTheme="minorHAnsi" w:cstheme="minorHAnsi"/>
            <w:noProof/>
          </w:rPr>
          <w:t>Figure 3</w:t>
        </w:r>
        <w:r w:rsidR="00AE3B79" w:rsidRPr="00AE3B79">
          <w:rPr>
            <w:rStyle w:val="Hyperlink"/>
            <w:rFonts w:asciiTheme="minorHAnsi" w:hAnsiTheme="minorHAnsi" w:cstheme="minorHAnsi"/>
            <w:noProof/>
          </w:rPr>
          <w:noBreakHyphen/>
          <w:t>7 Mean daily diurnal temperature fluctuation (T</w:t>
        </w:r>
        <w:r w:rsidR="00AE3B79" w:rsidRPr="00AE3B79">
          <w:rPr>
            <w:rStyle w:val="Hyperlink"/>
            <w:rFonts w:asciiTheme="minorHAnsi" w:hAnsiTheme="minorHAnsi" w:cstheme="minorHAnsi"/>
            <w:noProof/>
            <w:vertAlign w:val="subscript"/>
          </w:rPr>
          <w:t>fluc</w:t>
        </w:r>
        <w:r w:rsidR="00AE3B79" w:rsidRPr="00AE3B79">
          <w:rPr>
            <w:rStyle w:val="Hyperlink"/>
            <w:rFonts w:asciiTheme="minorHAnsi" w:hAnsiTheme="minorHAnsi" w:cstheme="minorHAnsi"/>
            <w:noProof/>
          </w:rPr>
          <w:t>) difference (± SD) for each roost compared with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0oC margin. Error bars show the standard deviation of the mean difference between each roost and tunnel external and internal ambient temperatures. The mean differences were calculated from roosts minus external or tunnel ambient temperatures. The mean daily diurnal temperature fluctuation difference between each roost and external was largest and varied the most when compared between the tunnel local and non-local ambients in each zone. All three M. macropus roosts showed lower diurnal temperature fluctuations than the tunnel ambients in each zone.</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_Toc85420501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9E45A0">
          <w:rPr>
            <w:rFonts w:asciiTheme="minorHAnsi" w:hAnsiTheme="minorHAnsi" w:cstheme="minorHAnsi"/>
            <w:noProof/>
            <w:webHidden/>
          </w:rPr>
          <w:t>96</w:t>
        </w:r>
        <w:r w:rsidR="00AE3B79" w:rsidRPr="00AE3B79">
          <w:rPr>
            <w:rFonts w:asciiTheme="minorHAnsi" w:hAnsiTheme="minorHAnsi" w:cstheme="minorHAnsi"/>
            <w:noProof/>
            <w:webHidden/>
          </w:rPr>
          <w:fldChar w:fldCharType="end"/>
        </w:r>
      </w:hyperlink>
    </w:p>
    <w:p w14:paraId="1A7517C8" w14:textId="5147EE6D" w:rsidR="00AE3B79" w:rsidRPr="00AE3B79" w:rsidRDefault="00890CBD">
      <w:pPr>
        <w:pStyle w:val="TableofFigures"/>
        <w:rPr>
          <w:rFonts w:asciiTheme="minorHAnsi" w:eastAsiaTheme="minorEastAsia" w:hAnsiTheme="minorHAnsi" w:cstheme="minorHAnsi"/>
          <w:noProof/>
          <w:szCs w:val="22"/>
          <w:lang w:eastAsia="zh-TW"/>
        </w:rPr>
      </w:pPr>
      <w:hyperlink r:id="rId29" w:anchor="_Toc85420502" w:history="1">
        <w:r w:rsidR="00AE3B79" w:rsidRPr="00AE3B79">
          <w:rPr>
            <w:rStyle w:val="Hyperlink"/>
            <w:rFonts w:asciiTheme="minorHAnsi" w:hAnsiTheme="minorHAnsi" w:cstheme="minorHAnsi"/>
            <w:noProof/>
          </w:rPr>
          <w:t>Figure 3</w:t>
        </w:r>
        <w:r w:rsidR="00AE3B79" w:rsidRPr="00AE3B79">
          <w:rPr>
            <w:rStyle w:val="Hyperlink"/>
            <w:rFonts w:asciiTheme="minorHAnsi" w:hAnsiTheme="minorHAnsi" w:cstheme="minorHAnsi"/>
            <w:noProof/>
          </w:rPr>
          <w:noBreakHyphen/>
          <w:t>8 Mean daily diurnal temperature fluctuation (T</w:t>
        </w:r>
        <w:r w:rsidR="00AE3B79" w:rsidRPr="00AE3B79">
          <w:rPr>
            <w:rStyle w:val="Hyperlink"/>
            <w:rFonts w:asciiTheme="minorHAnsi" w:hAnsiTheme="minorHAnsi" w:cstheme="minorHAnsi"/>
            <w:noProof/>
            <w:vertAlign w:val="subscript"/>
          </w:rPr>
          <w:t>fluc</w:t>
        </w:r>
        <w:r w:rsidR="00AE3B79" w:rsidRPr="00AE3B79">
          <w:rPr>
            <w:rStyle w:val="Hyperlink"/>
            <w:rFonts w:asciiTheme="minorHAnsi" w:hAnsiTheme="minorHAnsi" w:cstheme="minorHAnsi"/>
            <w:noProof/>
          </w:rPr>
          <w:t>) difference (± SD) for each roost compared with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local and non-local internal ambients. Dotted line highlights the 0oC margin. Error bars showed the standard deviation of the mean difference between each roost and tunnel external and internal ambient temperatures. The differences were calculated using roosts minus external or tunnel ambient temperatures. The daily diurnal temperature fluctuation between each roost and external showed the largest difference and varied the most when compared with tunnel ambient in each zone. All roosts presented lower mean daily diurnal temperature fluctuation than the tunnel ambient in each zone.</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_Toc85420502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9E45A0">
          <w:rPr>
            <w:rFonts w:asciiTheme="minorHAnsi" w:hAnsiTheme="minorHAnsi" w:cstheme="minorHAnsi"/>
            <w:noProof/>
            <w:webHidden/>
          </w:rPr>
          <w:t>97</w:t>
        </w:r>
        <w:r w:rsidR="00AE3B79" w:rsidRPr="00AE3B79">
          <w:rPr>
            <w:rFonts w:asciiTheme="minorHAnsi" w:hAnsiTheme="minorHAnsi" w:cstheme="minorHAnsi"/>
            <w:noProof/>
            <w:webHidden/>
          </w:rPr>
          <w:fldChar w:fldCharType="end"/>
        </w:r>
      </w:hyperlink>
    </w:p>
    <w:p w14:paraId="191E1F69" w14:textId="4763110D" w:rsidR="00AE3B79" w:rsidRPr="00AE3B79" w:rsidRDefault="00890CBD">
      <w:pPr>
        <w:pStyle w:val="TableofFigures"/>
        <w:rPr>
          <w:rFonts w:asciiTheme="minorHAnsi" w:eastAsiaTheme="minorEastAsia" w:hAnsiTheme="minorHAnsi" w:cstheme="minorHAnsi"/>
          <w:noProof/>
          <w:szCs w:val="22"/>
          <w:lang w:eastAsia="zh-TW"/>
        </w:rPr>
      </w:pPr>
      <w:hyperlink r:id="rId30" w:anchor="_Toc85420503" w:history="1">
        <w:r w:rsidR="00AE3B79" w:rsidRPr="00AE3B79">
          <w:rPr>
            <w:rStyle w:val="Hyperlink"/>
            <w:rFonts w:asciiTheme="minorHAnsi" w:hAnsiTheme="minorHAnsi" w:cstheme="minorHAnsi"/>
            <w:noProof/>
          </w:rPr>
          <w:t>Figure 3</w:t>
        </w:r>
        <w:r w:rsidR="00AE3B79" w:rsidRPr="00AE3B79">
          <w:rPr>
            <w:rStyle w:val="Hyperlink"/>
            <w:rFonts w:asciiTheme="minorHAnsi" w:hAnsiTheme="minorHAnsi" w:cstheme="minorHAnsi"/>
            <w:noProof/>
          </w:rPr>
          <w:noBreakHyphen/>
          <w:t>9 Mean and 95% C.I. of the mean for daily average diurnal roost temperature (T</w:t>
        </w:r>
        <w:r w:rsidR="00AE3B79" w:rsidRPr="00AE3B79">
          <w:rPr>
            <w:rStyle w:val="Hyperlink"/>
            <w:rFonts w:asciiTheme="minorHAnsi" w:hAnsiTheme="minorHAnsi" w:cstheme="minorHAnsi"/>
            <w:noProof/>
            <w:vertAlign w:val="subscript"/>
          </w:rPr>
          <w:t>avg</w:t>
        </w:r>
        <w:r w:rsidR="00AE3B79" w:rsidRPr="00AE3B79">
          <w:rPr>
            <w:rStyle w:val="Hyperlink"/>
            <w:rFonts w:asciiTheme="minorHAnsi" w:hAnsiTheme="minorHAnsi" w:cstheme="minorHAnsi"/>
            <w:noProof/>
          </w:rPr>
          <w:t xml:space="preserve">) for each species over 7 days in summer and winter. The average diurnal roost temperatures in summer (n = 8, 3 </w:t>
        </w:r>
        <w:r w:rsidR="00AE3B79" w:rsidRPr="00AE3B79">
          <w:rPr>
            <w:rStyle w:val="Hyperlink"/>
            <w:rFonts w:asciiTheme="minorHAnsi" w:hAnsiTheme="minorHAnsi" w:cstheme="minorHAnsi"/>
            <w:i/>
            <w:iCs/>
            <w:noProof/>
          </w:rPr>
          <w:t>M. macropus</w:t>
        </w:r>
        <w:r w:rsidR="00AE3B79" w:rsidRPr="00AE3B79">
          <w:rPr>
            <w:rStyle w:val="Hyperlink"/>
            <w:rFonts w:asciiTheme="minorHAnsi" w:hAnsiTheme="minorHAnsi" w:cstheme="minorHAnsi"/>
            <w:noProof/>
          </w:rPr>
          <w:t xml:space="preserve"> roosts, 3 </w:t>
        </w:r>
        <w:r w:rsidR="00AE3B79" w:rsidRPr="00AE3B79">
          <w:rPr>
            <w:rStyle w:val="Hyperlink"/>
            <w:rFonts w:asciiTheme="minorHAnsi" w:hAnsiTheme="minorHAnsi" w:cstheme="minorHAnsi"/>
            <w:i/>
            <w:iCs/>
            <w:noProof/>
          </w:rPr>
          <w:t xml:space="preserve">M. australis </w:t>
        </w:r>
        <w:r w:rsidR="00AE3B79" w:rsidRPr="00AE3B79">
          <w:rPr>
            <w:rStyle w:val="Hyperlink"/>
            <w:rFonts w:asciiTheme="minorHAnsi" w:hAnsiTheme="minorHAnsi" w:cstheme="minorHAnsi"/>
            <w:noProof/>
          </w:rPr>
          <w:t xml:space="preserve">and 2 </w:t>
        </w:r>
        <w:r w:rsidR="00AE3B79" w:rsidRPr="00AE3B79">
          <w:rPr>
            <w:rStyle w:val="Hyperlink"/>
            <w:rFonts w:asciiTheme="minorHAnsi" w:hAnsiTheme="minorHAnsi" w:cstheme="minorHAnsi"/>
            <w:i/>
            <w:iCs/>
            <w:noProof/>
          </w:rPr>
          <w:t xml:space="preserve">R. megaphyllus </w:t>
        </w:r>
        <w:r w:rsidR="00AE3B79" w:rsidRPr="00AE3B79">
          <w:rPr>
            <w:rStyle w:val="Hyperlink"/>
            <w:rFonts w:asciiTheme="minorHAnsi" w:hAnsiTheme="minorHAnsi" w:cstheme="minorHAnsi"/>
            <w:noProof/>
          </w:rPr>
          <w:t xml:space="preserve">roosts) were calculated and presented as 95% C.I.. Winter (n = 5, 3 </w:t>
        </w:r>
        <w:r w:rsidR="00AE3B79" w:rsidRPr="00AE3B79">
          <w:rPr>
            <w:rStyle w:val="Hyperlink"/>
            <w:rFonts w:asciiTheme="minorHAnsi" w:hAnsiTheme="minorHAnsi" w:cstheme="minorHAnsi"/>
            <w:i/>
            <w:iCs/>
            <w:noProof/>
          </w:rPr>
          <w:t xml:space="preserve">M. macropus </w:t>
        </w:r>
        <w:r w:rsidR="00AE3B79" w:rsidRPr="00AE3B79">
          <w:rPr>
            <w:rStyle w:val="Hyperlink"/>
            <w:rFonts w:asciiTheme="minorHAnsi" w:hAnsiTheme="minorHAnsi" w:cstheme="minorHAnsi"/>
            <w:noProof/>
          </w:rPr>
          <w:t xml:space="preserve">roosts, 1 </w:t>
        </w:r>
        <w:r w:rsidR="00AE3B79" w:rsidRPr="00AE3B79">
          <w:rPr>
            <w:rStyle w:val="Hyperlink"/>
            <w:rFonts w:asciiTheme="minorHAnsi" w:hAnsiTheme="minorHAnsi" w:cstheme="minorHAnsi"/>
            <w:i/>
            <w:iCs/>
            <w:noProof/>
          </w:rPr>
          <w:t xml:space="preserve">M. australis </w:t>
        </w:r>
        <w:r w:rsidR="00AE3B79" w:rsidRPr="00AE3B79">
          <w:rPr>
            <w:rStyle w:val="Hyperlink"/>
            <w:rFonts w:asciiTheme="minorHAnsi" w:hAnsiTheme="minorHAnsi" w:cstheme="minorHAnsi"/>
            <w:noProof/>
          </w:rPr>
          <w:t xml:space="preserve">and </w:t>
        </w:r>
        <w:r w:rsidR="00AE3B79" w:rsidRPr="00AE3B79">
          <w:rPr>
            <w:rStyle w:val="Hyperlink"/>
            <w:rFonts w:asciiTheme="minorHAnsi" w:hAnsiTheme="minorHAnsi" w:cstheme="minorHAnsi"/>
            <w:i/>
            <w:iCs/>
            <w:noProof/>
          </w:rPr>
          <w:t xml:space="preserve">R. megaphyllus </w:t>
        </w:r>
        <w:r w:rsidR="00AE3B79" w:rsidRPr="00AE3B79">
          <w:rPr>
            <w:rStyle w:val="Hyperlink"/>
            <w:rFonts w:asciiTheme="minorHAnsi" w:hAnsiTheme="minorHAnsi" w:cstheme="minorHAnsi"/>
            <w:noProof/>
          </w:rPr>
          <w:t xml:space="preserve">roosts) were presented using the mean for each roost over 7 days due to low sample sizes for each species. The daily average diurnal roosting temperature of each species was significantly greater in summer </w:t>
        </w:r>
        <w:r w:rsidR="00AE3B79" w:rsidRPr="00AE3B79">
          <w:rPr>
            <w:rStyle w:val="Hyperlink"/>
            <w:rFonts w:asciiTheme="minorHAnsi" w:hAnsiTheme="minorHAnsi" w:cstheme="minorHAnsi"/>
            <w:noProof/>
          </w:rPr>
          <w:lastRenderedPageBreak/>
          <w:t>than winter i.e. the winter values fell outside of the 95% confidence interval.</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_Toc85420503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9E45A0">
          <w:rPr>
            <w:rFonts w:asciiTheme="minorHAnsi" w:hAnsiTheme="minorHAnsi" w:cstheme="minorHAnsi"/>
            <w:noProof/>
            <w:webHidden/>
          </w:rPr>
          <w:t>99</w:t>
        </w:r>
        <w:r w:rsidR="00AE3B79" w:rsidRPr="00AE3B79">
          <w:rPr>
            <w:rFonts w:asciiTheme="minorHAnsi" w:hAnsiTheme="minorHAnsi" w:cstheme="minorHAnsi"/>
            <w:noProof/>
            <w:webHidden/>
          </w:rPr>
          <w:fldChar w:fldCharType="end"/>
        </w:r>
      </w:hyperlink>
    </w:p>
    <w:p w14:paraId="33A7CB1F" w14:textId="7F7C2DDD" w:rsidR="00AE3B79" w:rsidRPr="00AE3B79" w:rsidRDefault="00890CBD">
      <w:pPr>
        <w:pStyle w:val="TableofFigures"/>
        <w:rPr>
          <w:rFonts w:asciiTheme="minorHAnsi" w:eastAsiaTheme="minorEastAsia" w:hAnsiTheme="minorHAnsi" w:cstheme="minorHAnsi"/>
          <w:noProof/>
          <w:szCs w:val="22"/>
          <w:lang w:eastAsia="zh-TW"/>
        </w:rPr>
      </w:pPr>
      <w:hyperlink r:id="rId31" w:anchor="_Toc85420504" w:history="1">
        <w:r w:rsidR="00AE3B79" w:rsidRPr="00AE3B79">
          <w:rPr>
            <w:rStyle w:val="Hyperlink"/>
            <w:rFonts w:asciiTheme="minorHAnsi" w:hAnsiTheme="minorHAnsi" w:cstheme="minorHAnsi"/>
            <w:noProof/>
          </w:rPr>
          <w:t>Figure 3</w:t>
        </w:r>
        <w:r w:rsidR="00AE3B79" w:rsidRPr="00AE3B79">
          <w:rPr>
            <w:rStyle w:val="Hyperlink"/>
            <w:rFonts w:asciiTheme="minorHAnsi" w:hAnsiTheme="minorHAnsi" w:cstheme="minorHAnsi"/>
            <w:noProof/>
          </w:rPr>
          <w:noBreakHyphen/>
          <w:t>10 Mean and 95% C.I. of the mean for maximum diurnal roost temperature (T</w:t>
        </w:r>
        <w:r w:rsidR="00AE3B79" w:rsidRPr="00AE3B79">
          <w:rPr>
            <w:rStyle w:val="Hyperlink"/>
            <w:rFonts w:asciiTheme="minorHAnsi" w:hAnsiTheme="minorHAnsi" w:cstheme="minorHAnsi"/>
            <w:noProof/>
            <w:vertAlign w:val="subscript"/>
          </w:rPr>
          <w:t>max</w:t>
        </w:r>
        <w:r w:rsidR="00AE3B79" w:rsidRPr="00AE3B79">
          <w:rPr>
            <w:rStyle w:val="Hyperlink"/>
            <w:rFonts w:asciiTheme="minorHAnsi" w:hAnsiTheme="minorHAnsi" w:cstheme="minorHAnsi"/>
            <w:noProof/>
          </w:rPr>
          <w:t xml:space="preserve">) of each species over 7 days in summer and winter. The maximum diurnal roost temperatures in summer (n = 8, 3 </w:t>
        </w:r>
        <w:r w:rsidR="00AE3B79" w:rsidRPr="00AE3B79">
          <w:rPr>
            <w:rStyle w:val="Hyperlink"/>
            <w:rFonts w:asciiTheme="minorHAnsi" w:hAnsiTheme="minorHAnsi" w:cstheme="minorHAnsi"/>
            <w:i/>
            <w:iCs/>
            <w:noProof/>
          </w:rPr>
          <w:t>M. macropus</w:t>
        </w:r>
        <w:r w:rsidR="00AE3B79" w:rsidRPr="00AE3B79">
          <w:rPr>
            <w:rStyle w:val="Hyperlink"/>
            <w:rFonts w:asciiTheme="minorHAnsi" w:hAnsiTheme="minorHAnsi" w:cstheme="minorHAnsi"/>
            <w:noProof/>
          </w:rPr>
          <w:t xml:space="preserve"> roosts, 3 </w:t>
        </w:r>
        <w:r w:rsidR="00AE3B79" w:rsidRPr="00AE3B79">
          <w:rPr>
            <w:rStyle w:val="Hyperlink"/>
            <w:rFonts w:asciiTheme="minorHAnsi" w:hAnsiTheme="minorHAnsi" w:cstheme="minorHAnsi"/>
            <w:i/>
            <w:iCs/>
            <w:noProof/>
          </w:rPr>
          <w:t>M. australis</w:t>
        </w:r>
        <w:r w:rsidR="00AE3B79" w:rsidRPr="00AE3B79">
          <w:rPr>
            <w:rStyle w:val="Hyperlink"/>
            <w:rFonts w:asciiTheme="minorHAnsi" w:hAnsiTheme="minorHAnsi" w:cstheme="minorHAnsi"/>
            <w:noProof/>
          </w:rPr>
          <w:t xml:space="preserve"> and 2 </w:t>
        </w:r>
        <w:r w:rsidR="00AE3B79" w:rsidRPr="00AE3B79">
          <w:rPr>
            <w:rStyle w:val="Hyperlink"/>
            <w:rFonts w:asciiTheme="minorHAnsi" w:hAnsiTheme="minorHAnsi" w:cstheme="minorHAnsi"/>
            <w:i/>
            <w:iCs/>
            <w:noProof/>
          </w:rPr>
          <w:t>R. megaphyllus</w:t>
        </w:r>
        <w:r w:rsidR="00AE3B79" w:rsidRPr="00AE3B79">
          <w:rPr>
            <w:rStyle w:val="Hyperlink"/>
            <w:rFonts w:asciiTheme="minorHAnsi" w:hAnsiTheme="minorHAnsi" w:cstheme="minorHAnsi"/>
            <w:noProof/>
          </w:rPr>
          <w:t xml:space="preserve"> roosts) were calculated and presented as 95% C.I.. Winter (n = 5, 3 </w:t>
        </w:r>
        <w:r w:rsidR="00AE3B79" w:rsidRPr="00AE3B79">
          <w:rPr>
            <w:rStyle w:val="Hyperlink"/>
            <w:rFonts w:asciiTheme="minorHAnsi" w:hAnsiTheme="minorHAnsi" w:cstheme="minorHAnsi"/>
            <w:i/>
            <w:iCs/>
            <w:noProof/>
          </w:rPr>
          <w:t>M. macropus</w:t>
        </w:r>
        <w:r w:rsidR="00AE3B79" w:rsidRPr="00AE3B79">
          <w:rPr>
            <w:rStyle w:val="Hyperlink"/>
            <w:rFonts w:asciiTheme="minorHAnsi" w:hAnsiTheme="minorHAnsi" w:cstheme="minorHAnsi"/>
            <w:noProof/>
          </w:rPr>
          <w:t xml:space="preserve"> roosts, 1 </w:t>
        </w:r>
        <w:r w:rsidR="00AE3B79" w:rsidRPr="00AE3B79">
          <w:rPr>
            <w:rStyle w:val="Hyperlink"/>
            <w:rFonts w:asciiTheme="minorHAnsi" w:hAnsiTheme="minorHAnsi" w:cstheme="minorHAnsi"/>
            <w:i/>
            <w:iCs/>
            <w:noProof/>
          </w:rPr>
          <w:t>M. australis</w:t>
        </w:r>
        <w:r w:rsidR="00AE3B79" w:rsidRPr="00AE3B79">
          <w:rPr>
            <w:rStyle w:val="Hyperlink"/>
            <w:rFonts w:asciiTheme="minorHAnsi" w:hAnsiTheme="minorHAnsi" w:cstheme="minorHAnsi"/>
            <w:noProof/>
          </w:rPr>
          <w:t xml:space="preserve"> and </w:t>
        </w:r>
        <w:r w:rsidR="00AE3B79" w:rsidRPr="00AE3B79">
          <w:rPr>
            <w:rStyle w:val="Hyperlink"/>
            <w:rFonts w:asciiTheme="minorHAnsi" w:hAnsiTheme="minorHAnsi" w:cstheme="minorHAnsi"/>
            <w:i/>
            <w:iCs/>
            <w:noProof/>
          </w:rPr>
          <w:t>R. megaphyllus</w:t>
        </w:r>
        <w:r w:rsidR="00AE3B79" w:rsidRPr="00AE3B79">
          <w:rPr>
            <w:rStyle w:val="Hyperlink"/>
            <w:rFonts w:asciiTheme="minorHAnsi" w:hAnsiTheme="minorHAnsi" w:cstheme="minorHAnsi"/>
            <w:noProof/>
          </w:rPr>
          <w:t xml:space="preserve"> roosts) were presented using the mean for each roost over 7 days due to low sample sizes for each species. The daily maximum diurnal roosting temperature of each species was significantly greater in summer than winter i.e. the winter values fell outside of the 95% confidence interval.</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_Toc85420504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9E45A0">
          <w:rPr>
            <w:rFonts w:asciiTheme="minorHAnsi" w:hAnsiTheme="minorHAnsi" w:cstheme="minorHAnsi"/>
            <w:noProof/>
            <w:webHidden/>
          </w:rPr>
          <w:t>99</w:t>
        </w:r>
        <w:r w:rsidR="00AE3B79" w:rsidRPr="00AE3B79">
          <w:rPr>
            <w:rFonts w:asciiTheme="minorHAnsi" w:hAnsiTheme="minorHAnsi" w:cstheme="minorHAnsi"/>
            <w:noProof/>
            <w:webHidden/>
          </w:rPr>
          <w:fldChar w:fldCharType="end"/>
        </w:r>
      </w:hyperlink>
    </w:p>
    <w:p w14:paraId="47284525" w14:textId="2A29DDE3" w:rsidR="00AE3B79" w:rsidRPr="00AE3B79" w:rsidRDefault="00890CBD">
      <w:pPr>
        <w:pStyle w:val="TableofFigures"/>
        <w:rPr>
          <w:rFonts w:asciiTheme="minorHAnsi" w:eastAsiaTheme="minorEastAsia" w:hAnsiTheme="minorHAnsi" w:cstheme="minorHAnsi"/>
          <w:noProof/>
          <w:szCs w:val="22"/>
          <w:lang w:eastAsia="zh-TW"/>
        </w:rPr>
      </w:pPr>
      <w:hyperlink r:id="rId32" w:anchor="_Toc85420505" w:history="1">
        <w:r w:rsidR="00AE3B79" w:rsidRPr="00AE3B79">
          <w:rPr>
            <w:rStyle w:val="Hyperlink"/>
            <w:rFonts w:asciiTheme="minorHAnsi" w:hAnsiTheme="minorHAnsi" w:cstheme="minorHAnsi"/>
            <w:noProof/>
          </w:rPr>
          <w:t>Figure 3</w:t>
        </w:r>
        <w:r w:rsidR="00AE3B79" w:rsidRPr="00AE3B79">
          <w:rPr>
            <w:rStyle w:val="Hyperlink"/>
            <w:rFonts w:asciiTheme="minorHAnsi" w:hAnsiTheme="minorHAnsi" w:cstheme="minorHAnsi"/>
            <w:noProof/>
          </w:rPr>
          <w:noBreakHyphen/>
          <w:t>11 Mean and 95% C.I. of the mean for minimum diurnal roost temperature (T</w:t>
        </w:r>
        <w:r w:rsidR="00AE3B79" w:rsidRPr="00AE3B79">
          <w:rPr>
            <w:rStyle w:val="Hyperlink"/>
            <w:rFonts w:asciiTheme="minorHAnsi" w:hAnsiTheme="minorHAnsi" w:cstheme="minorHAnsi"/>
            <w:noProof/>
            <w:vertAlign w:val="subscript"/>
          </w:rPr>
          <w:t>min</w:t>
        </w:r>
        <w:r w:rsidR="00AE3B79" w:rsidRPr="00AE3B79">
          <w:rPr>
            <w:rStyle w:val="Hyperlink"/>
            <w:rFonts w:asciiTheme="minorHAnsi" w:hAnsiTheme="minorHAnsi" w:cstheme="minorHAnsi"/>
            <w:noProof/>
          </w:rPr>
          <w:t xml:space="preserve">) of each species over 7 days in summer and winter. The minimum diurnal roost temperatures in summer (n = 8, 3 </w:t>
        </w:r>
        <w:r w:rsidR="00AE3B79" w:rsidRPr="00AE3B79">
          <w:rPr>
            <w:rStyle w:val="Hyperlink"/>
            <w:rFonts w:asciiTheme="minorHAnsi" w:hAnsiTheme="minorHAnsi" w:cstheme="minorHAnsi"/>
            <w:i/>
            <w:iCs/>
            <w:noProof/>
          </w:rPr>
          <w:t>M. macropus</w:t>
        </w:r>
        <w:r w:rsidR="00AE3B79" w:rsidRPr="00AE3B79">
          <w:rPr>
            <w:rStyle w:val="Hyperlink"/>
            <w:rFonts w:asciiTheme="minorHAnsi" w:hAnsiTheme="minorHAnsi" w:cstheme="minorHAnsi"/>
            <w:noProof/>
          </w:rPr>
          <w:t xml:space="preserve"> roosts, 3 </w:t>
        </w:r>
        <w:r w:rsidR="00AE3B79" w:rsidRPr="00AE3B79">
          <w:rPr>
            <w:rStyle w:val="Hyperlink"/>
            <w:rFonts w:asciiTheme="minorHAnsi" w:hAnsiTheme="minorHAnsi" w:cstheme="minorHAnsi"/>
            <w:i/>
            <w:iCs/>
            <w:noProof/>
          </w:rPr>
          <w:t>M. australis</w:t>
        </w:r>
        <w:r w:rsidR="00AE3B79" w:rsidRPr="00AE3B79">
          <w:rPr>
            <w:rStyle w:val="Hyperlink"/>
            <w:rFonts w:asciiTheme="minorHAnsi" w:hAnsiTheme="minorHAnsi" w:cstheme="minorHAnsi"/>
            <w:noProof/>
          </w:rPr>
          <w:t xml:space="preserve"> and 2 </w:t>
        </w:r>
        <w:r w:rsidR="00AE3B79" w:rsidRPr="00AE3B79">
          <w:rPr>
            <w:rStyle w:val="Hyperlink"/>
            <w:rFonts w:asciiTheme="minorHAnsi" w:hAnsiTheme="minorHAnsi" w:cstheme="minorHAnsi"/>
            <w:i/>
            <w:iCs/>
            <w:noProof/>
          </w:rPr>
          <w:t>R. megaphyllus</w:t>
        </w:r>
        <w:r w:rsidR="00AE3B79" w:rsidRPr="00AE3B79">
          <w:rPr>
            <w:rStyle w:val="Hyperlink"/>
            <w:rFonts w:asciiTheme="minorHAnsi" w:hAnsiTheme="minorHAnsi" w:cstheme="minorHAnsi"/>
            <w:noProof/>
          </w:rPr>
          <w:t xml:space="preserve"> roosts) were calculated and presented as 95% C.I.. Winter (n = 5, 3 M. macropus roosts, 1 </w:t>
        </w:r>
        <w:r w:rsidR="00AE3B79" w:rsidRPr="00AE3B79">
          <w:rPr>
            <w:rStyle w:val="Hyperlink"/>
            <w:rFonts w:asciiTheme="minorHAnsi" w:hAnsiTheme="minorHAnsi" w:cstheme="minorHAnsi"/>
            <w:i/>
            <w:iCs/>
            <w:noProof/>
          </w:rPr>
          <w:t>M. australis</w:t>
        </w:r>
        <w:r w:rsidR="00AE3B79" w:rsidRPr="00AE3B79">
          <w:rPr>
            <w:rStyle w:val="Hyperlink"/>
            <w:rFonts w:asciiTheme="minorHAnsi" w:hAnsiTheme="minorHAnsi" w:cstheme="minorHAnsi"/>
            <w:noProof/>
          </w:rPr>
          <w:t xml:space="preserve"> and </w:t>
        </w:r>
        <w:r w:rsidR="00AE3B79" w:rsidRPr="00AE3B79">
          <w:rPr>
            <w:rStyle w:val="Hyperlink"/>
            <w:rFonts w:asciiTheme="minorHAnsi" w:hAnsiTheme="minorHAnsi" w:cstheme="minorHAnsi"/>
            <w:i/>
            <w:iCs/>
            <w:noProof/>
          </w:rPr>
          <w:t>R.</w:t>
        </w:r>
        <w:r w:rsidR="00AE3B79" w:rsidRPr="00AE3B79">
          <w:rPr>
            <w:rStyle w:val="Hyperlink"/>
            <w:rFonts w:asciiTheme="minorHAnsi" w:hAnsiTheme="minorHAnsi" w:cstheme="minorHAnsi"/>
            <w:noProof/>
          </w:rPr>
          <w:t xml:space="preserve"> </w:t>
        </w:r>
        <w:r w:rsidR="00AE3B79" w:rsidRPr="00AE3B79">
          <w:rPr>
            <w:rStyle w:val="Hyperlink"/>
            <w:rFonts w:asciiTheme="minorHAnsi" w:hAnsiTheme="minorHAnsi" w:cstheme="minorHAnsi"/>
            <w:i/>
            <w:iCs/>
            <w:noProof/>
          </w:rPr>
          <w:t>megaphyllus</w:t>
        </w:r>
        <w:r w:rsidR="00AE3B79" w:rsidRPr="00AE3B79">
          <w:rPr>
            <w:rStyle w:val="Hyperlink"/>
            <w:rFonts w:asciiTheme="minorHAnsi" w:hAnsiTheme="minorHAnsi" w:cstheme="minorHAnsi"/>
            <w:noProof/>
          </w:rPr>
          <w:t xml:space="preserve"> roosts) were presented using the mean for each roost over 7 days due to low sample sizes for each species. The daily minimum diurnal roosting temperature of each species was significantly greater in summer than winter.</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_Toc85420505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9E45A0">
          <w:rPr>
            <w:rFonts w:asciiTheme="minorHAnsi" w:hAnsiTheme="minorHAnsi" w:cstheme="minorHAnsi"/>
            <w:noProof/>
            <w:webHidden/>
          </w:rPr>
          <w:t>100</w:t>
        </w:r>
        <w:r w:rsidR="00AE3B79" w:rsidRPr="00AE3B79">
          <w:rPr>
            <w:rFonts w:asciiTheme="minorHAnsi" w:hAnsiTheme="minorHAnsi" w:cstheme="minorHAnsi"/>
            <w:noProof/>
            <w:webHidden/>
          </w:rPr>
          <w:fldChar w:fldCharType="end"/>
        </w:r>
      </w:hyperlink>
    </w:p>
    <w:p w14:paraId="6EF170F5" w14:textId="519A00DE" w:rsidR="00AE3B79" w:rsidRPr="00AE3B79" w:rsidRDefault="00890CBD">
      <w:pPr>
        <w:pStyle w:val="TableofFigures"/>
        <w:rPr>
          <w:rFonts w:asciiTheme="minorHAnsi" w:eastAsiaTheme="minorEastAsia" w:hAnsiTheme="minorHAnsi" w:cstheme="minorHAnsi"/>
          <w:noProof/>
          <w:szCs w:val="22"/>
          <w:lang w:eastAsia="zh-TW"/>
        </w:rPr>
      </w:pPr>
      <w:hyperlink r:id="rId33" w:anchor="_Toc85420506" w:history="1">
        <w:r w:rsidR="00AE3B79" w:rsidRPr="00AE3B79">
          <w:rPr>
            <w:rStyle w:val="Hyperlink"/>
            <w:rFonts w:asciiTheme="minorHAnsi" w:hAnsiTheme="minorHAnsi" w:cstheme="minorHAnsi"/>
            <w:noProof/>
          </w:rPr>
          <w:t>Figure 3</w:t>
        </w:r>
        <w:r w:rsidR="00AE3B79" w:rsidRPr="00AE3B79">
          <w:rPr>
            <w:rStyle w:val="Hyperlink"/>
            <w:rFonts w:asciiTheme="minorHAnsi" w:hAnsiTheme="minorHAnsi" w:cstheme="minorHAnsi"/>
            <w:noProof/>
          </w:rPr>
          <w:noBreakHyphen/>
          <w:t>12 Mean and 95% C.I. of the mean for daily diurnal roost temperature fluctuation (T</w:t>
        </w:r>
        <w:r w:rsidR="00AE3B79" w:rsidRPr="00AE3B79">
          <w:rPr>
            <w:rStyle w:val="Hyperlink"/>
            <w:rFonts w:asciiTheme="minorHAnsi" w:hAnsiTheme="minorHAnsi" w:cstheme="minorHAnsi"/>
            <w:noProof/>
            <w:vertAlign w:val="subscript"/>
          </w:rPr>
          <w:t>fluc</w:t>
        </w:r>
        <w:r w:rsidR="00AE3B79" w:rsidRPr="00AE3B79">
          <w:rPr>
            <w:rStyle w:val="Hyperlink"/>
            <w:rFonts w:asciiTheme="minorHAnsi" w:hAnsiTheme="minorHAnsi" w:cstheme="minorHAnsi"/>
            <w:noProof/>
          </w:rPr>
          <w:t xml:space="preserve">) for each species over 7 days in summer and winter. The diurnal roost temperature fluctuation in summer (n =8, 3 </w:t>
        </w:r>
        <w:r w:rsidR="00AE3B79" w:rsidRPr="00AE3B79">
          <w:rPr>
            <w:rStyle w:val="Hyperlink"/>
            <w:rFonts w:asciiTheme="minorHAnsi" w:hAnsiTheme="minorHAnsi" w:cstheme="minorHAnsi"/>
            <w:i/>
            <w:iCs/>
            <w:noProof/>
          </w:rPr>
          <w:t>M. macropus</w:t>
        </w:r>
        <w:r w:rsidR="00AE3B79" w:rsidRPr="00AE3B79">
          <w:rPr>
            <w:rStyle w:val="Hyperlink"/>
            <w:rFonts w:asciiTheme="minorHAnsi" w:hAnsiTheme="minorHAnsi" w:cstheme="minorHAnsi"/>
            <w:noProof/>
          </w:rPr>
          <w:t xml:space="preserve"> roosts, 3 </w:t>
        </w:r>
        <w:r w:rsidR="00AE3B79" w:rsidRPr="00AE3B79">
          <w:rPr>
            <w:rStyle w:val="Hyperlink"/>
            <w:rFonts w:asciiTheme="minorHAnsi" w:hAnsiTheme="minorHAnsi" w:cstheme="minorHAnsi"/>
            <w:i/>
            <w:iCs/>
            <w:noProof/>
          </w:rPr>
          <w:t>M. australis</w:t>
        </w:r>
        <w:r w:rsidR="00AE3B79" w:rsidRPr="00AE3B79">
          <w:rPr>
            <w:rStyle w:val="Hyperlink"/>
            <w:rFonts w:asciiTheme="minorHAnsi" w:hAnsiTheme="minorHAnsi" w:cstheme="minorHAnsi"/>
            <w:noProof/>
          </w:rPr>
          <w:t xml:space="preserve"> and 2 </w:t>
        </w:r>
        <w:r w:rsidR="00AE3B79" w:rsidRPr="00AE3B79">
          <w:rPr>
            <w:rStyle w:val="Hyperlink"/>
            <w:rFonts w:asciiTheme="minorHAnsi" w:hAnsiTheme="minorHAnsi" w:cstheme="minorHAnsi"/>
            <w:i/>
            <w:iCs/>
            <w:noProof/>
          </w:rPr>
          <w:t>R. megaphyllus</w:t>
        </w:r>
        <w:r w:rsidR="00AE3B79" w:rsidRPr="00AE3B79">
          <w:rPr>
            <w:rStyle w:val="Hyperlink"/>
            <w:rFonts w:asciiTheme="minorHAnsi" w:hAnsiTheme="minorHAnsi" w:cstheme="minorHAnsi"/>
            <w:noProof/>
          </w:rPr>
          <w:t xml:space="preserve"> roosts) were calculated and presented as 95% C.I.. Winter (n = 5, 3 </w:t>
        </w:r>
        <w:r w:rsidR="00AE3B79" w:rsidRPr="00AE3B79">
          <w:rPr>
            <w:rStyle w:val="Hyperlink"/>
            <w:rFonts w:asciiTheme="minorHAnsi" w:hAnsiTheme="minorHAnsi" w:cstheme="minorHAnsi"/>
            <w:i/>
            <w:iCs/>
            <w:noProof/>
          </w:rPr>
          <w:t>M. macropus</w:t>
        </w:r>
        <w:r w:rsidR="00AE3B79" w:rsidRPr="00AE3B79">
          <w:rPr>
            <w:rStyle w:val="Hyperlink"/>
            <w:rFonts w:asciiTheme="minorHAnsi" w:hAnsiTheme="minorHAnsi" w:cstheme="minorHAnsi"/>
            <w:noProof/>
          </w:rPr>
          <w:t xml:space="preserve"> roosts, 1 </w:t>
        </w:r>
        <w:r w:rsidR="00AE3B79" w:rsidRPr="00AE3B79">
          <w:rPr>
            <w:rStyle w:val="Hyperlink"/>
            <w:rFonts w:asciiTheme="minorHAnsi" w:hAnsiTheme="minorHAnsi" w:cstheme="minorHAnsi"/>
            <w:i/>
            <w:iCs/>
            <w:noProof/>
          </w:rPr>
          <w:t>M. australis</w:t>
        </w:r>
        <w:r w:rsidR="00AE3B79" w:rsidRPr="00AE3B79">
          <w:rPr>
            <w:rStyle w:val="Hyperlink"/>
            <w:rFonts w:asciiTheme="minorHAnsi" w:hAnsiTheme="minorHAnsi" w:cstheme="minorHAnsi"/>
            <w:noProof/>
          </w:rPr>
          <w:t xml:space="preserve"> and </w:t>
        </w:r>
        <w:r w:rsidR="00AE3B79" w:rsidRPr="00AE3B79">
          <w:rPr>
            <w:rStyle w:val="Hyperlink"/>
            <w:rFonts w:asciiTheme="minorHAnsi" w:hAnsiTheme="minorHAnsi" w:cstheme="minorHAnsi"/>
            <w:i/>
            <w:iCs/>
            <w:noProof/>
          </w:rPr>
          <w:t>R. megaphyllus</w:t>
        </w:r>
        <w:r w:rsidR="00AE3B79" w:rsidRPr="00AE3B79">
          <w:rPr>
            <w:rStyle w:val="Hyperlink"/>
            <w:rFonts w:asciiTheme="minorHAnsi" w:hAnsiTheme="minorHAnsi" w:cstheme="minorHAnsi"/>
            <w:noProof/>
          </w:rPr>
          <w:t xml:space="preserve"> roosts) were presented using the mean for each roost over 7 days due to low sample sizes for each species. Differences for each species between summer and winter were small. </w:t>
        </w:r>
        <w:r w:rsidR="00AE3B79" w:rsidRPr="00AE3B79">
          <w:rPr>
            <w:rStyle w:val="Hyperlink"/>
            <w:rFonts w:asciiTheme="minorHAnsi" w:hAnsiTheme="minorHAnsi" w:cstheme="minorHAnsi"/>
            <w:i/>
            <w:iCs/>
            <w:noProof/>
          </w:rPr>
          <w:t>Miniopterus australis</w:t>
        </w:r>
        <w:r w:rsidR="00AE3B79" w:rsidRPr="00AE3B79">
          <w:rPr>
            <w:rStyle w:val="Hyperlink"/>
            <w:rFonts w:asciiTheme="minorHAnsi" w:hAnsiTheme="minorHAnsi" w:cstheme="minorHAnsi"/>
            <w:noProof/>
          </w:rPr>
          <w:t xml:space="preserve"> and </w:t>
        </w:r>
        <w:r w:rsidR="00AE3B79" w:rsidRPr="00AE3B79">
          <w:rPr>
            <w:rStyle w:val="Hyperlink"/>
            <w:rFonts w:asciiTheme="minorHAnsi" w:hAnsiTheme="minorHAnsi" w:cstheme="minorHAnsi"/>
            <w:i/>
            <w:iCs/>
            <w:noProof/>
          </w:rPr>
          <w:t>R. megaphyllus</w:t>
        </w:r>
        <w:r w:rsidR="00AE3B79" w:rsidRPr="00AE3B79">
          <w:rPr>
            <w:rStyle w:val="Hyperlink"/>
            <w:rFonts w:asciiTheme="minorHAnsi" w:hAnsiTheme="minorHAnsi" w:cstheme="minorHAnsi"/>
            <w:noProof/>
          </w:rPr>
          <w:t xml:space="preserve"> have higher daily diurnal roost temperature fluctuation in summer than winter. The mean of daily diurnal roost temperature fluctuation for </w:t>
        </w:r>
        <w:r w:rsidR="00AE3B79" w:rsidRPr="00AE3B79">
          <w:rPr>
            <w:rStyle w:val="Hyperlink"/>
            <w:rFonts w:asciiTheme="minorHAnsi" w:hAnsiTheme="minorHAnsi" w:cstheme="minorHAnsi"/>
            <w:i/>
            <w:iCs/>
            <w:noProof/>
          </w:rPr>
          <w:t>M. macropus</w:t>
        </w:r>
        <w:r w:rsidR="00AE3B79" w:rsidRPr="00AE3B79">
          <w:rPr>
            <w:rStyle w:val="Hyperlink"/>
            <w:rFonts w:asciiTheme="minorHAnsi" w:hAnsiTheme="minorHAnsi" w:cstheme="minorHAnsi"/>
            <w:noProof/>
          </w:rPr>
          <w:t xml:space="preserve"> is similar between summer and winter. </w:t>
        </w:r>
        <w:r w:rsidR="00AE3B79" w:rsidRPr="00AE3B79">
          <w:rPr>
            <w:rStyle w:val="Hyperlink"/>
            <w:rFonts w:asciiTheme="minorHAnsi" w:hAnsiTheme="minorHAnsi" w:cstheme="minorHAnsi"/>
            <w:i/>
            <w:iCs/>
            <w:noProof/>
          </w:rPr>
          <w:t>Myotis macropus</w:t>
        </w:r>
        <w:r w:rsidR="00AE3B79" w:rsidRPr="00AE3B79">
          <w:rPr>
            <w:rStyle w:val="Hyperlink"/>
            <w:rFonts w:asciiTheme="minorHAnsi" w:hAnsiTheme="minorHAnsi" w:cstheme="minorHAnsi"/>
            <w:noProof/>
          </w:rPr>
          <w:t xml:space="preserve"> has the lowest daily diurnal roost temperature fluctuation comparing with </w:t>
        </w:r>
        <w:r w:rsidR="00AE3B79" w:rsidRPr="00AE3B79">
          <w:rPr>
            <w:rStyle w:val="Hyperlink"/>
            <w:rFonts w:asciiTheme="minorHAnsi" w:hAnsiTheme="minorHAnsi" w:cstheme="minorHAnsi"/>
            <w:i/>
            <w:iCs/>
            <w:noProof/>
          </w:rPr>
          <w:t>R. megaphyllus</w:t>
        </w:r>
        <w:r w:rsidR="00AE3B79" w:rsidRPr="00AE3B79">
          <w:rPr>
            <w:rStyle w:val="Hyperlink"/>
            <w:rFonts w:asciiTheme="minorHAnsi" w:hAnsiTheme="minorHAnsi" w:cstheme="minorHAnsi"/>
            <w:noProof/>
          </w:rPr>
          <w:t xml:space="preserve"> and </w:t>
        </w:r>
        <w:r w:rsidR="00AE3B79" w:rsidRPr="00AE3B79">
          <w:rPr>
            <w:rStyle w:val="Hyperlink"/>
            <w:rFonts w:asciiTheme="minorHAnsi" w:hAnsiTheme="minorHAnsi" w:cstheme="minorHAnsi"/>
            <w:i/>
            <w:iCs/>
            <w:noProof/>
          </w:rPr>
          <w:t>M. australis</w:t>
        </w:r>
        <w:r w:rsidR="00AE3B79" w:rsidRPr="00AE3B79">
          <w:rPr>
            <w:rStyle w:val="Hyperlink"/>
            <w:rFonts w:asciiTheme="minorHAnsi" w:hAnsiTheme="minorHAnsi" w:cstheme="minorHAnsi"/>
            <w:noProof/>
          </w:rPr>
          <w:t xml:space="preserve"> during both seasons.</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_Toc85420506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9E45A0">
          <w:rPr>
            <w:rFonts w:asciiTheme="minorHAnsi" w:hAnsiTheme="minorHAnsi" w:cstheme="minorHAnsi"/>
            <w:noProof/>
            <w:webHidden/>
          </w:rPr>
          <w:t>100</w:t>
        </w:r>
        <w:r w:rsidR="00AE3B79" w:rsidRPr="00AE3B79">
          <w:rPr>
            <w:rFonts w:asciiTheme="minorHAnsi" w:hAnsiTheme="minorHAnsi" w:cstheme="minorHAnsi"/>
            <w:noProof/>
            <w:webHidden/>
          </w:rPr>
          <w:fldChar w:fldCharType="end"/>
        </w:r>
      </w:hyperlink>
    </w:p>
    <w:p w14:paraId="3F876303" w14:textId="179D4ED1" w:rsidR="00AE3B79" w:rsidRPr="00AE3B79" w:rsidRDefault="00890CBD">
      <w:pPr>
        <w:pStyle w:val="TableofFigures"/>
        <w:rPr>
          <w:rFonts w:asciiTheme="minorHAnsi" w:eastAsiaTheme="minorEastAsia" w:hAnsiTheme="minorHAnsi" w:cstheme="minorHAnsi"/>
          <w:noProof/>
          <w:szCs w:val="22"/>
          <w:lang w:eastAsia="zh-TW"/>
        </w:rPr>
      </w:pPr>
      <w:hyperlink r:id="rId34" w:anchor="_Toc85420507" w:history="1">
        <w:r w:rsidR="00AE3B79" w:rsidRPr="00AE3B79">
          <w:rPr>
            <w:rStyle w:val="Hyperlink"/>
            <w:rFonts w:asciiTheme="minorHAnsi" w:hAnsiTheme="minorHAnsi" w:cstheme="minorHAnsi"/>
            <w:noProof/>
          </w:rPr>
          <w:t>Figure 3</w:t>
        </w:r>
        <w:r w:rsidR="00AE3B79" w:rsidRPr="00AE3B79">
          <w:rPr>
            <w:rStyle w:val="Hyperlink"/>
            <w:rFonts w:asciiTheme="minorHAnsi" w:hAnsiTheme="minorHAnsi" w:cstheme="minorHAnsi"/>
            <w:noProof/>
          </w:rPr>
          <w:noBreakHyphen/>
          <w:t xml:space="preserve">13 Daily relative humidity recorded from the SERF weather station and tunnel ambient loggers in each tunnel zone over 7 days in summer. The number following the “Ambient” refers to the zone where the logger was located, i.e. Ambient 1 represents the ambient logger in zone 1. Shaded regions represent night time (19:00 – 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 relative humidity of the SERF weather station is more extreme than the tunnel ambients in terms of maximum, minimum and rate of change. The tunnel </w:t>
        </w:r>
        <w:r w:rsidR="00AE3B79" w:rsidRPr="00AE3B79">
          <w:rPr>
            <w:rStyle w:val="Hyperlink"/>
            <w:rFonts w:asciiTheme="minorHAnsi" w:hAnsiTheme="minorHAnsi" w:cstheme="minorHAnsi"/>
            <w:noProof/>
          </w:rPr>
          <w:lastRenderedPageBreak/>
          <w:t>ambients are very similar to one another in terms of daily average, maximum and minimum relative humidity, and presented more stable day-day relative humidity than the SERF weather station.</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_Toc85420507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9E45A0">
          <w:rPr>
            <w:rFonts w:asciiTheme="minorHAnsi" w:hAnsiTheme="minorHAnsi" w:cstheme="minorHAnsi"/>
            <w:noProof/>
            <w:webHidden/>
          </w:rPr>
          <w:t>102</w:t>
        </w:r>
        <w:r w:rsidR="00AE3B79" w:rsidRPr="00AE3B79">
          <w:rPr>
            <w:rFonts w:asciiTheme="minorHAnsi" w:hAnsiTheme="minorHAnsi" w:cstheme="minorHAnsi"/>
            <w:noProof/>
            <w:webHidden/>
          </w:rPr>
          <w:fldChar w:fldCharType="end"/>
        </w:r>
      </w:hyperlink>
    </w:p>
    <w:p w14:paraId="47EE353E" w14:textId="647CD2BB" w:rsidR="00AE3B79" w:rsidRPr="00AE3B79" w:rsidRDefault="00890CBD">
      <w:pPr>
        <w:pStyle w:val="TableofFigures"/>
        <w:rPr>
          <w:rFonts w:asciiTheme="minorHAnsi" w:eastAsiaTheme="minorEastAsia" w:hAnsiTheme="minorHAnsi" w:cstheme="minorHAnsi"/>
          <w:noProof/>
          <w:szCs w:val="22"/>
          <w:lang w:eastAsia="zh-TW"/>
        </w:rPr>
      </w:pPr>
      <w:hyperlink r:id="rId35" w:anchor="_Toc85420508" w:history="1">
        <w:r w:rsidR="00AE3B79" w:rsidRPr="00AE3B79">
          <w:rPr>
            <w:rStyle w:val="Hyperlink"/>
            <w:rFonts w:asciiTheme="minorHAnsi" w:hAnsiTheme="minorHAnsi" w:cstheme="minorHAnsi"/>
            <w:noProof/>
          </w:rPr>
          <w:t>Figure 3</w:t>
        </w:r>
        <w:r w:rsidR="00AE3B79" w:rsidRPr="00AE3B79">
          <w:rPr>
            <w:rStyle w:val="Hyperlink"/>
            <w:rFonts w:asciiTheme="minorHAnsi" w:hAnsiTheme="minorHAnsi" w:cstheme="minorHAnsi"/>
            <w:noProof/>
          </w:rPr>
          <w:noBreakHyphen/>
          <w:t>14 Daily relative humidity recorded from the SERF weather station and tunnel ambient loggers in each tunnel zone over 7 days in winter. The number following the “Ambient” refers to the zone where the logger was located, i.e. Ambient 1 represents the ambient logger in zone 1 Shaded regions represent night time (19:00 – 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There was a big difference on temperature between SERF weather station, and the ambients inside and outside the tunnel. The maximum and minimum relative humidity at the SERF weather station is more extreme than that inside (Ambient 1, 2 &amp;3) and outside (Entrance) of the tunnel. A3 has the highest average, maximum and minimum relative humidity comparing with A1 and A2. The tunnel ambient in each zone presented more stable day-day relative humidity than the SERF weather station and the ambient outside the tunnel.</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_Toc85420508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9E45A0">
          <w:rPr>
            <w:rFonts w:asciiTheme="minorHAnsi" w:hAnsiTheme="minorHAnsi" w:cstheme="minorHAnsi"/>
            <w:noProof/>
            <w:webHidden/>
          </w:rPr>
          <w:t>103</w:t>
        </w:r>
        <w:r w:rsidR="00AE3B79" w:rsidRPr="00AE3B79">
          <w:rPr>
            <w:rFonts w:asciiTheme="minorHAnsi" w:hAnsiTheme="minorHAnsi" w:cstheme="minorHAnsi"/>
            <w:noProof/>
            <w:webHidden/>
          </w:rPr>
          <w:fldChar w:fldCharType="end"/>
        </w:r>
      </w:hyperlink>
    </w:p>
    <w:p w14:paraId="187D6C7C" w14:textId="48A09AA4" w:rsidR="00AE3B79" w:rsidRPr="00AE3B79" w:rsidRDefault="00890CBD">
      <w:pPr>
        <w:pStyle w:val="TableofFigures"/>
        <w:rPr>
          <w:rFonts w:asciiTheme="minorHAnsi" w:eastAsiaTheme="minorEastAsia" w:hAnsiTheme="minorHAnsi" w:cstheme="minorHAnsi"/>
          <w:noProof/>
          <w:szCs w:val="22"/>
          <w:lang w:eastAsia="zh-TW"/>
        </w:rPr>
      </w:pPr>
      <w:hyperlink r:id="rId36" w:anchor="_Toc85420509" w:history="1">
        <w:r w:rsidR="00AE3B79" w:rsidRPr="00AE3B79">
          <w:rPr>
            <w:rStyle w:val="Hyperlink"/>
            <w:rFonts w:asciiTheme="minorHAnsi" w:hAnsiTheme="minorHAnsi" w:cstheme="minorHAnsi"/>
            <w:noProof/>
          </w:rPr>
          <w:t>Figure 3</w:t>
        </w:r>
        <w:r w:rsidR="00AE3B79" w:rsidRPr="00AE3B79">
          <w:rPr>
            <w:rStyle w:val="Hyperlink"/>
            <w:rFonts w:asciiTheme="minorHAnsi" w:hAnsiTheme="minorHAnsi" w:cstheme="minorHAnsi"/>
            <w:noProof/>
          </w:rPr>
          <w:noBreakHyphen/>
          <w:t>15 Mean daily average diurnal relative humidity (RH</w:t>
        </w:r>
        <w:r w:rsidR="00AE3B79" w:rsidRPr="00AE3B79">
          <w:rPr>
            <w:rStyle w:val="Hyperlink"/>
            <w:rFonts w:asciiTheme="minorHAnsi" w:hAnsiTheme="minorHAnsi" w:cstheme="minorHAnsi"/>
            <w:noProof/>
            <w:vertAlign w:val="subscript"/>
          </w:rPr>
          <w:t>avg</w:t>
        </w:r>
        <w:r w:rsidR="00AE3B79" w:rsidRPr="00AE3B79">
          <w:rPr>
            <w:rStyle w:val="Hyperlink"/>
            <w:rFonts w:asciiTheme="minorHAnsi" w:hAnsiTheme="minorHAnsi" w:cstheme="minorHAnsi"/>
            <w:noProof/>
          </w:rPr>
          <w:t xml:space="preserve">) difference (± SD) of each roost compared with tunnel external and internal ambients (local and non-local) in summer. Each comparison was named according to the zone where each logger was located, i.e. Ex = External logger, Z1 = roost logger at zone 1, A1 = ambient logger in zone 1, Z 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with external and tunnel internal ambients. Dotted line highlights the 0% margin. Error bars showed the standard deviation of the mean difference between each roost and tunnel external and internal ambient relative humidity. The differences were calculated using roosts minus external or tunnel ambient temperatures. The mean daily average diurnal relative humidity between all roosts and external showed the biggest differences when compared with tunnel ambients. </w:t>
        </w:r>
        <w:r w:rsidR="00AE3B79" w:rsidRPr="00AE3B79">
          <w:rPr>
            <w:rStyle w:val="Hyperlink"/>
            <w:rFonts w:asciiTheme="minorHAnsi" w:hAnsiTheme="minorHAnsi" w:cstheme="minorHAnsi"/>
            <w:i/>
            <w:iCs/>
            <w:noProof/>
          </w:rPr>
          <w:t>Myotis macropus</w:t>
        </w:r>
        <w:r w:rsidR="00AE3B79" w:rsidRPr="00AE3B79">
          <w:rPr>
            <w:rStyle w:val="Hyperlink"/>
            <w:rFonts w:asciiTheme="minorHAnsi" w:hAnsiTheme="minorHAnsi" w:cstheme="minorHAnsi"/>
            <w:noProof/>
          </w:rPr>
          <w:t xml:space="preserve"> roosts showed the largest differences in daily average diurnal relative humidity relative to each tunnel ambient when compared with the other two species. Both </w:t>
        </w:r>
        <w:r w:rsidR="00AE3B79" w:rsidRPr="00AE3B79">
          <w:rPr>
            <w:rStyle w:val="Hyperlink"/>
            <w:rFonts w:asciiTheme="minorHAnsi" w:hAnsiTheme="minorHAnsi" w:cstheme="minorHAnsi"/>
            <w:i/>
            <w:iCs/>
            <w:noProof/>
          </w:rPr>
          <w:t>M. australis</w:t>
        </w:r>
        <w:r w:rsidR="00AE3B79" w:rsidRPr="00AE3B79">
          <w:rPr>
            <w:rStyle w:val="Hyperlink"/>
            <w:rFonts w:asciiTheme="minorHAnsi" w:hAnsiTheme="minorHAnsi" w:cstheme="minorHAnsi"/>
            <w:noProof/>
          </w:rPr>
          <w:t xml:space="preserve"> and </w:t>
        </w:r>
        <w:r w:rsidR="00AE3B79" w:rsidRPr="00AE3B79">
          <w:rPr>
            <w:rStyle w:val="Hyperlink"/>
            <w:rFonts w:asciiTheme="minorHAnsi" w:hAnsiTheme="minorHAnsi" w:cstheme="minorHAnsi"/>
            <w:i/>
            <w:iCs/>
            <w:noProof/>
          </w:rPr>
          <w:t>R. megaphyllus</w:t>
        </w:r>
        <w:r w:rsidR="00AE3B79" w:rsidRPr="00AE3B79">
          <w:rPr>
            <w:rStyle w:val="Hyperlink"/>
            <w:rFonts w:asciiTheme="minorHAnsi" w:hAnsiTheme="minorHAnsi" w:cstheme="minorHAnsi"/>
            <w:noProof/>
          </w:rPr>
          <w:t xml:space="preserve"> roosts showed little differences compared with the tunnel ambients.</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_Toc85420509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9E45A0">
          <w:rPr>
            <w:rFonts w:asciiTheme="minorHAnsi" w:hAnsiTheme="minorHAnsi" w:cstheme="minorHAnsi"/>
            <w:noProof/>
            <w:webHidden/>
          </w:rPr>
          <w:t>107</w:t>
        </w:r>
        <w:r w:rsidR="00AE3B79" w:rsidRPr="00AE3B79">
          <w:rPr>
            <w:rFonts w:asciiTheme="minorHAnsi" w:hAnsiTheme="minorHAnsi" w:cstheme="minorHAnsi"/>
            <w:noProof/>
            <w:webHidden/>
          </w:rPr>
          <w:fldChar w:fldCharType="end"/>
        </w:r>
      </w:hyperlink>
    </w:p>
    <w:p w14:paraId="1EB7862C" w14:textId="02808B20" w:rsidR="00AE3B79" w:rsidRPr="00AE3B79" w:rsidRDefault="00890CBD">
      <w:pPr>
        <w:pStyle w:val="TableofFigures"/>
        <w:rPr>
          <w:rFonts w:asciiTheme="minorHAnsi" w:eastAsiaTheme="minorEastAsia" w:hAnsiTheme="minorHAnsi" w:cstheme="minorHAnsi"/>
          <w:noProof/>
          <w:szCs w:val="22"/>
          <w:lang w:eastAsia="zh-TW"/>
        </w:rPr>
      </w:pPr>
      <w:hyperlink r:id="rId37" w:anchor="_Toc85420510" w:history="1">
        <w:r w:rsidR="00AE3B79" w:rsidRPr="00AE3B79">
          <w:rPr>
            <w:rStyle w:val="Hyperlink"/>
            <w:rFonts w:asciiTheme="minorHAnsi" w:hAnsiTheme="minorHAnsi" w:cstheme="minorHAnsi"/>
            <w:noProof/>
          </w:rPr>
          <w:t>Figure 3</w:t>
        </w:r>
        <w:r w:rsidR="00AE3B79" w:rsidRPr="00AE3B79">
          <w:rPr>
            <w:rStyle w:val="Hyperlink"/>
            <w:rFonts w:asciiTheme="minorHAnsi" w:hAnsiTheme="minorHAnsi" w:cstheme="minorHAnsi"/>
            <w:noProof/>
          </w:rPr>
          <w:noBreakHyphen/>
          <w:t>16 Mean daily average diurnal relative humidity (RH</w:t>
        </w:r>
        <w:r w:rsidR="00AE3B79" w:rsidRPr="00AE3B79">
          <w:rPr>
            <w:rStyle w:val="Hyperlink"/>
            <w:rFonts w:asciiTheme="minorHAnsi" w:hAnsiTheme="minorHAnsi" w:cstheme="minorHAnsi"/>
            <w:noProof/>
            <w:vertAlign w:val="subscript"/>
          </w:rPr>
          <w:t>avg</w:t>
        </w:r>
        <w:r w:rsidR="00AE3B79" w:rsidRPr="00AE3B79">
          <w:rPr>
            <w:rStyle w:val="Hyperlink"/>
            <w:rFonts w:asciiTheme="minorHAnsi" w:hAnsiTheme="minorHAnsi" w:cstheme="minorHAnsi"/>
            <w:noProof/>
          </w:rPr>
          <w:t xml:space="preserve">) difference (± SD) of each roost compared with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w:t>
        </w:r>
        <w:r w:rsidR="00AE3B79" w:rsidRPr="00AE3B79">
          <w:rPr>
            <w:rStyle w:val="Hyperlink"/>
            <w:rFonts w:asciiTheme="minorHAnsi" w:hAnsiTheme="minorHAnsi" w:cstheme="minorHAnsi"/>
            <w:noProof/>
          </w:rPr>
          <w:lastRenderedPageBreak/>
          <w:t xml:space="preserve">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from external and tunnel internal ambients. Dotted line highlights the 0% margin. Error bars showed the standard deviation of the mean difference between each roost and tunnel external and internal ambient relative humidity. The differences were calculated using roosts minus external or tunnel ambient temperatures. The daily average diurnal relative humidity between roosts and external showed the biggest differences comparing with all tunnel ambients. </w:t>
        </w:r>
        <w:r w:rsidR="00AE3B79" w:rsidRPr="00AE3B79">
          <w:rPr>
            <w:rStyle w:val="Hyperlink"/>
            <w:rFonts w:asciiTheme="minorHAnsi" w:hAnsiTheme="minorHAnsi" w:cstheme="minorHAnsi"/>
            <w:i/>
            <w:iCs/>
            <w:noProof/>
          </w:rPr>
          <w:t>Myotis macropus</w:t>
        </w:r>
        <w:r w:rsidR="00AE3B79" w:rsidRPr="00AE3B79">
          <w:rPr>
            <w:rStyle w:val="Hyperlink"/>
            <w:rFonts w:asciiTheme="minorHAnsi" w:hAnsiTheme="minorHAnsi" w:cstheme="minorHAnsi"/>
            <w:noProof/>
          </w:rPr>
          <w:t xml:space="preserve"> roosts showed the biggest differences in daily diurnal relative humidity compared with each tunnel ambient among the three species.</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_Toc85420510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9E45A0">
          <w:rPr>
            <w:rFonts w:asciiTheme="minorHAnsi" w:hAnsiTheme="minorHAnsi" w:cstheme="minorHAnsi"/>
            <w:noProof/>
            <w:webHidden/>
          </w:rPr>
          <w:t>108</w:t>
        </w:r>
        <w:r w:rsidR="00AE3B79" w:rsidRPr="00AE3B79">
          <w:rPr>
            <w:rFonts w:asciiTheme="minorHAnsi" w:hAnsiTheme="minorHAnsi" w:cstheme="minorHAnsi"/>
            <w:noProof/>
            <w:webHidden/>
          </w:rPr>
          <w:fldChar w:fldCharType="end"/>
        </w:r>
      </w:hyperlink>
    </w:p>
    <w:p w14:paraId="01A31783" w14:textId="1D5BCB67" w:rsidR="00AE3B79" w:rsidRPr="00AE3B79" w:rsidRDefault="00890CBD">
      <w:pPr>
        <w:pStyle w:val="TableofFigures"/>
        <w:rPr>
          <w:rFonts w:asciiTheme="minorHAnsi" w:eastAsiaTheme="minorEastAsia" w:hAnsiTheme="minorHAnsi" w:cstheme="minorHAnsi"/>
          <w:noProof/>
          <w:szCs w:val="22"/>
          <w:lang w:eastAsia="zh-TW"/>
        </w:rPr>
      </w:pPr>
      <w:hyperlink r:id="rId38" w:anchor="_Toc85420511" w:history="1">
        <w:r w:rsidR="00AE3B79" w:rsidRPr="00AE3B79">
          <w:rPr>
            <w:rStyle w:val="Hyperlink"/>
            <w:rFonts w:asciiTheme="minorHAnsi" w:hAnsiTheme="minorHAnsi" w:cstheme="minorHAnsi"/>
            <w:noProof/>
          </w:rPr>
          <w:t>Figure 3</w:t>
        </w:r>
        <w:r w:rsidR="00AE3B79" w:rsidRPr="00AE3B79">
          <w:rPr>
            <w:rStyle w:val="Hyperlink"/>
            <w:rFonts w:asciiTheme="minorHAnsi" w:hAnsiTheme="minorHAnsi" w:cstheme="minorHAnsi"/>
            <w:noProof/>
          </w:rPr>
          <w:noBreakHyphen/>
          <w:t>17 Mean daily diurnal relative humidity fluctuation (RH</w:t>
        </w:r>
        <w:r w:rsidR="00AE3B79" w:rsidRPr="00AE3B79">
          <w:rPr>
            <w:rStyle w:val="Hyperlink"/>
            <w:rFonts w:asciiTheme="minorHAnsi" w:hAnsiTheme="minorHAnsi" w:cstheme="minorHAnsi"/>
            <w:noProof/>
            <w:vertAlign w:val="subscript"/>
          </w:rPr>
          <w:t>fluc</w:t>
        </w:r>
        <w:r w:rsidR="00AE3B79" w:rsidRPr="00AE3B79">
          <w:rPr>
            <w:rStyle w:val="Hyperlink"/>
            <w:rFonts w:asciiTheme="minorHAnsi" w:hAnsiTheme="minorHAnsi" w:cstheme="minorHAnsi"/>
            <w:noProof/>
          </w:rPr>
          <w:t xml:space="preserve">) difference between each roost and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 margin. Error bars showed the standard deviation of the mean difference between each roost and tunnel external and internal ambient relative humidities. The differences were calculated using roosts minus external or tunnel ambient temperatures. The mean daily diurnal relative humidity fluctuation between roosts and external showed the largest differences and varied the most. All three </w:t>
        </w:r>
        <w:r w:rsidR="00AE3B79" w:rsidRPr="00AE3B79">
          <w:rPr>
            <w:rStyle w:val="Hyperlink"/>
            <w:rFonts w:asciiTheme="minorHAnsi" w:hAnsiTheme="minorHAnsi" w:cstheme="minorHAnsi"/>
            <w:i/>
            <w:iCs/>
            <w:noProof/>
          </w:rPr>
          <w:t>M. macropus</w:t>
        </w:r>
        <w:r w:rsidR="00AE3B79" w:rsidRPr="00AE3B79">
          <w:rPr>
            <w:rStyle w:val="Hyperlink"/>
            <w:rFonts w:asciiTheme="minorHAnsi" w:hAnsiTheme="minorHAnsi" w:cstheme="minorHAnsi"/>
            <w:noProof/>
          </w:rPr>
          <w:t xml:space="preserve"> roosts showed lower diurnal relative humidity fluctuations than tunnel ambients in each zone. Both M. australis and </w:t>
        </w:r>
        <w:r w:rsidR="00AE3B79" w:rsidRPr="00AE3B79">
          <w:rPr>
            <w:rStyle w:val="Hyperlink"/>
            <w:rFonts w:asciiTheme="minorHAnsi" w:hAnsiTheme="minorHAnsi" w:cstheme="minorHAnsi"/>
            <w:i/>
            <w:iCs/>
            <w:noProof/>
          </w:rPr>
          <w:t>R. megaphyllus</w:t>
        </w:r>
        <w:r w:rsidR="00AE3B79" w:rsidRPr="00AE3B79">
          <w:rPr>
            <w:rStyle w:val="Hyperlink"/>
            <w:rFonts w:asciiTheme="minorHAnsi" w:hAnsiTheme="minorHAnsi" w:cstheme="minorHAnsi"/>
            <w:noProof/>
          </w:rPr>
          <w:t xml:space="preserve"> roosts showed little differences to the tunnel ambient in each zone.</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_Toc85420511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9E45A0">
          <w:rPr>
            <w:rFonts w:asciiTheme="minorHAnsi" w:hAnsiTheme="minorHAnsi" w:cstheme="minorHAnsi"/>
            <w:noProof/>
            <w:webHidden/>
          </w:rPr>
          <w:t>110</w:t>
        </w:r>
        <w:r w:rsidR="00AE3B79" w:rsidRPr="00AE3B79">
          <w:rPr>
            <w:rFonts w:asciiTheme="minorHAnsi" w:hAnsiTheme="minorHAnsi" w:cstheme="minorHAnsi"/>
            <w:noProof/>
            <w:webHidden/>
          </w:rPr>
          <w:fldChar w:fldCharType="end"/>
        </w:r>
      </w:hyperlink>
    </w:p>
    <w:p w14:paraId="68C9A1AD" w14:textId="6D66E62E" w:rsidR="00AE3B79" w:rsidRPr="00AE3B79" w:rsidRDefault="00890CBD">
      <w:pPr>
        <w:pStyle w:val="TableofFigures"/>
        <w:rPr>
          <w:rFonts w:asciiTheme="minorHAnsi" w:eastAsiaTheme="minorEastAsia" w:hAnsiTheme="minorHAnsi" w:cstheme="minorHAnsi"/>
          <w:noProof/>
          <w:szCs w:val="22"/>
          <w:lang w:eastAsia="zh-TW"/>
        </w:rPr>
      </w:pPr>
      <w:hyperlink r:id="rId39" w:anchor="_Toc85420512" w:history="1">
        <w:r w:rsidR="00AE3B79" w:rsidRPr="00AE3B79">
          <w:rPr>
            <w:rStyle w:val="Hyperlink"/>
            <w:rFonts w:asciiTheme="minorHAnsi" w:hAnsiTheme="minorHAnsi" w:cstheme="minorHAnsi"/>
            <w:noProof/>
          </w:rPr>
          <w:t>Figure 3</w:t>
        </w:r>
        <w:r w:rsidR="00AE3B79" w:rsidRPr="00AE3B79">
          <w:rPr>
            <w:rStyle w:val="Hyperlink"/>
            <w:rFonts w:asciiTheme="minorHAnsi" w:hAnsiTheme="minorHAnsi" w:cstheme="minorHAnsi"/>
            <w:noProof/>
          </w:rPr>
          <w:noBreakHyphen/>
          <w:t>18 Mean daily diurnal relative humidity fluctuation (RH</w:t>
        </w:r>
        <w:r w:rsidR="00AE3B79" w:rsidRPr="00AE3B79">
          <w:rPr>
            <w:rStyle w:val="Hyperlink"/>
            <w:rFonts w:asciiTheme="minorHAnsi" w:hAnsiTheme="minorHAnsi" w:cstheme="minorHAnsi"/>
            <w:noProof/>
            <w:vertAlign w:val="subscript"/>
          </w:rPr>
          <w:t>fluc</w:t>
        </w:r>
        <w:r w:rsidR="00AE3B79" w:rsidRPr="00AE3B79">
          <w:rPr>
            <w:rStyle w:val="Hyperlink"/>
            <w:rFonts w:asciiTheme="minorHAnsi" w:hAnsiTheme="minorHAnsi" w:cstheme="minorHAnsi"/>
            <w:noProof/>
          </w:rPr>
          <w:t xml:space="preserve">) difference between each roost and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 margin. Error bars showed the standard deviation of the mean difference between each roost and tunnel external and internal ambient </w:t>
        </w:r>
        <w:r w:rsidR="00AE3B79" w:rsidRPr="00AE3B79">
          <w:rPr>
            <w:rStyle w:val="Hyperlink"/>
            <w:rFonts w:asciiTheme="minorHAnsi" w:hAnsiTheme="minorHAnsi" w:cstheme="minorHAnsi"/>
            <w:noProof/>
          </w:rPr>
          <w:lastRenderedPageBreak/>
          <w:t xml:space="preserve">relative humidities. The differences were calculated using roosts minus external or tunnel ambient temperatures. The daily diurnal relative humidity fluctuation between each roost to external has the biggest differences and varied the most comparing with difference to the tunnel ambient in each zone. All three </w:t>
        </w:r>
        <w:r w:rsidR="00AE3B79" w:rsidRPr="00AE3B79">
          <w:rPr>
            <w:rStyle w:val="Hyperlink"/>
            <w:rFonts w:asciiTheme="minorHAnsi" w:hAnsiTheme="minorHAnsi" w:cstheme="minorHAnsi"/>
            <w:i/>
            <w:iCs/>
            <w:noProof/>
          </w:rPr>
          <w:t>M. macropus</w:t>
        </w:r>
        <w:r w:rsidR="00AE3B79" w:rsidRPr="00AE3B79">
          <w:rPr>
            <w:rStyle w:val="Hyperlink"/>
            <w:rFonts w:asciiTheme="minorHAnsi" w:hAnsiTheme="minorHAnsi" w:cstheme="minorHAnsi"/>
            <w:noProof/>
          </w:rPr>
          <w:t xml:space="preserve"> roosts showed lower diurnal relative humidity fluctuations than the tunnel ambient in each zone. Both </w:t>
        </w:r>
        <w:r w:rsidR="00AE3B79" w:rsidRPr="00AE3B79">
          <w:rPr>
            <w:rStyle w:val="Hyperlink"/>
            <w:rFonts w:asciiTheme="minorHAnsi" w:hAnsiTheme="minorHAnsi" w:cstheme="minorHAnsi"/>
            <w:i/>
            <w:iCs/>
            <w:noProof/>
          </w:rPr>
          <w:t>M. australis</w:t>
        </w:r>
        <w:r w:rsidR="00AE3B79" w:rsidRPr="00AE3B79">
          <w:rPr>
            <w:rStyle w:val="Hyperlink"/>
            <w:rFonts w:asciiTheme="minorHAnsi" w:hAnsiTheme="minorHAnsi" w:cstheme="minorHAnsi"/>
            <w:noProof/>
          </w:rPr>
          <w:t xml:space="preserve"> and </w:t>
        </w:r>
        <w:r w:rsidR="00AE3B79" w:rsidRPr="00AE3B79">
          <w:rPr>
            <w:rStyle w:val="Hyperlink"/>
            <w:rFonts w:asciiTheme="minorHAnsi" w:hAnsiTheme="minorHAnsi" w:cstheme="minorHAnsi"/>
            <w:i/>
            <w:iCs/>
            <w:noProof/>
          </w:rPr>
          <w:t>R. megaphyllus</w:t>
        </w:r>
        <w:r w:rsidR="00AE3B79" w:rsidRPr="00AE3B79">
          <w:rPr>
            <w:rStyle w:val="Hyperlink"/>
            <w:rFonts w:asciiTheme="minorHAnsi" w:hAnsiTheme="minorHAnsi" w:cstheme="minorHAnsi"/>
            <w:noProof/>
          </w:rPr>
          <w:t xml:space="preserve"> roosts showed higher relative humidity fluctuations tunnel ambient in each zone.</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_Toc85420512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9E45A0">
          <w:rPr>
            <w:rFonts w:asciiTheme="minorHAnsi" w:hAnsiTheme="minorHAnsi" w:cstheme="minorHAnsi"/>
            <w:noProof/>
            <w:webHidden/>
          </w:rPr>
          <w:t>111</w:t>
        </w:r>
        <w:r w:rsidR="00AE3B79" w:rsidRPr="00AE3B79">
          <w:rPr>
            <w:rFonts w:asciiTheme="minorHAnsi" w:hAnsiTheme="minorHAnsi" w:cstheme="minorHAnsi"/>
            <w:noProof/>
            <w:webHidden/>
          </w:rPr>
          <w:fldChar w:fldCharType="end"/>
        </w:r>
      </w:hyperlink>
    </w:p>
    <w:p w14:paraId="1A4C66AF" w14:textId="5D4D4795" w:rsidR="00AE3B79" w:rsidRPr="00AE3B79" w:rsidRDefault="00890CBD">
      <w:pPr>
        <w:pStyle w:val="TableofFigures"/>
        <w:rPr>
          <w:rFonts w:asciiTheme="minorHAnsi" w:eastAsiaTheme="minorEastAsia" w:hAnsiTheme="minorHAnsi" w:cstheme="minorHAnsi"/>
          <w:noProof/>
          <w:szCs w:val="22"/>
          <w:lang w:eastAsia="zh-TW"/>
        </w:rPr>
      </w:pPr>
      <w:hyperlink r:id="rId40" w:anchor="_Toc85420513" w:history="1">
        <w:r w:rsidR="00AE3B79" w:rsidRPr="00AE3B79">
          <w:rPr>
            <w:rStyle w:val="Hyperlink"/>
            <w:rFonts w:asciiTheme="minorHAnsi" w:hAnsiTheme="minorHAnsi" w:cstheme="minorHAnsi"/>
            <w:noProof/>
          </w:rPr>
          <w:t>Figure 3</w:t>
        </w:r>
        <w:r w:rsidR="00AE3B79" w:rsidRPr="00AE3B79">
          <w:rPr>
            <w:rStyle w:val="Hyperlink"/>
            <w:rFonts w:asciiTheme="minorHAnsi" w:hAnsiTheme="minorHAnsi" w:cstheme="minorHAnsi"/>
            <w:noProof/>
          </w:rPr>
          <w:noBreakHyphen/>
          <w:t>19Mean and 95% C.I. of the mean for daily average diurnal roosting relative humidity (RH</w:t>
        </w:r>
        <w:r w:rsidR="00AE3B79" w:rsidRPr="00AE3B79">
          <w:rPr>
            <w:rStyle w:val="Hyperlink"/>
            <w:rFonts w:asciiTheme="minorHAnsi" w:hAnsiTheme="minorHAnsi" w:cstheme="minorHAnsi"/>
            <w:noProof/>
            <w:vertAlign w:val="subscript"/>
          </w:rPr>
          <w:t>avg</w:t>
        </w:r>
        <w:r w:rsidR="00AE3B79" w:rsidRPr="00AE3B79">
          <w:rPr>
            <w:rStyle w:val="Hyperlink"/>
            <w:rFonts w:asciiTheme="minorHAnsi" w:hAnsiTheme="minorHAnsi" w:cstheme="minorHAnsi"/>
            <w:noProof/>
          </w:rPr>
          <w:t xml:space="preserve">) for each species over 7 days in summer and winter. The average diurnal roost relative humidities in summer (n = 8, 3 </w:t>
        </w:r>
        <w:r w:rsidR="00AE3B79" w:rsidRPr="00AE3B79">
          <w:rPr>
            <w:rStyle w:val="Hyperlink"/>
            <w:rFonts w:asciiTheme="minorHAnsi" w:hAnsiTheme="minorHAnsi" w:cstheme="minorHAnsi"/>
            <w:i/>
            <w:iCs/>
            <w:noProof/>
          </w:rPr>
          <w:t>M. macropus</w:t>
        </w:r>
        <w:r w:rsidR="00AE3B79" w:rsidRPr="00AE3B79">
          <w:rPr>
            <w:rStyle w:val="Hyperlink"/>
            <w:rFonts w:asciiTheme="minorHAnsi" w:hAnsiTheme="minorHAnsi" w:cstheme="minorHAnsi"/>
            <w:noProof/>
          </w:rPr>
          <w:t xml:space="preserve"> roosts, 3 </w:t>
        </w:r>
        <w:r w:rsidR="00AE3B79" w:rsidRPr="00AE3B79">
          <w:rPr>
            <w:rStyle w:val="Hyperlink"/>
            <w:rFonts w:asciiTheme="minorHAnsi" w:hAnsiTheme="minorHAnsi" w:cstheme="minorHAnsi"/>
            <w:i/>
            <w:iCs/>
            <w:noProof/>
          </w:rPr>
          <w:t>M. australis</w:t>
        </w:r>
        <w:r w:rsidR="00AE3B79" w:rsidRPr="00AE3B79">
          <w:rPr>
            <w:rStyle w:val="Hyperlink"/>
            <w:rFonts w:asciiTheme="minorHAnsi" w:hAnsiTheme="minorHAnsi" w:cstheme="minorHAnsi"/>
            <w:noProof/>
          </w:rPr>
          <w:t xml:space="preserve"> and 2 </w:t>
        </w:r>
        <w:r w:rsidR="00AE3B79" w:rsidRPr="00AE3B79">
          <w:rPr>
            <w:rStyle w:val="Hyperlink"/>
            <w:rFonts w:asciiTheme="minorHAnsi" w:hAnsiTheme="minorHAnsi" w:cstheme="minorHAnsi"/>
            <w:i/>
            <w:iCs/>
            <w:noProof/>
          </w:rPr>
          <w:t>R. megaphyllus</w:t>
        </w:r>
        <w:r w:rsidR="00AE3B79" w:rsidRPr="00AE3B79">
          <w:rPr>
            <w:rStyle w:val="Hyperlink"/>
            <w:rFonts w:asciiTheme="minorHAnsi" w:hAnsiTheme="minorHAnsi" w:cstheme="minorHAnsi"/>
            <w:noProof/>
          </w:rPr>
          <w:t xml:space="preserve"> roosts) were calculated and presented as 95% C.I.. Winter (n = 5, 3 </w:t>
        </w:r>
        <w:r w:rsidR="00AE3B79" w:rsidRPr="00AE3B79">
          <w:rPr>
            <w:rStyle w:val="Hyperlink"/>
            <w:rFonts w:asciiTheme="minorHAnsi" w:hAnsiTheme="minorHAnsi" w:cstheme="minorHAnsi"/>
            <w:i/>
            <w:iCs/>
            <w:noProof/>
          </w:rPr>
          <w:t>M. macropus</w:t>
        </w:r>
        <w:r w:rsidR="00AE3B79" w:rsidRPr="00AE3B79">
          <w:rPr>
            <w:rStyle w:val="Hyperlink"/>
            <w:rFonts w:asciiTheme="minorHAnsi" w:hAnsiTheme="minorHAnsi" w:cstheme="minorHAnsi"/>
            <w:noProof/>
          </w:rPr>
          <w:t xml:space="preserve"> roosts, 1 </w:t>
        </w:r>
        <w:r w:rsidR="00AE3B79" w:rsidRPr="00AE3B79">
          <w:rPr>
            <w:rStyle w:val="Hyperlink"/>
            <w:rFonts w:asciiTheme="minorHAnsi" w:hAnsiTheme="minorHAnsi" w:cstheme="minorHAnsi"/>
            <w:i/>
            <w:iCs/>
            <w:noProof/>
          </w:rPr>
          <w:t>M. australis</w:t>
        </w:r>
        <w:r w:rsidR="00AE3B79" w:rsidRPr="00AE3B79">
          <w:rPr>
            <w:rStyle w:val="Hyperlink"/>
            <w:rFonts w:asciiTheme="minorHAnsi" w:hAnsiTheme="minorHAnsi" w:cstheme="minorHAnsi"/>
            <w:noProof/>
          </w:rPr>
          <w:t xml:space="preserve"> and </w:t>
        </w:r>
        <w:r w:rsidR="00AE3B79" w:rsidRPr="00AE3B79">
          <w:rPr>
            <w:rStyle w:val="Hyperlink"/>
            <w:rFonts w:asciiTheme="minorHAnsi" w:hAnsiTheme="minorHAnsi" w:cstheme="minorHAnsi"/>
            <w:i/>
            <w:iCs/>
            <w:noProof/>
          </w:rPr>
          <w:t>R. megaphyllus</w:t>
        </w:r>
        <w:r w:rsidR="00AE3B79" w:rsidRPr="00AE3B79">
          <w:rPr>
            <w:rStyle w:val="Hyperlink"/>
            <w:rFonts w:asciiTheme="minorHAnsi" w:hAnsiTheme="minorHAnsi" w:cstheme="minorHAnsi"/>
            <w:noProof/>
          </w:rPr>
          <w:t xml:space="preserve"> roosts) data were presented using the mean for each roost over 7 days due to low sample sizes for each species. The average diurnal roosting relative humidity of </w:t>
        </w:r>
        <w:r w:rsidR="00AE3B79" w:rsidRPr="00AE3B79">
          <w:rPr>
            <w:rStyle w:val="Hyperlink"/>
            <w:rFonts w:asciiTheme="minorHAnsi" w:hAnsiTheme="minorHAnsi" w:cstheme="minorHAnsi"/>
            <w:i/>
            <w:iCs/>
            <w:noProof/>
          </w:rPr>
          <w:t>M. macropus</w:t>
        </w:r>
        <w:r w:rsidR="00AE3B79" w:rsidRPr="00AE3B79">
          <w:rPr>
            <w:rStyle w:val="Hyperlink"/>
            <w:rFonts w:asciiTheme="minorHAnsi" w:hAnsiTheme="minorHAnsi" w:cstheme="minorHAnsi"/>
            <w:noProof/>
          </w:rPr>
          <w:t xml:space="preserve"> was generally 100% in both seasons. Both </w:t>
        </w:r>
        <w:r w:rsidR="00AE3B79" w:rsidRPr="00AE3B79">
          <w:rPr>
            <w:rStyle w:val="Hyperlink"/>
            <w:rFonts w:asciiTheme="minorHAnsi" w:hAnsiTheme="minorHAnsi" w:cstheme="minorHAnsi"/>
            <w:i/>
            <w:iCs/>
            <w:noProof/>
          </w:rPr>
          <w:t>M. australis</w:t>
        </w:r>
        <w:r w:rsidR="00AE3B79" w:rsidRPr="00AE3B79">
          <w:rPr>
            <w:rStyle w:val="Hyperlink"/>
            <w:rFonts w:asciiTheme="minorHAnsi" w:hAnsiTheme="minorHAnsi" w:cstheme="minorHAnsi"/>
            <w:noProof/>
          </w:rPr>
          <w:t xml:space="preserve"> and </w:t>
        </w:r>
        <w:r w:rsidR="00AE3B79" w:rsidRPr="00AE3B79">
          <w:rPr>
            <w:rStyle w:val="Hyperlink"/>
            <w:rFonts w:asciiTheme="minorHAnsi" w:hAnsiTheme="minorHAnsi" w:cstheme="minorHAnsi"/>
            <w:i/>
            <w:iCs/>
            <w:noProof/>
          </w:rPr>
          <w:t>R. megaphyllus</w:t>
        </w:r>
        <w:r w:rsidR="00AE3B79" w:rsidRPr="00AE3B79">
          <w:rPr>
            <w:rStyle w:val="Hyperlink"/>
            <w:rFonts w:asciiTheme="minorHAnsi" w:hAnsiTheme="minorHAnsi" w:cstheme="minorHAnsi"/>
            <w:noProof/>
          </w:rPr>
          <w:t xml:space="preserve"> showed a higher average diurnal roosting relative humidity in summer than winter.</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_Toc85420513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9E45A0">
          <w:rPr>
            <w:rFonts w:asciiTheme="minorHAnsi" w:hAnsiTheme="minorHAnsi" w:cstheme="minorHAnsi"/>
            <w:noProof/>
            <w:webHidden/>
          </w:rPr>
          <w:t>113</w:t>
        </w:r>
        <w:r w:rsidR="00AE3B79" w:rsidRPr="00AE3B79">
          <w:rPr>
            <w:rFonts w:asciiTheme="minorHAnsi" w:hAnsiTheme="minorHAnsi" w:cstheme="minorHAnsi"/>
            <w:noProof/>
            <w:webHidden/>
          </w:rPr>
          <w:fldChar w:fldCharType="end"/>
        </w:r>
      </w:hyperlink>
    </w:p>
    <w:p w14:paraId="000BF7AF" w14:textId="77043C2B" w:rsidR="00AE3B79" w:rsidRPr="00AE3B79" w:rsidRDefault="00890CBD">
      <w:pPr>
        <w:pStyle w:val="TableofFigures"/>
        <w:rPr>
          <w:rFonts w:asciiTheme="minorHAnsi" w:eastAsiaTheme="minorEastAsia" w:hAnsiTheme="minorHAnsi" w:cstheme="minorHAnsi"/>
          <w:noProof/>
          <w:szCs w:val="22"/>
          <w:lang w:eastAsia="zh-TW"/>
        </w:rPr>
      </w:pPr>
      <w:hyperlink r:id="rId41" w:anchor="_Toc85420514" w:history="1">
        <w:r w:rsidR="00AE3B79" w:rsidRPr="00AE3B79">
          <w:rPr>
            <w:rStyle w:val="Hyperlink"/>
            <w:rFonts w:asciiTheme="minorHAnsi" w:hAnsiTheme="minorHAnsi" w:cstheme="minorHAnsi"/>
            <w:noProof/>
          </w:rPr>
          <w:t>Figure 3</w:t>
        </w:r>
        <w:r w:rsidR="00AE3B79" w:rsidRPr="00AE3B79">
          <w:rPr>
            <w:rStyle w:val="Hyperlink"/>
            <w:rFonts w:asciiTheme="minorHAnsi" w:hAnsiTheme="minorHAnsi" w:cstheme="minorHAnsi"/>
            <w:noProof/>
          </w:rPr>
          <w:noBreakHyphen/>
          <w:t>20 Mean and 95% C.I. of the mean for daily maximum diurnal roosting relative humidity (RH</w:t>
        </w:r>
        <w:r w:rsidR="00AE3B79" w:rsidRPr="00AE3B79">
          <w:rPr>
            <w:rStyle w:val="Hyperlink"/>
            <w:rFonts w:asciiTheme="minorHAnsi" w:hAnsiTheme="minorHAnsi" w:cstheme="minorHAnsi"/>
            <w:noProof/>
            <w:vertAlign w:val="subscript"/>
          </w:rPr>
          <w:t>max</w:t>
        </w:r>
        <w:r w:rsidR="00AE3B79" w:rsidRPr="00AE3B79">
          <w:rPr>
            <w:rStyle w:val="Hyperlink"/>
            <w:rFonts w:asciiTheme="minorHAnsi" w:hAnsiTheme="minorHAnsi" w:cstheme="minorHAnsi"/>
            <w:noProof/>
          </w:rPr>
          <w:t xml:space="preserve">) of each species over 7 days in summer and winter. The mean maximum diurnal roost relative humidities in summer (n = 8, 3 </w:t>
        </w:r>
        <w:r w:rsidR="00AE3B79" w:rsidRPr="00AE3B79">
          <w:rPr>
            <w:rStyle w:val="Hyperlink"/>
            <w:rFonts w:asciiTheme="minorHAnsi" w:hAnsiTheme="minorHAnsi" w:cstheme="minorHAnsi"/>
            <w:i/>
            <w:iCs/>
            <w:noProof/>
          </w:rPr>
          <w:t xml:space="preserve">M. macropus </w:t>
        </w:r>
        <w:r w:rsidR="00AE3B79" w:rsidRPr="00AE3B79">
          <w:rPr>
            <w:rStyle w:val="Hyperlink"/>
            <w:rFonts w:asciiTheme="minorHAnsi" w:hAnsiTheme="minorHAnsi" w:cstheme="minorHAnsi"/>
            <w:noProof/>
          </w:rPr>
          <w:t xml:space="preserve">roosts, 3 </w:t>
        </w:r>
        <w:r w:rsidR="00AE3B79" w:rsidRPr="00AE3B79">
          <w:rPr>
            <w:rStyle w:val="Hyperlink"/>
            <w:rFonts w:asciiTheme="minorHAnsi" w:hAnsiTheme="minorHAnsi" w:cstheme="minorHAnsi"/>
            <w:i/>
            <w:iCs/>
            <w:noProof/>
          </w:rPr>
          <w:t xml:space="preserve">M. australis </w:t>
        </w:r>
        <w:r w:rsidR="00AE3B79" w:rsidRPr="00AE3B79">
          <w:rPr>
            <w:rStyle w:val="Hyperlink"/>
            <w:rFonts w:asciiTheme="minorHAnsi" w:hAnsiTheme="minorHAnsi" w:cstheme="minorHAnsi"/>
            <w:noProof/>
          </w:rPr>
          <w:t xml:space="preserve">and 2 </w:t>
        </w:r>
        <w:r w:rsidR="00AE3B79" w:rsidRPr="00AE3B79">
          <w:rPr>
            <w:rStyle w:val="Hyperlink"/>
            <w:rFonts w:asciiTheme="minorHAnsi" w:hAnsiTheme="minorHAnsi" w:cstheme="minorHAnsi"/>
            <w:i/>
            <w:iCs/>
            <w:noProof/>
          </w:rPr>
          <w:t xml:space="preserve">R. megaphyllus </w:t>
        </w:r>
        <w:r w:rsidR="00AE3B79" w:rsidRPr="00AE3B79">
          <w:rPr>
            <w:rStyle w:val="Hyperlink"/>
            <w:rFonts w:asciiTheme="minorHAnsi" w:hAnsiTheme="minorHAnsi" w:cstheme="minorHAnsi"/>
            <w:noProof/>
          </w:rPr>
          <w:t xml:space="preserve">roosts) was calculated and presented as 95% C.I.. Winter (n = 5, 3 </w:t>
        </w:r>
        <w:r w:rsidR="00AE3B79" w:rsidRPr="00AE3B79">
          <w:rPr>
            <w:rStyle w:val="Hyperlink"/>
            <w:rFonts w:asciiTheme="minorHAnsi" w:hAnsiTheme="minorHAnsi" w:cstheme="minorHAnsi"/>
            <w:i/>
            <w:iCs/>
            <w:noProof/>
          </w:rPr>
          <w:t xml:space="preserve">M. macropus </w:t>
        </w:r>
        <w:r w:rsidR="00AE3B79" w:rsidRPr="00AE3B79">
          <w:rPr>
            <w:rStyle w:val="Hyperlink"/>
            <w:rFonts w:asciiTheme="minorHAnsi" w:hAnsiTheme="minorHAnsi" w:cstheme="minorHAnsi"/>
            <w:noProof/>
          </w:rPr>
          <w:t xml:space="preserve">roosts, 1 </w:t>
        </w:r>
        <w:r w:rsidR="00AE3B79" w:rsidRPr="00AE3B79">
          <w:rPr>
            <w:rStyle w:val="Hyperlink"/>
            <w:rFonts w:asciiTheme="minorHAnsi" w:hAnsiTheme="minorHAnsi" w:cstheme="minorHAnsi"/>
            <w:i/>
            <w:iCs/>
            <w:noProof/>
          </w:rPr>
          <w:t xml:space="preserve">M. australis </w:t>
        </w:r>
        <w:r w:rsidR="00AE3B79" w:rsidRPr="00AE3B79">
          <w:rPr>
            <w:rStyle w:val="Hyperlink"/>
            <w:rFonts w:asciiTheme="minorHAnsi" w:hAnsiTheme="minorHAnsi" w:cstheme="minorHAnsi"/>
            <w:noProof/>
          </w:rPr>
          <w:t xml:space="preserve">and </w:t>
        </w:r>
        <w:r w:rsidR="00AE3B79" w:rsidRPr="00AE3B79">
          <w:rPr>
            <w:rStyle w:val="Hyperlink"/>
            <w:rFonts w:asciiTheme="minorHAnsi" w:hAnsiTheme="minorHAnsi" w:cstheme="minorHAnsi"/>
            <w:i/>
            <w:iCs/>
            <w:noProof/>
          </w:rPr>
          <w:t xml:space="preserve">R. megaphyllus </w:t>
        </w:r>
        <w:r w:rsidR="00AE3B79" w:rsidRPr="00AE3B79">
          <w:rPr>
            <w:rStyle w:val="Hyperlink"/>
            <w:rFonts w:asciiTheme="minorHAnsi" w:hAnsiTheme="minorHAnsi" w:cstheme="minorHAnsi"/>
            <w:noProof/>
          </w:rPr>
          <w:t xml:space="preserve">roosts) data were presented using the mean of each roost over 7 days due to low sample sizes for each species.  The maximum diurnal roosting relative humidity of </w:t>
        </w:r>
        <w:r w:rsidR="00AE3B79" w:rsidRPr="00AE3B79">
          <w:rPr>
            <w:rStyle w:val="Hyperlink"/>
            <w:rFonts w:asciiTheme="minorHAnsi" w:hAnsiTheme="minorHAnsi" w:cstheme="minorHAnsi"/>
            <w:i/>
            <w:iCs/>
            <w:noProof/>
          </w:rPr>
          <w:t>M. macropus</w:t>
        </w:r>
        <w:r w:rsidR="00AE3B79" w:rsidRPr="00AE3B79">
          <w:rPr>
            <w:rStyle w:val="Hyperlink"/>
            <w:rFonts w:asciiTheme="minorHAnsi" w:hAnsiTheme="minorHAnsi" w:cstheme="minorHAnsi"/>
            <w:noProof/>
          </w:rPr>
          <w:t xml:space="preserve"> was generally 100% in both seasons. Both </w:t>
        </w:r>
        <w:r w:rsidR="00AE3B79" w:rsidRPr="00AE3B79">
          <w:rPr>
            <w:rStyle w:val="Hyperlink"/>
            <w:rFonts w:asciiTheme="minorHAnsi" w:hAnsiTheme="minorHAnsi" w:cstheme="minorHAnsi"/>
            <w:i/>
            <w:iCs/>
            <w:noProof/>
          </w:rPr>
          <w:t>M. australis</w:t>
        </w:r>
        <w:r w:rsidR="00AE3B79" w:rsidRPr="00AE3B79">
          <w:rPr>
            <w:rStyle w:val="Hyperlink"/>
            <w:rFonts w:asciiTheme="minorHAnsi" w:hAnsiTheme="minorHAnsi" w:cstheme="minorHAnsi"/>
            <w:noProof/>
          </w:rPr>
          <w:t xml:space="preserve"> and </w:t>
        </w:r>
        <w:r w:rsidR="00AE3B79" w:rsidRPr="00AE3B79">
          <w:rPr>
            <w:rStyle w:val="Hyperlink"/>
            <w:rFonts w:asciiTheme="minorHAnsi" w:hAnsiTheme="minorHAnsi" w:cstheme="minorHAnsi"/>
            <w:i/>
            <w:iCs/>
            <w:noProof/>
          </w:rPr>
          <w:t>R. megaphyllus</w:t>
        </w:r>
        <w:r w:rsidR="00AE3B79" w:rsidRPr="00AE3B79">
          <w:rPr>
            <w:rStyle w:val="Hyperlink"/>
            <w:rFonts w:asciiTheme="minorHAnsi" w:hAnsiTheme="minorHAnsi" w:cstheme="minorHAnsi"/>
            <w:noProof/>
          </w:rPr>
          <w:t xml:space="preserve"> showed a higher maximum diurnal roosting relative humidity in summer than winter.</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_Toc85420514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9E45A0">
          <w:rPr>
            <w:rFonts w:asciiTheme="minorHAnsi" w:hAnsiTheme="minorHAnsi" w:cstheme="minorHAnsi"/>
            <w:noProof/>
            <w:webHidden/>
          </w:rPr>
          <w:t>113</w:t>
        </w:r>
        <w:r w:rsidR="00AE3B79" w:rsidRPr="00AE3B79">
          <w:rPr>
            <w:rFonts w:asciiTheme="minorHAnsi" w:hAnsiTheme="minorHAnsi" w:cstheme="minorHAnsi"/>
            <w:noProof/>
            <w:webHidden/>
          </w:rPr>
          <w:fldChar w:fldCharType="end"/>
        </w:r>
      </w:hyperlink>
    </w:p>
    <w:p w14:paraId="66299936" w14:textId="2A795B36" w:rsidR="00AE3B79" w:rsidRPr="00AE3B79" w:rsidRDefault="00890CBD">
      <w:pPr>
        <w:pStyle w:val="TableofFigures"/>
        <w:rPr>
          <w:rFonts w:asciiTheme="minorHAnsi" w:eastAsiaTheme="minorEastAsia" w:hAnsiTheme="minorHAnsi" w:cstheme="minorHAnsi"/>
          <w:noProof/>
          <w:szCs w:val="22"/>
          <w:lang w:eastAsia="zh-TW"/>
        </w:rPr>
      </w:pPr>
      <w:hyperlink r:id="rId42" w:anchor="_Toc85420515" w:history="1">
        <w:r w:rsidR="00AE3B79" w:rsidRPr="00AE3B79">
          <w:rPr>
            <w:rStyle w:val="Hyperlink"/>
            <w:rFonts w:asciiTheme="minorHAnsi" w:hAnsiTheme="minorHAnsi" w:cstheme="minorHAnsi"/>
            <w:noProof/>
          </w:rPr>
          <w:t>Figure 3</w:t>
        </w:r>
        <w:r w:rsidR="00AE3B79" w:rsidRPr="00AE3B79">
          <w:rPr>
            <w:rStyle w:val="Hyperlink"/>
            <w:rFonts w:asciiTheme="minorHAnsi" w:hAnsiTheme="minorHAnsi" w:cstheme="minorHAnsi"/>
            <w:noProof/>
          </w:rPr>
          <w:noBreakHyphen/>
          <w:t>21 Mean and 95% C.I. of the mean for daily minimum diurnal roost relative humidity (RH</w:t>
        </w:r>
        <w:r w:rsidR="00AE3B79" w:rsidRPr="00AE3B79">
          <w:rPr>
            <w:rStyle w:val="Hyperlink"/>
            <w:rFonts w:asciiTheme="minorHAnsi" w:hAnsiTheme="minorHAnsi" w:cstheme="minorHAnsi"/>
            <w:noProof/>
            <w:vertAlign w:val="subscript"/>
          </w:rPr>
          <w:t>min</w:t>
        </w:r>
        <w:r w:rsidR="00AE3B79" w:rsidRPr="00AE3B79">
          <w:rPr>
            <w:rStyle w:val="Hyperlink"/>
            <w:rFonts w:asciiTheme="minorHAnsi" w:hAnsiTheme="minorHAnsi" w:cstheme="minorHAnsi"/>
            <w:noProof/>
          </w:rPr>
          <w:t xml:space="preserve">) for each species over 7 days in summer and winter. The minimum diurnal roost relative humidities in summer (n = 8, 3 </w:t>
        </w:r>
        <w:r w:rsidR="00AE3B79" w:rsidRPr="00AE3B79">
          <w:rPr>
            <w:rStyle w:val="Hyperlink"/>
            <w:rFonts w:asciiTheme="minorHAnsi" w:hAnsiTheme="minorHAnsi" w:cstheme="minorHAnsi"/>
            <w:i/>
            <w:iCs/>
            <w:noProof/>
          </w:rPr>
          <w:t>M. macropus</w:t>
        </w:r>
        <w:r w:rsidR="00AE3B79" w:rsidRPr="00AE3B79">
          <w:rPr>
            <w:rStyle w:val="Hyperlink"/>
            <w:rFonts w:asciiTheme="minorHAnsi" w:hAnsiTheme="minorHAnsi" w:cstheme="minorHAnsi"/>
            <w:noProof/>
          </w:rPr>
          <w:t xml:space="preserve"> roosts, 3 </w:t>
        </w:r>
        <w:r w:rsidR="00AE3B79" w:rsidRPr="00AE3B79">
          <w:rPr>
            <w:rStyle w:val="Hyperlink"/>
            <w:rFonts w:asciiTheme="minorHAnsi" w:hAnsiTheme="minorHAnsi" w:cstheme="minorHAnsi"/>
            <w:i/>
            <w:iCs/>
            <w:noProof/>
          </w:rPr>
          <w:t>M. australis</w:t>
        </w:r>
        <w:r w:rsidR="00AE3B79" w:rsidRPr="00AE3B79">
          <w:rPr>
            <w:rStyle w:val="Hyperlink"/>
            <w:rFonts w:asciiTheme="minorHAnsi" w:hAnsiTheme="minorHAnsi" w:cstheme="minorHAnsi"/>
            <w:noProof/>
          </w:rPr>
          <w:t xml:space="preserve"> and </w:t>
        </w:r>
        <w:r w:rsidR="00AE3B79" w:rsidRPr="00AE3B79">
          <w:rPr>
            <w:rStyle w:val="Hyperlink"/>
            <w:rFonts w:asciiTheme="minorHAnsi" w:hAnsiTheme="minorHAnsi" w:cstheme="minorHAnsi"/>
            <w:i/>
            <w:iCs/>
            <w:noProof/>
          </w:rPr>
          <w:t>2 R. megaphyllus</w:t>
        </w:r>
        <w:r w:rsidR="00AE3B79" w:rsidRPr="00AE3B79">
          <w:rPr>
            <w:rStyle w:val="Hyperlink"/>
            <w:rFonts w:asciiTheme="minorHAnsi" w:hAnsiTheme="minorHAnsi" w:cstheme="minorHAnsi"/>
            <w:noProof/>
          </w:rPr>
          <w:t xml:space="preserve"> roosts) were calculated and presented as 95% C.I.. Winter (n = 5, 3 </w:t>
        </w:r>
        <w:r w:rsidR="00AE3B79" w:rsidRPr="00AE3B79">
          <w:rPr>
            <w:rStyle w:val="Hyperlink"/>
            <w:rFonts w:asciiTheme="minorHAnsi" w:hAnsiTheme="minorHAnsi" w:cstheme="minorHAnsi"/>
            <w:i/>
            <w:iCs/>
            <w:noProof/>
          </w:rPr>
          <w:t>M. macropus</w:t>
        </w:r>
        <w:r w:rsidR="00AE3B79" w:rsidRPr="00AE3B79">
          <w:rPr>
            <w:rStyle w:val="Hyperlink"/>
            <w:rFonts w:asciiTheme="minorHAnsi" w:hAnsiTheme="minorHAnsi" w:cstheme="minorHAnsi"/>
            <w:noProof/>
          </w:rPr>
          <w:t xml:space="preserve"> roosts, 1 </w:t>
        </w:r>
        <w:r w:rsidR="00AE3B79" w:rsidRPr="00AE3B79">
          <w:rPr>
            <w:rStyle w:val="Hyperlink"/>
            <w:rFonts w:asciiTheme="minorHAnsi" w:hAnsiTheme="minorHAnsi" w:cstheme="minorHAnsi"/>
            <w:i/>
            <w:iCs/>
            <w:noProof/>
          </w:rPr>
          <w:t>M. australis</w:t>
        </w:r>
        <w:r w:rsidR="00AE3B79" w:rsidRPr="00AE3B79">
          <w:rPr>
            <w:rStyle w:val="Hyperlink"/>
            <w:rFonts w:asciiTheme="minorHAnsi" w:hAnsiTheme="minorHAnsi" w:cstheme="minorHAnsi"/>
            <w:noProof/>
          </w:rPr>
          <w:t xml:space="preserve"> and </w:t>
        </w:r>
        <w:r w:rsidR="00AE3B79" w:rsidRPr="00AE3B79">
          <w:rPr>
            <w:rStyle w:val="Hyperlink"/>
            <w:rFonts w:asciiTheme="minorHAnsi" w:hAnsiTheme="minorHAnsi" w:cstheme="minorHAnsi"/>
            <w:i/>
            <w:iCs/>
            <w:noProof/>
          </w:rPr>
          <w:t>R. megaphyllus</w:t>
        </w:r>
        <w:r w:rsidR="00AE3B79" w:rsidRPr="00AE3B79">
          <w:rPr>
            <w:rStyle w:val="Hyperlink"/>
            <w:rFonts w:asciiTheme="minorHAnsi" w:hAnsiTheme="minorHAnsi" w:cstheme="minorHAnsi"/>
            <w:noProof/>
          </w:rPr>
          <w:t xml:space="preserve"> roosts) were presented using the mean for each roost over 7 days due to low sample sizes for each species. The minimum diurnal roosting relative humidity of </w:t>
        </w:r>
        <w:r w:rsidR="00AE3B79" w:rsidRPr="00AE3B79">
          <w:rPr>
            <w:rStyle w:val="Hyperlink"/>
            <w:rFonts w:asciiTheme="minorHAnsi" w:hAnsiTheme="minorHAnsi" w:cstheme="minorHAnsi"/>
            <w:i/>
            <w:iCs/>
            <w:noProof/>
          </w:rPr>
          <w:t>M. macropus</w:t>
        </w:r>
        <w:r w:rsidR="00AE3B79" w:rsidRPr="00AE3B79">
          <w:rPr>
            <w:rStyle w:val="Hyperlink"/>
            <w:rFonts w:asciiTheme="minorHAnsi" w:hAnsiTheme="minorHAnsi" w:cstheme="minorHAnsi"/>
            <w:noProof/>
          </w:rPr>
          <w:t xml:space="preserve"> was generally 100% in both seasons. Both </w:t>
        </w:r>
        <w:r w:rsidR="00AE3B79" w:rsidRPr="00AE3B79">
          <w:rPr>
            <w:rStyle w:val="Hyperlink"/>
            <w:rFonts w:asciiTheme="minorHAnsi" w:hAnsiTheme="minorHAnsi" w:cstheme="minorHAnsi"/>
            <w:i/>
            <w:iCs/>
            <w:noProof/>
          </w:rPr>
          <w:t>M. australis</w:t>
        </w:r>
        <w:r w:rsidR="00AE3B79" w:rsidRPr="00AE3B79">
          <w:rPr>
            <w:rStyle w:val="Hyperlink"/>
            <w:rFonts w:asciiTheme="minorHAnsi" w:hAnsiTheme="minorHAnsi" w:cstheme="minorHAnsi"/>
            <w:noProof/>
          </w:rPr>
          <w:t xml:space="preserve"> and </w:t>
        </w:r>
        <w:r w:rsidR="00AE3B79" w:rsidRPr="00AE3B79">
          <w:rPr>
            <w:rStyle w:val="Hyperlink"/>
            <w:rFonts w:asciiTheme="minorHAnsi" w:hAnsiTheme="minorHAnsi" w:cstheme="minorHAnsi"/>
            <w:i/>
            <w:iCs/>
            <w:noProof/>
          </w:rPr>
          <w:t>R. megaphyllus</w:t>
        </w:r>
        <w:r w:rsidR="00AE3B79" w:rsidRPr="00AE3B79">
          <w:rPr>
            <w:rStyle w:val="Hyperlink"/>
            <w:rFonts w:asciiTheme="minorHAnsi" w:hAnsiTheme="minorHAnsi" w:cstheme="minorHAnsi"/>
            <w:noProof/>
          </w:rPr>
          <w:t xml:space="preserve"> showed a higher maximum diurnal roosting relative humidity in summer than winter.</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_Toc85420515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9E45A0">
          <w:rPr>
            <w:rFonts w:asciiTheme="minorHAnsi" w:hAnsiTheme="minorHAnsi" w:cstheme="minorHAnsi"/>
            <w:noProof/>
            <w:webHidden/>
          </w:rPr>
          <w:t>114</w:t>
        </w:r>
        <w:r w:rsidR="00AE3B79" w:rsidRPr="00AE3B79">
          <w:rPr>
            <w:rFonts w:asciiTheme="minorHAnsi" w:hAnsiTheme="minorHAnsi" w:cstheme="minorHAnsi"/>
            <w:noProof/>
            <w:webHidden/>
          </w:rPr>
          <w:fldChar w:fldCharType="end"/>
        </w:r>
      </w:hyperlink>
    </w:p>
    <w:p w14:paraId="64E7A600" w14:textId="621A2FA4" w:rsidR="00AE3B79" w:rsidRPr="00AE3B79" w:rsidRDefault="00890CBD">
      <w:pPr>
        <w:pStyle w:val="TableofFigures"/>
        <w:rPr>
          <w:rFonts w:asciiTheme="minorHAnsi" w:eastAsiaTheme="minorEastAsia" w:hAnsiTheme="minorHAnsi" w:cstheme="minorHAnsi"/>
          <w:noProof/>
          <w:szCs w:val="22"/>
          <w:lang w:eastAsia="zh-TW"/>
        </w:rPr>
      </w:pPr>
      <w:hyperlink r:id="rId43" w:anchor="_Toc85420516" w:history="1">
        <w:r w:rsidR="00AE3B79" w:rsidRPr="00AE3B79">
          <w:rPr>
            <w:rStyle w:val="Hyperlink"/>
            <w:rFonts w:asciiTheme="minorHAnsi" w:hAnsiTheme="minorHAnsi" w:cstheme="minorHAnsi"/>
            <w:noProof/>
          </w:rPr>
          <w:t>Figure 3</w:t>
        </w:r>
        <w:r w:rsidR="00AE3B79" w:rsidRPr="00AE3B79">
          <w:rPr>
            <w:rStyle w:val="Hyperlink"/>
            <w:rFonts w:asciiTheme="minorHAnsi" w:hAnsiTheme="minorHAnsi" w:cstheme="minorHAnsi"/>
            <w:noProof/>
          </w:rPr>
          <w:noBreakHyphen/>
          <w:t>22 Mean and 95% C.I. of the mean daily diurnal roosting relative humidity fluctuation (RH</w:t>
        </w:r>
        <w:r w:rsidR="00AE3B79" w:rsidRPr="00AE3B79">
          <w:rPr>
            <w:rStyle w:val="Hyperlink"/>
            <w:rFonts w:asciiTheme="minorHAnsi" w:hAnsiTheme="minorHAnsi" w:cstheme="minorHAnsi"/>
            <w:noProof/>
            <w:vertAlign w:val="subscript"/>
          </w:rPr>
          <w:t>fluc</w:t>
        </w:r>
        <w:r w:rsidR="00AE3B79" w:rsidRPr="00AE3B79">
          <w:rPr>
            <w:rStyle w:val="Hyperlink"/>
            <w:rFonts w:asciiTheme="minorHAnsi" w:hAnsiTheme="minorHAnsi" w:cstheme="minorHAnsi"/>
            <w:noProof/>
          </w:rPr>
          <w:t xml:space="preserve">) for each species over 7 days in summer and winter. The fluctuations in diurnal roost relative humidity in summer (n = 8, 3 </w:t>
        </w:r>
        <w:r w:rsidR="00AE3B79" w:rsidRPr="00AE3B79">
          <w:rPr>
            <w:rStyle w:val="Hyperlink"/>
            <w:rFonts w:asciiTheme="minorHAnsi" w:hAnsiTheme="minorHAnsi" w:cstheme="minorHAnsi"/>
            <w:i/>
            <w:iCs/>
            <w:noProof/>
          </w:rPr>
          <w:t>M. macropus</w:t>
        </w:r>
        <w:r w:rsidR="00AE3B79" w:rsidRPr="00AE3B79">
          <w:rPr>
            <w:rStyle w:val="Hyperlink"/>
            <w:rFonts w:asciiTheme="minorHAnsi" w:hAnsiTheme="minorHAnsi" w:cstheme="minorHAnsi"/>
            <w:noProof/>
          </w:rPr>
          <w:t xml:space="preserve"> roosts, 3 </w:t>
        </w:r>
        <w:r w:rsidR="00AE3B79" w:rsidRPr="00AE3B79">
          <w:rPr>
            <w:rStyle w:val="Hyperlink"/>
            <w:rFonts w:asciiTheme="minorHAnsi" w:hAnsiTheme="minorHAnsi" w:cstheme="minorHAnsi"/>
            <w:i/>
            <w:iCs/>
            <w:noProof/>
          </w:rPr>
          <w:t>M. australis</w:t>
        </w:r>
        <w:r w:rsidR="00AE3B79" w:rsidRPr="00AE3B79">
          <w:rPr>
            <w:rStyle w:val="Hyperlink"/>
            <w:rFonts w:asciiTheme="minorHAnsi" w:hAnsiTheme="minorHAnsi" w:cstheme="minorHAnsi"/>
            <w:noProof/>
          </w:rPr>
          <w:t xml:space="preserve"> and 2 </w:t>
        </w:r>
        <w:r w:rsidR="00AE3B79" w:rsidRPr="00AE3B79">
          <w:rPr>
            <w:rStyle w:val="Hyperlink"/>
            <w:rFonts w:asciiTheme="minorHAnsi" w:hAnsiTheme="minorHAnsi" w:cstheme="minorHAnsi"/>
            <w:i/>
            <w:iCs/>
            <w:noProof/>
          </w:rPr>
          <w:t>R. megaphyllus</w:t>
        </w:r>
        <w:r w:rsidR="00AE3B79" w:rsidRPr="00AE3B79">
          <w:rPr>
            <w:rStyle w:val="Hyperlink"/>
            <w:rFonts w:asciiTheme="minorHAnsi" w:hAnsiTheme="minorHAnsi" w:cstheme="minorHAnsi"/>
            <w:noProof/>
          </w:rPr>
          <w:t xml:space="preserve"> roosts) were calculated and presented as 95% C.I.. Winter (n = 5, 3 </w:t>
        </w:r>
        <w:r w:rsidR="00AE3B79" w:rsidRPr="00AE3B79">
          <w:rPr>
            <w:rStyle w:val="Hyperlink"/>
            <w:rFonts w:asciiTheme="minorHAnsi" w:hAnsiTheme="minorHAnsi" w:cstheme="minorHAnsi"/>
            <w:i/>
            <w:iCs/>
            <w:noProof/>
          </w:rPr>
          <w:t>M. macropus</w:t>
        </w:r>
        <w:r w:rsidR="00AE3B79" w:rsidRPr="00AE3B79">
          <w:rPr>
            <w:rStyle w:val="Hyperlink"/>
            <w:rFonts w:asciiTheme="minorHAnsi" w:hAnsiTheme="minorHAnsi" w:cstheme="minorHAnsi"/>
            <w:noProof/>
          </w:rPr>
          <w:t xml:space="preserve"> roosts, 1 </w:t>
        </w:r>
        <w:r w:rsidR="00AE3B79" w:rsidRPr="00AE3B79">
          <w:rPr>
            <w:rStyle w:val="Hyperlink"/>
            <w:rFonts w:asciiTheme="minorHAnsi" w:hAnsiTheme="minorHAnsi" w:cstheme="minorHAnsi"/>
            <w:i/>
            <w:iCs/>
            <w:noProof/>
          </w:rPr>
          <w:t>M. australis</w:t>
        </w:r>
        <w:r w:rsidR="00AE3B79" w:rsidRPr="00AE3B79">
          <w:rPr>
            <w:rStyle w:val="Hyperlink"/>
            <w:rFonts w:asciiTheme="minorHAnsi" w:hAnsiTheme="minorHAnsi" w:cstheme="minorHAnsi"/>
            <w:noProof/>
          </w:rPr>
          <w:t xml:space="preserve"> and </w:t>
        </w:r>
        <w:r w:rsidR="00AE3B79" w:rsidRPr="00AE3B79">
          <w:rPr>
            <w:rStyle w:val="Hyperlink"/>
            <w:rFonts w:asciiTheme="minorHAnsi" w:hAnsiTheme="minorHAnsi" w:cstheme="minorHAnsi"/>
            <w:i/>
            <w:iCs/>
            <w:noProof/>
          </w:rPr>
          <w:t>R. megaphyllus</w:t>
        </w:r>
        <w:r w:rsidR="00AE3B79" w:rsidRPr="00AE3B79">
          <w:rPr>
            <w:rStyle w:val="Hyperlink"/>
            <w:rFonts w:asciiTheme="minorHAnsi" w:hAnsiTheme="minorHAnsi" w:cstheme="minorHAnsi"/>
            <w:noProof/>
          </w:rPr>
          <w:t xml:space="preserve"> roosts) were presented using the mean for each roost </w:t>
        </w:r>
        <w:r w:rsidR="00AE3B79" w:rsidRPr="00AE3B79">
          <w:rPr>
            <w:rStyle w:val="Hyperlink"/>
            <w:rFonts w:asciiTheme="minorHAnsi" w:hAnsiTheme="minorHAnsi" w:cstheme="minorHAnsi"/>
            <w:noProof/>
          </w:rPr>
          <w:lastRenderedPageBreak/>
          <w:t xml:space="preserve">over 7 days due to low sample sizes for each species. The relative humidity of </w:t>
        </w:r>
        <w:r w:rsidR="00AE3B79" w:rsidRPr="00AE3B79">
          <w:rPr>
            <w:rStyle w:val="Hyperlink"/>
            <w:rFonts w:asciiTheme="minorHAnsi" w:hAnsiTheme="minorHAnsi" w:cstheme="minorHAnsi"/>
            <w:i/>
            <w:iCs/>
            <w:noProof/>
          </w:rPr>
          <w:t>M. macropus</w:t>
        </w:r>
        <w:r w:rsidR="00AE3B79" w:rsidRPr="00AE3B79">
          <w:rPr>
            <w:rStyle w:val="Hyperlink"/>
            <w:rFonts w:asciiTheme="minorHAnsi" w:hAnsiTheme="minorHAnsi" w:cstheme="minorHAnsi"/>
            <w:noProof/>
          </w:rPr>
          <w:t xml:space="preserve"> roosts do not fluctuate in either season. Both </w:t>
        </w:r>
        <w:r w:rsidR="00AE3B79" w:rsidRPr="00AE3B79">
          <w:rPr>
            <w:rStyle w:val="Hyperlink"/>
            <w:rFonts w:asciiTheme="minorHAnsi" w:hAnsiTheme="minorHAnsi" w:cstheme="minorHAnsi"/>
            <w:i/>
            <w:iCs/>
            <w:noProof/>
          </w:rPr>
          <w:t>M. australis</w:t>
        </w:r>
        <w:r w:rsidR="00AE3B79" w:rsidRPr="00AE3B79">
          <w:rPr>
            <w:rStyle w:val="Hyperlink"/>
            <w:rFonts w:asciiTheme="minorHAnsi" w:hAnsiTheme="minorHAnsi" w:cstheme="minorHAnsi"/>
            <w:noProof/>
          </w:rPr>
          <w:t xml:space="preserve"> and </w:t>
        </w:r>
        <w:r w:rsidR="00AE3B79" w:rsidRPr="00AE3B79">
          <w:rPr>
            <w:rStyle w:val="Hyperlink"/>
            <w:rFonts w:asciiTheme="minorHAnsi" w:hAnsiTheme="minorHAnsi" w:cstheme="minorHAnsi"/>
            <w:i/>
            <w:iCs/>
            <w:noProof/>
          </w:rPr>
          <w:t>R. megaphyllus</w:t>
        </w:r>
        <w:r w:rsidR="00AE3B79" w:rsidRPr="00AE3B79">
          <w:rPr>
            <w:rStyle w:val="Hyperlink"/>
            <w:rFonts w:asciiTheme="minorHAnsi" w:hAnsiTheme="minorHAnsi" w:cstheme="minorHAnsi"/>
            <w:noProof/>
          </w:rPr>
          <w:t xml:space="preserve"> showed a lower daily diurnal roosting relative humidity fluctuation in summer than winter.</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_Toc85420516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9E45A0">
          <w:rPr>
            <w:rFonts w:asciiTheme="minorHAnsi" w:hAnsiTheme="minorHAnsi" w:cstheme="minorHAnsi"/>
            <w:noProof/>
            <w:webHidden/>
          </w:rPr>
          <w:t>114</w:t>
        </w:r>
        <w:r w:rsidR="00AE3B79" w:rsidRPr="00AE3B79">
          <w:rPr>
            <w:rFonts w:asciiTheme="minorHAnsi" w:hAnsiTheme="minorHAnsi" w:cstheme="minorHAnsi"/>
            <w:noProof/>
            <w:webHidden/>
          </w:rPr>
          <w:fldChar w:fldCharType="end"/>
        </w:r>
      </w:hyperlink>
    </w:p>
    <w:p w14:paraId="25D83F5E" w14:textId="76DCA439" w:rsidR="00AE3B79" w:rsidRPr="00AE3B79" w:rsidRDefault="00890CBD">
      <w:pPr>
        <w:pStyle w:val="TableofFigures"/>
        <w:rPr>
          <w:rFonts w:asciiTheme="minorHAnsi" w:eastAsiaTheme="minorEastAsia" w:hAnsiTheme="minorHAnsi" w:cstheme="minorHAnsi"/>
          <w:noProof/>
          <w:szCs w:val="22"/>
          <w:lang w:eastAsia="zh-TW"/>
        </w:rPr>
      </w:pPr>
      <w:hyperlink r:id="rId44" w:anchor="_Toc85420517" w:history="1">
        <w:r w:rsidR="00AE3B79" w:rsidRPr="00AE3B79">
          <w:rPr>
            <w:rStyle w:val="Hyperlink"/>
            <w:rFonts w:asciiTheme="minorHAnsi" w:hAnsiTheme="minorHAnsi" w:cstheme="minorHAnsi"/>
            <w:noProof/>
          </w:rPr>
          <w:t>Figure 4</w:t>
        </w:r>
        <w:r w:rsidR="00AE3B79" w:rsidRPr="00AE3B79">
          <w:rPr>
            <w:rStyle w:val="Hyperlink"/>
            <w:rFonts w:asciiTheme="minorHAnsi" w:hAnsiTheme="minorHAnsi" w:cstheme="minorHAnsi"/>
            <w:noProof/>
          </w:rPr>
          <w:noBreakHyphen/>
          <w:t>1 SM3 units deployment locations overlaid on the Samford vegetation map provided by Moreton Bay Regional Council. Note: The centre of the red circle represents the location of the Yugar tunnel. (Red circles = Open forest sites, Yellow circles = Regrowth open forest sites, and Green circles = Riparian forest sites). Survey areas were all locate within a 3 km of the Yugar tunnel (represented by the yellow line). A total of 5 replicates of each vegetation type were sampled in summer and winter. An SM3 unit was deployed at the edge and interior within each vegetation types. Therefore, a total of 30 sites were sampled within each season.</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_Toc85420517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9E45A0">
          <w:rPr>
            <w:rFonts w:asciiTheme="minorHAnsi" w:hAnsiTheme="minorHAnsi" w:cstheme="minorHAnsi"/>
            <w:noProof/>
            <w:webHidden/>
          </w:rPr>
          <w:t>142</w:t>
        </w:r>
        <w:r w:rsidR="00AE3B79" w:rsidRPr="00AE3B79">
          <w:rPr>
            <w:rFonts w:asciiTheme="minorHAnsi" w:hAnsiTheme="minorHAnsi" w:cstheme="minorHAnsi"/>
            <w:noProof/>
            <w:webHidden/>
          </w:rPr>
          <w:fldChar w:fldCharType="end"/>
        </w:r>
      </w:hyperlink>
    </w:p>
    <w:p w14:paraId="7403CC2B" w14:textId="3811EAED" w:rsidR="00AE3B79" w:rsidRPr="00AE3B79" w:rsidRDefault="00890CBD">
      <w:pPr>
        <w:pStyle w:val="TableofFigures"/>
        <w:rPr>
          <w:rFonts w:asciiTheme="minorHAnsi" w:eastAsiaTheme="minorEastAsia" w:hAnsiTheme="minorHAnsi" w:cstheme="minorHAnsi"/>
          <w:noProof/>
          <w:szCs w:val="22"/>
          <w:lang w:eastAsia="zh-TW"/>
        </w:rPr>
      </w:pPr>
      <w:hyperlink r:id="rId45" w:anchor="_Toc85420518" w:history="1">
        <w:r w:rsidR="00AE3B79" w:rsidRPr="00AE3B79">
          <w:rPr>
            <w:rStyle w:val="Hyperlink"/>
            <w:rFonts w:asciiTheme="minorHAnsi" w:hAnsiTheme="minorHAnsi" w:cstheme="minorHAnsi"/>
            <w:noProof/>
          </w:rPr>
          <w:t>Figure 4</w:t>
        </w:r>
        <w:r w:rsidR="00AE3B79" w:rsidRPr="00AE3B79">
          <w:rPr>
            <w:rStyle w:val="Hyperlink"/>
            <w:rFonts w:asciiTheme="minorHAnsi" w:hAnsiTheme="minorHAnsi" w:cstheme="minorHAnsi"/>
            <w:noProof/>
          </w:rPr>
          <w:noBreakHyphen/>
          <w:t>2 Proportion of search-phase echolocation call passes recorded from the 10 most active bat species from all sites in summer. (Numbers within the pie chart indicates the number of search-phase passes and the proportion that each species contributed). Note: the species list legend is sorted in descending order based on the proportion of search-phase echolocation call passes. A total of 4168 bat passes were analysed.</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_Toc85420518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9E45A0">
          <w:rPr>
            <w:rFonts w:asciiTheme="minorHAnsi" w:hAnsiTheme="minorHAnsi" w:cstheme="minorHAnsi"/>
            <w:noProof/>
            <w:webHidden/>
          </w:rPr>
          <w:t>144</w:t>
        </w:r>
        <w:r w:rsidR="00AE3B79" w:rsidRPr="00AE3B79">
          <w:rPr>
            <w:rFonts w:asciiTheme="minorHAnsi" w:hAnsiTheme="minorHAnsi" w:cstheme="minorHAnsi"/>
            <w:noProof/>
            <w:webHidden/>
          </w:rPr>
          <w:fldChar w:fldCharType="end"/>
        </w:r>
      </w:hyperlink>
    </w:p>
    <w:p w14:paraId="50BC715A" w14:textId="00E19AAA" w:rsidR="00AE3B79" w:rsidRPr="00AE3B79" w:rsidRDefault="00890CBD">
      <w:pPr>
        <w:pStyle w:val="TableofFigures"/>
        <w:rPr>
          <w:rFonts w:asciiTheme="minorHAnsi" w:eastAsiaTheme="minorEastAsia" w:hAnsiTheme="minorHAnsi" w:cstheme="minorHAnsi"/>
          <w:noProof/>
          <w:szCs w:val="22"/>
          <w:lang w:eastAsia="zh-TW"/>
        </w:rPr>
      </w:pPr>
      <w:hyperlink r:id="rId46" w:anchor="_Toc85420519" w:history="1">
        <w:r w:rsidR="00AE3B79" w:rsidRPr="00AE3B79">
          <w:rPr>
            <w:rStyle w:val="Hyperlink"/>
            <w:rFonts w:asciiTheme="minorHAnsi" w:hAnsiTheme="minorHAnsi" w:cstheme="minorHAnsi"/>
            <w:noProof/>
          </w:rPr>
          <w:t>Figure 4</w:t>
        </w:r>
        <w:r w:rsidR="00AE3B79" w:rsidRPr="00AE3B79">
          <w:rPr>
            <w:rStyle w:val="Hyperlink"/>
            <w:rFonts w:asciiTheme="minorHAnsi" w:hAnsiTheme="minorHAnsi" w:cstheme="minorHAnsi"/>
            <w:noProof/>
          </w:rPr>
          <w:noBreakHyphen/>
          <w:t>3 Proportion of search-phase echolocation call passes recorded from the 10 most active bat species from all sites in winter. (Numbers within the pie chart indicates the number of search-phase passes and the proportion that each species contributed). Note: the species list legend is sorted in descending order based on the proportion of search-phase echolocation call passes. A total of 1805 bat passes were analysed.</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_Toc85420519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9E45A0">
          <w:rPr>
            <w:rFonts w:asciiTheme="minorHAnsi" w:hAnsiTheme="minorHAnsi" w:cstheme="minorHAnsi"/>
            <w:noProof/>
            <w:webHidden/>
          </w:rPr>
          <w:t>145</w:t>
        </w:r>
        <w:r w:rsidR="00AE3B79" w:rsidRPr="00AE3B79">
          <w:rPr>
            <w:rFonts w:asciiTheme="minorHAnsi" w:hAnsiTheme="minorHAnsi" w:cstheme="minorHAnsi"/>
            <w:noProof/>
            <w:webHidden/>
          </w:rPr>
          <w:fldChar w:fldCharType="end"/>
        </w:r>
      </w:hyperlink>
    </w:p>
    <w:p w14:paraId="68555A8A" w14:textId="46BE4642" w:rsidR="00AE3B79" w:rsidRPr="00AE3B79" w:rsidRDefault="00890CBD">
      <w:pPr>
        <w:pStyle w:val="TableofFigures"/>
        <w:rPr>
          <w:rFonts w:asciiTheme="minorHAnsi" w:eastAsiaTheme="minorEastAsia" w:hAnsiTheme="minorHAnsi" w:cstheme="minorHAnsi"/>
          <w:noProof/>
          <w:szCs w:val="22"/>
          <w:lang w:eastAsia="zh-TW"/>
        </w:rPr>
      </w:pPr>
      <w:hyperlink r:id="rId47" w:anchor="_Toc85420520" w:history="1">
        <w:r w:rsidR="00AE3B79" w:rsidRPr="00AE3B79">
          <w:rPr>
            <w:rStyle w:val="Hyperlink"/>
            <w:rFonts w:asciiTheme="minorHAnsi" w:hAnsiTheme="minorHAnsi" w:cstheme="minorHAnsi"/>
            <w:noProof/>
          </w:rPr>
          <w:t>Figure 4</w:t>
        </w:r>
        <w:r w:rsidR="00AE3B79" w:rsidRPr="00AE3B79">
          <w:rPr>
            <w:rStyle w:val="Hyperlink"/>
            <w:rFonts w:asciiTheme="minorHAnsi" w:hAnsiTheme="minorHAnsi" w:cstheme="minorHAnsi"/>
            <w:noProof/>
          </w:rPr>
          <w:noBreakHyphen/>
          <w:t>4 Bat species diversity in interior and edge / creek across three vegetation types (Riparian, Open, Regrowth) in summer and winter. (The solid vertical line separates summer and winter). Note: Creek in the Riparian forest was counted as edge. In summer, regrowth open forest edge has the highest species diversity across all habitats within each vegetation; in winter, species diversity was highest in open forest edge.</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_Toc85420520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9E45A0">
          <w:rPr>
            <w:rFonts w:asciiTheme="minorHAnsi" w:hAnsiTheme="minorHAnsi" w:cstheme="minorHAnsi"/>
            <w:noProof/>
            <w:webHidden/>
          </w:rPr>
          <w:t>146</w:t>
        </w:r>
        <w:r w:rsidR="00AE3B79" w:rsidRPr="00AE3B79">
          <w:rPr>
            <w:rFonts w:asciiTheme="minorHAnsi" w:hAnsiTheme="minorHAnsi" w:cstheme="minorHAnsi"/>
            <w:noProof/>
            <w:webHidden/>
          </w:rPr>
          <w:fldChar w:fldCharType="end"/>
        </w:r>
      </w:hyperlink>
    </w:p>
    <w:p w14:paraId="2D7F5FF6" w14:textId="0FF794F7" w:rsidR="00AE3B79" w:rsidRPr="00AE3B79" w:rsidRDefault="00890CBD">
      <w:pPr>
        <w:pStyle w:val="TableofFigures"/>
        <w:rPr>
          <w:rFonts w:asciiTheme="minorHAnsi" w:eastAsiaTheme="minorEastAsia" w:hAnsiTheme="minorHAnsi" w:cstheme="minorHAnsi"/>
          <w:noProof/>
          <w:szCs w:val="22"/>
          <w:lang w:eastAsia="zh-TW"/>
        </w:rPr>
      </w:pPr>
      <w:hyperlink r:id="rId48" w:anchor="_Toc85420521" w:history="1">
        <w:r w:rsidR="00AE3B79" w:rsidRPr="00AE3B79">
          <w:rPr>
            <w:rStyle w:val="Hyperlink"/>
            <w:rFonts w:asciiTheme="minorHAnsi" w:hAnsiTheme="minorHAnsi" w:cstheme="minorHAnsi"/>
            <w:noProof/>
          </w:rPr>
          <w:t>Figure 4</w:t>
        </w:r>
        <w:r w:rsidR="00AE3B79" w:rsidRPr="00AE3B79">
          <w:rPr>
            <w:rStyle w:val="Hyperlink"/>
            <w:rFonts w:asciiTheme="minorHAnsi" w:hAnsiTheme="minorHAnsi" w:cstheme="minorHAnsi"/>
            <w:noProof/>
          </w:rPr>
          <w:noBreakHyphen/>
          <w:t>5 Bat species evenness in interior and edge / creek across three vegetation types (Riparian, Open, Regrowth) in summer and winter. (The solid vertical line separates summer and winter). Noted: Creek in the Riparian forest was counted as edge. Species evenness across all habitats within each vegetation is higher in winter than in summer. In summer, regrowth open forest edge had the highest species diversity across all habitats within each vegetation. In winter, species evenness was highest in open forest edge.</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_Toc85420521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9E45A0">
          <w:rPr>
            <w:rFonts w:asciiTheme="minorHAnsi" w:hAnsiTheme="minorHAnsi" w:cstheme="minorHAnsi"/>
            <w:noProof/>
            <w:webHidden/>
          </w:rPr>
          <w:t>147</w:t>
        </w:r>
        <w:r w:rsidR="00AE3B79" w:rsidRPr="00AE3B79">
          <w:rPr>
            <w:rFonts w:asciiTheme="minorHAnsi" w:hAnsiTheme="minorHAnsi" w:cstheme="minorHAnsi"/>
            <w:noProof/>
            <w:webHidden/>
          </w:rPr>
          <w:fldChar w:fldCharType="end"/>
        </w:r>
      </w:hyperlink>
    </w:p>
    <w:p w14:paraId="0A913590" w14:textId="1C59E1E4" w:rsidR="00AE3B79" w:rsidRPr="00AE3B79" w:rsidRDefault="00890CBD">
      <w:pPr>
        <w:pStyle w:val="TableofFigures"/>
        <w:rPr>
          <w:rFonts w:asciiTheme="minorHAnsi" w:eastAsiaTheme="minorEastAsia" w:hAnsiTheme="minorHAnsi" w:cstheme="minorHAnsi"/>
          <w:noProof/>
          <w:szCs w:val="22"/>
          <w:lang w:eastAsia="zh-TW"/>
        </w:rPr>
      </w:pPr>
      <w:hyperlink r:id="rId49" w:anchor="_Toc85420522" w:history="1">
        <w:r w:rsidR="00AE3B79" w:rsidRPr="00AE3B79">
          <w:rPr>
            <w:rStyle w:val="Hyperlink"/>
            <w:rFonts w:asciiTheme="minorHAnsi" w:hAnsiTheme="minorHAnsi" w:cstheme="minorHAnsi"/>
            <w:noProof/>
          </w:rPr>
          <w:t>Figure 4</w:t>
        </w:r>
        <w:r w:rsidR="00AE3B79" w:rsidRPr="00AE3B79">
          <w:rPr>
            <w:rStyle w:val="Hyperlink"/>
            <w:rFonts w:asciiTheme="minorHAnsi" w:hAnsiTheme="minorHAnsi" w:cstheme="minorHAnsi"/>
            <w:noProof/>
          </w:rPr>
          <w:noBreakHyphen/>
          <w:t xml:space="preserve">7 Feeding-phase echolocation call activity (passes) of the three tunnel bat species across each vegetation types in summer and winter (the solid vertical line separates between summer and winter). Feed-phase activity was highest in </w:t>
        </w:r>
        <w:r w:rsidR="00AE3B79" w:rsidRPr="00AE3B79">
          <w:rPr>
            <w:rStyle w:val="Hyperlink"/>
            <w:rFonts w:asciiTheme="minorHAnsi" w:hAnsiTheme="minorHAnsi" w:cstheme="minorHAnsi"/>
            <w:i/>
            <w:iCs/>
            <w:noProof/>
          </w:rPr>
          <w:t>M. macropus</w:t>
        </w:r>
        <w:r w:rsidR="00AE3B79" w:rsidRPr="00AE3B79">
          <w:rPr>
            <w:rStyle w:val="Hyperlink"/>
            <w:rFonts w:asciiTheme="minorHAnsi" w:hAnsiTheme="minorHAnsi" w:cstheme="minorHAnsi"/>
            <w:noProof/>
          </w:rPr>
          <w:t xml:space="preserve">, followed by </w:t>
        </w:r>
        <w:r w:rsidR="00AE3B79" w:rsidRPr="00AE3B79">
          <w:rPr>
            <w:rStyle w:val="Hyperlink"/>
            <w:rFonts w:asciiTheme="minorHAnsi" w:hAnsiTheme="minorHAnsi" w:cstheme="minorHAnsi"/>
            <w:i/>
            <w:iCs/>
            <w:noProof/>
          </w:rPr>
          <w:t>M. australis</w:t>
        </w:r>
        <w:r w:rsidR="00AE3B79" w:rsidRPr="00AE3B79">
          <w:rPr>
            <w:rStyle w:val="Hyperlink"/>
            <w:rFonts w:asciiTheme="minorHAnsi" w:hAnsiTheme="minorHAnsi" w:cstheme="minorHAnsi"/>
            <w:noProof/>
          </w:rPr>
          <w:t xml:space="preserve"> and then </w:t>
        </w:r>
        <w:r w:rsidR="00AE3B79" w:rsidRPr="00AE3B79">
          <w:rPr>
            <w:rStyle w:val="Hyperlink"/>
            <w:rFonts w:asciiTheme="minorHAnsi" w:hAnsiTheme="minorHAnsi" w:cstheme="minorHAnsi"/>
            <w:i/>
            <w:iCs/>
            <w:noProof/>
          </w:rPr>
          <w:t>R. megaphyllus</w:t>
        </w:r>
        <w:r w:rsidR="00AE3B79" w:rsidRPr="00AE3B79">
          <w:rPr>
            <w:rStyle w:val="Hyperlink"/>
            <w:rFonts w:asciiTheme="minorHAnsi" w:hAnsiTheme="minorHAnsi" w:cstheme="minorHAnsi"/>
            <w:noProof/>
          </w:rPr>
          <w:t xml:space="preserve"> in both seasons. </w:t>
        </w:r>
        <w:r w:rsidR="00AE3B79" w:rsidRPr="00AE3B79">
          <w:rPr>
            <w:rStyle w:val="Hyperlink"/>
            <w:rFonts w:asciiTheme="minorHAnsi" w:hAnsiTheme="minorHAnsi" w:cstheme="minorHAnsi"/>
            <w:i/>
            <w:iCs/>
            <w:noProof/>
          </w:rPr>
          <w:t>Myotis macropus</w:t>
        </w:r>
        <w:r w:rsidR="00AE3B79" w:rsidRPr="00AE3B79">
          <w:rPr>
            <w:rStyle w:val="Hyperlink"/>
            <w:rFonts w:asciiTheme="minorHAnsi" w:hAnsiTheme="minorHAnsi" w:cstheme="minorHAnsi"/>
            <w:noProof/>
          </w:rPr>
          <w:t xml:space="preserve"> had the highest feeding-phase activity in riparian forest in summer and </w:t>
        </w:r>
        <w:r w:rsidR="00AE3B79" w:rsidRPr="00AE3B79">
          <w:rPr>
            <w:rStyle w:val="Hyperlink"/>
            <w:rFonts w:asciiTheme="minorHAnsi" w:hAnsiTheme="minorHAnsi" w:cstheme="minorHAnsi"/>
            <w:noProof/>
          </w:rPr>
          <w:lastRenderedPageBreak/>
          <w:t xml:space="preserve">winter; </w:t>
        </w:r>
        <w:r w:rsidR="00AE3B79" w:rsidRPr="00AE3B79">
          <w:rPr>
            <w:rStyle w:val="Hyperlink"/>
            <w:rFonts w:asciiTheme="minorHAnsi" w:hAnsiTheme="minorHAnsi" w:cstheme="minorHAnsi"/>
            <w:i/>
            <w:iCs/>
            <w:noProof/>
          </w:rPr>
          <w:t>M. australis</w:t>
        </w:r>
        <w:r w:rsidR="00AE3B79" w:rsidRPr="00AE3B79">
          <w:rPr>
            <w:rStyle w:val="Hyperlink"/>
            <w:rFonts w:asciiTheme="minorHAnsi" w:hAnsiTheme="minorHAnsi" w:cstheme="minorHAnsi"/>
            <w:noProof/>
          </w:rPr>
          <w:t xml:space="preserve"> had the highest feed-phase activity in riparian forest in summer, and regrowth open forest in winter;</w:t>
        </w:r>
        <w:r w:rsidR="00AE3B79" w:rsidRPr="00AE3B79">
          <w:rPr>
            <w:rStyle w:val="Hyperlink"/>
            <w:rFonts w:asciiTheme="minorHAnsi" w:hAnsiTheme="minorHAnsi" w:cstheme="minorHAnsi"/>
            <w:i/>
            <w:iCs/>
            <w:noProof/>
          </w:rPr>
          <w:t xml:space="preserve"> R. megaphyllus</w:t>
        </w:r>
        <w:r w:rsidR="00AE3B79" w:rsidRPr="00AE3B79">
          <w:rPr>
            <w:rStyle w:val="Hyperlink"/>
            <w:rFonts w:asciiTheme="minorHAnsi" w:hAnsiTheme="minorHAnsi" w:cstheme="minorHAnsi"/>
            <w:noProof/>
          </w:rPr>
          <w:t xml:space="preserve"> had no feeding-phase activity in both seasons.</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_Toc85420522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9E45A0">
          <w:rPr>
            <w:rFonts w:asciiTheme="minorHAnsi" w:hAnsiTheme="minorHAnsi" w:cstheme="minorHAnsi"/>
            <w:noProof/>
            <w:webHidden/>
          </w:rPr>
          <w:t>149</w:t>
        </w:r>
        <w:r w:rsidR="00AE3B79" w:rsidRPr="00AE3B79">
          <w:rPr>
            <w:rFonts w:asciiTheme="minorHAnsi" w:hAnsiTheme="minorHAnsi" w:cstheme="minorHAnsi"/>
            <w:noProof/>
            <w:webHidden/>
          </w:rPr>
          <w:fldChar w:fldCharType="end"/>
        </w:r>
      </w:hyperlink>
    </w:p>
    <w:p w14:paraId="7FC09CF1" w14:textId="7098E4C7" w:rsidR="00AE3B79" w:rsidRPr="00AE3B79" w:rsidRDefault="00890CBD">
      <w:pPr>
        <w:pStyle w:val="TableofFigures"/>
        <w:rPr>
          <w:rFonts w:asciiTheme="minorHAnsi" w:eastAsiaTheme="minorEastAsia" w:hAnsiTheme="minorHAnsi" w:cstheme="minorHAnsi"/>
          <w:noProof/>
          <w:szCs w:val="22"/>
          <w:lang w:eastAsia="zh-TW"/>
        </w:rPr>
      </w:pPr>
      <w:hyperlink r:id="rId50" w:anchor="_Toc85420523" w:history="1">
        <w:r w:rsidR="00AE3B79" w:rsidRPr="00AE3B79">
          <w:rPr>
            <w:rStyle w:val="Hyperlink"/>
            <w:rFonts w:asciiTheme="minorHAnsi" w:hAnsiTheme="minorHAnsi" w:cstheme="minorHAnsi"/>
            <w:noProof/>
          </w:rPr>
          <w:t>Figure 4</w:t>
        </w:r>
        <w:r w:rsidR="00AE3B79" w:rsidRPr="00AE3B79">
          <w:rPr>
            <w:rStyle w:val="Hyperlink"/>
            <w:rFonts w:asciiTheme="minorHAnsi" w:hAnsiTheme="minorHAnsi" w:cstheme="minorHAnsi"/>
            <w:noProof/>
          </w:rPr>
          <w:noBreakHyphen/>
          <w:t xml:space="preserve">6 Search-phase echolocation call activity (passes) of the three tunnel bat species across each vegetation types in summer and winter (the solid vertical line separates summer and winter). All three bat species showed the highest relative search-phase activity in riparian forest in summer and winter. The amount of search-phase activity from each species in open and regrowth open forest was low in both seasons; it was slightly higher in winter than summer. </w:t>
        </w:r>
        <w:r w:rsidR="00AE3B79" w:rsidRPr="00AE3B79">
          <w:rPr>
            <w:rStyle w:val="Hyperlink"/>
            <w:rFonts w:asciiTheme="minorHAnsi" w:hAnsiTheme="minorHAnsi" w:cstheme="minorHAnsi"/>
            <w:i/>
            <w:iCs/>
            <w:noProof/>
          </w:rPr>
          <w:t>Myotis macropus</w:t>
        </w:r>
        <w:r w:rsidR="00AE3B79" w:rsidRPr="00AE3B79">
          <w:rPr>
            <w:rStyle w:val="Hyperlink"/>
            <w:rFonts w:asciiTheme="minorHAnsi" w:hAnsiTheme="minorHAnsi" w:cstheme="minorHAnsi"/>
            <w:noProof/>
          </w:rPr>
          <w:t xml:space="preserve"> had the highest number of searching passes in both seasons.</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_Toc85420523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9E45A0">
          <w:rPr>
            <w:rFonts w:asciiTheme="minorHAnsi" w:hAnsiTheme="minorHAnsi" w:cstheme="minorHAnsi"/>
            <w:noProof/>
            <w:webHidden/>
          </w:rPr>
          <w:t>149</w:t>
        </w:r>
        <w:r w:rsidR="00AE3B79" w:rsidRPr="00AE3B79">
          <w:rPr>
            <w:rFonts w:asciiTheme="minorHAnsi" w:hAnsiTheme="minorHAnsi" w:cstheme="minorHAnsi"/>
            <w:noProof/>
            <w:webHidden/>
          </w:rPr>
          <w:fldChar w:fldCharType="end"/>
        </w:r>
      </w:hyperlink>
    </w:p>
    <w:p w14:paraId="1B51BC45" w14:textId="34E9598C" w:rsidR="00AE3B79" w:rsidRPr="00AE3B79" w:rsidRDefault="00890CBD">
      <w:pPr>
        <w:pStyle w:val="TableofFigures"/>
        <w:rPr>
          <w:rFonts w:asciiTheme="minorHAnsi" w:eastAsiaTheme="minorEastAsia" w:hAnsiTheme="minorHAnsi" w:cstheme="minorHAnsi"/>
          <w:noProof/>
          <w:szCs w:val="22"/>
          <w:lang w:eastAsia="zh-TW"/>
        </w:rPr>
      </w:pPr>
      <w:hyperlink r:id="rId51" w:anchor="_Toc85420524" w:history="1">
        <w:r w:rsidR="00AE3B79" w:rsidRPr="00AE3B79">
          <w:rPr>
            <w:rStyle w:val="Hyperlink"/>
            <w:rFonts w:asciiTheme="minorHAnsi" w:hAnsiTheme="minorHAnsi" w:cstheme="minorHAnsi"/>
            <w:noProof/>
          </w:rPr>
          <w:t>Figure 4</w:t>
        </w:r>
        <w:r w:rsidR="00AE3B79" w:rsidRPr="00AE3B79">
          <w:rPr>
            <w:rStyle w:val="Hyperlink"/>
            <w:rFonts w:asciiTheme="minorHAnsi" w:hAnsiTheme="minorHAnsi" w:cstheme="minorHAnsi"/>
            <w:noProof/>
          </w:rPr>
          <w:noBreakHyphen/>
          <w:t xml:space="preserve">8 Search-phase echolocation call activity (passes) of the three tunnel bat species in two vegetation structures in summer and winter (the solid vertical line separates summer and winter). All three species showed higher search-phase activity in edge / creek versus interior in both seasons, except for </w:t>
        </w:r>
        <w:r w:rsidR="00AE3B79" w:rsidRPr="00AE3B79">
          <w:rPr>
            <w:rStyle w:val="Hyperlink"/>
            <w:rFonts w:asciiTheme="minorHAnsi" w:hAnsiTheme="minorHAnsi" w:cstheme="minorHAnsi"/>
            <w:i/>
            <w:iCs/>
            <w:noProof/>
          </w:rPr>
          <w:t>M. australis</w:t>
        </w:r>
        <w:r w:rsidR="00AE3B79" w:rsidRPr="00AE3B79">
          <w:rPr>
            <w:rStyle w:val="Hyperlink"/>
            <w:rFonts w:asciiTheme="minorHAnsi" w:hAnsiTheme="minorHAnsi" w:cstheme="minorHAnsi"/>
            <w:noProof/>
          </w:rPr>
          <w:t xml:space="preserve"> in summer. </w:t>
        </w:r>
        <w:r w:rsidR="00AE3B79" w:rsidRPr="00AE3B79">
          <w:rPr>
            <w:rStyle w:val="Hyperlink"/>
            <w:rFonts w:asciiTheme="minorHAnsi" w:hAnsiTheme="minorHAnsi" w:cstheme="minorHAnsi"/>
            <w:i/>
            <w:iCs/>
            <w:noProof/>
          </w:rPr>
          <w:t>M. macropus</w:t>
        </w:r>
        <w:r w:rsidR="00AE3B79" w:rsidRPr="00AE3B79">
          <w:rPr>
            <w:rStyle w:val="Hyperlink"/>
            <w:rFonts w:asciiTheme="minorHAnsi" w:hAnsiTheme="minorHAnsi" w:cstheme="minorHAnsi"/>
            <w:noProof/>
          </w:rPr>
          <w:t xml:space="preserve"> has the largest difference between edge and interior compared with the other two species. Relatively few passes were detected from </w:t>
        </w:r>
        <w:r w:rsidR="00AE3B79" w:rsidRPr="00AE3B79">
          <w:rPr>
            <w:rStyle w:val="Hyperlink"/>
            <w:rFonts w:asciiTheme="minorHAnsi" w:hAnsiTheme="minorHAnsi" w:cstheme="minorHAnsi"/>
            <w:i/>
            <w:iCs/>
            <w:noProof/>
          </w:rPr>
          <w:t>M. australis</w:t>
        </w:r>
        <w:r w:rsidR="00AE3B79" w:rsidRPr="00AE3B79">
          <w:rPr>
            <w:rStyle w:val="Hyperlink"/>
            <w:rFonts w:asciiTheme="minorHAnsi" w:hAnsiTheme="minorHAnsi" w:cstheme="minorHAnsi"/>
            <w:noProof/>
          </w:rPr>
          <w:t xml:space="preserve"> and </w:t>
        </w:r>
        <w:r w:rsidR="00AE3B79" w:rsidRPr="00AE3B79">
          <w:rPr>
            <w:rStyle w:val="Hyperlink"/>
            <w:rFonts w:asciiTheme="minorHAnsi" w:hAnsiTheme="minorHAnsi" w:cstheme="minorHAnsi"/>
            <w:i/>
            <w:iCs/>
            <w:noProof/>
          </w:rPr>
          <w:t>R. megaphyllus</w:t>
        </w:r>
        <w:r w:rsidR="00AE3B79" w:rsidRPr="00AE3B79">
          <w:rPr>
            <w:rStyle w:val="Hyperlink"/>
            <w:rFonts w:asciiTheme="minorHAnsi" w:hAnsiTheme="minorHAnsi" w:cstheme="minorHAnsi"/>
            <w:noProof/>
          </w:rPr>
          <w:t xml:space="preserve"> in both seasons.</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_Toc85420524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9E45A0">
          <w:rPr>
            <w:rFonts w:asciiTheme="minorHAnsi" w:hAnsiTheme="minorHAnsi" w:cstheme="minorHAnsi"/>
            <w:noProof/>
            <w:webHidden/>
          </w:rPr>
          <w:t>150</w:t>
        </w:r>
        <w:r w:rsidR="00AE3B79" w:rsidRPr="00AE3B79">
          <w:rPr>
            <w:rFonts w:asciiTheme="minorHAnsi" w:hAnsiTheme="minorHAnsi" w:cstheme="minorHAnsi"/>
            <w:noProof/>
            <w:webHidden/>
          </w:rPr>
          <w:fldChar w:fldCharType="end"/>
        </w:r>
      </w:hyperlink>
    </w:p>
    <w:p w14:paraId="29B05A24" w14:textId="317FD01C" w:rsidR="00AE3B79" w:rsidRDefault="00890CBD">
      <w:pPr>
        <w:pStyle w:val="TableofFigures"/>
        <w:rPr>
          <w:rFonts w:asciiTheme="minorHAnsi" w:eastAsiaTheme="minorEastAsia" w:hAnsiTheme="minorHAnsi" w:cstheme="minorBidi"/>
          <w:noProof/>
          <w:szCs w:val="22"/>
          <w:lang w:eastAsia="zh-TW"/>
        </w:rPr>
      </w:pPr>
      <w:hyperlink r:id="rId52" w:anchor="_Toc85420525" w:history="1">
        <w:r w:rsidR="00AE3B79" w:rsidRPr="00AE3B79">
          <w:rPr>
            <w:rStyle w:val="Hyperlink"/>
            <w:rFonts w:asciiTheme="minorHAnsi" w:hAnsiTheme="minorHAnsi" w:cstheme="minorHAnsi"/>
            <w:noProof/>
          </w:rPr>
          <w:t>Figure 4</w:t>
        </w:r>
        <w:r w:rsidR="00AE3B79" w:rsidRPr="00AE3B79">
          <w:rPr>
            <w:rStyle w:val="Hyperlink"/>
            <w:rFonts w:asciiTheme="minorHAnsi" w:hAnsiTheme="minorHAnsi" w:cstheme="minorHAnsi"/>
            <w:noProof/>
          </w:rPr>
          <w:noBreakHyphen/>
          <w:t xml:space="preserve">9 Feeding-phase echolocation call activity (passes) of the three tunnel bat species within each vegetation structure in summer and winter (the solid vertical line separates between summer and winter). </w:t>
        </w:r>
        <w:r w:rsidR="00AE3B79" w:rsidRPr="00AE3B79">
          <w:rPr>
            <w:rStyle w:val="Hyperlink"/>
            <w:rFonts w:asciiTheme="minorHAnsi" w:hAnsiTheme="minorHAnsi" w:cstheme="minorHAnsi"/>
            <w:i/>
            <w:iCs/>
            <w:noProof/>
          </w:rPr>
          <w:t>Myotis macropus</w:t>
        </w:r>
        <w:r w:rsidR="00AE3B79" w:rsidRPr="00AE3B79">
          <w:rPr>
            <w:rStyle w:val="Hyperlink"/>
            <w:rFonts w:asciiTheme="minorHAnsi" w:hAnsiTheme="minorHAnsi" w:cstheme="minorHAnsi"/>
            <w:noProof/>
          </w:rPr>
          <w:t xml:space="preserve"> and </w:t>
        </w:r>
        <w:r w:rsidR="00AE3B79" w:rsidRPr="00AE3B79">
          <w:rPr>
            <w:rStyle w:val="Hyperlink"/>
            <w:rFonts w:asciiTheme="minorHAnsi" w:hAnsiTheme="minorHAnsi" w:cstheme="minorHAnsi"/>
            <w:i/>
            <w:iCs/>
            <w:noProof/>
          </w:rPr>
          <w:t>M. australis</w:t>
        </w:r>
        <w:r w:rsidR="00AE3B79" w:rsidRPr="00AE3B79">
          <w:rPr>
            <w:rStyle w:val="Hyperlink"/>
            <w:rFonts w:asciiTheme="minorHAnsi" w:hAnsiTheme="minorHAnsi" w:cstheme="minorHAnsi"/>
            <w:noProof/>
          </w:rPr>
          <w:t xml:space="preserve"> have higher feeding-phase activity in edge than interior in both seasons. There was no </w:t>
        </w:r>
        <w:r w:rsidR="00AE3B79" w:rsidRPr="00AE3B79">
          <w:rPr>
            <w:rStyle w:val="Hyperlink"/>
            <w:rFonts w:asciiTheme="minorHAnsi" w:hAnsiTheme="minorHAnsi" w:cstheme="minorHAnsi"/>
            <w:i/>
            <w:iCs/>
            <w:noProof/>
          </w:rPr>
          <w:t>R. megaphyllus</w:t>
        </w:r>
        <w:r w:rsidR="00AE3B79" w:rsidRPr="00AE3B79">
          <w:rPr>
            <w:rStyle w:val="Hyperlink"/>
            <w:rFonts w:asciiTheme="minorHAnsi" w:hAnsiTheme="minorHAnsi" w:cstheme="minorHAnsi"/>
            <w:noProof/>
          </w:rPr>
          <w:t xml:space="preserve"> feeding-phase activity detected in either structure in summer or winter.</w:t>
        </w:r>
        <w:r w:rsidR="00AE3B79" w:rsidRPr="00AE3B79">
          <w:rPr>
            <w:rFonts w:asciiTheme="minorHAnsi" w:hAnsiTheme="minorHAnsi" w:cstheme="minorHAnsi"/>
            <w:noProof/>
            <w:webHidden/>
          </w:rPr>
          <w:tab/>
        </w:r>
        <w:r w:rsidR="00AE3B79" w:rsidRPr="00AE3B79">
          <w:rPr>
            <w:rFonts w:asciiTheme="minorHAnsi" w:hAnsiTheme="minorHAnsi" w:cstheme="minorHAnsi"/>
            <w:noProof/>
            <w:webHidden/>
          </w:rPr>
          <w:fldChar w:fldCharType="begin"/>
        </w:r>
        <w:r w:rsidR="00AE3B79" w:rsidRPr="00AE3B79">
          <w:rPr>
            <w:rFonts w:asciiTheme="minorHAnsi" w:hAnsiTheme="minorHAnsi" w:cstheme="minorHAnsi"/>
            <w:noProof/>
            <w:webHidden/>
          </w:rPr>
          <w:instrText xml:space="preserve"> PAGEREF _Toc85420525 \h </w:instrText>
        </w:r>
        <w:r w:rsidR="00AE3B79" w:rsidRPr="00AE3B79">
          <w:rPr>
            <w:rFonts w:asciiTheme="minorHAnsi" w:hAnsiTheme="minorHAnsi" w:cstheme="minorHAnsi"/>
            <w:noProof/>
            <w:webHidden/>
          </w:rPr>
        </w:r>
        <w:r w:rsidR="00AE3B79" w:rsidRPr="00AE3B79">
          <w:rPr>
            <w:rFonts w:asciiTheme="minorHAnsi" w:hAnsiTheme="minorHAnsi" w:cstheme="minorHAnsi"/>
            <w:noProof/>
            <w:webHidden/>
          </w:rPr>
          <w:fldChar w:fldCharType="separate"/>
        </w:r>
        <w:r w:rsidR="009E45A0">
          <w:rPr>
            <w:rFonts w:asciiTheme="minorHAnsi" w:hAnsiTheme="minorHAnsi" w:cstheme="minorHAnsi"/>
            <w:noProof/>
            <w:webHidden/>
          </w:rPr>
          <w:t>150</w:t>
        </w:r>
        <w:r w:rsidR="00AE3B79" w:rsidRPr="00AE3B79">
          <w:rPr>
            <w:rFonts w:asciiTheme="minorHAnsi" w:hAnsiTheme="minorHAnsi" w:cstheme="minorHAnsi"/>
            <w:noProof/>
            <w:webHidden/>
          </w:rPr>
          <w:fldChar w:fldCharType="end"/>
        </w:r>
      </w:hyperlink>
    </w:p>
    <w:p w14:paraId="1DFE92CA" w14:textId="6155B7BE" w:rsidR="006D7210" w:rsidRPr="000E05D1" w:rsidRDefault="002B32B0" w:rsidP="006D7210">
      <w:pPr>
        <w:pStyle w:val="TableofFigures"/>
        <w:spacing w:line="360" w:lineRule="auto"/>
        <w:rPr>
          <w:rFonts w:asciiTheme="minorHAnsi" w:hAnsiTheme="minorHAnsi" w:cstheme="minorHAnsi"/>
          <w:noProof/>
          <w:szCs w:val="22"/>
        </w:rPr>
      </w:pPr>
      <w:r w:rsidRPr="00271A01">
        <w:rPr>
          <w:rFonts w:asciiTheme="minorHAnsi" w:hAnsiTheme="minorHAnsi" w:cstheme="minorHAnsi"/>
          <w:noProof/>
          <w:szCs w:val="22"/>
          <w:lang w:val="en-US"/>
        </w:rPr>
        <w:fldChar w:fldCharType="end"/>
      </w:r>
      <w:r w:rsidR="00FB34FB" w:rsidRPr="000E05D1">
        <w:rPr>
          <w:rFonts w:asciiTheme="minorHAnsi" w:hAnsiTheme="minorHAnsi" w:cstheme="minorHAnsi"/>
          <w:noProof/>
          <w:szCs w:val="22"/>
          <w:lang w:val="en-US"/>
        </w:rPr>
        <w:fldChar w:fldCharType="begin"/>
      </w:r>
      <w:r w:rsidR="00FB34FB" w:rsidRPr="000E05D1">
        <w:rPr>
          <w:rFonts w:asciiTheme="minorHAnsi" w:hAnsiTheme="minorHAnsi" w:cstheme="minorHAnsi"/>
          <w:noProof/>
          <w:szCs w:val="22"/>
          <w:lang w:val="en-US"/>
        </w:rPr>
        <w:instrText xml:space="preserve"> TOC \h \z \c "Figure A" </w:instrText>
      </w:r>
      <w:r w:rsidR="00FB34FB" w:rsidRPr="000E05D1">
        <w:rPr>
          <w:rFonts w:asciiTheme="minorHAnsi" w:hAnsiTheme="minorHAnsi" w:cstheme="minorHAnsi"/>
          <w:noProof/>
          <w:szCs w:val="22"/>
          <w:lang w:val="en-US"/>
        </w:rPr>
        <w:fldChar w:fldCharType="separate"/>
      </w:r>
      <w:hyperlink r:id="rId53" w:anchor="_Toc71672221" w:history="1">
        <w:r w:rsidR="006D7210" w:rsidRPr="000E05D1">
          <w:rPr>
            <w:rStyle w:val="Hyperlink"/>
            <w:rFonts w:asciiTheme="minorHAnsi" w:hAnsiTheme="minorHAnsi" w:cstheme="minorHAnsi"/>
            <w:noProof/>
            <w:szCs w:val="22"/>
          </w:rPr>
          <w:t xml:space="preserve">Figure A 1 </w:t>
        </w:r>
        <w:r w:rsidR="006D7210" w:rsidRPr="000E05D1">
          <w:rPr>
            <w:rStyle w:val="Hyperlink"/>
            <w:rFonts w:asciiTheme="minorHAnsi" w:hAnsiTheme="minorHAnsi" w:cstheme="minorHAnsi"/>
            <w:i/>
            <w:iCs/>
            <w:noProof/>
            <w:szCs w:val="22"/>
          </w:rPr>
          <w:t>Myotis macropus</w:t>
        </w:r>
        <w:r w:rsidR="006D7210" w:rsidRPr="000E05D1">
          <w:rPr>
            <w:rStyle w:val="Hyperlink"/>
            <w:rFonts w:asciiTheme="minorHAnsi" w:hAnsiTheme="minorHAnsi" w:cstheme="minorHAnsi"/>
            <w:noProof/>
            <w:szCs w:val="22"/>
          </w:rPr>
          <w:t xml:space="preserve"> roost inside a drain hole in the Yugar tunnel in summer</w:t>
        </w:r>
        <w:r w:rsidR="006D7210" w:rsidRPr="000E05D1">
          <w:rPr>
            <w:rFonts w:asciiTheme="minorHAnsi" w:hAnsiTheme="minorHAnsi" w:cstheme="minorHAnsi"/>
            <w:noProof/>
            <w:webHidden/>
            <w:szCs w:val="22"/>
          </w:rPr>
          <w:tab/>
        </w:r>
        <w:r w:rsidR="006D7210" w:rsidRPr="000E05D1">
          <w:rPr>
            <w:rFonts w:asciiTheme="minorHAnsi" w:hAnsiTheme="minorHAnsi" w:cstheme="minorHAnsi"/>
            <w:noProof/>
            <w:webHidden/>
            <w:szCs w:val="22"/>
          </w:rPr>
          <w:fldChar w:fldCharType="begin"/>
        </w:r>
        <w:r w:rsidR="006D7210" w:rsidRPr="000E05D1">
          <w:rPr>
            <w:rFonts w:asciiTheme="minorHAnsi" w:hAnsiTheme="minorHAnsi" w:cstheme="minorHAnsi"/>
            <w:noProof/>
            <w:webHidden/>
            <w:szCs w:val="22"/>
          </w:rPr>
          <w:instrText xml:space="preserve"> PAGEREF _Toc71672221 \h </w:instrText>
        </w:r>
        <w:r w:rsidR="006D7210" w:rsidRPr="000E05D1">
          <w:rPr>
            <w:rFonts w:asciiTheme="minorHAnsi" w:hAnsiTheme="minorHAnsi" w:cstheme="minorHAnsi"/>
            <w:noProof/>
            <w:webHidden/>
            <w:szCs w:val="22"/>
          </w:rPr>
        </w:r>
        <w:r w:rsidR="006D7210" w:rsidRPr="000E05D1">
          <w:rPr>
            <w:rFonts w:asciiTheme="minorHAnsi" w:hAnsiTheme="minorHAnsi" w:cstheme="minorHAnsi"/>
            <w:noProof/>
            <w:webHidden/>
            <w:szCs w:val="22"/>
          </w:rPr>
          <w:fldChar w:fldCharType="separate"/>
        </w:r>
        <w:r w:rsidR="009E45A0">
          <w:rPr>
            <w:rFonts w:asciiTheme="minorHAnsi" w:hAnsiTheme="minorHAnsi" w:cstheme="minorHAnsi"/>
            <w:noProof/>
            <w:webHidden/>
            <w:szCs w:val="22"/>
          </w:rPr>
          <w:t>183</w:t>
        </w:r>
        <w:r w:rsidR="006D7210" w:rsidRPr="000E05D1">
          <w:rPr>
            <w:rFonts w:asciiTheme="minorHAnsi" w:hAnsiTheme="minorHAnsi" w:cstheme="minorHAnsi"/>
            <w:noProof/>
            <w:webHidden/>
            <w:szCs w:val="22"/>
          </w:rPr>
          <w:fldChar w:fldCharType="end"/>
        </w:r>
      </w:hyperlink>
    </w:p>
    <w:p w14:paraId="4A520BB3" w14:textId="5D4DB4B5" w:rsidR="006D7210" w:rsidRPr="000E05D1" w:rsidRDefault="00890CBD">
      <w:pPr>
        <w:pStyle w:val="TableofFigures"/>
        <w:rPr>
          <w:rFonts w:asciiTheme="minorHAnsi" w:eastAsiaTheme="minorEastAsia" w:hAnsiTheme="minorHAnsi" w:cstheme="minorHAnsi"/>
          <w:noProof/>
          <w:szCs w:val="22"/>
          <w:lang w:eastAsia="zh-TW"/>
        </w:rPr>
      </w:pPr>
      <w:hyperlink r:id="rId54" w:anchor="_Toc71672222" w:history="1">
        <w:r w:rsidR="006D7210" w:rsidRPr="000E05D1">
          <w:rPr>
            <w:rStyle w:val="Hyperlink"/>
            <w:rFonts w:asciiTheme="minorHAnsi" w:hAnsiTheme="minorHAnsi" w:cstheme="minorHAnsi"/>
            <w:noProof/>
            <w:szCs w:val="22"/>
          </w:rPr>
          <w:t xml:space="preserve">Figure A 2 Another </w:t>
        </w:r>
        <w:r w:rsidR="006D7210" w:rsidRPr="000E05D1">
          <w:rPr>
            <w:rStyle w:val="Hyperlink"/>
            <w:rFonts w:asciiTheme="minorHAnsi" w:hAnsiTheme="minorHAnsi" w:cstheme="minorHAnsi"/>
            <w:i/>
            <w:iCs/>
            <w:noProof/>
            <w:szCs w:val="22"/>
          </w:rPr>
          <w:t>Myotis macropus</w:t>
        </w:r>
        <w:r w:rsidR="006D7210" w:rsidRPr="000E05D1">
          <w:rPr>
            <w:rStyle w:val="Hyperlink"/>
            <w:rFonts w:asciiTheme="minorHAnsi" w:hAnsiTheme="minorHAnsi" w:cstheme="minorHAnsi"/>
            <w:noProof/>
            <w:szCs w:val="22"/>
          </w:rPr>
          <w:t xml:space="preserve"> roost inside a drain hole in the Yugar tunnel in summer</w:t>
        </w:r>
        <w:r w:rsidR="006D7210" w:rsidRPr="000E05D1">
          <w:rPr>
            <w:rFonts w:asciiTheme="minorHAnsi" w:hAnsiTheme="minorHAnsi" w:cstheme="minorHAnsi"/>
            <w:noProof/>
            <w:webHidden/>
            <w:szCs w:val="22"/>
          </w:rPr>
          <w:tab/>
        </w:r>
        <w:r w:rsidR="006D7210" w:rsidRPr="000E05D1">
          <w:rPr>
            <w:rFonts w:asciiTheme="minorHAnsi" w:hAnsiTheme="minorHAnsi" w:cstheme="minorHAnsi"/>
            <w:noProof/>
            <w:webHidden/>
            <w:szCs w:val="22"/>
          </w:rPr>
          <w:fldChar w:fldCharType="begin"/>
        </w:r>
        <w:r w:rsidR="006D7210" w:rsidRPr="000E05D1">
          <w:rPr>
            <w:rFonts w:asciiTheme="minorHAnsi" w:hAnsiTheme="minorHAnsi" w:cstheme="minorHAnsi"/>
            <w:noProof/>
            <w:webHidden/>
            <w:szCs w:val="22"/>
          </w:rPr>
          <w:instrText xml:space="preserve"> PAGEREF _Toc71672222 \h </w:instrText>
        </w:r>
        <w:r w:rsidR="006D7210" w:rsidRPr="000E05D1">
          <w:rPr>
            <w:rFonts w:asciiTheme="minorHAnsi" w:hAnsiTheme="minorHAnsi" w:cstheme="minorHAnsi"/>
            <w:noProof/>
            <w:webHidden/>
            <w:szCs w:val="22"/>
          </w:rPr>
        </w:r>
        <w:r w:rsidR="006D7210" w:rsidRPr="000E05D1">
          <w:rPr>
            <w:rFonts w:asciiTheme="minorHAnsi" w:hAnsiTheme="minorHAnsi" w:cstheme="minorHAnsi"/>
            <w:noProof/>
            <w:webHidden/>
            <w:szCs w:val="22"/>
          </w:rPr>
          <w:fldChar w:fldCharType="separate"/>
        </w:r>
        <w:r w:rsidR="009E45A0">
          <w:rPr>
            <w:rFonts w:asciiTheme="minorHAnsi" w:hAnsiTheme="minorHAnsi" w:cstheme="minorHAnsi"/>
            <w:noProof/>
            <w:webHidden/>
            <w:szCs w:val="22"/>
          </w:rPr>
          <w:t>183</w:t>
        </w:r>
        <w:r w:rsidR="006D7210" w:rsidRPr="000E05D1">
          <w:rPr>
            <w:rFonts w:asciiTheme="minorHAnsi" w:hAnsiTheme="minorHAnsi" w:cstheme="minorHAnsi"/>
            <w:noProof/>
            <w:webHidden/>
            <w:szCs w:val="22"/>
          </w:rPr>
          <w:fldChar w:fldCharType="end"/>
        </w:r>
      </w:hyperlink>
    </w:p>
    <w:p w14:paraId="4897B455" w14:textId="56E97AD5" w:rsidR="006D7210" w:rsidRPr="000E05D1" w:rsidRDefault="00890CBD">
      <w:pPr>
        <w:pStyle w:val="TableofFigures"/>
        <w:rPr>
          <w:rFonts w:asciiTheme="minorHAnsi" w:eastAsiaTheme="minorEastAsia" w:hAnsiTheme="minorHAnsi" w:cstheme="minorHAnsi"/>
          <w:noProof/>
          <w:szCs w:val="22"/>
          <w:lang w:eastAsia="zh-TW"/>
        </w:rPr>
      </w:pPr>
      <w:hyperlink r:id="rId55" w:anchor="_Toc71672223" w:history="1">
        <w:r w:rsidR="006D7210" w:rsidRPr="000E05D1">
          <w:rPr>
            <w:rStyle w:val="Hyperlink"/>
            <w:rFonts w:asciiTheme="minorHAnsi" w:hAnsiTheme="minorHAnsi" w:cstheme="minorHAnsi"/>
            <w:noProof/>
            <w:szCs w:val="22"/>
          </w:rPr>
          <w:t xml:space="preserve">Figure A 3 </w:t>
        </w:r>
        <w:r w:rsidR="006D7210" w:rsidRPr="000E05D1">
          <w:rPr>
            <w:rStyle w:val="Hyperlink"/>
            <w:rFonts w:asciiTheme="minorHAnsi" w:hAnsiTheme="minorHAnsi" w:cstheme="minorHAnsi"/>
            <w:i/>
            <w:iCs/>
            <w:noProof/>
            <w:szCs w:val="22"/>
          </w:rPr>
          <w:t>Miniopterus australis</w:t>
        </w:r>
        <w:r w:rsidR="006D7210" w:rsidRPr="000E05D1">
          <w:rPr>
            <w:rStyle w:val="Hyperlink"/>
            <w:rFonts w:asciiTheme="minorHAnsi" w:hAnsiTheme="minorHAnsi" w:cstheme="minorHAnsi"/>
            <w:noProof/>
            <w:szCs w:val="22"/>
          </w:rPr>
          <w:t xml:space="preserve"> roost in Z2 during the last visit to the tunnel in summer (late February).</w:t>
        </w:r>
        <w:r w:rsidR="006D7210" w:rsidRPr="000E05D1">
          <w:rPr>
            <w:rFonts w:asciiTheme="minorHAnsi" w:hAnsiTheme="minorHAnsi" w:cstheme="minorHAnsi"/>
            <w:noProof/>
            <w:webHidden/>
            <w:szCs w:val="22"/>
          </w:rPr>
          <w:tab/>
        </w:r>
        <w:r w:rsidR="006D7210" w:rsidRPr="000E05D1">
          <w:rPr>
            <w:rFonts w:asciiTheme="minorHAnsi" w:hAnsiTheme="minorHAnsi" w:cstheme="minorHAnsi"/>
            <w:noProof/>
            <w:webHidden/>
            <w:szCs w:val="22"/>
          </w:rPr>
          <w:fldChar w:fldCharType="begin"/>
        </w:r>
        <w:r w:rsidR="006D7210" w:rsidRPr="000E05D1">
          <w:rPr>
            <w:rFonts w:asciiTheme="minorHAnsi" w:hAnsiTheme="minorHAnsi" w:cstheme="minorHAnsi"/>
            <w:noProof/>
            <w:webHidden/>
            <w:szCs w:val="22"/>
          </w:rPr>
          <w:instrText xml:space="preserve"> PAGEREF _Toc71672223 \h </w:instrText>
        </w:r>
        <w:r w:rsidR="006D7210" w:rsidRPr="000E05D1">
          <w:rPr>
            <w:rFonts w:asciiTheme="minorHAnsi" w:hAnsiTheme="minorHAnsi" w:cstheme="minorHAnsi"/>
            <w:noProof/>
            <w:webHidden/>
            <w:szCs w:val="22"/>
          </w:rPr>
        </w:r>
        <w:r w:rsidR="006D7210" w:rsidRPr="000E05D1">
          <w:rPr>
            <w:rFonts w:asciiTheme="minorHAnsi" w:hAnsiTheme="minorHAnsi" w:cstheme="minorHAnsi"/>
            <w:noProof/>
            <w:webHidden/>
            <w:szCs w:val="22"/>
          </w:rPr>
          <w:fldChar w:fldCharType="separate"/>
        </w:r>
        <w:r w:rsidR="009E45A0">
          <w:rPr>
            <w:rFonts w:asciiTheme="minorHAnsi" w:hAnsiTheme="minorHAnsi" w:cstheme="minorHAnsi"/>
            <w:noProof/>
            <w:webHidden/>
            <w:szCs w:val="22"/>
          </w:rPr>
          <w:t>184</w:t>
        </w:r>
        <w:r w:rsidR="006D7210" w:rsidRPr="000E05D1">
          <w:rPr>
            <w:rFonts w:asciiTheme="minorHAnsi" w:hAnsiTheme="minorHAnsi" w:cstheme="minorHAnsi"/>
            <w:noProof/>
            <w:webHidden/>
            <w:szCs w:val="22"/>
          </w:rPr>
          <w:fldChar w:fldCharType="end"/>
        </w:r>
      </w:hyperlink>
    </w:p>
    <w:p w14:paraId="7EEE06B4" w14:textId="451E6CCE" w:rsidR="006D7210" w:rsidRPr="000E05D1" w:rsidRDefault="00890CBD">
      <w:pPr>
        <w:pStyle w:val="TableofFigures"/>
        <w:rPr>
          <w:rFonts w:asciiTheme="minorHAnsi" w:eastAsiaTheme="minorEastAsia" w:hAnsiTheme="minorHAnsi" w:cstheme="minorHAnsi"/>
          <w:noProof/>
          <w:szCs w:val="22"/>
          <w:lang w:eastAsia="zh-TW"/>
        </w:rPr>
      </w:pPr>
      <w:hyperlink r:id="rId56" w:anchor="_Toc71672224" w:history="1">
        <w:r w:rsidR="006D7210" w:rsidRPr="000E05D1">
          <w:rPr>
            <w:rStyle w:val="Hyperlink"/>
            <w:rFonts w:asciiTheme="minorHAnsi" w:hAnsiTheme="minorHAnsi" w:cstheme="minorHAnsi"/>
            <w:noProof/>
            <w:szCs w:val="22"/>
          </w:rPr>
          <w:t xml:space="preserve">Figure A 4 </w:t>
        </w:r>
        <w:r w:rsidR="006D7210" w:rsidRPr="000E05D1">
          <w:rPr>
            <w:rStyle w:val="Hyperlink"/>
            <w:rFonts w:asciiTheme="minorHAnsi" w:hAnsiTheme="minorHAnsi" w:cstheme="minorHAnsi"/>
            <w:i/>
            <w:iCs/>
            <w:noProof/>
            <w:szCs w:val="22"/>
          </w:rPr>
          <w:t>Miniopterus australis</w:t>
        </w:r>
        <w:r w:rsidR="006D7210" w:rsidRPr="000E05D1">
          <w:rPr>
            <w:rStyle w:val="Hyperlink"/>
            <w:rFonts w:asciiTheme="minorHAnsi" w:hAnsiTheme="minorHAnsi" w:cstheme="minorHAnsi"/>
            <w:noProof/>
            <w:szCs w:val="22"/>
          </w:rPr>
          <w:t xml:space="preserve"> roost in Z2 during the last visit to the tunnel in summer (late February).</w:t>
        </w:r>
        <w:r w:rsidR="006D7210" w:rsidRPr="000E05D1">
          <w:rPr>
            <w:rFonts w:asciiTheme="minorHAnsi" w:hAnsiTheme="minorHAnsi" w:cstheme="minorHAnsi"/>
            <w:noProof/>
            <w:webHidden/>
            <w:szCs w:val="22"/>
          </w:rPr>
          <w:tab/>
        </w:r>
        <w:r w:rsidR="006D7210" w:rsidRPr="000E05D1">
          <w:rPr>
            <w:rFonts w:asciiTheme="minorHAnsi" w:hAnsiTheme="minorHAnsi" w:cstheme="minorHAnsi"/>
            <w:noProof/>
            <w:webHidden/>
            <w:szCs w:val="22"/>
          </w:rPr>
          <w:fldChar w:fldCharType="begin"/>
        </w:r>
        <w:r w:rsidR="006D7210" w:rsidRPr="000E05D1">
          <w:rPr>
            <w:rFonts w:asciiTheme="minorHAnsi" w:hAnsiTheme="minorHAnsi" w:cstheme="minorHAnsi"/>
            <w:noProof/>
            <w:webHidden/>
            <w:szCs w:val="22"/>
          </w:rPr>
          <w:instrText xml:space="preserve"> PAGEREF _Toc71672224 \h </w:instrText>
        </w:r>
        <w:r w:rsidR="006D7210" w:rsidRPr="000E05D1">
          <w:rPr>
            <w:rFonts w:asciiTheme="minorHAnsi" w:hAnsiTheme="minorHAnsi" w:cstheme="minorHAnsi"/>
            <w:noProof/>
            <w:webHidden/>
            <w:szCs w:val="22"/>
          </w:rPr>
        </w:r>
        <w:r w:rsidR="006D7210" w:rsidRPr="000E05D1">
          <w:rPr>
            <w:rFonts w:asciiTheme="minorHAnsi" w:hAnsiTheme="minorHAnsi" w:cstheme="minorHAnsi"/>
            <w:noProof/>
            <w:webHidden/>
            <w:szCs w:val="22"/>
          </w:rPr>
          <w:fldChar w:fldCharType="separate"/>
        </w:r>
        <w:r w:rsidR="009E45A0">
          <w:rPr>
            <w:rFonts w:asciiTheme="minorHAnsi" w:hAnsiTheme="minorHAnsi" w:cstheme="minorHAnsi"/>
            <w:noProof/>
            <w:webHidden/>
            <w:szCs w:val="22"/>
          </w:rPr>
          <w:t>184</w:t>
        </w:r>
        <w:r w:rsidR="006D7210" w:rsidRPr="000E05D1">
          <w:rPr>
            <w:rFonts w:asciiTheme="minorHAnsi" w:hAnsiTheme="minorHAnsi" w:cstheme="minorHAnsi"/>
            <w:noProof/>
            <w:webHidden/>
            <w:szCs w:val="22"/>
          </w:rPr>
          <w:fldChar w:fldCharType="end"/>
        </w:r>
      </w:hyperlink>
    </w:p>
    <w:p w14:paraId="0C8421D4" w14:textId="45732878" w:rsidR="006D7210" w:rsidRPr="000E05D1" w:rsidRDefault="00890CBD">
      <w:pPr>
        <w:pStyle w:val="TableofFigures"/>
        <w:rPr>
          <w:rFonts w:asciiTheme="minorHAnsi" w:eastAsiaTheme="minorEastAsia" w:hAnsiTheme="minorHAnsi" w:cstheme="minorHAnsi"/>
          <w:noProof/>
          <w:szCs w:val="22"/>
          <w:lang w:eastAsia="zh-TW"/>
        </w:rPr>
      </w:pPr>
      <w:hyperlink r:id="rId57" w:anchor="_Toc71672225" w:history="1">
        <w:r w:rsidR="006D7210" w:rsidRPr="000E05D1">
          <w:rPr>
            <w:rStyle w:val="Hyperlink"/>
            <w:rFonts w:asciiTheme="minorHAnsi" w:hAnsiTheme="minorHAnsi" w:cstheme="minorHAnsi"/>
            <w:noProof/>
            <w:szCs w:val="22"/>
          </w:rPr>
          <w:t xml:space="preserve">Figure A 5 </w:t>
        </w:r>
        <w:r w:rsidR="006D7210" w:rsidRPr="000E05D1">
          <w:rPr>
            <w:rStyle w:val="Hyperlink"/>
            <w:rFonts w:asciiTheme="minorHAnsi" w:hAnsiTheme="minorHAnsi" w:cstheme="minorHAnsi"/>
            <w:i/>
            <w:iCs/>
            <w:noProof/>
            <w:szCs w:val="22"/>
          </w:rPr>
          <w:t>Rhinolophus megaphyllus</w:t>
        </w:r>
        <w:r w:rsidR="006D7210" w:rsidRPr="000E05D1">
          <w:rPr>
            <w:rStyle w:val="Hyperlink"/>
            <w:rFonts w:asciiTheme="minorHAnsi" w:hAnsiTheme="minorHAnsi" w:cstheme="minorHAnsi"/>
            <w:noProof/>
            <w:szCs w:val="22"/>
          </w:rPr>
          <w:t xml:space="preserve"> roost above the rocks pile in summer. (Bats were highlighted in red circles)</w:t>
        </w:r>
        <w:r w:rsidR="006D7210" w:rsidRPr="000E05D1">
          <w:rPr>
            <w:rFonts w:asciiTheme="minorHAnsi" w:hAnsiTheme="minorHAnsi" w:cstheme="minorHAnsi"/>
            <w:noProof/>
            <w:webHidden/>
            <w:szCs w:val="22"/>
          </w:rPr>
          <w:tab/>
        </w:r>
        <w:r w:rsidR="006D7210" w:rsidRPr="000E05D1">
          <w:rPr>
            <w:rFonts w:asciiTheme="minorHAnsi" w:hAnsiTheme="minorHAnsi" w:cstheme="minorHAnsi"/>
            <w:noProof/>
            <w:webHidden/>
            <w:szCs w:val="22"/>
          </w:rPr>
          <w:fldChar w:fldCharType="begin"/>
        </w:r>
        <w:r w:rsidR="006D7210" w:rsidRPr="000E05D1">
          <w:rPr>
            <w:rFonts w:asciiTheme="minorHAnsi" w:hAnsiTheme="minorHAnsi" w:cstheme="minorHAnsi"/>
            <w:noProof/>
            <w:webHidden/>
            <w:szCs w:val="22"/>
          </w:rPr>
          <w:instrText xml:space="preserve"> PAGEREF _Toc71672225 \h </w:instrText>
        </w:r>
        <w:r w:rsidR="006D7210" w:rsidRPr="000E05D1">
          <w:rPr>
            <w:rFonts w:asciiTheme="minorHAnsi" w:hAnsiTheme="minorHAnsi" w:cstheme="minorHAnsi"/>
            <w:noProof/>
            <w:webHidden/>
            <w:szCs w:val="22"/>
          </w:rPr>
        </w:r>
        <w:r w:rsidR="006D7210" w:rsidRPr="000E05D1">
          <w:rPr>
            <w:rFonts w:asciiTheme="minorHAnsi" w:hAnsiTheme="minorHAnsi" w:cstheme="minorHAnsi"/>
            <w:noProof/>
            <w:webHidden/>
            <w:szCs w:val="22"/>
          </w:rPr>
          <w:fldChar w:fldCharType="separate"/>
        </w:r>
        <w:r w:rsidR="009E45A0">
          <w:rPr>
            <w:rFonts w:asciiTheme="minorHAnsi" w:hAnsiTheme="minorHAnsi" w:cstheme="minorHAnsi"/>
            <w:noProof/>
            <w:webHidden/>
            <w:szCs w:val="22"/>
          </w:rPr>
          <w:t>184</w:t>
        </w:r>
        <w:r w:rsidR="006D7210" w:rsidRPr="000E05D1">
          <w:rPr>
            <w:rFonts w:asciiTheme="minorHAnsi" w:hAnsiTheme="minorHAnsi" w:cstheme="minorHAnsi"/>
            <w:noProof/>
            <w:webHidden/>
            <w:szCs w:val="22"/>
          </w:rPr>
          <w:fldChar w:fldCharType="end"/>
        </w:r>
      </w:hyperlink>
    </w:p>
    <w:p w14:paraId="44126E00" w14:textId="6C79C1A6" w:rsidR="006D7210" w:rsidRPr="000E05D1" w:rsidRDefault="00890CBD">
      <w:pPr>
        <w:pStyle w:val="TableofFigures"/>
        <w:rPr>
          <w:rFonts w:asciiTheme="minorHAnsi" w:eastAsiaTheme="minorEastAsia" w:hAnsiTheme="minorHAnsi" w:cstheme="minorHAnsi"/>
          <w:noProof/>
          <w:szCs w:val="22"/>
          <w:lang w:eastAsia="zh-TW"/>
        </w:rPr>
      </w:pPr>
      <w:hyperlink r:id="rId58" w:anchor="_Toc71672226" w:history="1">
        <w:r w:rsidR="006D7210" w:rsidRPr="000E05D1">
          <w:rPr>
            <w:rStyle w:val="Hyperlink"/>
            <w:rFonts w:asciiTheme="minorHAnsi" w:hAnsiTheme="minorHAnsi" w:cstheme="minorHAnsi"/>
            <w:noProof/>
            <w:szCs w:val="22"/>
          </w:rPr>
          <w:t xml:space="preserve">Figure A 6 </w:t>
        </w:r>
        <w:r w:rsidR="006D7210" w:rsidRPr="000E05D1">
          <w:rPr>
            <w:rStyle w:val="Hyperlink"/>
            <w:rFonts w:asciiTheme="minorHAnsi" w:hAnsiTheme="minorHAnsi" w:cstheme="minorHAnsi"/>
            <w:i/>
            <w:iCs/>
            <w:noProof/>
            <w:szCs w:val="22"/>
          </w:rPr>
          <w:t>Miniopterus australis</w:t>
        </w:r>
        <w:r w:rsidR="006D7210" w:rsidRPr="000E05D1">
          <w:rPr>
            <w:rStyle w:val="Hyperlink"/>
            <w:rFonts w:asciiTheme="minorHAnsi" w:hAnsiTheme="minorHAnsi" w:cstheme="minorHAnsi"/>
            <w:noProof/>
            <w:szCs w:val="22"/>
          </w:rPr>
          <w:t xml:space="preserve"> roost in Z2 (2 days after walk-through survey) in winter</w:t>
        </w:r>
        <w:r w:rsidR="006D7210" w:rsidRPr="000E05D1">
          <w:rPr>
            <w:rFonts w:asciiTheme="minorHAnsi" w:hAnsiTheme="minorHAnsi" w:cstheme="minorHAnsi"/>
            <w:noProof/>
            <w:webHidden/>
            <w:szCs w:val="22"/>
          </w:rPr>
          <w:tab/>
        </w:r>
        <w:r w:rsidR="006D7210" w:rsidRPr="000E05D1">
          <w:rPr>
            <w:rFonts w:asciiTheme="minorHAnsi" w:hAnsiTheme="minorHAnsi" w:cstheme="minorHAnsi"/>
            <w:noProof/>
            <w:webHidden/>
            <w:szCs w:val="22"/>
          </w:rPr>
          <w:fldChar w:fldCharType="begin"/>
        </w:r>
        <w:r w:rsidR="006D7210" w:rsidRPr="000E05D1">
          <w:rPr>
            <w:rFonts w:asciiTheme="minorHAnsi" w:hAnsiTheme="minorHAnsi" w:cstheme="minorHAnsi"/>
            <w:noProof/>
            <w:webHidden/>
            <w:szCs w:val="22"/>
          </w:rPr>
          <w:instrText xml:space="preserve"> PAGEREF _Toc71672226 \h </w:instrText>
        </w:r>
        <w:r w:rsidR="006D7210" w:rsidRPr="000E05D1">
          <w:rPr>
            <w:rFonts w:asciiTheme="minorHAnsi" w:hAnsiTheme="minorHAnsi" w:cstheme="minorHAnsi"/>
            <w:noProof/>
            <w:webHidden/>
            <w:szCs w:val="22"/>
          </w:rPr>
        </w:r>
        <w:r w:rsidR="006D7210" w:rsidRPr="000E05D1">
          <w:rPr>
            <w:rFonts w:asciiTheme="minorHAnsi" w:hAnsiTheme="minorHAnsi" w:cstheme="minorHAnsi"/>
            <w:noProof/>
            <w:webHidden/>
            <w:szCs w:val="22"/>
          </w:rPr>
          <w:fldChar w:fldCharType="separate"/>
        </w:r>
        <w:r w:rsidR="009E45A0">
          <w:rPr>
            <w:rFonts w:asciiTheme="minorHAnsi" w:hAnsiTheme="minorHAnsi" w:cstheme="minorHAnsi"/>
            <w:noProof/>
            <w:webHidden/>
            <w:szCs w:val="22"/>
          </w:rPr>
          <w:t>184</w:t>
        </w:r>
        <w:r w:rsidR="006D7210" w:rsidRPr="000E05D1">
          <w:rPr>
            <w:rFonts w:asciiTheme="minorHAnsi" w:hAnsiTheme="minorHAnsi" w:cstheme="minorHAnsi"/>
            <w:noProof/>
            <w:webHidden/>
            <w:szCs w:val="22"/>
          </w:rPr>
          <w:fldChar w:fldCharType="end"/>
        </w:r>
      </w:hyperlink>
    </w:p>
    <w:p w14:paraId="1212C162" w14:textId="24693F49" w:rsidR="006D7210" w:rsidRPr="000E05D1" w:rsidRDefault="00890CBD">
      <w:pPr>
        <w:pStyle w:val="TableofFigures"/>
        <w:rPr>
          <w:rFonts w:asciiTheme="minorHAnsi" w:eastAsiaTheme="minorEastAsia" w:hAnsiTheme="minorHAnsi" w:cstheme="minorHAnsi"/>
          <w:noProof/>
          <w:szCs w:val="22"/>
          <w:lang w:eastAsia="zh-TW"/>
        </w:rPr>
      </w:pPr>
      <w:hyperlink r:id="rId59" w:anchor="_Toc71672227" w:history="1">
        <w:r w:rsidR="006D7210" w:rsidRPr="000E05D1">
          <w:rPr>
            <w:rStyle w:val="Hyperlink"/>
            <w:rFonts w:asciiTheme="minorHAnsi" w:hAnsiTheme="minorHAnsi" w:cstheme="minorHAnsi"/>
            <w:noProof/>
            <w:szCs w:val="22"/>
          </w:rPr>
          <w:t xml:space="preserve">Figure A 7 </w:t>
        </w:r>
        <w:r w:rsidR="006D7210" w:rsidRPr="000E05D1">
          <w:rPr>
            <w:rStyle w:val="Hyperlink"/>
            <w:rFonts w:asciiTheme="minorHAnsi" w:hAnsiTheme="minorHAnsi" w:cstheme="minorHAnsi"/>
            <w:i/>
            <w:iCs/>
            <w:noProof/>
            <w:szCs w:val="22"/>
          </w:rPr>
          <w:t>Rhinolophus megaphyllus</w:t>
        </w:r>
        <w:r w:rsidR="006D7210" w:rsidRPr="000E05D1">
          <w:rPr>
            <w:rStyle w:val="Hyperlink"/>
            <w:rFonts w:asciiTheme="minorHAnsi" w:hAnsiTheme="minorHAnsi" w:cstheme="minorHAnsi"/>
            <w:noProof/>
            <w:szCs w:val="22"/>
          </w:rPr>
          <w:t xml:space="preserve"> roost above the rocks pile in winter.</w:t>
        </w:r>
        <w:r w:rsidR="006D7210" w:rsidRPr="000E05D1">
          <w:rPr>
            <w:rFonts w:asciiTheme="minorHAnsi" w:hAnsiTheme="minorHAnsi" w:cstheme="minorHAnsi"/>
            <w:noProof/>
            <w:webHidden/>
            <w:szCs w:val="22"/>
          </w:rPr>
          <w:tab/>
        </w:r>
        <w:r w:rsidR="006D7210" w:rsidRPr="000E05D1">
          <w:rPr>
            <w:rFonts w:asciiTheme="minorHAnsi" w:hAnsiTheme="minorHAnsi" w:cstheme="minorHAnsi"/>
            <w:noProof/>
            <w:webHidden/>
            <w:szCs w:val="22"/>
          </w:rPr>
          <w:fldChar w:fldCharType="begin"/>
        </w:r>
        <w:r w:rsidR="006D7210" w:rsidRPr="000E05D1">
          <w:rPr>
            <w:rFonts w:asciiTheme="minorHAnsi" w:hAnsiTheme="minorHAnsi" w:cstheme="minorHAnsi"/>
            <w:noProof/>
            <w:webHidden/>
            <w:szCs w:val="22"/>
          </w:rPr>
          <w:instrText xml:space="preserve"> PAGEREF _Toc71672227 \h </w:instrText>
        </w:r>
        <w:r w:rsidR="006D7210" w:rsidRPr="000E05D1">
          <w:rPr>
            <w:rFonts w:asciiTheme="minorHAnsi" w:hAnsiTheme="minorHAnsi" w:cstheme="minorHAnsi"/>
            <w:noProof/>
            <w:webHidden/>
            <w:szCs w:val="22"/>
          </w:rPr>
        </w:r>
        <w:r w:rsidR="006D7210" w:rsidRPr="000E05D1">
          <w:rPr>
            <w:rFonts w:asciiTheme="minorHAnsi" w:hAnsiTheme="minorHAnsi" w:cstheme="minorHAnsi"/>
            <w:noProof/>
            <w:webHidden/>
            <w:szCs w:val="22"/>
          </w:rPr>
          <w:fldChar w:fldCharType="separate"/>
        </w:r>
        <w:r w:rsidR="009E45A0">
          <w:rPr>
            <w:rFonts w:asciiTheme="minorHAnsi" w:hAnsiTheme="minorHAnsi" w:cstheme="minorHAnsi"/>
            <w:noProof/>
            <w:webHidden/>
            <w:szCs w:val="22"/>
          </w:rPr>
          <w:t>184</w:t>
        </w:r>
        <w:r w:rsidR="006D7210" w:rsidRPr="000E05D1">
          <w:rPr>
            <w:rFonts w:asciiTheme="minorHAnsi" w:hAnsiTheme="minorHAnsi" w:cstheme="minorHAnsi"/>
            <w:noProof/>
            <w:webHidden/>
            <w:szCs w:val="22"/>
          </w:rPr>
          <w:fldChar w:fldCharType="end"/>
        </w:r>
      </w:hyperlink>
    </w:p>
    <w:p w14:paraId="749175BC" w14:textId="45539A6E" w:rsidR="006D7210" w:rsidRPr="000E05D1" w:rsidRDefault="00890CBD">
      <w:pPr>
        <w:pStyle w:val="TableofFigures"/>
        <w:rPr>
          <w:rFonts w:asciiTheme="minorHAnsi" w:eastAsiaTheme="minorEastAsia" w:hAnsiTheme="minorHAnsi" w:cstheme="minorHAnsi"/>
          <w:noProof/>
          <w:szCs w:val="22"/>
          <w:lang w:eastAsia="zh-TW"/>
        </w:rPr>
      </w:pPr>
      <w:hyperlink r:id="rId60" w:anchor="_Toc71672228" w:history="1">
        <w:r w:rsidR="006D7210" w:rsidRPr="000E05D1">
          <w:rPr>
            <w:rStyle w:val="Hyperlink"/>
            <w:rFonts w:asciiTheme="minorHAnsi" w:hAnsiTheme="minorHAnsi" w:cstheme="minorHAnsi"/>
            <w:noProof/>
            <w:szCs w:val="22"/>
          </w:rPr>
          <w:t xml:space="preserve">Figure A 8 A single </w:t>
        </w:r>
        <w:r w:rsidR="006D7210" w:rsidRPr="000E05D1">
          <w:rPr>
            <w:rStyle w:val="Hyperlink"/>
            <w:rFonts w:asciiTheme="minorHAnsi" w:hAnsiTheme="minorHAnsi" w:cstheme="minorHAnsi"/>
            <w:i/>
            <w:iCs/>
            <w:noProof/>
            <w:szCs w:val="22"/>
          </w:rPr>
          <w:t>Rhinolophus megaphyllus</w:t>
        </w:r>
        <w:r w:rsidR="006D7210" w:rsidRPr="000E05D1">
          <w:rPr>
            <w:rStyle w:val="Hyperlink"/>
            <w:rFonts w:asciiTheme="minorHAnsi" w:hAnsiTheme="minorHAnsi" w:cstheme="minorHAnsi"/>
            <w:noProof/>
            <w:szCs w:val="22"/>
          </w:rPr>
          <w:t xml:space="preserve"> hanging on the ceiling of a doorway inside the Yugar tunnel in summer.</w:t>
        </w:r>
        <w:r w:rsidR="006D7210" w:rsidRPr="000E05D1">
          <w:rPr>
            <w:rFonts w:asciiTheme="minorHAnsi" w:hAnsiTheme="minorHAnsi" w:cstheme="minorHAnsi"/>
            <w:noProof/>
            <w:webHidden/>
            <w:szCs w:val="22"/>
          </w:rPr>
          <w:tab/>
        </w:r>
        <w:r w:rsidR="006D7210" w:rsidRPr="000E05D1">
          <w:rPr>
            <w:rFonts w:asciiTheme="minorHAnsi" w:hAnsiTheme="minorHAnsi" w:cstheme="minorHAnsi"/>
            <w:noProof/>
            <w:webHidden/>
            <w:szCs w:val="22"/>
          </w:rPr>
          <w:fldChar w:fldCharType="begin"/>
        </w:r>
        <w:r w:rsidR="006D7210" w:rsidRPr="000E05D1">
          <w:rPr>
            <w:rFonts w:asciiTheme="minorHAnsi" w:hAnsiTheme="minorHAnsi" w:cstheme="minorHAnsi"/>
            <w:noProof/>
            <w:webHidden/>
            <w:szCs w:val="22"/>
          </w:rPr>
          <w:instrText xml:space="preserve"> PAGEREF _Toc71672228 \h </w:instrText>
        </w:r>
        <w:r w:rsidR="006D7210" w:rsidRPr="000E05D1">
          <w:rPr>
            <w:rFonts w:asciiTheme="minorHAnsi" w:hAnsiTheme="minorHAnsi" w:cstheme="minorHAnsi"/>
            <w:noProof/>
            <w:webHidden/>
            <w:szCs w:val="22"/>
          </w:rPr>
        </w:r>
        <w:r w:rsidR="006D7210" w:rsidRPr="000E05D1">
          <w:rPr>
            <w:rFonts w:asciiTheme="minorHAnsi" w:hAnsiTheme="minorHAnsi" w:cstheme="minorHAnsi"/>
            <w:noProof/>
            <w:webHidden/>
            <w:szCs w:val="22"/>
          </w:rPr>
          <w:fldChar w:fldCharType="separate"/>
        </w:r>
        <w:r w:rsidR="009E45A0">
          <w:rPr>
            <w:rFonts w:asciiTheme="minorHAnsi" w:hAnsiTheme="minorHAnsi" w:cstheme="minorHAnsi"/>
            <w:noProof/>
            <w:webHidden/>
            <w:szCs w:val="22"/>
          </w:rPr>
          <w:t>184</w:t>
        </w:r>
        <w:r w:rsidR="006D7210" w:rsidRPr="000E05D1">
          <w:rPr>
            <w:rFonts w:asciiTheme="minorHAnsi" w:hAnsiTheme="minorHAnsi" w:cstheme="minorHAnsi"/>
            <w:noProof/>
            <w:webHidden/>
            <w:szCs w:val="22"/>
          </w:rPr>
          <w:fldChar w:fldCharType="end"/>
        </w:r>
      </w:hyperlink>
    </w:p>
    <w:p w14:paraId="5FFF42A5" w14:textId="6BC95651" w:rsidR="00491FB8" w:rsidRDefault="00FB34FB" w:rsidP="00491FB8">
      <w:pPr>
        <w:pStyle w:val="TableofFigures"/>
        <w:spacing w:line="360" w:lineRule="auto"/>
        <w:ind w:left="0" w:firstLine="0"/>
        <w:rPr>
          <w:rFonts w:asciiTheme="minorHAnsi" w:hAnsiTheme="minorHAnsi" w:cstheme="minorHAnsi"/>
        </w:rPr>
      </w:pPr>
      <w:r w:rsidRPr="000E05D1">
        <w:rPr>
          <w:rFonts w:asciiTheme="minorHAnsi" w:hAnsiTheme="minorHAnsi" w:cstheme="minorHAnsi"/>
          <w:noProof/>
          <w:szCs w:val="22"/>
          <w:lang w:val="en-US"/>
        </w:rPr>
        <w:fldChar w:fldCharType="end"/>
      </w:r>
    </w:p>
    <w:p w14:paraId="3C592A77" w14:textId="73174D59" w:rsidR="00E22349" w:rsidRPr="00783141" w:rsidRDefault="00E22349" w:rsidP="00FB34FB">
      <w:pPr>
        <w:pStyle w:val="PhDAPAPreliminaryHeading"/>
        <w:spacing w:line="360" w:lineRule="auto"/>
        <w:rPr>
          <w:rFonts w:asciiTheme="minorHAnsi" w:hAnsiTheme="minorHAnsi" w:cstheme="minorHAnsi"/>
          <w:sz w:val="40"/>
          <w:szCs w:val="40"/>
        </w:rPr>
      </w:pPr>
      <w:r w:rsidRPr="00491FB8">
        <w:br w:type="page"/>
      </w:r>
      <w:bookmarkStart w:id="11" w:name="_Toc414383381"/>
      <w:bookmarkStart w:id="12" w:name="_Toc86701821"/>
      <w:r w:rsidRPr="00783141">
        <w:rPr>
          <w:rFonts w:asciiTheme="minorHAnsi" w:hAnsiTheme="minorHAnsi" w:cstheme="minorHAnsi"/>
          <w:sz w:val="40"/>
          <w:szCs w:val="40"/>
        </w:rPr>
        <w:lastRenderedPageBreak/>
        <w:t>List of Tables</w:t>
      </w:r>
      <w:bookmarkEnd w:id="11"/>
      <w:bookmarkEnd w:id="12"/>
    </w:p>
    <w:p w14:paraId="608E13D2" w14:textId="5E3D0455" w:rsidR="00783141" w:rsidRPr="00783141" w:rsidRDefault="002B32B0">
      <w:pPr>
        <w:pStyle w:val="TableofFigures"/>
        <w:rPr>
          <w:rFonts w:asciiTheme="minorHAnsi" w:eastAsiaTheme="minorEastAsia" w:hAnsiTheme="minorHAnsi" w:cstheme="minorHAnsi"/>
          <w:noProof/>
          <w:szCs w:val="22"/>
          <w:lang w:eastAsia="zh-TW"/>
        </w:rPr>
      </w:pPr>
      <w:r w:rsidRPr="00783141">
        <w:rPr>
          <w:rFonts w:asciiTheme="minorHAnsi" w:hAnsiTheme="minorHAnsi" w:cstheme="minorHAnsi"/>
        </w:rPr>
        <w:fldChar w:fldCharType="begin"/>
      </w:r>
      <w:r w:rsidRPr="00783141">
        <w:rPr>
          <w:rFonts w:asciiTheme="minorHAnsi" w:hAnsiTheme="minorHAnsi" w:cstheme="minorHAnsi"/>
        </w:rPr>
        <w:instrText xml:space="preserve"> TOC \h \z \c "Table" </w:instrText>
      </w:r>
      <w:r w:rsidRPr="00783141">
        <w:rPr>
          <w:rFonts w:asciiTheme="minorHAnsi" w:hAnsiTheme="minorHAnsi" w:cstheme="minorHAnsi"/>
        </w:rPr>
        <w:fldChar w:fldCharType="separate"/>
      </w:r>
      <w:hyperlink w:anchor="_Toc71670548" w:history="1">
        <w:r w:rsidR="00783141" w:rsidRPr="00783141">
          <w:rPr>
            <w:rStyle w:val="Hyperlink"/>
            <w:rFonts w:asciiTheme="minorHAnsi" w:hAnsiTheme="minorHAnsi" w:cstheme="minorHAnsi"/>
            <w:noProof/>
          </w:rPr>
          <w:t>Table 2</w:t>
        </w:r>
        <w:r w:rsidR="00783141" w:rsidRPr="00783141">
          <w:rPr>
            <w:rStyle w:val="Hyperlink"/>
            <w:rFonts w:asciiTheme="minorHAnsi" w:hAnsiTheme="minorHAnsi" w:cstheme="minorHAnsi"/>
            <w:noProof/>
          </w:rPr>
          <w:noBreakHyphen/>
          <w:t>1 Total number of species identified from the SM3 near the tunnel entrance in summer and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_Toc71670548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9E45A0">
          <w:rPr>
            <w:rFonts w:asciiTheme="minorHAnsi" w:hAnsiTheme="minorHAnsi" w:cstheme="minorHAnsi"/>
            <w:noProof/>
            <w:webHidden/>
          </w:rPr>
          <w:t>33</w:t>
        </w:r>
        <w:r w:rsidR="00783141" w:rsidRPr="00783141">
          <w:rPr>
            <w:rFonts w:asciiTheme="minorHAnsi" w:hAnsiTheme="minorHAnsi" w:cstheme="minorHAnsi"/>
            <w:noProof/>
            <w:webHidden/>
          </w:rPr>
          <w:fldChar w:fldCharType="end"/>
        </w:r>
      </w:hyperlink>
    </w:p>
    <w:p w14:paraId="459B44BE" w14:textId="45B684F7" w:rsidR="00783141" w:rsidRPr="00783141" w:rsidRDefault="00890CBD">
      <w:pPr>
        <w:pStyle w:val="TableofFigures"/>
        <w:rPr>
          <w:rFonts w:asciiTheme="minorHAnsi" w:eastAsiaTheme="minorEastAsia" w:hAnsiTheme="minorHAnsi" w:cstheme="minorHAnsi"/>
          <w:noProof/>
          <w:szCs w:val="22"/>
          <w:lang w:eastAsia="zh-TW"/>
        </w:rPr>
      </w:pPr>
      <w:hyperlink w:anchor="_Toc71670549" w:history="1">
        <w:r w:rsidR="00783141" w:rsidRPr="00783141">
          <w:rPr>
            <w:rStyle w:val="Hyperlink"/>
            <w:rFonts w:asciiTheme="minorHAnsi" w:hAnsiTheme="minorHAnsi" w:cstheme="minorHAnsi"/>
            <w:noProof/>
          </w:rPr>
          <w:t>Table 2</w:t>
        </w:r>
        <w:r w:rsidR="00783141" w:rsidRPr="00783141">
          <w:rPr>
            <w:rStyle w:val="Hyperlink"/>
            <w:rFonts w:asciiTheme="minorHAnsi" w:hAnsiTheme="minorHAnsi" w:cstheme="minorHAnsi"/>
            <w:noProof/>
          </w:rPr>
          <w:noBreakHyphen/>
          <w:t>2 Pos-hoc comparisons for interactions in a two-way model for the Aligned Rank Transformation ANOVA for the first activity peak (emergence) times relative to official sunset of each species between summer and winter. (Results were analysed from the average of first peak emergence times relative to official sunset of each species over 3 days in summer and 5 days in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_Toc71670549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9E45A0">
          <w:rPr>
            <w:rFonts w:asciiTheme="minorHAnsi" w:hAnsiTheme="minorHAnsi" w:cstheme="minorHAnsi"/>
            <w:noProof/>
            <w:webHidden/>
          </w:rPr>
          <w:t>39</w:t>
        </w:r>
        <w:r w:rsidR="00783141" w:rsidRPr="00783141">
          <w:rPr>
            <w:rFonts w:asciiTheme="minorHAnsi" w:hAnsiTheme="minorHAnsi" w:cstheme="minorHAnsi"/>
            <w:noProof/>
            <w:webHidden/>
          </w:rPr>
          <w:fldChar w:fldCharType="end"/>
        </w:r>
      </w:hyperlink>
    </w:p>
    <w:p w14:paraId="70A9049D" w14:textId="5914F3A0" w:rsidR="00783141" w:rsidRPr="00783141" w:rsidRDefault="00890CBD">
      <w:pPr>
        <w:pStyle w:val="TableofFigures"/>
        <w:rPr>
          <w:rFonts w:asciiTheme="minorHAnsi" w:eastAsiaTheme="minorEastAsia" w:hAnsiTheme="minorHAnsi" w:cstheme="minorHAnsi"/>
          <w:noProof/>
          <w:szCs w:val="22"/>
          <w:lang w:eastAsia="zh-TW"/>
        </w:rPr>
      </w:pPr>
      <w:hyperlink w:anchor="_Toc71670550" w:history="1">
        <w:r w:rsidR="00783141" w:rsidRPr="00783141">
          <w:rPr>
            <w:rStyle w:val="Hyperlink"/>
            <w:rFonts w:asciiTheme="minorHAnsi" w:hAnsiTheme="minorHAnsi" w:cstheme="minorHAnsi"/>
            <w:noProof/>
          </w:rPr>
          <w:t>Table 2</w:t>
        </w:r>
        <w:r w:rsidR="00783141" w:rsidRPr="00783141">
          <w:rPr>
            <w:rStyle w:val="Hyperlink"/>
            <w:rFonts w:asciiTheme="minorHAnsi" w:hAnsiTheme="minorHAnsi" w:cstheme="minorHAnsi"/>
            <w:noProof/>
          </w:rPr>
          <w:noBreakHyphen/>
          <w:t>3 Pos-hoc comparisons for interactions in a two-way model for the Aligned Rank Transformation ANOVA results on the final activity peak (return) times relative to official sunrise of each species between summer and winter. (Results were analysed from the average peak return time relative to official sunrise of each species over 3 days in summer and 5 days in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_Toc71670550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9E45A0">
          <w:rPr>
            <w:rFonts w:asciiTheme="minorHAnsi" w:hAnsiTheme="minorHAnsi" w:cstheme="minorHAnsi"/>
            <w:noProof/>
            <w:webHidden/>
          </w:rPr>
          <w:t>41</w:t>
        </w:r>
        <w:r w:rsidR="00783141" w:rsidRPr="00783141">
          <w:rPr>
            <w:rFonts w:asciiTheme="minorHAnsi" w:hAnsiTheme="minorHAnsi" w:cstheme="minorHAnsi"/>
            <w:noProof/>
            <w:webHidden/>
          </w:rPr>
          <w:fldChar w:fldCharType="end"/>
        </w:r>
      </w:hyperlink>
    </w:p>
    <w:p w14:paraId="1F22E1D7" w14:textId="27CC243A" w:rsidR="00783141" w:rsidRPr="00783141" w:rsidRDefault="00890CBD">
      <w:pPr>
        <w:pStyle w:val="TableofFigures"/>
        <w:rPr>
          <w:rFonts w:asciiTheme="minorHAnsi" w:eastAsiaTheme="minorEastAsia" w:hAnsiTheme="minorHAnsi" w:cstheme="minorHAnsi"/>
          <w:noProof/>
          <w:szCs w:val="22"/>
          <w:lang w:eastAsia="zh-TW"/>
        </w:rPr>
      </w:pPr>
      <w:hyperlink w:anchor="_Toc71670551"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 xml:space="preserve">1 Number of drain holes occupied by </w:t>
        </w:r>
        <w:r w:rsidR="00783141" w:rsidRPr="00783141">
          <w:rPr>
            <w:rStyle w:val="Hyperlink"/>
            <w:rFonts w:asciiTheme="minorHAnsi" w:hAnsiTheme="minorHAnsi" w:cstheme="minorHAnsi"/>
            <w:i/>
            <w:iCs/>
            <w:noProof/>
          </w:rPr>
          <w:t>M. macropus</w:t>
        </w:r>
        <w:r w:rsidR="00783141" w:rsidRPr="00783141">
          <w:rPr>
            <w:rStyle w:val="Hyperlink"/>
            <w:rFonts w:asciiTheme="minorHAnsi" w:hAnsiTheme="minorHAnsi" w:cstheme="minorHAnsi"/>
            <w:noProof/>
          </w:rPr>
          <w:t xml:space="preserve"> in the Yugar tunnel in summer and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_Toc71670551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9E45A0">
          <w:rPr>
            <w:rFonts w:asciiTheme="minorHAnsi" w:hAnsiTheme="minorHAnsi" w:cstheme="minorHAnsi"/>
            <w:noProof/>
            <w:webHidden/>
          </w:rPr>
          <w:t>86</w:t>
        </w:r>
        <w:r w:rsidR="00783141" w:rsidRPr="00783141">
          <w:rPr>
            <w:rFonts w:asciiTheme="minorHAnsi" w:hAnsiTheme="minorHAnsi" w:cstheme="minorHAnsi"/>
            <w:noProof/>
            <w:webHidden/>
          </w:rPr>
          <w:fldChar w:fldCharType="end"/>
        </w:r>
      </w:hyperlink>
    </w:p>
    <w:p w14:paraId="183EB0AD" w14:textId="7507F193" w:rsidR="00783141" w:rsidRPr="00783141" w:rsidRDefault="00890CBD">
      <w:pPr>
        <w:pStyle w:val="TableofFigures"/>
        <w:rPr>
          <w:rFonts w:asciiTheme="minorHAnsi" w:eastAsiaTheme="minorEastAsia" w:hAnsiTheme="minorHAnsi" w:cstheme="minorHAnsi"/>
          <w:noProof/>
          <w:szCs w:val="22"/>
          <w:lang w:eastAsia="zh-TW"/>
        </w:rPr>
      </w:pPr>
      <w:hyperlink w:anchor="_Toc71670552"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 xml:space="preserve">2 The total population of </w:t>
        </w:r>
        <w:r w:rsidR="00783141" w:rsidRPr="00783141">
          <w:rPr>
            <w:rStyle w:val="Hyperlink"/>
            <w:rFonts w:asciiTheme="minorHAnsi" w:hAnsiTheme="minorHAnsi" w:cstheme="minorHAnsi"/>
            <w:i/>
            <w:iCs/>
            <w:noProof/>
          </w:rPr>
          <w:t>M. macropus</w:t>
        </w:r>
        <w:r w:rsidR="00783141" w:rsidRPr="00783141">
          <w:rPr>
            <w:rStyle w:val="Hyperlink"/>
            <w:rFonts w:asciiTheme="minorHAnsi" w:hAnsiTheme="minorHAnsi" w:cstheme="minorHAnsi"/>
            <w:noProof/>
          </w:rPr>
          <w:t xml:space="preserve"> inside drain holes and their mean population per hole ((± SD) along both the left and ride side of the tunnel in summer and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_Toc71670552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9E45A0">
          <w:rPr>
            <w:rFonts w:asciiTheme="minorHAnsi" w:hAnsiTheme="minorHAnsi" w:cstheme="minorHAnsi"/>
            <w:noProof/>
            <w:webHidden/>
          </w:rPr>
          <w:t>86</w:t>
        </w:r>
        <w:r w:rsidR="00783141" w:rsidRPr="00783141">
          <w:rPr>
            <w:rFonts w:asciiTheme="minorHAnsi" w:hAnsiTheme="minorHAnsi" w:cstheme="minorHAnsi"/>
            <w:noProof/>
            <w:webHidden/>
          </w:rPr>
          <w:fldChar w:fldCharType="end"/>
        </w:r>
      </w:hyperlink>
    </w:p>
    <w:p w14:paraId="380C9FD6" w14:textId="3722664D" w:rsidR="00783141" w:rsidRPr="00783141" w:rsidRDefault="00890CBD">
      <w:pPr>
        <w:pStyle w:val="TableofFigures"/>
        <w:rPr>
          <w:rFonts w:asciiTheme="minorHAnsi" w:eastAsiaTheme="minorEastAsia" w:hAnsiTheme="minorHAnsi" w:cstheme="minorHAnsi"/>
          <w:noProof/>
          <w:szCs w:val="22"/>
          <w:lang w:eastAsia="zh-TW"/>
        </w:rPr>
      </w:pPr>
      <w:hyperlink w:anchor="_Toc71670553"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3 Independent T-test results for the difference in mean daily diurnal temperature differences (± SD) of each variable between all sampled bat roosts and external amibent between summer and winter. For this analysis all species were combined. Note: +ve mean value = roosts have higher temperature than external ambient; -ve mean value = roosts have lower temperature than external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_Toc71670553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9E45A0">
          <w:rPr>
            <w:rFonts w:asciiTheme="minorHAnsi" w:hAnsiTheme="minorHAnsi" w:cstheme="minorHAnsi"/>
            <w:noProof/>
            <w:webHidden/>
          </w:rPr>
          <w:t>91</w:t>
        </w:r>
        <w:r w:rsidR="00783141" w:rsidRPr="00783141">
          <w:rPr>
            <w:rFonts w:asciiTheme="minorHAnsi" w:hAnsiTheme="minorHAnsi" w:cstheme="minorHAnsi"/>
            <w:noProof/>
            <w:webHidden/>
          </w:rPr>
          <w:fldChar w:fldCharType="end"/>
        </w:r>
      </w:hyperlink>
    </w:p>
    <w:p w14:paraId="575C970D" w14:textId="5901C1A4" w:rsidR="00783141" w:rsidRPr="00783141" w:rsidRDefault="00890CBD">
      <w:pPr>
        <w:pStyle w:val="TableofFigures"/>
        <w:rPr>
          <w:rFonts w:asciiTheme="minorHAnsi" w:eastAsiaTheme="minorEastAsia" w:hAnsiTheme="minorHAnsi" w:cstheme="minorHAnsi"/>
          <w:noProof/>
          <w:szCs w:val="22"/>
          <w:lang w:eastAsia="zh-TW"/>
        </w:rPr>
      </w:pPr>
      <w:hyperlink w:anchor="_Toc71670554"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4 Independent T-test results for the difference in mean diurnal temperature differences (± SD) of each variable between all sampled bat roosts and their local tunnel amibent between summer and winter. For this analysis all species were combined. Note: +ve mean value = roosts have higher temperature than local ambient and -ve mean value = roosts have lower temperature than local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_Toc71670554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9E45A0">
          <w:rPr>
            <w:rFonts w:asciiTheme="minorHAnsi" w:hAnsiTheme="minorHAnsi" w:cstheme="minorHAnsi"/>
            <w:noProof/>
            <w:webHidden/>
          </w:rPr>
          <w:t>91</w:t>
        </w:r>
        <w:r w:rsidR="00783141" w:rsidRPr="00783141">
          <w:rPr>
            <w:rFonts w:asciiTheme="minorHAnsi" w:hAnsiTheme="minorHAnsi" w:cstheme="minorHAnsi"/>
            <w:noProof/>
            <w:webHidden/>
          </w:rPr>
          <w:fldChar w:fldCharType="end"/>
        </w:r>
      </w:hyperlink>
    </w:p>
    <w:p w14:paraId="161BC469" w14:textId="353C3FF7" w:rsidR="00783141" w:rsidRPr="00783141" w:rsidRDefault="00890CBD">
      <w:pPr>
        <w:pStyle w:val="TableofFigures"/>
        <w:rPr>
          <w:rFonts w:asciiTheme="minorHAnsi" w:eastAsiaTheme="minorEastAsia" w:hAnsiTheme="minorHAnsi" w:cstheme="minorHAnsi"/>
          <w:noProof/>
          <w:szCs w:val="22"/>
          <w:lang w:eastAsia="zh-TW"/>
        </w:rPr>
      </w:pPr>
      <w:hyperlink w:anchor="_Toc71670555"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5 Independent T-test results for the difference in mean diurnal temperature differences (± SD) of each variable between all sampled bat roosts and their non-local amibents (ambient in the other two zones). For this analysis all species were combined. Note: +ve mean value = roosts have higher temperature than their non-local ambients and -ve value = roosts have lower temperature than their non-local ambients.</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_Toc71670555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9E45A0">
          <w:rPr>
            <w:rFonts w:asciiTheme="minorHAnsi" w:hAnsiTheme="minorHAnsi" w:cstheme="minorHAnsi"/>
            <w:noProof/>
            <w:webHidden/>
          </w:rPr>
          <w:t>91</w:t>
        </w:r>
        <w:r w:rsidR="00783141" w:rsidRPr="00783141">
          <w:rPr>
            <w:rFonts w:asciiTheme="minorHAnsi" w:hAnsiTheme="minorHAnsi" w:cstheme="minorHAnsi"/>
            <w:noProof/>
            <w:webHidden/>
          </w:rPr>
          <w:fldChar w:fldCharType="end"/>
        </w:r>
      </w:hyperlink>
    </w:p>
    <w:p w14:paraId="424ABF32" w14:textId="268BC481" w:rsidR="00783141" w:rsidRPr="00783141" w:rsidRDefault="00890CBD">
      <w:pPr>
        <w:pStyle w:val="TableofFigures"/>
        <w:rPr>
          <w:rFonts w:asciiTheme="minorHAnsi" w:eastAsiaTheme="minorEastAsia" w:hAnsiTheme="minorHAnsi" w:cstheme="minorHAnsi"/>
          <w:noProof/>
          <w:szCs w:val="22"/>
          <w:lang w:eastAsia="zh-TW"/>
        </w:rPr>
      </w:pPr>
      <w:hyperlink w:anchor="_Toc71670556"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 xml:space="preserve">6 Mann-Whitney U test results comparing the mean diurnal relative humidity differences (± SD) of each variable between all sampled bat roosts and external amibent between summer and winter. For </w:t>
        </w:r>
        <w:r w:rsidR="00783141" w:rsidRPr="00783141">
          <w:rPr>
            <w:rStyle w:val="Hyperlink"/>
            <w:rFonts w:asciiTheme="minorHAnsi" w:hAnsiTheme="minorHAnsi" w:cstheme="minorHAnsi"/>
            <w:noProof/>
          </w:rPr>
          <w:lastRenderedPageBreak/>
          <w:t>this analysis all species were combined. Note: +ve mean value = roosts have higher relative humidity than external ambient; -ve mean value = roosts have lower relative humidity than external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_Toc71670556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9E45A0">
          <w:rPr>
            <w:rFonts w:asciiTheme="minorHAnsi" w:hAnsiTheme="minorHAnsi" w:cstheme="minorHAnsi"/>
            <w:noProof/>
            <w:webHidden/>
          </w:rPr>
          <w:t>105</w:t>
        </w:r>
        <w:r w:rsidR="00783141" w:rsidRPr="00783141">
          <w:rPr>
            <w:rFonts w:asciiTheme="minorHAnsi" w:hAnsiTheme="minorHAnsi" w:cstheme="minorHAnsi"/>
            <w:noProof/>
            <w:webHidden/>
          </w:rPr>
          <w:fldChar w:fldCharType="end"/>
        </w:r>
      </w:hyperlink>
    </w:p>
    <w:p w14:paraId="4895ACD7" w14:textId="685A7062" w:rsidR="00783141" w:rsidRPr="00783141" w:rsidRDefault="00890CBD">
      <w:pPr>
        <w:pStyle w:val="TableofFigures"/>
        <w:rPr>
          <w:rFonts w:asciiTheme="minorHAnsi" w:eastAsiaTheme="minorEastAsia" w:hAnsiTheme="minorHAnsi" w:cstheme="minorHAnsi"/>
          <w:noProof/>
          <w:szCs w:val="22"/>
          <w:lang w:eastAsia="zh-TW"/>
        </w:rPr>
      </w:pPr>
      <w:hyperlink w:anchor="_Toc71670557"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7 Mann-Whitney U test results comparing mean diurnal relative humidity differences (± SD) between each bat roost and its local tunnel amibent. For this analysis all species were combined. Note: +ve mean = roosts have higher relative humidity than their local ambient and -ve = roosts have lower relative humidity than their local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_Toc71670557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9E45A0">
          <w:rPr>
            <w:rFonts w:asciiTheme="minorHAnsi" w:hAnsiTheme="minorHAnsi" w:cstheme="minorHAnsi"/>
            <w:noProof/>
            <w:webHidden/>
          </w:rPr>
          <w:t>105</w:t>
        </w:r>
        <w:r w:rsidR="00783141" w:rsidRPr="00783141">
          <w:rPr>
            <w:rFonts w:asciiTheme="minorHAnsi" w:hAnsiTheme="minorHAnsi" w:cstheme="minorHAnsi"/>
            <w:noProof/>
            <w:webHidden/>
          </w:rPr>
          <w:fldChar w:fldCharType="end"/>
        </w:r>
      </w:hyperlink>
    </w:p>
    <w:p w14:paraId="31149F7B" w14:textId="53C0D530" w:rsidR="00783141" w:rsidRPr="00783141" w:rsidRDefault="00890CBD">
      <w:pPr>
        <w:pStyle w:val="TableofFigures"/>
        <w:rPr>
          <w:rFonts w:asciiTheme="minorHAnsi" w:eastAsiaTheme="minorEastAsia" w:hAnsiTheme="minorHAnsi" w:cstheme="minorHAnsi"/>
          <w:noProof/>
          <w:szCs w:val="22"/>
          <w:lang w:eastAsia="zh-TW"/>
        </w:rPr>
      </w:pPr>
      <w:hyperlink w:anchor="_Toc71670558"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8 Mann-Whitney U test results comparing mean diurnal relative humidity differences (± SD) between each bat roost and its non-local tunnel amibent. For this analysis all species were combined. Note: +ve mean value = roosts have higher relative humidity than local ambient and -ve mean value = roosts have lower relative humidity than local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_Toc71670558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9E45A0">
          <w:rPr>
            <w:rFonts w:asciiTheme="minorHAnsi" w:hAnsiTheme="minorHAnsi" w:cstheme="minorHAnsi"/>
            <w:noProof/>
            <w:webHidden/>
          </w:rPr>
          <w:t>105</w:t>
        </w:r>
        <w:r w:rsidR="00783141" w:rsidRPr="00783141">
          <w:rPr>
            <w:rFonts w:asciiTheme="minorHAnsi" w:hAnsiTheme="minorHAnsi" w:cstheme="minorHAnsi"/>
            <w:noProof/>
            <w:webHidden/>
          </w:rPr>
          <w:fldChar w:fldCharType="end"/>
        </w:r>
      </w:hyperlink>
    </w:p>
    <w:p w14:paraId="7F36F052" w14:textId="77E2D7DB" w:rsidR="00783141" w:rsidRPr="00783141" w:rsidRDefault="00890CBD">
      <w:pPr>
        <w:pStyle w:val="TableofFigures"/>
        <w:rPr>
          <w:rFonts w:asciiTheme="minorHAnsi" w:eastAsiaTheme="minorEastAsia" w:hAnsiTheme="minorHAnsi" w:cstheme="minorHAnsi"/>
          <w:noProof/>
          <w:szCs w:val="22"/>
          <w:lang w:eastAsia="zh-TW"/>
        </w:rPr>
      </w:pPr>
      <w:hyperlink w:anchor="_Toc71670559" w:history="1">
        <w:r w:rsidR="00783141" w:rsidRPr="00783141">
          <w:rPr>
            <w:rStyle w:val="Hyperlink"/>
            <w:rFonts w:asciiTheme="minorHAnsi" w:hAnsiTheme="minorHAnsi" w:cstheme="minorHAnsi"/>
            <w:noProof/>
          </w:rPr>
          <w:t>Table 4</w:t>
        </w:r>
        <w:r w:rsidR="00783141" w:rsidRPr="00783141">
          <w:rPr>
            <w:rStyle w:val="Hyperlink"/>
            <w:rFonts w:asciiTheme="minorHAnsi" w:hAnsiTheme="minorHAnsi" w:cstheme="minorHAnsi"/>
            <w:noProof/>
          </w:rPr>
          <w:noBreakHyphen/>
          <w:t>1 Total number of species identified across all sites in the surrounding area of the tunnel during summer and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_Toc71670559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9E45A0">
          <w:rPr>
            <w:rFonts w:asciiTheme="minorHAnsi" w:hAnsiTheme="minorHAnsi" w:cstheme="minorHAnsi"/>
            <w:noProof/>
            <w:webHidden/>
          </w:rPr>
          <w:t>144</w:t>
        </w:r>
        <w:r w:rsidR="00783141" w:rsidRPr="00783141">
          <w:rPr>
            <w:rFonts w:asciiTheme="minorHAnsi" w:hAnsiTheme="minorHAnsi" w:cstheme="minorHAnsi"/>
            <w:noProof/>
            <w:webHidden/>
          </w:rPr>
          <w:fldChar w:fldCharType="end"/>
        </w:r>
      </w:hyperlink>
    </w:p>
    <w:p w14:paraId="79AE744B" w14:textId="490CD936" w:rsidR="00783141" w:rsidRPr="00783141" w:rsidRDefault="00890CBD">
      <w:pPr>
        <w:pStyle w:val="TableofFigures"/>
        <w:rPr>
          <w:rFonts w:asciiTheme="minorHAnsi" w:eastAsiaTheme="minorEastAsia" w:hAnsiTheme="minorHAnsi" w:cstheme="minorHAnsi"/>
          <w:noProof/>
          <w:szCs w:val="22"/>
          <w:lang w:eastAsia="zh-TW"/>
        </w:rPr>
      </w:pPr>
      <w:hyperlink w:anchor="_Toc71670560" w:history="1">
        <w:r w:rsidR="00783141" w:rsidRPr="00783141">
          <w:rPr>
            <w:rStyle w:val="Hyperlink"/>
            <w:rFonts w:asciiTheme="minorHAnsi" w:hAnsiTheme="minorHAnsi" w:cstheme="minorHAnsi"/>
            <w:noProof/>
          </w:rPr>
          <w:t>Table 4</w:t>
        </w:r>
        <w:r w:rsidR="00783141" w:rsidRPr="00783141">
          <w:rPr>
            <w:rStyle w:val="Hyperlink"/>
            <w:rFonts w:asciiTheme="minorHAnsi" w:hAnsiTheme="minorHAnsi" w:cstheme="minorHAnsi"/>
            <w:noProof/>
          </w:rPr>
          <w:noBreakHyphen/>
          <w:t>2 Aligned Rank ANOVA results comparing bat species diversity and evenness scores across two vegetation structures within three vegetation types during summer and winter. This statistical test analysed interactions across 3 factors including season, vegetation and habitat types.</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_Toc71670560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9E45A0">
          <w:rPr>
            <w:rFonts w:asciiTheme="minorHAnsi" w:hAnsiTheme="minorHAnsi" w:cstheme="minorHAnsi"/>
            <w:noProof/>
            <w:webHidden/>
          </w:rPr>
          <w:t>147</w:t>
        </w:r>
        <w:r w:rsidR="00783141" w:rsidRPr="00783141">
          <w:rPr>
            <w:rFonts w:asciiTheme="minorHAnsi" w:hAnsiTheme="minorHAnsi" w:cstheme="minorHAnsi"/>
            <w:noProof/>
            <w:webHidden/>
          </w:rPr>
          <w:fldChar w:fldCharType="end"/>
        </w:r>
      </w:hyperlink>
    </w:p>
    <w:p w14:paraId="34B060DA" w14:textId="49B7801A" w:rsidR="00783141" w:rsidRPr="00783141" w:rsidRDefault="00890CBD">
      <w:pPr>
        <w:pStyle w:val="TableofFigures"/>
        <w:rPr>
          <w:rFonts w:asciiTheme="minorHAnsi" w:eastAsiaTheme="minorEastAsia" w:hAnsiTheme="minorHAnsi" w:cstheme="minorHAnsi"/>
          <w:noProof/>
          <w:szCs w:val="22"/>
          <w:lang w:eastAsia="zh-TW"/>
        </w:rPr>
      </w:pPr>
      <w:hyperlink w:anchor="_Toc71670561" w:history="1">
        <w:r w:rsidR="00783141" w:rsidRPr="00783141">
          <w:rPr>
            <w:rStyle w:val="Hyperlink"/>
            <w:rFonts w:asciiTheme="minorHAnsi" w:hAnsiTheme="minorHAnsi" w:cstheme="minorHAnsi"/>
            <w:noProof/>
          </w:rPr>
          <w:t>Table 4</w:t>
        </w:r>
        <w:r w:rsidR="00783141" w:rsidRPr="00783141">
          <w:rPr>
            <w:rStyle w:val="Hyperlink"/>
            <w:rFonts w:asciiTheme="minorHAnsi" w:hAnsiTheme="minorHAnsi" w:cstheme="minorHAnsi"/>
            <w:noProof/>
          </w:rPr>
          <w:noBreakHyphen/>
          <w:t>3 Aligned Rank ANOVA results comparing searching and feeding activity (number of passes) of the three tunnel bat species across each vegetation type and structure during summer and winter. This statistical test analysed interactions across 4 factors including species, season, vegetation and habitat types.</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_Toc71670561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9E45A0">
          <w:rPr>
            <w:rFonts w:asciiTheme="minorHAnsi" w:hAnsiTheme="minorHAnsi" w:cstheme="minorHAnsi"/>
            <w:noProof/>
            <w:webHidden/>
          </w:rPr>
          <w:t>151</w:t>
        </w:r>
        <w:r w:rsidR="00783141" w:rsidRPr="00783141">
          <w:rPr>
            <w:rFonts w:asciiTheme="minorHAnsi" w:hAnsiTheme="minorHAnsi" w:cstheme="minorHAnsi"/>
            <w:noProof/>
            <w:webHidden/>
          </w:rPr>
          <w:fldChar w:fldCharType="end"/>
        </w:r>
      </w:hyperlink>
    </w:p>
    <w:p w14:paraId="0F6C8EA1" w14:textId="6D804B8E" w:rsidR="00DC4F22" w:rsidRPr="0052240B" w:rsidRDefault="002B32B0" w:rsidP="006545B8">
      <w:pPr>
        <w:pStyle w:val="TableofFigures"/>
        <w:spacing w:line="360" w:lineRule="auto"/>
        <w:rPr>
          <w:rFonts w:asciiTheme="minorHAnsi" w:hAnsiTheme="minorHAnsi" w:cstheme="minorHAnsi"/>
        </w:rPr>
      </w:pPr>
      <w:r w:rsidRPr="00783141">
        <w:rPr>
          <w:rFonts w:asciiTheme="minorHAnsi" w:hAnsiTheme="minorHAnsi" w:cstheme="minorHAnsi"/>
          <w:noProof/>
          <w:lang w:val="en-US"/>
        </w:rPr>
        <w:fldChar w:fldCharType="end"/>
      </w:r>
    </w:p>
    <w:p w14:paraId="52A863D2" w14:textId="77777777" w:rsidR="00D334DB" w:rsidRPr="00D253EF" w:rsidRDefault="00D334DB" w:rsidP="006545B8">
      <w:pPr>
        <w:pStyle w:val="PhDAPAPreliminaryHeading"/>
        <w:spacing w:line="360" w:lineRule="auto"/>
        <w:rPr>
          <w:rFonts w:asciiTheme="minorHAnsi" w:hAnsiTheme="minorHAnsi" w:cstheme="minorHAnsi"/>
          <w:sz w:val="40"/>
          <w:szCs w:val="40"/>
        </w:rPr>
      </w:pPr>
      <w:r w:rsidRPr="0052240B">
        <w:rPr>
          <w:rFonts w:asciiTheme="minorHAnsi" w:hAnsiTheme="minorHAnsi" w:cstheme="minorHAnsi"/>
        </w:rPr>
        <w:br w:type="page"/>
      </w:r>
      <w:bookmarkStart w:id="13" w:name="_Toc414383382"/>
      <w:bookmarkStart w:id="14" w:name="_Toc86701822"/>
      <w:r w:rsidRPr="00D253EF">
        <w:rPr>
          <w:rFonts w:asciiTheme="minorHAnsi" w:hAnsiTheme="minorHAnsi" w:cstheme="minorHAnsi"/>
          <w:sz w:val="40"/>
          <w:szCs w:val="40"/>
        </w:rPr>
        <w:lastRenderedPageBreak/>
        <w:t>List of Abbreviations</w:t>
      </w:r>
      <w:bookmarkEnd w:id="13"/>
      <w:bookmarkEnd w:id="14"/>
    </w:p>
    <w:p w14:paraId="1ABA6259" w14:textId="77777777" w:rsidR="00DC1835" w:rsidRPr="00DC1835" w:rsidRDefault="00DC1835" w:rsidP="00DC1835">
      <w:pPr>
        <w:tabs>
          <w:tab w:val="left" w:pos="1418"/>
        </w:tabs>
        <w:spacing w:after="120" w:line="360" w:lineRule="auto"/>
        <w:jc w:val="both"/>
        <w:rPr>
          <w:rFonts w:asciiTheme="minorHAnsi" w:hAnsiTheme="minorHAnsi" w:cstheme="minorHAnsi"/>
          <w:szCs w:val="22"/>
        </w:rPr>
      </w:pPr>
      <w:r w:rsidRPr="00DC1835">
        <w:rPr>
          <w:rFonts w:asciiTheme="minorHAnsi" w:hAnsiTheme="minorHAnsi" w:cstheme="minorHAnsi"/>
          <w:szCs w:val="22"/>
        </w:rPr>
        <w:t>EXA</w:t>
      </w:r>
      <w:r w:rsidRPr="00DC1835">
        <w:rPr>
          <w:rFonts w:asciiTheme="minorHAnsi" w:hAnsiTheme="minorHAnsi" w:cstheme="minorHAnsi"/>
          <w:szCs w:val="22"/>
        </w:rPr>
        <w:tab/>
        <w:t>External ambient</w:t>
      </w:r>
    </w:p>
    <w:p w14:paraId="7B5BC286" w14:textId="77777777" w:rsidR="00DC1835" w:rsidRPr="00DC1835" w:rsidRDefault="00DC1835" w:rsidP="00DC1835">
      <w:pPr>
        <w:tabs>
          <w:tab w:val="left" w:pos="1418"/>
        </w:tabs>
        <w:spacing w:after="120" w:line="360" w:lineRule="auto"/>
        <w:ind w:left="1418" w:hanging="1418"/>
        <w:jc w:val="both"/>
        <w:rPr>
          <w:rFonts w:asciiTheme="minorHAnsi" w:hAnsiTheme="minorHAnsi" w:cstheme="minorHAnsi"/>
          <w:szCs w:val="22"/>
        </w:rPr>
      </w:pPr>
      <w:r w:rsidRPr="00DC1835">
        <w:rPr>
          <w:rFonts w:asciiTheme="minorHAnsi" w:hAnsiTheme="minorHAnsi" w:cstheme="minorHAnsi"/>
          <w:szCs w:val="22"/>
        </w:rPr>
        <w:t>A</w:t>
      </w:r>
      <w:r w:rsidRPr="00DC1835">
        <w:rPr>
          <w:rFonts w:asciiTheme="minorHAnsi" w:hAnsiTheme="minorHAnsi" w:cstheme="minorHAnsi"/>
          <w:szCs w:val="22"/>
          <w:vertAlign w:val="subscript"/>
        </w:rPr>
        <w:t>z</w:t>
      </w:r>
      <w:r w:rsidRPr="00DC1835">
        <w:rPr>
          <w:rFonts w:asciiTheme="minorHAnsi" w:hAnsiTheme="minorHAnsi" w:cstheme="minorHAnsi"/>
          <w:szCs w:val="22"/>
          <w:vertAlign w:val="superscript"/>
        </w:rPr>
        <w:tab/>
      </w:r>
      <w:r w:rsidRPr="00DC1835">
        <w:rPr>
          <w:rFonts w:asciiTheme="minorHAnsi" w:hAnsiTheme="minorHAnsi" w:cstheme="minorHAnsi"/>
          <w:szCs w:val="22"/>
          <w:vertAlign w:val="superscript"/>
        </w:rPr>
        <w:tab/>
      </w:r>
      <w:r w:rsidRPr="00DC1835">
        <w:rPr>
          <w:rFonts w:asciiTheme="minorHAnsi" w:hAnsiTheme="minorHAnsi" w:cstheme="minorHAnsi"/>
          <w:szCs w:val="22"/>
        </w:rPr>
        <w:t>The ambient reading of the corresponding zone in the tunnel (i.e. Az1 = Tunnel ambient in zone 1)</w:t>
      </w:r>
    </w:p>
    <w:p w14:paraId="0A4298DA" w14:textId="77777777" w:rsidR="00DC1835" w:rsidRPr="00DC1835" w:rsidRDefault="00DC1835" w:rsidP="00DC1835">
      <w:pPr>
        <w:tabs>
          <w:tab w:val="left" w:pos="1418"/>
        </w:tabs>
        <w:spacing w:after="120" w:line="360" w:lineRule="auto"/>
        <w:ind w:left="720" w:hanging="720"/>
        <w:jc w:val="both"/>
        <w:rPr>
          <w:rFonts w:asciiTheme="minorHAnsi" w:eastAsia="PMingLiU" w:hAnsiTheme="minorHAnsi" w:cstheme="minorHAnsi"/>
          <w:szCs w:val="22"/>
          <w:lang w:val="en-US" w:eastAsia="zh-TW"/>
        </w:rPr>
      </w:pPr>
      <w:r w:rsidRPr="00DC1835">
        <w:rPr>
          <w:rFonts w:asciiTheme="minorHAnsi" w:hAnsiTheme="minorHAnsi" w:cstheme="minorHAnsi"/>
          <w:szCs w:val="22"/>
        </w:rPr>
        <w:t>RH</w:t>
      </w:r>
      <w:r w:rsidRPr="00DC1835">
        <w:rPr>
          <w:rFonts w:asciiTheme="minorHAnsi" w:hAnsiTheme="minorHAnsi" w:cstheme="minorHAnsi"/>
          <w:szCs w:val="22"/>
          <w:vertAlign w:val="subscript"/>
        </w:rPr>
        <w:t>avg</w:t>
      </w:r>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eastAsia="PMingLiU" w:hAnsiTheme="minorHAnsi" w:cstheme="minorHAnsi"/>
          <w:szCs w:val="22"/>
          <w:lang w:val="en-US" w:eastAsia="zh-TW"/>
        </w:rPr>
        <w:t>Daily average diurnal relative humidity</w:t>
      </w:r>
    </w:p>
    <w:p w14:paraId="37EE9493"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RH</w:t>
      </w:r>
      <w:r w:rsidRPr="00DC1835">
        <w:rPr>
          <w:rFonts w:asciiTheme="minorHAnsi" w:hAnsiTheme="minorHAnsi" w:cstheme="minorHAnsi"/>
          <w:szCs w:val="22"/>
          <w:vertAlign w:val="subscript"/>
        </w:rPr>
        <w:t>day</w:t>
      </w:r>
      <w:r w:rsidRPr="00DC1835">
        <w:rPr>
          <w:rFonts w:asciiTheme="minorHAnsi" w:hAnsiTheme="minorHAnsi" w:cstheme="minorHAnsi"/>
          <w:szCs w:val="22"/>
        </w:rPr>
        <w:tab/>
      </w:r>
      <w:r w:rsidRPr="00DC1835">
        <w:rPr>
          <w:rFonts w:asciiTheme="minorHAnsi" w:hAnsiTheme="minorHAnsi" w:cstheme="minorHAnsi"/>
          <w:szCs w:val="22"/>
        </w:rPr>
        <w:tab/>
        <w:t>Daily diurnal relative humidity</w:t>
      </w:r>
    </w:p>
    <w:p w14:paraId="56C699C7"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RH</w:t>
      </w:r>
      <w:r w:rsidRPr="00DC1835">
        <w:rPr>
          <w:rFonts w:asciiTheme="minorHAnsi" w:hAnsiTheme="minorHAnsi" w:cstheme="minorHAnsi"/>
          <w:szCs w:val="22"/>
          <w:vertAlign w:val="subscript"/>
        </w:rPr>
        <w:t>fluc</w:t>
      </w:r>
      <w:r w:rsidRPr="00DC1835">
        <w:rPr>
          <w:rFonts w:asciiTheme="minorHAnsi" w:hAnsiTheme="minorHAnsi" w:cstheme="minorHAnsi"/>
          <w:szCs w:val="22"/>
        </w:rPr>
        <w:tab/>
      </w:r>
      <w:r w:rsidRPr="00DC1835">
        <w:rPr>
          <w:rFonts w:asciiTheme="minorHAnsi" w:hAnsiTheme="minorHAnsi" w:cstheme="minorHAnsi"/>
          <w:szCs w:val="22"/>
        </w:rPr>
        <w:tab/>
        <w:t>Daily diurnal relative humidity fluctuation</w:t>
      </w:r>
    </w:p>
    <w:p w14:paraId="1C0640FC"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RH</w:t>
      </w:r>
      <w:r w:rsidRPr="00DC1835">
        <w:rPr>
          <w:rFonts w:asciiTheme="minorHAnsi" w:hAnsiTheme="minorHAnsi" w:cstheme="minorHAnsi"/>
          <w:szCs w:val="22"/>
          <w:vertAlign w:val="subscript"/>
        </w:rPr>
        <w:t>max</w:t>
      </w:r>
      <w:r w:rsidRPr="00DC1835">
        <w:rPr>
          <w:rFonts w:asciiTheme="minorHAnsi" w:hAnsiTheme="minorHAnsi" w:cstheme="minorHAnsi"/>
          <w:szCs w:val="22"/>
        </w:rPr>
        <w:tab/>
      </w:r>
      <w:r w:rsidRPr="00DC1835">
        <w:rPr>
          <w:rFonts w:asciiTheme="minorHAnsi" w:hAnsiTheme="minorHAnsi" w:cstheme="minorHAnsi"/>
          <w:szCs w:val="22"/>
        </w:rPr>
        <w:tab/>
        <w:t>Daily maximum diurnal relative humidity</w:t>
      </w:r>
    </w:p>
    <w:p w14:paraId="36F7C748"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RH</w:t>
      </w:r>
      <w:r w:rsidRPr="00DC1835">
        <w:rPr>
          <w:rFonts w:asciiTheme="minorHAnsi" w:hAnsiTheme="minorHAnsi" w:cstheme="minorHAnsi"/>
          <w:szCs w:val="22"/>
          <w:vertAlign w:val="subscript"/>
        </w:rPr>
        <w:t>min</w:t>
      </w:r>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Daily minimum diurnal relative humidity</w:t>
      </w:r>
    </w:p>
    <w:p w14:paraId="5AA4F6C9"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TA</w:t>
      </w:r>
      <w:r w:rsidRPr="00DC1835">
        <w:rPr>
          <w:rFonts w:asciiTheme="minorHAnsi" w:hAnsiTheme="minorHAnsi" w:cstheme="minorHAnsi"/>
          <w:szCs w:val="22"/>
          <w:vertAlign w:val="subscript"/>
        </w:rPr>
        <w:t>local</w:t>
      </w:r>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Tunnel local ambient</w:t>
      </w:r>
    </w:p>
    <w:p w14:paraId="059C70DD" w14:textId="0ADC27E6"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TA</w:t>
      </w:r>
      <w:r w:rsidRPr="00DC1835">
        <w:rPr>
          <w:rFonts w:asciiTheme="minorHAnsi" w:hAnsiTheme="minorHAnsi" w:cstheme="minorHAnsi"/>
          <w:szCs w:val="22"/>
          <w:vertAlign w:val="subscript"/>
        </w:rPr>
        <w:t>non-loc</w:t>
      </w:r>
      <w:r w:rsidR="004F6623">
        <w:rPr>
          <w:rFonts w:asciiTheme="minorHAnsi" w:hAnsiTheme="minorHAnsi" w:cstheme="minorHAnsi"/>
          <w:szCs w:val="22"/>
          <w:vertAlign w:val="subscript"/>
        </w:rPr>
        <w:t>a</w:t>
      </w:r>
      <w:r w:rsidRPr="00DC1835">
        <w:rPr>
          <w:rFonts w:asciiTheme="minorHAnsi" w:hAnsiTheme="minorHAnsi" w:cstheme="minorHAnsi"/>
          <w:szCs w:val="22"/>
          <w:vertAlign w:val="subscript"/>
        </w:rPr>
        <w:t>l</w:t>
      </w:r>
      <w:r w:rsidRPr="00DC1835">
        <w:rPr>
          <w:rFonts w:asciiTheme="minorHAnsi" w:hAnsiTheme="minorHAnsi" w:cstheme="minorHAnsi"/>
          <w:szCs w:val="22"/>
          <w:vertAlign w:val="subscript"/>
        </w:rPr>
        <w:tab/>
      </w:r>
      <w:r w:rsidRPr="00DC1835">
        <w:rPr>
          <w:rFonts w:asciiTheme="minorHAnsi" w:hAnsiTheme="minorHAnsi" w:cstheme="minorHAnsi"/>
          <w:szCs w:val="22"/>
        </w:rPr>
        <w:t>Tunnel non-local ambient</w:t>
      </w:r>
    </w:p>
    <w:p w14:paraId="5DA27AB7"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w:t>
      </w:r>
      <w:r w:rsidRPr="00DC1835">
        <w:rPr>
          <w:rFonts w:asciiTheme="minorHAnsi" w:hAnsiTheme="minorHAnsi" w:cstheme="minorHAnsi"/>
          <w:szCs w:val="22"/>
          <w:vertAlign w:val="subscript"/>
        </w:rPr>
        <w:t>avg</w:t>
      </w:r>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Daily average diurnal temperature</w:t>
      </w:r>
    </w:p>
    <w:p w14:paraId="3D4AB3AB"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w:t>
      </w:r>
      <w:r w:rsidRPr="00DC1835">
        <w:rPr>
          <w:rFonts w:asciiTheme="minorHAnsi" w:hAnsiTheme="minorHAnsi" w:cstheme="minorHAnsi"/>
          <w:szCs w:val="22"/>
          <w:vertAlign w:val="subscript"/>
        </w:rPr>
        <w:t>day</w:t>
      </w:r>
      <w:r w:rsidRPr="00DC1835">
        <w:rPr>
          <w:rFonts w:asciiTheme="minorHAnsi" w:hAnsiTheme="minorHAnsi" w:cstheme="minorHAnsi"/>
          <w:szCs w:val="22"/>
        </w:rPr>
        <w:tab/>
      </w:r>
      <w:r w:rsidRPr="00DC1835">
        <w:rPr>
          <w:rFonts w:asciiTheme="minorHAnsi" w:hAnsiTheme="minorHAnsi" w:cstheme="minorHAnsi"/>
          <w:szCs w:val="22"/>
        </w:rPr>
        <w:tab/>
        <w:t>Daily diurnal temperature</w:t>
      </w:r>
    </w:p>
    <w:p w14:paraId="75DB8441"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w:t>
      </w:r>
      <w:r w:rsidRPr="00DC1835">
        <w:rPr>
          <w:rFonts w:asciiTheme="minorHAnsi" w:hAnsiTheme="minorHAnsi" w:cstheme="minorHAnsi"/>
          <w:szCs w:val="22"/>
          <w:vertAlign w:val="subscript"/>
        </w:rPr>
        <w:t>fluc</w:t>
      </w:r>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Daily diurnal temperature fluctuation</w:t>
      </w:r>
    </w:p>
    <w:p w14:paraId="016DA95A"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w:t>
      </w:r>
      <w:r w:rsidRPr="00DC1835">
        <w:rPr>
          <w:rFonts w:asciiTheme="minorHAnsi" w:hAnsiTheme="minorHAnsi" w:cstheme="minorHAnsi"/>
          <w:szCs w:val="22"/>
          <w:vertAlign w:val="subscript"/>
        </w:rPr>
        <w:t>max</w:t>
      </w:r>
      <w:r w:rsidRPr="00DC1835">
        <w:rPr>
          <w:rFonts w:asciiTheme="minorHAnsi" w:hAnsiTheme="minorHAnsi" w:cstheme="minorHAnsi"/>
          <w:szCs w:val="22"/>
        </w:rPr>
        <w:tab/>
      </w:r>
      <w:r w:rsidRPr="00DC1835">
        <w:rPr>
          <w:rFonts w:asciiTheme="minorHAnsi" w:hAnsiTheme="minorHAnsi" w:cstheme="minorHAnsi"/>
          <w:szCs w:val="22"/>
        </w:rPr>
        <w:tab/>
        <w:t>Daily maximum diurnal temperature</w:t>
      </w:r>
    </w:p>
    <w:p w14:paraId="67069F5C"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w:t>
      </w:r>
      <w:r w:rsidRPr="00DC1835">
        <w:rPr>
          <w:rFonts w:asciiTheme="minorHAnsi" w:hAnsiTheme="minorHAnsi" w:cstheme="minorHAnsi"/>
          <w:szCs w:val="22"/>
          <w:vertAlign w:val="subscript"/>
        </w:rPr>
        <w:t>min</w:t>
      </w:r>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Daily minimum diurnal temperature</w:t>
      </w:r>
    </w:p>
    <w:p w14:paraId="041C7913"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Z</w:t>
      </w:r>
      <w:r w:rsidRPr="00DC1835">
        <w:rPr>
          <w:rFonts w:asciiTheme="minorHAnsi" w:hAnsiTheme="minorHAnsi" w:cstheme="minorHAnsi"/>
          <w:szCs w:val="22"/>
        </w:rPr>
        <w:tab/>
      </w:r>
      <w:r w:rsidRPr="00DC1835">
        <w:rPr>
          <w:rFonts w:asciiTheme="minorHAnsi" w:hAnsiTheme="minorHAnsi" w:cstheme="minorHAnsi"/>
          <w:szCs w:val="22"/>
        </w:rPr>
        <w:tab/>
        <w:t>The zone inside the tunnel (i.e. Z1 = zone 1)</w:t>
      </w:r>
    </w:p>
    <w:p w14:paraId="22062FC6" w14:textId="77777777" w:rsidR="0001187E" w:rsidRPr="00D253EF" w:rsidRDefault="0001187E" w:rsidP="006545B8">
      <w:pPr>
        <w:pStyle w:val="PhDAPAPreliminaryHeading"/>
        <w:spacing w:line="360" w:lineRule="auto"/>
        <w:rPr>
          <w:rFonts w:asciiTheme="minorHAnsi" w:hAnsiTheme="minorHAnsi" w:cstheme="minorHAnsi"/>
          <w:sz w:val="40"/>
          <w:szCs w:val="40"/>
        </w:rPr>
      </w:pPr>
      <w:r w:rsidRPr="00D253EF">
        <w:rPr>
          <w:rFonts w:asciiTheme="minorHAnsi" w:hAnsiTheme="minorHAnsi" w:cstheme="minorHAnsi"/>
        </w:rPr>
        <w:br w:type="page"/>
      </w:r>
      <w:bookmarkStart w:id="15" w:name="_Toc414383383"/>
      <w:bookmarkStart w:id="16" w:name="_Toc86701823"/>
      <w:r w:rsidR="00F11C2C" w:rsidRPr="00D253EF">
        <w:rPr>
          <w:rFonts w:asciiTheme="minorHAnsi" w:hAnsiTheme="minorHAnsi" w:cstheme="minorHAnsi"/>
          <w:sz w:val="40"/>
          <w:szCs w:val="40"/>
        </w:rPr>
        <w:lastRenderedPageBreak/>
        <w:t>Statement of Original Authorship</w:t>
      </w:r>
      <w:bookmarkEnd w:id="15"/>
      <w:bookmarkEnd w:id="16"/>
    </w:p>
    <w:p w14:paraId="626394CC" w14:textId="77777777" w:rsidR="00F11C2C" w:rsidRPr="00D253EF" w:rsidRDefault="00F11C2C" w:rsidP="006545B8">
      <w:pPr>
        <w:pStyle w:val="PhDNormal"/>
        <w:spacing w:line="360" w:lineRule="auto"/>
        <w:rPr>
          <w:rFonts w:asciiTheme="minorHAnsi" w:hAnsiTheme="minorHAnsi" w:cstheme="minorHAnsi"/>
        </w:rPr>
      </w:pPr>
      <w:r w:rsidRPr="00D253EF">
        <w:rPr>
          <w:rFonts w:asciiTheme="minorHAnsi" w:hAnsiTheme="minorHAnsi" w:cstheme="minorHAnsi"/>
        </w:rPr>
        <w:t>The work contained in this thesis has not been previously submitted to meet requirements for an award at this or any other higher education institution. To the best of my knowledge and belief, the thesis contains no material previously published or written by another person except where due reference is made.</w:t>
      </w:r>
    </w:p>
    <w:p w14:paraId="21503618" w14:textId="77777777" w:rsidR="00F11C2C" w:rsidRPr="00D253EF" w:rsidRDefault="00F11C2C" w:rsidP="006545B8">
      <w:pPr>
        <w:pStyle w:val="PhDNormal"/>
        <w:spacing w:line="360" w:lineRule="auto"/>
        <w:rPr>
          <w:rFonts w:asciiTheme="minorHAnsi" w:hAnsiTheme="minorHAnsi" w:cstheme="minorHAnsi"/>
        </w:rPr>
      </w:pPr>
    </w:p>
    <w:p w14:paraId="1D380459" w14:textId="77777777" w:rsidR="00F11C2C" w:rsidRPr="00D253EF" w:rsidRDefault="00F11C2C" w:rsidP="006545B8">
      <w:pPr>
        <w:pStyle w:val="PhDNormal"/>
        <w:spacing w:line="360" w:lineRule="auto"/>
        <w:rPr>
          <w:rFonts w:asciiTheme="minorHAnsi" w:hAnsiTheme="minorHAnsi" w:cstheme="minorHAnsi"/>
        </w:rPr>
      </w:pPr>
    </w:p>
    <w:p w14:paraId="090B84B4" w14:textId="77777777" w:rsidR="00CB2B0D" w:rsidRPr="00D253EF" w:rsidRDefault="00CB2B0D" w:rsidP="006545B8">
      <w:pPr>
        <w:pStyle w:val="PhDNormal"/>
        <w:spacing w:line="360" w:lineRule="auto"/>
        <w:rPr>
          <w:rFonts w:asciiTheme="minorHAnsi" w:hAnsiTheme="minorHAnsi" w:cstheme="minorHAnsi"/>
        </w:rPr>
      </w:pPr>
    </w:p>
    <w:p w14:paraId="19EEB3FA" w14:textId="77777777" w:rsidR="00F11C2C" w:rsidRPr="00D253EF" w:rsidRDefault="00F11C2C" w:rsidP="006545B8">
      <w:pPr>
        <w:pStyle w:val="PhDNormal"/>
        <w:spacing w:line="360" w:lineRule="auto"/>
        <w:rPr>
          <w:rFonts w:asciiTheme="minorHAnsi" w:hAnsiTheme="minorHAnsi" w:cstheme="minorHAnsi"/>
        </w:rPr>
      </w:pPr>
    </w:p>
    <w:p w14:paraId="757B3557" w14:textId="77777777" w:rsidR="00F11C2C" w:rsidRPr="00D253EF" w:rsidRDefault="00F11C2C" w:rsidP="006545B8">
      <w:pPr>
        <w:pStyle w:val="PhDNormal"/>
        <w:spacing w:line="360" w:lineRule="auto"/>
        <w:rPr>
          <w:rFonts w:asciiTheme="minorHAnsi" w:hAnsiTheme="minorHAnsi" w:cstheme="minorHAnsi"/>
        </w:rPr>
      </w:pPr>
      <w:r w:rsidRPr="00D253EF">
        <w:rPr>
          <w:rFonts w:asciiTheme="minorHAnsi" w:hAnsiTheme="minorHAnsi" w:cstheme="minorHAnsi"/>
        </w:rPr>
        <w:t>Signature:</w:t>
      </w:r>
      <w:r w:rsidRPr="00D253EF">
        <w:rPr>
          <w:rFonts w:asciiTheme="minorHAnsi" w:hAnsiTheme="minorHAnsi" w:cstheme="minorHAnsi"/>
        </w:rPr>
        <w:tab/>
        <w:t>_________________________</w:t>
      </w:r>
    </w:p>
    <w:p w14:paraId="12BA3B4D" w14:textId="77777777" w:rsidR="00F11C2C" w:rsidRPr="00D253EF" w:rsidRDefault="00F11C2C" w:rsidP="006545B8">
      <w:pPr>
        <w:pStyle w:val="PhDNormal"/>
        <w:spacing w:line="360" w:lineRule="auto"/>
        <w:rPr>
          <w:rFonts w:asciiTheme="minorHAnsi" w:hAnsiTheme="minorHAnsi" w:cstheme="minorHAnsi"/>
        </w:rPr>
      </w:pPr>
    </w:p>
    <w:p w14:paraId="0D81B3A5" w14:textId="77777777" w:rsidR="00F11C2C" w:rsidRPr="00D253EF" w:rsidRDefault="00F11C2C" w:rsidP="006545B8">
      <w:pPr>
        <w:pStyle w:val="PhDNormal"/>
        <w:spacing w:line="360" w:lineRule="auto"/>
        <w:rPr>
          <w:rFonts w:asciiTheme="minorHAnsi" w:hAnsiTheme="minorHAnsi" w:cstheme="minorHAnsi"/>
        </w:rPr>
      </w:pPr>
      <w:r w:rsidRPr="00D253EF">
        <w:rPr>
          <w:rFonts w:asciiTheme="minorHAnsi" w:hAnsiTheme="minorHAnsi" w:cstheme="minorHAnsi"/>
        </w:rPr>
        <w:t>Date:</w:t>
      </w:r>
      <w:r w:rsidRPr="00D253EF">
        <w:rPr>
          <w:rFonts w:asciiTheme="minorHAnsi" w:hAnsiTheme="minorHAnsi" w:cstheme="minorHAnsi"/>
        </w:rPr>
        <w:tab/>
      </w:r>
      <w:r w:rsidRPr="00D253EF">
        <w:rPr>
          <w:rFonts w:asciiTheme="minorHAnsi" w:hAnsiTheme="minorHAnsi" w:cstheme="minorHAnsi"/>
        </w:rPr>
        <w:tab/>
        <w:t>_________________________</w:t>
      </w:r>
    </w:p>
    <w:p w14:paraId="702A8FAB" w14:textId="08A76A2B" w:rsidR="00F80971" w:rsidRPr="00D253EF" w:rsidRDefault="00637F6B" w:rsidP="00DC1835">
      <w:pPr>
        <w:pStyle w:val="PhDAPAPreliminaryHeading"/>
        <w:spacing w:line="360" w:lineRule="auto"/>
        <w:rPr>
          <w:rFonts w:asciiTheme="minorHAnsi" w:hAnsiTheme="minorHAnsi" w:cstheme="minorHAnsi"/>
          <w:sz w:val="40"/>
          <w:szCs w:val="40"/>
        </w:rPr>
      </w:pPr>
      <w:r w:rsidRPr="00D253EF">
        <w:rPr>
          <w:rFonts w:asciiTheme="minorHAnsi" w:hAnsiTheme="minorHAnsi" w:cstheme="minorHAnsi"/>
        </w:rPr>
        <w:br w:type="page"/>
      </w:r>
      <w:bookmarkStart w:id="17" w:name="_Toc414383384"/>
      <w:bookmarkStart w:id="18" w:name="_Toc86701824"/>
      <w:r w:rsidR="007F25C8" w:rsidRPr="00D253EF">
        <w:rPr>
          <w:rFonts w:asciiTheme="minorHAnsi" w:hAnsiTheme="minorHAnsi" w:cstheme="minorHAnsi"/>
          <w:sz w:val="40"/>
          <w:szCs w:val="40"/>
        </w:rPr>
        <w:lastRenderedPageBreak/>
        <w:t>Acknowledg</w:t>
      </w:r>
      <w:r w:rsidR="001606C4" w:rsidRPr="00D253EF">
        <w:rPr>
          <w:rFonts w:asciiTheme="minorHAnsi" w:hAnsiTheme="minorHAnsi" w:cstheme="minorHAnsi"/>
          <w:sz w:val="40"/>
          <w:szCs w:val="40"/>
        </w:rPr>
        <w:t>e</w:t>
      </w:r>
      <w:r w:rsidRPr="00D253EF">
        <w:rPr>
          <w:rFonts w:asciiTheme="minorHAnsi" w:hAnsiTheme="minorHAnsi" w:cstheme="minorHAnsi"/>
          <w:sz w:val="40"/>
          <w:szCs w:val="40"/>
        </w:rPr>
        <w:t>ments</w:t>
      </w:r>
      <w:bookmarkEnd w:id="17"/>
      <w:bookmarkEnd w:id="18"/>
    </w:p>
    <w:p w14:paraId="729BF6A2" w14:textId="5E2C326C" w:rsidR="00DC1835" w:rsidRPr="00D253EF" w:rsidRDefault="00DC1835" w:rsidP="00DC1835">
      <w:pPr>
        <w:spacing w:after="240" w:line="360" w:lineRule="auto"/>
        <w:ind w:firstLine="567"/>
        <w:jc w:val="both"/>
        <w:rPr>
          <w:rFonts w:asciiTheme="minorHAnsi" w:hAnsiTheme="minorHAnsi" w:cstheme="minorHAnsi"/>
        </w:rPr>
      </w:pPr>
      <w:r w:rsidRPr="00D253EF">
        <w:rPr>
          <w:rFonts w:asciiTheme="minorHAnsi" w:hAnsiTheme="minorHAnsi" w:cstheme="minorHAnsi"/>
        </w:rPr>
        <w:t>It is a genuine pleasure to show my sincere gratitude and appreciation to many people over the course of th</w:t>
      </w:r>
      <w:r w:rsidR="00F42B55">
        <w:rPr>
          <w:rFonts w:asciiTheme="minorHAnsi" w:hAnsiTheme="minorHAnsi" w:cstheme="minorHAnsi"/>
        </w:rPr>
        <w:t>is</w:t>
      </w:r>
      <w:r w:rsidRPr="00D253EF">
        <w:rPr>
          <w:rFonts w:asciiTheme="minorHAnsi" w:hAnsiTheme="minorHAnsi" w:cstheme="minorHAnsi"/>
        </w:rPr>
        <w:t xml:space="preserve"> study, the completion of this study could not have been possible without the encouragement and support from all of you. Foremost, I would like to express my deep sense of thanks and gratitude to my primary supervisor, Prof. Stuart Parsons, who has given me this precious opportunity to conduct this amazing research for my M</w:t>
      </w:r>
      <w:r w:rsidR="00F42B55">
        <w:rPr>
          <w:rFonts w:asciiTheme="minorHAnsi" w:hAnsiTheme="minorHAnsi" w:cstheme="minorHAnsi"/>
        </w:rPr>
        <w:t>.</w:t>
      </w:r>
      <w:r w:rsidRPr="00D253EF">
        <w:rPr>
          <w:rFonts w:asciiTheme="minorHAnsi" w:hAnsiTheme="minorHAnsi" w:cstheme="minorHAnsi"/>
        </w:rPr>
        <w:t>Phil. Thank you so much for guiding me all the time and giving me many useful advice not only on this study but also other aspects of life through the course of this study, I am really grateful to have you as my supervisor. It is no doubt that your guidance helped in all the time of research and writing of this thesis. A great thanks to you for coming to the field spending whole day in the bush helping me to set up the acoustic monitoring recorders in summer. Thank you for your encouragement and giving confidence when I was stressing out about the timing of completion of this study. Your appreciation on the improvement of my English writing has motivated me a lot through the study. Thanks for often making yourself available for me to discuss about my project, I will miss the time chatting about bats with you.</w:t>
      </w:r>
    </w:p>
    <w:p w14:paraId="6451A8A6" w14:textId="121D79AE" w:rsidR="00DC1835" w:rsidRPr="00D253EF" w:rsidRDefault="00DC1835" w:rsidP="00DC1835">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I would like to thank my co-supervisor, Associate Prof. Susan Fuller, technical advisers Prof. Andrew Flectcher, Prof. Robin Drogemuller, and Dr. Roger Coles for giving me many useful </w:t>
      </w:r>
      <w:r w:rsidR="00F42B55" w:rsidRPr="00D253EF">
        <w:rPr>
          <w:rFonts w:asciiTheme="minorHAnsi" w:hAnsiTheme="minorHAnsi" w:cstheme="minorHAnsi"/>
        </w:rPr>
        <w:t>advice</w:t>
      </w:r>
      <w:r w:rsidRPr="00D253EF">
        <w:rPr>
          <w:rFonts w:asciiTheme="minorHAnsi" w:hAnsiTheme="minorHAnsi" w:cstheme="minorHAnsi"/>
        </w:rPr>
        <w:t xml:space="preserve"> and technical supports through the study. To Susan Fuller, thank you for inviting me to many meetings with your group to give me new insights for my study, and giving me useful advice for my project. To Andrew Flectcher and Robin Drogemuller, thank you for giving your time showing me how to use the Cloudcompare and TrimbleRealworks software to analysis my LIDAR results. It was nice and interesting to discuss about different aspects of science with you. To Roger Coles, thank you so much for giving your time to help me out in the field and provide many interesting ideas and useful advice for my study.</w:t>
      </w:r>
    </w:p>
    <w:p w14:paraId="2BBFD5A0" w14:textId="1B5B51FF" w:rsidR="00DC1835" w:rsidRPr="00D253EF" w:rsidRDefault="00DC1835" w:rsidP="00DC1835">
      <w:pPr>
        <w:spacing w:after="240" w:line="360" w:lineRule="auto"/>
        <w:ind w:firstLine="567"/>
        <w:jc w:val="both"/>
        <w:rPr>
          <w:rFonts w:asciiTheme="minorHAnsi" w:hAnsiTheme="minorHAnsi" w:cstheme="minorHAnsi"/>
          <w:lang w:val="en-US"/>
        </w:rPr>
      </w:pPr>
      <w:r w:rsidRPr="00D253EF">
        <w:rPr>
          <w:rFonts w:asciiTheme="minorHAnsi" w:hAnsiTheme="minorHAnsi" w:cstheme="minorHAnsi"/>
        </w:rPr>
        <w:t xml:space="preserve">My sincere thanks also go to all the landowners in the Samford region involved in this study, for grating me access </w:t>
      </w:r>
      <w:r w:rsidR="00B91F23">
        <w:rPr>
          <w:rFonts w:asciiTheme="minorHAnsi" w:hAnsiTheme="minorHAnsi" w:cstheme="minorHAnsi"/>
        </w:rPr>
        <w:t>to</w:t>
      </w:r>
      <w:r w:rsidRPr="00D253EF">
        <w:rPr>
          <w:rFonts w:asciiTheme="minorHAnsi" w:hAnsiTheme="minorHAnsi" w:cstheme="minorHAnsi"/>
        </w:rPr>
        <w:t xml:space="preserve"> conduct my research within your property. </w:t>
      </w:r>
      <w:r w:rsidRPr="00D253EF">
        <w:rPr>
          <w:rFonts w:asciiTheme="minorHAnsi" w:hAnsiTheme="minorHAnsi" w:cstheme="minorHAnsi"/>
        </w:rPr>
        <w:lastRenderedPageBreak/>
        <w:t>Thank you for all of you showing me around in your property and guide me through the rough terrain to set up the acoustic recorders. Your generous help and cooperation have contributed a lot to the successful of this study. I would also like to specially thank you Jess Gorring from Moreton Bay Regional Council to offer this opportunity to conduct a study on bats in the Yugar tunnel, and granted me access into this interesting place.</w:t>
      </w:r>
    </w:p>
    <w:p w14:paraId="7973357C" w14:textId="77777777" w:rsidR="00DC1835" w:rsidRPr="00D253EF" w:rsidRDefault="00DC1835" w:rsidP="00DC1835">
      <w:pPr>
        <w:spacing w:after="240" w:line="360" w:lineRule="auto"/>
        <w:ind w:firstLine="567"/>
        <w:jc w:val="both"/>
        <w:rPr>
          <w:rFonts w:asciiTheme="minorHAnsi" w:hAnsiTheme="minorHAnsi" w:cstheme="minorHAnsi"/>
        </w:rPr>
      </w:pPr>
      <w:r w:rsidRPr="00D253EF">
        <w:rPr>
          <w:rFonts w:asciiTheme="minorHAnsi" w:hAnsiTheme="minorHAnsi" w:cstheme="minorHAnsi"/>
        </w:rPr>
        <w:t>I thank many of my friends who have been through this two years journey of M.Phil with me. I would like to thank Isaac Yau, Joel Chalton, Tyson Watkins, Tony Shek, Yiu Ching, Marvin Lee and Aaron in particular, for spending many days in the field to collect data for the study. This research would not have been successful without the help from anyone of you. I am really grateful to have all of you supporting me through my study, and I will miss the time spending in the field with you all.</w:t>
      </w:r>
    </w:p>
    <w:p w14:paraId="53D7D87F" w14:textId="77777777" w:rsidR="00DC1835" w:rsidRPr="00D253EF" w:rsidRDefault="00DC1835" w:rsidP="00DC1835">
      <w:pPr>
        <w:spacing w:after="240" w:line="360" w:lineRule="auto"/>
        <w:ind w:firstLine="567"/>
        <w:jc w:val="both"/>
        <w:rPr>
          <w:rFonts w:asciiTheme="minorHAnsi" w:hAnsiTheme="minorHAnsi" w:cstheme="minorHAnsi"/>
        </w:rPr>
      </w:pPr>
      <w:r w:rsidRPr="00D253EF">
        <w:rPr>
          <w:rFonts w:asciiTheme="minorHAnsi" w:hAnsiTheme="minorHAnsi" w:cstheme="minorHAnsi"/>
        </w:rPr>
        <w:t>Last but not least, I would like to thank my family. Thank you for all the support and care you have given me through my M.Phil journey. Thank you, my mother and father, for encouraging me to pursue what I want. Thank you to my brother for cheering me up when I needed. Although we are separated in three different continents, I am grateful to everything you have done for me and appreciate all the support and encouragement you have given me in this journey. I am sure there are more wonderful journeys coming.</w:t>
      </w:r>
    </w:p>
    <w:p w14:paraId="2BD68550" w14:textId="77777777" w:rsidR="001D1804" w:rsidRPr="00D253EF" w:rsidRDefault="001D1804" w:rsidP="006545B8">
      <w:pPr>
        <w:pStyle w:val="Heading1"/>
        <w:spacing w:line="360" w:lineRule="auto"/>
        <w:rPr>
          <w:rFonts w:asciiTheme="minorHAnsi" w:hAnsiTheme="minorHAnsi" w:cstheme="minorHAnsi"/>
        </w:rPr>
        <w:sectPr w:rsidR="001D1804" w:rsidRPr="00D253EF" w:rsidSect="0074317B">
          <w:headerReference w:type="even" r:id="rId61"/>
          <w:headerReference w:type="default" r:id="rId62"/>
          <w:footerReference w:type="even" r:id="rId63"/>
          <w:footerReference w:type="default" r:id="rId64"/>
          <w:type w:val="oddPage"/>
          <w:pgSz w:w="11907" w:h="16840" w:code="9"/>
          <w:pgMar w:top="1418" w:right="1418" w:bottom="1418" w:left="2268" w:header="720" w:footer="720" w:gutter="0"/>
          <w:pgNumType w:fmt="lowerRoman" w:start="1"/>
          <w:cols w:space="720"/>
          <w:docGrid w:linePitch="326"/>
        </w:sectPr>
      </w:pPr>
    </w:p>
    <w:p w14:paraId="5FC52102" w14:textId="3FFDF5A3" w:rsidR="00637F6B" w:rsidRPr="00D253EF" w:rsidRDefault="00262E53" w:rsidP="00E93A8B">
      <w:pPr>
        <w:pStyle w:val="Heading1"/>
        <w:pBdr>
          <w:bottom w:val="single" w:sz="4" w:space="1" w:color="auto"/>
        </w:pBdr>
        <w:spacing w:line="360" w:lineRule="auto"/>
        <w:rPr>
          <w:rFonts w:asciiTheme="minorHAnsi" w:hAnsiTheme="minorHAnsi" w:cstheme="minorHAnsi"/>
          <w:sz w:val="40"/>
          <w:szCs w:val="40"/>
        </w:rPr>
      </w:pPr>
      <w:bookmarkStart w:id="19" w:name="_Toc414383385"/>
      <w:bookmarkStart w:id="20" w:name="_Toc86701825"/>
      <w:r w:rsidRPr="00D253EF">
        <w:rPr>
          <w:rFonts w:asciiTheme="minorHAnsi" w:hAnsiTheme="minorHAnsi" w:cstheme="minorHAnsi"/>
          <w:sz w:val="40"/>
          <w:szCs w:val="40"/>
        </w:rPr>
        <w:lastRenderedPageBreak/>
        <w:t xml:space="preserve">General </w:t>
      </w:r>
      <w:r w:rsidR="0064718E" w:rsidRPr="00D253EF">
        <w:rPr>
          <w:rFonts w:asciiTheme="minorHAnsi" w:hAnsiTheme="minorHAnsi" w:cstheme="minorHAnsi"/>
          <w:sz w:val="40"/>
          <w:szCs w:val="40"/>
        </w:rPr>
        <w:t>I</w:t>
      </w:r>
      <w:r w:rsidR="005356DD" w:rsidRPr="00D253EF">
        <w:rPr>
          <w:rFonts w:asciiTheme="minorHAnsi" w:hAnsiTheme="minorHAnsi" w:cstheme="minorHAnsi"/>
          <w:sz w:val="40"/>
          <w:szCs w:val="40"/>
        </w:rPr>
        <w:t>ntroduction</w:t>
      </w:r>
      <w:bookmarkEnd w:id="19"/>
      <w:bookmarkEnd w:id="20"/>
    </w:p>
    <w:p w14:paraId="2C4B9749" w14:textId="77777777" w:rsidR="00664C5D" w:rsidRPr="00D253EF" w:rsidRDefault="00262E53" w:rsidP="00664C5D">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This chapter provides a brief overview of the project and a general background of relevant literature to provide the rationale, content and significance of this study. This section also provides an overview and justification for each chapter of the thesis. </w:t>
      </w:r>
    </w:p>
    <w:p w14:paraId="6715A9A7" w14:textId="7D43C78E" w:rsidR="00262E53" w:rsidRPr="00D253EF" w:rsidRDefault="00262E53" w:rsidP="00664C5D">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 </w:t>
      </w:r>
    </w:p>
    <w:p w14:paraId="73AB06F7" w14:textId="6A2C341A" w:rsidR="00585859" w:rsidRPr="00D253EF" w:rsidRDefault="00262E53" w:rsidP="00585859">
      <w:pPr>
        <w:pStyle w:val="Heading2"/>
        <w:spacing w:line="360" w:lineRule="auto"/>
        <w:rPr>
          <w:rFonts w:asciiTheme="minorHAnsi" w:hAnsiTheme="minorHAnsi" w:cstheme="minorHAnsi"/>
          <w:sz w:val="28"/>
        </w:rPr>
      </w:pPr>
      <w:bookmarkStart w:id="21" w:name="_Toc71543597"/>
      <w:bookmarkStart w:id="22" w:name="_Toc86701826"/>
      <w:r w:rsidRPr="00D253EF">
        <w:rPr>
          <w:rFonts w:asciiTheme="minorHAnsi" w:hAnsiTheme="minorHAnsi" w:cstheme="minorHAnsi"/>
          <w:sz w:val="28"/>
        </w:rPr>
        <w:t>1.1</w:t>
      </w:r>
      <w:r w:rsidRPr="00D253EF">
        <w:rPr>
          <w:rFonts w:asciiTheme="minorHAnsi" w:hAnsiTheme="minorHAnsi" w:cstheme="minorHAnsi"/>
          <w:sz w:val="28"/>
        </w:rPr>
        <w:tab/>
        <w:t>Introductory Statement</w:t>
      </w:r>
      <w:bookmarkEnd w:id="21"/>
      <w:bookmarkEnd w:id="22"/>
    </w:p>
    <w:p w14:paraId="7F771493" w14:textId="004C57A1" w:rsidR="00262E53" w:rsidRPr="007852D7" w:rsidRDefault="00262E53" w:rsidP="007852D7">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An increasing amount of research has been done recently to develop a better understanding of the biology, ecology, and behavior of bats and how this relates to their functions within ecological systems. Studies have shown that bats play an important role in sustaining a healthy ecosystem through pollination, seed dispersal and balancing insect diversity</w:t>
      </w:r>
      <w:r w:rsidR="00E64866">
        <w:rPr>
          <w:rFonts w:asciiTheme="minorHAnsi" w:eastAsia="Calibri" w:hAnsiTheme="minorHAnsi" w:cstheme="minorHAnsi"/>
        </w:rPr>
        <w:t xml:space="preserve"> and abundance</w:t>
      </w:r>
      <w:r w:rsidRPr="00D253EF">
        <w:rPr>
          <w:rFonts w:asciiTheme="minorHAnsi" w:eastAsia="Calibri" w:hAnsiTheme="minorHAnsi" w:cstheme="minorHAnsi"/>
        </w:rPr>
        <w:t>. Many species of bat</w:t>
      </w:r>
      <w:r w:rsidR="00D82F9C">
        <w:rPr>
          <w:rFonts w:asciiTheme="minorHAnsi" w:eastAsia="Calibri" w:hAnsiTheme="minorHAnsi" w:cstheme="minorHAnsi"/>
        </w:rPr>
        <w:t>s</w:t>
      </w:r>
      <w:r w:rsidRPr="00D253EF">
        <w:rPr>
          <w:rFonts w:asciiTheme="minorHAnsi" w:eastAsia="Calibri" w:hAnsiTheme="minorHAnsi" w:cstheme="minorHAnsi"/>
        </w:rPr>
        <w:t xml:space="preserve"> roost in anthropogenic structures including houses, tunnels, and mines including several Australian species such as </w:t>
      </w:r>
      <w:r w:rsidRPr="00D253EF">
        <w:rPr>
          <w:rFonts w:asciiTheme="minorHAnsi" w:eastAsia="Calibri" w:hAnsiTheme="minorHAnsi" w:cstheme="minorHAnsi"/>
          <w:i/>
        </w:rPr>
        <w:t xml:space="preserve">Vespadelus troughtoni, Vespadelus finlaysoni, </w:t>
      </w:r>
      <w:r w:rsidR="003A058D">
        <w:rPr>
          <w:rFonts w:asciiTheme="minorHAnsi" w:eastAsia="Calibri" w:hAnsiTheme="minorHAnsi" w:cstheme="minorHAnsi"/>
          <w:i/>
        </w:rPr>
        <w:t>Austronomus</w:t>
      </w:r>
      <w:r w:rsidRPr="00D253EF">
        <w:rPr>
          <w:rFonts w:asciiTheme="minorHAnsi" w:eastAsia="Calibri" w:hAnsiTheme="minorHAnsi" w:cstheme="minorHAnsi"/>
          <w:i/>
        </w:rPr>
        <w:t xml:space="preserve"> australis, and Chalinolobus gouldii. </w:t>
      </w:r>
      <w:r w:rsidRPr="00D253EF">
        <w:rPr>
          <w:rFonts w:asciiTheme="minorHAnsi" w:eastAsia="Calibri" w:hAnsiTheme="minorHAnsi" w:cstheme="minorHAnsi"/>
        </w:rPr>
        <w:t>This project studied the bat species present in the Yugar tunnel, near Samford</w:t>
      </w:r>
      <w:r w:rsidR="00E64866">
        <w:rPr>
          <w:rFonts w:asciiTheme="minorHAnsi" w:eastAsia="Calibri" w:hAnsiTheme="minorHAnsi" w:cstheme="minorHAnsi"/>
        </w:rPr>
        <w:t xml:space="preserve"> close to Brisbane in Australia</w:t>
      </w:r>
      <w:r w:rsidRPr="00D253EF">
        <w:rPr>
          <w:rFonts w:asciiTheme="minorHAnsi" w:eastAsia="Calibri" w:hAnsiTheme="minorHAnsi" w:cstheme="minorHAnsi"/>
        </w:rPr>
        <w:t xml:space="preserve">. Past studies of bats using this tunnel have reported that </w:t>
      </w:r>
      <w:r w:rsidRPr="00D253EF">
        <w:rPr>
          <w:rFonts w:asciiTheme="minorHAnsi" w:eastAsia="Calibri" w:hAnsiTheme="minorHAnsi" w:cstheme="minorHAnsi"/>
          <w:i/>
        </w:rPr>
        <w:t>Rhinolophus megaphyllus, Myotis macropus, and Miniopterus australis</w:t>
      </w:r>
      <w:r w:rsidRPr="00D253EF">
        <w:rPr>
          <w:rFonts w:asciiTheme="minorHAnsi" w:eastAsia="Calibri" w:hAnsiTheme="minorHAnsi" w:cstheme="minorHAnsi"/>
        </w:rPr>
        <w:t xml:space="preserve"> are present. These studies focused on species composition and richness, meaning little is known about their roosting behavior, ecology, and the utilisation of surrounding landscape for foraging. My research will investigate the present bat species in the Yugar tunnel in terms of microhabitat roosting selection, species richness, population size, </w:t>
      </w:r>
      <w:r w:rsidR="00F67D2C" w:rsidRPr="00D253EF">
        <w:rPr>
          <w:rFonts w:asciiTheme="minorHAnsi" w:hAnsiTheme="minorHAnsi" w:cstheme="minorHAnsi"/>
          <w:szCs w:val="24"/>
        </w:rPr>
        <w:t>emergence and return pattern</w:t>
      </w:r>
      <w:r w:rsidR="00F67D2C">
        <w:rPr>
          <w:rFonts w:asciiTheme="minorHAnsi" w:eastAsia="Calibri" w:hAnsiTheme="minorHAnsi" w:cstheme="minorHAnsi"/>
        </w:rPr>
        <w:t xml:space="preserve">, </w:t>
      </w:r>
      <w:r w:rsidRPr="00D253EF">
        <w:rPr>
          <w:rFonts w:asciiTheme="minorHAnsi" w:eastAsia="Calibri" w:hAnsiTheme="minorHAnsi" w:cstheme="minorHAnsi"/>
        </w:rPr>
        <w:t>and relative activity patterns in the surrounding landscape.</w:t>
      </w:r>
    </w:p>
    <w:p w14:paraId="131EF729" w14:textId="0F0FBD0F" w:rsidR="00262E53" w:rsidRPr="007852D7" w:rsidRDefault="00262E53" w:rsidP="00585859">
      <w:pPr>
        <w:pStyle w:val="Heading2"/>
        <w:spacing w:line="360" w:lineRule="auto"/>
        <w:rPr>
          <w:rFonts w:asciiTheme="minorHAnsi" w:hAnsiTheme="minorHAnsi" w:cstheme="minorHAnsi"/>
          <w:sz w:val="36"/>
          <w:szCs w:val="36"/>
        </w:rPr>
      </w:pPr>
      <w:bookmarkStart w:id="23" w:name="_Toc71543598"/>
      <w:bookmarkStart w:id="24" w:name="_Toc86701827"/>
      <w:r w:rsidRPr="007852D7">
        <w:rPr>
          <w:rFonts w:asciiTheme="minorHAnsi" w:hAnsiTheme="minorHAnsi" w:cstheme="minorHAnsi"/>
          <w:sz w:val="36"/>
          <w:szCs w:val="36"/>
        </w:rPr>
        <w:t>1.2</w:t>
      </w:r>
      <w:r w:rsidRPr="007852D7">
        <w:rPr>
          <w:rFonts w:asciiTheme="minorHAnsi" w:hAnsiTheme="minorHAnsi" w:cstheme="minorHAnsi"/>
          <w:sz w:val="36"/>
          <w:szCs w:val="36"/>
        </w:rPr>
        <w:tab/>
        <w:t>Background</w:t>
      </w:r>
      <w:bookmarkEnd w:id="23"/>
      <w:bookmarkEnd w:id="24"/>
    </w:p>
    <w:p w14:paraId="67A57E8D" w14:textId="43691044"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belong to the Order Chiroptera, and with over 1400 species described to date </w:t>
      </w:r>
      <w:r w:rsidR="00EF221E">
        <w:rPr>
          <w:rFonts w:asciiTheme="minorHAnsi" w:eastAsia="Calibri" w:hAnsiTheme="minorHAnsi" w:cstheme="minorHAnsi"/>
        </w:rPr>
        <w:t>this order</w:t>
      </w:r>
      <w:r w:rsidRPr="00D253EF">
        <w:rPr>
          <w:rFonts w:asciiTheme="minorHAnsi" w:eastAsia="Calibri" w:hAnsiTheme="minorHAnsi" w:cstheme="minorHAnsi"/>
        </w:rPr>
        <w:t xml:space="preserve"> has the second highest diversity </w:t>
      </w:r>
      <w:r w:rsidR="008B03FA">
        <w:rPr>
          <w:rFonts w:asciiTheme="minorHAnsi" w:eastAsia="Calibri" w:hAnsiTheme="minorHAnsi" w:cstheme="minorHAnsi"/>
        </w:rPr>
        <w:t xml:space="preserve">of all </w:t>
      </w:r>
      <w:r w:rsidRPr="00D253EF">
        <w:rPr>
          <w:rFonts w:asciiTheme="minorHAnsi" w:eastAsia="Calibri" w:hAnsiTheme="minorHAnsi" w:cstheme="minorHAnsi"/>
        </w:rPr>
        <w:t>mammal</w:t>
      </w:r>
      <w:r w:rsidR="008B03FA">
        <w:rPr>
          <w:rFonts w:asciiTheme="minorHAnsi" w:eastAsia="Calibri" w:hAnsiTheme="minorHAnsi" w:cstheme="minorHAnsi"/>
        </w:rPr>
        <w:t>s</w:t>
      </w:r>
      <w:r w:rsidR="00EF221E">
        <w:rPr>
          <w:rFonts w:asciiTheme="minorHAnsi" w:eastAsia="Calibri" w:hAnsiTheme="minorHAnsi" w:cstheme="minorHAnsi"/>
        </w:rPr>
        <w:t xml:space="preserve"> </w:t>
      </w:r>
      <w:r w:rsidRPr="00D253EF">
        <w:rPr>
          <w:rFonts w:asciiTheme="minorHAnsi" w:eastAsia="Calibri" w:hAnsiTheme="minorHAnsi" w:cstheme="minorHAnsi"/>
        </w:rPr>
        <w:t xml:space="preserve">(Welch &amp; Leppanen 2017). Bats represent more than 20% of living mammal species and are the only </w:t>
      </w:r>
      <w:r w:rsidRPr="00D253EF">
        <w:rPr>
          <w:rFonts w:asciiTheme="minorHAnsi" w:eastAsia="Calibri" w:hAnsiTheme="minorHAnsi" w:cstheme="minorHAnsi"/>
        </w:rPr>
        <w:lastRenderedPageBreak/>
        <w:t>mammal capable of true flight (Wang et al. 2014). The common ancestor of bats can be traced back approximately 60 to 70 million years before present (Fenton &amp; Ratcliffe 2010). Recent molecular and phylogenetic studies show that bats (Chiroptera) can be divided into two suborders: Yinpterochiroptera and Yangochiroptera (Agnarsson et al. 2011). Yangochroptera includes families such as Miniopteridae, Myzopodidae and Vespertilionidae,</w:t>
      </w:r>
      <w:r w:rsidR="0043714C">
        <w:rPr>
          <w:rFonts w:asciiTheme="minorHAnsi" w:eastAsia="Calibri" w:hAnsiTheme="minorHAnsi" w:cstheme="minorHAnsi"/>
        </w:rPr>
        <w:t xml:space="preserve"> </w:t>
      </w:r>
      <w:r w:rsidRPr="00D253EF">
        <w:rPr>
          <w:rFonts w:asciiTheme="minorHAnsi" w:eastAsia="Calibri" w:hAnsiTheme="minorHAnsi" w:cstheme="minorHAnsi"/>
        </w:rPr>
        <w:t>while Yinpterochiroptera includes Rhinolophidae, Hipposideridae and Craseonycteridae, and all flying-fox families such as Pteropodinae, Nyctimeninae and Epomophorinae.</w:t>
      </w:r>
    </w:p>
    <w:p w14:paraId="13B627F1" w14:textId="3F784201"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are distributed in every continent except Antarctica, with higher diversity in tropical and subtropical regions, </w:t>
      </w:r>
      <w:r w:rsidR="0024549D">
        <w:rPr>
          <w:rFonts w:asciiTheme="minorHAnsi" w:eastAsia="Calibri" w:hAnsiTheme="minorHAnsi" w:cstheme="minorHAnsi"/>
        </w:rPr>
        <w:t>which decreases</w:t>
      </w:r>
      <w:r w:rsidRPr="00D253EF">
        <w:rPr>
          <w:rFonts w:asciiTheme="minorHAnsi" w:eastAsia="Calibri" w:hAnsiTheme="minorHAnsi" w:cstheme="minorHAnsi"/>
        </w:rPr>
        <w:t xml:space="preserve"> towards the poles (Peixoto et al. 2018). Bats live in a variety of habitats including rainforests, deserts, grasslands, woodlands, and wetlands (Fenton &amp; Ratcliffe 2010). They are almost exclusively nocturnal, although diurnal activity has been reported in several species such as </w:t>
      </w:r>
      <w:r w:rsidR="008F2498">
        <w:rPr>
          <w:rFonts w:asciiTheme="minorHAnsi" w:eastAsia="Calibri" w:hAnsiTheme="minorHAnsi" w:cstheme="minorHAnsi"/>
        </w:rPr>
        <w:t>the</w:t>
      </w:r>
      <w:r w:rsidR="008F2498" w:rsidRPr="008F2498">
        <w:t xml:space="preserve"> </w:t>
      </w:r>
      <w:r w:rsidR="008F2498" w:rsidRPr="008F2498">
        <w:rPr>
          <w:rFonts w:asciiTheme="minorHAnsi" w:eastAsia="Calibri" w:hAnsiTheme="minorHAnsi" w:cstheme="minorHAnsi"/>
        </w:rPr>
        <w:t>Azores noctule</w:t>
      </w:r>
      <w:r w:rsidR="008F2498">
        <w:rPr>
          <w:rFonts w:asciiTheme="minorHAnsi" w:eastAsia="Calibri" w:hAnsiTheme="minorHAnsi" w:cstheme="minorHAnsi"/>
        </w:rPr>
        <w:t xml:space="preserve"> (</w:t>
      </w:r>
      <w:r w:rsidRPr="002E4F28">
        <w:rPr>
          <w:rFonts w:asciiTheme="minorHAnsi" w:eastAsia="Calibri" w:hAnsiTheme="minorHAnsi" w:cstheme="minorHAnsi"/>
          <w:i/>
        </w:rPr>
        <w:t>Nyctalus azoreum</w:t>
      </w:r>
      <w:r w:rsidR="008F2498" w:rsidRPr="002E4F28">
        <w:rPr>
          <w:rFonts w:asciiTheme="minorHAnsi" w:eastAsia="Calibri" w:hAnsiTheme="minorHAnsi" w:cstheme="minorHAnsi"/>
          <w:iCs/>
        </w:rPr>
        <w:t>)</w:t>
      </w:r>
      <w:r w:rsidRPr="00D253EF">
        <w:rPr>
          <w:rFonts w:asciiTheme="minorHAnsi" w:eastAsia="Calibri" w:hAnsiTheme="minorHAnsi" w:cstheme="minorHAnsi"/>
        </w:rPr>
        <w:t xml:space="preserve"> and </w:t>
      </w:r>
      <w:r w:rsidR="00F80C3B" w:rsidRPr="00F80C3B">
        <w:rPr>
          <w:rFonts w:asciiTheme="minorHAnsi" w:eastAsia="Calibri" w:hAnsiTheme="minorHAnsi" w:cstheme="minorHAnsi"/>
        </w:rPr>
        <w:t>Noack's roundleaf bat</w:t>
      </w:r>
      <w:r w:rsidR="00F80C3B">
        <w:rPr>
          <w:rFonts w:asciiTheme="minorHAnsi" w:eastAsia="Calibri" w:hAnsiTheme="minorHAnsi" w:cstheme="minorHAnsi"/>
        </w:rPr>
        <w:t xml:space="preserve"> </w:t>
      </w:r>
      <w:r w:rsidR="00F80C3B" w:rsidRPr="002E4F28">
        <w:rPr>
          <w:rFonts w:asciiTheme="minorHAnsi" w:eastAsia="Calibri" w:hAnsiTheme="minorHAnsi" w:cstheme="minorHAnsi"/>
        </w:rPr>
        <w:t>(</w:t>
      </w:r>
      <w:r w:rsidRPr="002E4F28">
        <w:rPr>
          <w:rFonts w:asciiTheme="minorHAnsi" w:eastAsia="Calibri" w:hAnsiTheme="minorHAnsi" w:cstheme="minorHAnsi"/>
          <w:i/>
        </w:rPr>
        <w:t>Hipposideros ruber</w:t>
      </w:r>
      <w:r w:rsidR="00F80C3B" w:rsidRPr="002E4F28">
        <w:rPr>
          <w:rFonts w:asciiTheme="minorHAnsi" w:eastAsia="Calibri" w:hAnsiTheme="minorHAnsi" w:cstheme="minorHAnsi"/>
        </w:rPr>
        <w:t>)</w:t>
      </w:r>
      <w:r w:rsidR="00F80C3B">
        <w:rPr>
          <w:rFonts w:asciiTheme="minorHAnsi" w:eastAsia="Calibri" w:hAnsiTheme="minorHAnsi" w:cstheme="minorHAnsi"/>
        </w:rPr>
        <w:t xml:space="preserve"> </w:t>
      </w:r>
      <w:r w:rsidRPr="00D253EF">
        <w:rPr>
          <w:rFonts w:asciiTheme="minorHAnsi" w:eastAsia="Calibri" w:hAnsiTheme="minorHAnsi" w:cstheme="minorHAnsi"/>
        </w:rPr>
        <w:t>(Russo et al. 2011).</w:t>
      </w:r>
    </w:p>
    <w:p w14:paraId="4BE3E495" w14:textId="4EF0B855"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More than 1000 species (~70%) of bat</w:t>
      </w:r>
      <w:r w:rsidR="00F27D84">
        <w:rPr>
          <w:rFonts w:asciiTheme="minorHAnsi" w:eastAsia="Calibri" w:hAnsiTheme="minorHAnsi" w:cstheme="minorHAnsi"/>
        </w:rPr>
        <w:t>s</w:t>
      </w:r>
      <w:r w:rsidRPr="00D253EF">
        <w:rPr>
          <w:rFonts w:asciiTheme="minorHAnsi" w:eastAsia="Calibri" w:hAnsiTheme="minorHAnsi" w:cstheme="minorHAnsi"/>
        </w:rPr>
        <w:t xml:space="preserve"> rely on echolocation while the others (~30%) utilise their senses of smell and vision for navigation and foraging (Boonman et al., 2013; Corlett 2011). Echolocating bats use auditory analysis of echoes from their own emitted sounds to identify different surrounding objects and prey (Griffin &amp; Grinnell 1958). For example, bats analyse the echo delay of their calls to calculate distance information to nearby objects in their environment (Simmons 1973). They are also able to determine information on objects in their path such target classification, vertical location, and localisation for single or multiple reflecting targets (Moss &amp; Surlykke 2001; Surlykke et al. 2009).</w:t>
      </w:r>
    </w:p>
    <w:p w14:paraId="1F59CABF" w14:textId="4492EE60"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occupy many sensory-ecological niches, which are reflected in morphological adaptions such as wing shape, body size, and pinna shape (Dong et al. 2013; Stoffberg et al. 2011). For example, bats that forage within forests (also referred to as cluttered habitats) have different wing morphologies when compared with open space foraging species (Marinello &amp; Bernard 2014). Bats that forage in cluttered habitats require good maneuverability to avoid collisions while hunting </w:t>
      </w:r>
      <w:r w:rsidRPr="00D253EF">
        <w:rPr>
          <w:rFonts w:asciiTheme="minorHAnsi" w:eastAsia="Calibri" w:hAnsiTheme="minorHAnsi" w:cstheme="minorHAnsi"/>
        </w:rPr>
        <w:lastRenderedPageBreak/>
        <w:t>prey, and thus generally have lower wing loading and aspect ratios (Maine et al. 2014). Bats that fly in more open spaces generally have higher wing loadings and aspect ratios which allow fast and more energetically economic flight over longer distances (Maine et al. 2014; Ober et al. 2017).  Differences in flight morphology among bat species helps to facilitate diverse foraging niches such as gleaning and aerial hawking and allowing for resources partitioning (Denzinger &amp; Schnitzler 2013).</w:t>
      </w:r>
    </w:p>
    <w:p w14:paraId="388884C3" w14:textId="22674D6F" w:rsidR="00262E53" w:rsidRPr="00D253EF" w:rsidRDefault="00262E53" w:rsidP="007852D7">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prey on a diversity of food items including insects, fruit, pollen, nectar, flesh, and blood. However, each species tends to </w:t>
      </w:r>
      <w:r w:rsidR="00666333" w:rsidRPr="00D253EF">
        <w:rPr>
          <w:rFonts w:asciiTheme="minorHAnsi" w:eastAsia="Calibri" w:hAnsiTheme="minorHAnsi" w:cstheme="minorHAnsi"/>
        </w:rPr>
        <w:t>express</w:t>
      </w:r>
      <w:r w:rsidRPr="00D253EF">
        <w:rPr>
          <w:rFonts w:asciiTheme="minorHAnsi" w:eastAsia="Calibri" w:hAnsiTheme="minorHAnsi" w:cstheme="minorHAnsi"/>
        </w:rPr>
        <w:t xml:space="preserve"> a particular dietary preference with approximately 70% of bats being solely insectivorous; majority of the remainder are frugivorous with less than 1% carnivorous and only three species sanguivores (Fenton &amp; Ratcliffe 2010; Fenton et al. 2012). Bats’ broad ecological and dietary niches provide significant ecosystem services such as arthropod suppression, pollination, and seed dispersal. Insectivorous bats largely consume arthropods and airborne insects, many of which are significant agricultural pests or harmful to humans (Kunz et al. 2011).  Insectivorous bats play an important role in insect suppression. For example, the Brazilian free-tailed bat (</w:t>
      </w:r>
      <w:r w:rsidRPr="00D253EF">
        <w:rPr>
          <w:rFonts w:asciiTheme="minorHAnsi" w:eastAsia="Calibri" w:hAnsiTheme="minorHAnsi" w:cstheme="minorHAnsi"/>
          <w:i/>
        </w:rPr>
        <w:t>Tadarida brasiliensis</w:t>
      </w:r>
      <w:r w:rsidRPr="00D253EF">
        <w:rPr>
          <w:rFonts w:asciiTheme="minorHAnsi" w:eastAsia="Calibri" w:hAnsiTheme="minorHAnsi" w:cstheme="minorHAnsi"/>
        </w:rPr>
        <w:t xml:space="preserve">) can consume up to 70% of their body mass in insects each night and it is estimated that a large colony of over one million individuals could consume up to 8.4 metric tons of insects in one night (Kunz et al. 1995).  Frugivorous bats disperse seeds within and across different ecosystems and introduce foundation plants into disturbed landscapes (Corlett 2017). Fifty to ninety percent of tropical plants grow fleshy fruits adapted to be consumed by vertebrates such as bats, indicating the significance of frugivorous species for dispersing the seeds (Galetti et al. 2011). Furthermore, through flight bats </w:t>
      </w:r>
      <w:r w:rsidR="00E151EA" w:rsidRPr="00D253EF">
        <w:rPr>
          <w:rFonts w:asciiTheme="minorHAnsi" w:eastAsia="Calibri" w:hAnsiTheme="minorHAnsi" w:cstheme="minorHAnsi"/>
        </w:rPr>
        <w:t>can</w:t>
      </w:r>
      <w:r w:rsidRPr="00D253EF">
        <w:rPr>
          <w:rFonts w:asciiTheme="minorHAnsi" w:eastAsia="Calibri" w:hAnsiTheme="minorHAnsi" w:cstheme="minorHAnsi"/>
        </w:rPr>
        <w:t xml:space="preserve"> travel a longer distance over shorter </w:t>
      </w:r>
      <w:r w:rsidR="00080E88" w:rsidRPr="00D253EF">
        <w:rPr>
          <w:rFonts w:asciiTheme="minorHAnsi" w:eastAsia="Calibri" w:hAnsiTheme="minorHAnsi" w:cstheme="minorHAnsi"/>
        </w:rPr>
        <w:t>time</w:t>
      </w:r>
      <w:r w:rsidRPr="00D253EF">
        <w:rPr>
          <w:rFonts w:asciiTheme="minorHAnsi" w:eastAsia="Calibri" w:hAnsiTheme="minorHAnsi" w:cstheme="minorHAnsi"/>
        </w:rPr>
        <w:t xml:space="preserve"> than other mammals thus increasing their effectiveness as seed dispersers. </w:t>
      </w:r>
    </w:p>
    <w:p w14:paraId="5F7481C1" w14:textId="06DB4130" w:rsidR="00262E53" w:rsidRPr="00D253EF" w:rsidRDefault="00262E53" w:rsidP="00FE4AC4">
      <w:pPr>
        <w:shd w:val="clear" w:color="auto" w:fill="FFFFFF"/>
        <w:spacing w:before="240"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Over the last decade, many scientific studies have shown that anthropogenic activities such as deforestation and urbanisation have contributed to fragmentation and deterioration of many ecosystems. Such changes have seriously impacted bat species richness and abundance, especially in tropical regions (Bader et al. 2015; Barlow et al. 2007). However, not all bat species are vulnerable to anthropogenic change. For example, some large frugivorous species such as </w:t>
      </w:r>
      <w:r w:rsidR="00883C65">
        <w:rPr>
          <w:rFonts w:asciiTheme="minorHAnsi" w:eastAsia="Calibri" w:hAnsiTheme="minorHAnsi" w:cstheme="minorHAnsi"/>
        </w:rPr>
        <w:t xml:space="preserve">the </w:t>
      </w:r>
      <w:r w:rsidR="00883C65" w:rsidRPr="00883C65">
        <w:rPr>
          <w:rFonts w:asciiTheme="minorHAnsi" w:eastAsia="Calibri" w:hAnsiTheme="minorHAnsi" w:cstheme="minorHAnsi"/>
        </w:rPr>
        <w:t xml:space="preserve">Jamaican fruit bat </w:t>
      </w:r>
      <w:r w:rsidR="00883C65">
        <w:rPr>
          <w:rFonts w:asciiTheme="minorHAnsi" w:eastAsia="Calibri" w:hAnsiTheme="minorHAnsi" w:cstheme="minorHAnsi"/>
        </w:rPr>
        <w:lastRenderedPageBreak/>
        <w:t>(</w:t>
      </w:r>
      <w:r w:rsidRPr="00D253EF">
        <w:rPr>
          <w:rFonts w:asciiTheme="minorHAnsi" w:eastAsia="Calibri" w:hAnsiTheme="minorHAnsi" w:cstheme="minorHAnsi"/>
          <w:i/>
        </w:rPr>
        <w:t>Artibeus jamaicensis</w:t>
      </w:r>
      <w:r w:rsidR="00883C65">
        <w:rPr>
          <w:rFonts w:asciiTheme="minorHAnsi" w:eastAsia="Calibri" w:hAnsiTheme="minorHAnsi" w:cstheme="minorHAnsi"/>
          <w:iCs/>
        </w:rPr>
        <w:t>)</w:t>
      </w:r>
      <w:r w:rsidRPr="00D253EF">
        <w:rPr>
          <w:rFonts w:asciiTheme="minorHAnsi" w:eastAsia="Calibri" w:hAnsiTheme="minorHAnsi" w:cstheme="minorHAnsi"/>
        </w:rPr>
        <w:t>,</w:t>
      </w:r>
      <w:r w:rsidR="00A8321A">
        <w:rPr>
          <w:rFonts w:asciiTheme="minorHAnsi" w:eastAsia="Calibri" w:hAnsiTheme="minorHAnsi" w:cstheme="minorHAnsi"/>
        </w:rPr>
        <w:t xml:space="preserve"> </w:t>
      </w:r>
      <w:r w:rsidR="00C263F2" w:rsidRPr="00C263F2">
        <w:rPr>
          <w:rFonts w:asciiTheme="minorHAnsi" w:eastAsia="Calibri" w:hAnsiTheme="minorHAnsi" w:cstheme="minorHAnsi"/>
        </w:rPr>
        <w:t>Seba's short-tailed bat</w:t>
      </w:r>
      <w:r w:rsidR="00C263F2">
        <w:rPr>
          <w:rFonts w:asciiTheme="minorHAnsi" w:eastAsia="Calibri" w:hAnsiTheme="minorHAnsi" w:cstheme="minorHAnsi"/>
        </w:rPr>
        <w:t xml:space="preserve"> (</w:t>
      </w:r>
      <w:r w:rsidRPr="00D253EF">
        <w:rPr>
          <w:rFonts w:asciiTheme="minorHAnsi" w:eastAsia="Calibri" w:hAnsiTheme="minorHAnsi" w:cstheme="minorHAnsi"/>
          <w:i/>
        </w:rPr>
        <w:t>Carollia perspicillata</w:t>
      </w:r>
      <w:r w:rsidR="00C263F2">
        <w:rPr>
          <w:rFonts w:asciiTheme="minorHAnsi" w:eastAsia="Calibri" w:hAnsiTheme="minorHAnsi" w:cstheme="minorHAnsi"/>
          <w:iCs/>
        </w:rPr>
        <w:t>)</w:t>
      </w:r>
      <w:r w:rsidRPr="00D253EF">
        <w:rPr>
          <w:rFonts w:asciiTheme="minorHAnsi" w:eastAsia="Calibri" w:hAnsiTheme="minorHAnsi" w:cstheme="minorHAnsi"/>
        </w:rPr>
        <w:t xml:space="preserve"> and </w:t>
      </w:r>
      <w:r w:rsidR="00AD5957" w:rsidRPr="00AD5957">
        <w:rPr>
          <w:rFonts w:asciiTheme="minorHAnsi" w:eastAsia="Calibri" w:hAnsiTheme="minorHAnsi" w:cstheme="minorHAnsi"/>
        </w:rPr>
        <w:t xml:space="preserve">Ryukyu flying fox </w:t>
      </w:r>
      <w:r w:rsidR="00AD5957">
        <w:rPr>
          <w:rFonts w:asciiTheme="minorHAnsi" w:eastAsia="Calibri" w:hAnsiTheme="minorHAnsi" w:cstheme="minorHAnsi"/>
        </w:rPr>
        <w:t>(</w:t>
      </w:r>
      <w:r w:rsidRPr="00D253EF">
        <w:rPr>
          <w:rFonts w:asciiTheme="minorHAnsi" w:eastAsia="Calibri" w:hAnsiTheme="minorHAnsi" w:cstheme="minorHAnsi"/>
          <w:i/>
        </w:rPr>
        <w:t>Pteropus dasymallus inopinatus</w:t>
      </w:r>
      <w:r w:rsidR="00AD5957">
        <w:rPr>
          <w:rFonts w:asciiTheme="minorHAnsi" w:eastAsia="Calibri" w:hAnsiTheme="minorHAnsi" w:cstheme="minorHAnsi"/>
          <w:iCs/>
        </w:rPr>
        <w:t>)</w:t>
      </w:r>
      <w:r w:rsidRPr="00D253EF">
        <w:rPr>
          <w:rFonts w:asciiTheme="minorHAnsi" w:eastAsia="Calibri" w:hAnsiTheme="minorHAnsi" w:cstheme="minorHAnsi"/>
        </w:rPr>
        <w:t xml:space="preserve"> appear to benefit from an increase in exotic vegetation, and show an increase in abundance in areas with human impacts (Williams-Guillen &amp; Perfecto 2010; Jung &amp; Threlfall 2016; Nakamoto et al. 2007). Conversely, insectivorous bats could be more threatened by anthropogenic impacts. Multiple surveys on insectivorous bat species richness and population in Singapore have found that human population increases, and land-use changes have increased the local extinction rate of bats by up to 69-75% (Brook et al. 2003); Rhinolophidae and Hipposideridae represent over half (62%) of the bats documented as locally extinct in Singapore (Pottie et al. 2005). This pattern of decline is claimed to be symptomatic of urbanisation (Russo &amp; Ancillotto 2015). However, some species that are adapted to forage in open space with lower frequency echolocation are more likely to benefit from urban settings (Threlfall et al. 2012). For instance, </w:t>
      </w:r>
      <w:r w:rsidR="00A8321A">
        <w:rPr>
          <w:rFonts w:asciiTheme="minorHAnsi" w:eastAsia="Calibri" w:hAnsiTheme="minorHAnsi" w:cstheme="minorHAnsi"/>
        </w:rPr>
        <w:t xml:space="preserve">the </w:t>
      </w:r>
      <w:r w:rsidR="00FE4AC4" w:rsidRPr="00FE4AC4">
        <w:rPr>
          <w:rFonts w:asciiTheme="minorHAnsi" w:eastAsia="Calibri" w:hAnsiTheme="minorHAnsi" w:cstheme="minorHAnsi"/>
        </w:rPr>
        <w:t xml:space="preserve">Mexican free-tailed bat </w:t>
      </w:r>
      <w:r w:rsidR="00FE4AC4">
        <w:rPr>
          <w:rFonts w:asciiTheme="minorHAnsi" w:eastAsia="Calibri" w:hAnsiTheme="minorHAnsi" w:cstheme="minorHAnsi"/>
        </w:rPr>
        <w:t>(</w:t>
      </w:r>
      <w:r w:rsidRPr="00D253EF">
        <w:rPr>
          <w:rFonts w:asciiTheme="minorHAnsi" w:eastAsia="Calibri" w:hAnsiTheme="minorHAnsi" w:cstheme="minorHAnsi"/>
          <w:i/>
        </w:rPr>
        <w:t>Tardariada brasiliensis</w:t>
      </w:r>
      <w:r w:rsidR="00FE4AC4">
        <w:rPr>
          <w:rFonts w:asciiTheme="minorHAnsi" w:eastAsia="Calibri" w:hAnsiTheme="minorHAnsi" w:cstheme="minorHAnsi"/>
          <w:iCs/>
        </w:rPr>
        <w:t>)</w:t>
      </w:r>
      <w:r w:rsidRPr="00D253EF">
        <w:rPr>
          <w:rFonts w:asciiTheme="minorHAnsi" w:eastAsia="Calibri" w:hAnsiTheme="minorHAnsi" w:cstheme="minorHAnsi"/>
        </w:rPr>
        <w:t xml:space="preserve"> (Krauel &amp; LeBuhn 2016), </w:t>
      </w:r>
      <w:r w:rsidR="00D02F6A" w:rsidRPr="00D02F6A">
        <w:rPr>
          <w:rFonts w:asciiTheme="minorHAnsi" w:eastAsia="Calibri" w:hAnsiTheme="minorHAnsi" w:cstheme="minorHAnsi"/>
        </w:rPr>
        <w:t xml:space="preserve">Little brown bat </w:t>
      </w:r>
      <w:r w:rsidR="00D02F6A">
        <w:rPr>
          <w:rFonts w:asciiTheme="minorHAnsi" w:eastAsia="Calibri" w:hAnsiTheme="minorHAnsi" w:cstheme="minorHAnsi"/>
        </w:rPr>
        <w:t>(</w:t>
      </w:r>
      <w:r w:rsidRPr="00D253EF">
        <w:rPr>
          <w:rFonts w:asciiTheme="minorHAnsi" w:eastAsia="Calibri" w:hAnsiTheme="minorHAnsi" w:cstheme="minorHAnsi"/>
          <w:i/>
        </w:rPr>
        <w:t>Myotis lucifugus</w:t>
      </w:r>
      <w:r w:rsidR="00D02F6A">
        <w:rPr>
          <w:rFonts w:asciiTheme="minorHAnsi" w:eastAsia="Calibri" w:hAnsiTheme="minorHAnsi" w:cstheme="minorHAnsi"/>
          <w:iCs/>
        </w:rPr>
        <w:t>)</w:t>
      </w:r>
      <w:r w:rsidRPr="00D253EF">
        <w:rPr>
          <w:rFonts w:asciiTheme="minorHAnsi" w:eastAsia="Calibri" w:hAnsiTheme="minorHAnsi" w:cstheme="minorHAnsi"/>
        </w:rPr>
        <w:t xml:space="preserve"> (Coleman &amp; Barclay 2012), and </w:t>
      </w:r>
      <w:r w:rsidR="00063670" w:rsidRPr="00063670">
        <w:rPr>
          <w:rFonts w:asciiTheme="minorHAnsi" w:eastAsia="Calibri" w:hAnsiTheme="minorHAnsi" w:cstheme="minorHAnsi"/>
        </w:rPr>
        <w:t xml:space="preserve">Ride's </w:t>
      </w:r>
      <w:r w:rsidR="0092666B">
        <w:rPr>
          <w:rFonts w:asciiTheme="minorHAnsi" w:eastAsia="Calibri" w:hAnsiTheme="minorHAnsi" w:cstheme="minorHAnsi"/>
        </w:rPr>
        <w:t>f</w:t>
      </w:r>
      <w:r w:rsidR="00063670" w:rsidRPr="00063670">
        <w:rPr>
          <w:rFonts w:asciiTheme="minorHAnsi" w:eastAsia="Calibri" w:hAnsiTheme="minorHAnsi" w:cstheme="minorHAnsi"/>
        </w:rPr>
        <w:t>ree-tailed Bat</w:t>
      </w:r>
      <w:r w:rsidR="00063670">
        <w:rPr>
          <w:rFonts w:asciiTheme="minorHAnsi" w:eastAsia="Calibri" w:hAnsiTheme="minorHAnsi" w:cstheme="minorHAnsi"/>
        </w:rPr>
        <w:t xml:space="preserve"> (</w:t>
      </w:r>
      <w:r w:rsidR="00B56141" w:rsidRPr="00B56141">
        <w:rPr>
          <w:rFonts w:asciiTheme="minorHAnsi" w:eastAsia="Calibri" w:hAnsiTheme="minorHAnsi" w:cstheme="minorHAnsi"/>
          <w:i/>
          <w:iCs/>
        </w:rPr>
        <w:t>Ozimops ridei</w:t>
      </w:r>
      <w:r w:rsidR="00063670">
        <w:rPr>
          <w:rFonts w:asciiTheme="minorHAnsi" w:eastAsia="Calibri" w:hAnsiTheme="minorHAnsi" w:cstheme="minorHAnsi"/>
        </w:rPr>
        <w:t>)</w:t>
      </w:r>
      <w:r w:rsidR="00B56141">
        <w:rPr>
          <w:rFonts w:asciiTheme="minorHAnsi" w:eastAsia="Calibri" w:hAnsiTheme="minorHAnsi" w:cstheme="minorHAnsi"/>
        </w:rPr>
        <w:t xml:space="preserve"> </w:t>
      </w:r>
      <w:commentRangeStart w:id="25"/>
      <w:commentRangeEnd w:id="25"/>
      <w:r w:rsidR="002C7BBC">
        <w:rPr>
          <w:rStyle w:val="CommentReference"/>
          <w:rFonts w:asciiTheme="minorHAnsi" w:eastAsiaTheme="minorEastAsia" w:hAnsiTheme="minorHAnsi" w:cstheme="minorBidi"/>
          <w:lang w:val="en-US" w:eastAsia="zh-TW"/>
        </w:rPr>
        <w:commentReference w:id="25"/>
      </w:r>
      <w:r w:rsidRPr="00D253EF">
        <w:rPr>
          <w:rFonts w:asciiTheme="minorHAnsi" w:eastAsia="Calibri" w:hAnsiTheme="minorHAnsi" w:cstheme="minorHAnsi"/>
        </w:rPr>
        <w:t xml:space="preserve">(Threlfall et al. 2012) have shown </w:t>
      </w:r>
      <w:r w:rsidR="009F0293">
        <w:rPr>
          <w:rFonts w:asciiTheme="minorHAnsi" w:eastAsia="Calibri" w:hAnsiTheme="minorHAnsi" w:cstheme="minorHAnsi"/>
        </w:rPr>
        <w:t xml:space="preserve">a </w:t>
      </w:r>
      <w:r w:rsidR="002C7BBC">
        <w:rPr>
          <w:rFonts w:asciiTheme="minorHAnsi" w:eastAsia="Calibri" w:hAnsiTheme="minorHAnsi" w:cstheme="minorHAnsi"/>
        </w:rPr>
        <w:t xml:space="preserve">higher </w:t>
      </w:r>
      <w:r w:rsidRPr="00D253EF">
        <w:rPr>
          <w:rFonts w:asciiTheme="minorHAnsi" w:eastAsia="Calibri" w:hAnsiTheme="minorHAnsi" w:cstheme="minorHAnsi"/>
        </w:rPr>
        <w:t xml:space="preserve">foraging activity and abundance in urban environments. Urban environments where canopy cover is reduced has increased the prey availability for these species especially in parklands and backyards (Threlfall et al. 2012). </w:t>
      </w:r>
    </w:p>
    <w:p w14:paraId="634945AE" w14:textId="1C1D3D11"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Among the many contemporary anthropogenic changes, habitat fragmentation is likely to be one of major factors impacting biodiversity, including bat communities (Meyer et al. 2015). Habitat fragmentation is a form of landscape disturbance caused by expanding human activities, such as the increasing intensity of agriculture practices, that gradually breaks up large areas of native vegetation into smaller, more isolated and discontinuous patches (Wilson et al. 2016). The decline in habitat patch size is thought to decrease overall species diversity and population size, and disproportionately impact rare species (</w:t>
      </w:r>
      <w:r w:rsidRPr="004F2268">
        <w:rPr>
          <w:rFonts w:asciiTheme="minorHAnsi" w:eastAsia="Calibri" w:hAnsiTheme="minorHAnsi" w:cstheme="minorHAnsi"/>
        </w:rPr>
        <w:t>Cagnolo et al. 2009</w:t>
      </w:r>
      <w:r w:rsidRPr="00D253EF">
        <w:rPr>
          <w:rFonts w:asciiTheme="minorHAnsi" w:eastAsia="Calibri" w:hAnsiTheme="minorHAnsi" w:cstheme="minorHAnsi"/>
        </w:rPr>
        <w:t>). Bat species that have low tolerances for edge effects such as</w:t>
      </w:r>
      <w:r w:rsidR="00635A32">
        <w:rPr>
          <w:rFonts w:asciiTheme="minorHAnsi" w:eastAsia="Calibri" w:hAnsiTheme="minorHAnsi" w:cstheme="minorHAnsi"/>
        </w:rPr>
        <w:t xml:space="preserve"> </w:t>
      </w:r>
      <w:r w:rsidR="00635A32" w:rsidRPr="00635A32">
        <w:rPr>
          <w:rFonts w:asciiTheme="minorHAnsi" w:eastAsia="Calibri" w:hAnsiTheme="minorHAnsi" w:cstheme="minorHAnsi"/>
        </w:rPr>
        <w:t xml:space="preserve">Gould's long-eared bat </w:t>
      </w:r>
      <w:r w:rsidR="00635A32">
        <w:rPr>
          <w:rFonts w:asciiTheme="minorHAnsi" w:eastAsia="Calibri" w:hAnsiTheme="minorHAnsi" w:cstheme="minorHAnsi"/>
        </w:rPr>
        <w:t>(</w:t>
      </w:r>
      <w:r w:rsidRPr="00D253EF">
        <w:rPr>
          <w:rFonts w:asciiTheme="minorHAnsi" w:eastAsia="Calibri" w:hAnsiTheme="minorHAnsi" w:cstheme="minorHAnsi"/>
          <w:i/>
        </w:rPr>
        <w:t>Nyctophilus gouldii</w:t>
      </w:r>
      <w:r w:rsidR="00D45C3D">
        <w:rPr>
          <w:rFonts w:asciiTheme="minorHAnsi" w:eastAsia="Calibri" w:hAnsiTheme="minorHAnsi" w:cstheme="minorHAnsi"/>
          <w:iCs/>
        </w:rPr>
        <w:t>)</w:t>
      </w:r>
      <w:r w:rsidRPr="00D253EF">
        <w:rPr>
          <w:rFonts w:asciiTheme="minorHAnsi" w:eastAsia="Calibri" w:hAnsiTheme="minorHAnsi" w:cstheme="minorHAnsi"/>
        </w:rPr>
        <w:t xml:space="preserve"> and </w:t>
      </w:r>
      <w:r w:rsidR="00A607E2" w:rsidRPr="00A607E2">
        <w:rPr>
          <w:rFonts w:asciiTheme="minorHAnsi" w:eastAsia="Calibri" w:hAnsiTheme="minorHAnsi" w:cstheme="minorHAnsi"/>
        </w:rPr>
        <w:t xml:space="preserve">Little </w:t>
      </w:r>
      <w:r w:rsidR="0092666B">
        <w:rPr>
          <w:rFonts w:asciiTheme="minorHAnsi" w:eastAsia="Calibri" w:hAnsiTheme="minorHAnsi" w:cstheme="minorHAnsi"/>
        </w:rPr>
        <w:t>f</w:t>
      </w:r>
      <w:r w:rsidR="00A607E2" w:rsidRPr="00A607E2">
        <w:rPr>
          <w:rFonts w:asciiTheme="minorHAnsi" w:eastAsia="Calibri" w:hAnsiTheme="minorHAnsi" w:cstheme="minorHAnsi"/>
        </w:rPr>
        <w:t xml:space="preserve">orest </w:t>
      </w:r>
      <w:r w:rsidR="0092666B">
        <w:rPr>
          <w:rFonts w:asciiTheme="minorHAnsi" w:eastAsia="Calibri" w:hAnsiTheme="minorHAnsi" w:cstheme="minorHAnsi"/>
        </w:rPr>
        <w:t>b</w:t>
      </w:r>
      <w:r w:rsidR="00A607E2" w:rsidRPr="00A607E2">
        <w:rPr>
          <w:rFonts w:asciiTheme="minorHAnsi" w:eastAsia="Calibri" w:hAnsiTheme="minorHAnsi" w:cstheme="minorHAnsi"/>
        </w:rPr>
        <w:t xml:space="preserve">at </w:t>
      </w:r>
      <w:r w:rsidR="00A607E2">
        <w:rPr>
          <w:rFonts w:asciiTheme="minorHAnsi" w:eastAsia="Calibri" w:hAnsiTheme="minorHAnsi" w:cstheme="minorHAnsi"/>
        </w:rPr>
        <w:t>(</w:t>
      </w:r>
      <w:r w:rsidR="00430394" w:rsidRPr="00430394">
        <w:rPr>
          <w:rFonts w:asciiTheme="minorHAnsi" w:eastAsia="Calibri" w:hAnsiTheme="minorHAnsi" w:cstheme="minorHAnsi"/>
          <w:i/>
          <w:iCs/>
        </w:rPr>
        <w:t>Vespadelus vulturnus</w:t>
      </w:r>
      <w:r w:rsidR="00A607E2">
        <w:rPr>
          <w:rFonts w:asciiTheme="minorHAnsi" w:eastAsia="Calibri" w:hAnsiTheme="minorHAnsi" w:cstheme="minorHAnsi"/>
        </w:rPr>
        <w:t>)</w:t>
      </w:r>
      <w:r w:rsidR="0047548A">
        <w:rPr>
          <w:rFonts w:asciiTheme="minorHAnsi" w:eastAsia="Calibri" w:hAnsiTheme="minorHAnsi" w:cstheme="minorHAnsi"/>
        </w:rPr>
        <w:t xml:space="preserve"> </w:t>
      </w:r>
      <w:r w:rsidRPr="00D253EF">
        <w:rPr>
          <w:rFonts w:asciiTheme="minorHAnsi" w:eastAsia="Calibri" w:hAnsiTheme="minorHAnsi" w:cstheme="minorHAnsi"/>
        </w:rPr>
        <w:t>are likely to experience a population decline in disturbed habitats (Threlfall et al. 2013; Meyer et al. 2008</w:t>
      </w:r>
      <w:r w:rsidR="00430394">
        <w:rPr>
          <w:rFonts w:asciiTheme="minorHAnsi" w:eastAsia="Calibri" w:hAnsiTheme="minorHAnsi" w:cstheme="minorHAnsi"/>
        </w:rPr>
        <w:t>; Haddock et al. 2019</w:t>
      </w:r>
      <w:r w:rsidRPr="00D253EF">
        <w:rPr>
          <w:rFonts w:asciiTheme="minorHAnsi" w:eastAsia="Calibri" w:hAnsiTheme="minorHAnsi" w:cstheme="minorHAnsi"/>
        </w:rPr>
        <w:t>). Insectivorous bats have diverse roosting habit (</w:t>
      </w:r>
      <w:r w:rsidRPr="004F2268">
        <w:rPr>
          <w:rFonts w:asciiTheme="minorHAnsi" w:eastAsia="Calibri" w:hAnsiTheme="minorHAnsi" w:cstheme="minorHAnsi"/>
        </w:rPr>
        <w:t>Edirisinghe et al. 2018), but the</w:t>
      </w:r>
      <w:r w:rsidRPr="00D253EF">
        <w:rPr>
          <w:rFonts w:asciiTheme="minorHAnsi" w:eastAsia="Calibri" w:hAnsiTheme="minorHAnsi" w:cstheme="minorHAnsi"/>
        </w:rPr>
        <w:t xml:space="preserve"> </w:t>
      </w:r>
      <w:r w:rsidRPr="00D253EF">
        <w:rPr>
          <w:rFonts w:asciiTheme="minorHAnsi" w:eastAsia="Calibri" w:hAnsiTheme="minorHAnsi" w:cstheme="minorHAnsi"/>
        </w:rPr>
        <w:lastRenderedPageBreak/>
        <w:t>removal of hollow-bearing trees due to land-use change and habitat fragmentation decreases roost availability which reduces bat abundance (Seltmann et al. 2017). Therefore, it is important to understand bats’ roosting habits and how they interact with</w:t>
      </w:r>
      <w:r w:rsidR="009F0293">
        <w:rPr>
          <w:rFonts w:asciiTheme="minorHAnsi" w:eastAsia="Calibri" w:hAnsiTheme="minorHAnsi" w:cstheme="minorHAnsi"/>
        </w:rPr>
        <w:t xml:space="preserve"> the </w:t>
      </w:r>
      <w:r w:rsidRPr="00D253EF">
        <w:rPr>
          <w:rFonts w:asciiTheme="minorHAnsi" w:eastAsia="Calibri" w:hAnsiTheme="minorHAnsi" w:cstheme="minorHAnsi"/>
        </w:rPr>
        <w:t>surrounding environment to better inform conservation management (Fabianek et al. 2015b; Morris et al. 2010).</w:t>
      </w:r>
    </w:p>
    <w:p w14:paraId="47EFDDDA" w14:textId="52F131D7"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roost in a variety of naturally occurring and anthropogenically created structures including caves, mines, house attics, rock crevices, tunnels, tree hollows, and foliage (Santana et al. 2011). Roosting sites are often found within 10 km of riparian habitats and have good foraging conditions in the surrounding environment; it has been suggested that distance to resources is critical for bats’ roost site selection (Fabianek et al. 2015a). Roost selection by bats depends on multiple ecological factors such as microhabitat, temperature, and protection from weather and predators (Moretto &amp; Francis 2017). For example, natural cave roosts are relatively cool and provide a stable thermal environment during the day, while some anthropogenic structures such as house attics and barns provide more variable environments where temperature fluctuations occur daily and seasonally (Marquard &amp; Choate 2009). Furthermore, bats are thought to have multiple roosting sites with a range of microclimates that suit their seasonal needs throughout a year. For instance, within many bat species females and young prefer a warm and humid microclimate that allows them to maintain temperature and </w:t>
      </w:r>
      <w:r w:rsidR="005743EB">
        <w:rPr>
          <w:rFonts w:asciiTheme="minorHAnsi" w:eastAsia="Calibri" w:hAnsiTheme="minorHAnsi" w:cstheme="minorHAnsi"/>
        </w:rPr>
        <w:t xml:space="preserve">reduce </w:t>
      </w:r>
      <w:r w:rsidRPr="00D253EF">
        <w:rPr>
          <w:rFonts w:asciiTheme="minorHAnsi" w:eastAsia="Calibri" w:hAnsiTheme="minorHAnsi" w:cstheme="minorHAnsi"/>
        </w:rPr>
        <w:t xml:space="preserve">water and energy loss in summer (Snoyman &amp; Brown 2011). During winter, when resource and insect abundance are limited, species such as </w:t>
      </w:r>
      <w:r w:rsidRPr="00D253EF">
        <w:rPr>
          <w:rFonts w:asciiTheme="minorHAnsi" w:eastAsia="Calibri" w:hAnsiTheme="minorHAnsi" w:cstheme="minorHAnsi"/>
          <w:i/>
        </w:rPr>
        <w:t>Myo</w:t>
      </w:r>
      <w:r w:rsidR="0084235C">
        <w:rPr>
          <w:rFonts w:asciiTheme="minorHAnsi" w:eastAsia="Calibri" w:hAnsiTheme="minorHAnsi" w:cstheme="minorHAnsi"/>
          <w:i/>
        </w:rPr>
        <w:t>t</w:t>
      </w:r>
      <w:r w:rsidRPr="00D253EF">
        <w:rPr>
          <w:rFonts w:asciiTheme="minorHAnsi" w:eastAsia="Calibri" w:hAnsiTheme="minorHAnsi" w:cstheme="minorHAnsi"/>
          <w:i/>
        </w:rPr>
        <w:t xml:space="preserve">is </w:t>
      </w:r>
      <w:r w:rsidR="0084235C" w:rsidRPr="0084235C">
        <w:rPr>
          <w:rFonts w:asciiTheme="minorHAnsi" w:eastAsia="Calibri" w:hAnsiTheme="minorHAnsi" w:cstheme="minorHAnsi"/>
          <w:i/>
        </w:rPr>
        <w:t>lucifugus</w:t>
      </w:r>
      <w:r w:rsidRPr="00D253EF">
        <w:rPr>
          <w:rFonts w:asciiTheme="minorHAnsi" w:eastAsia="Calibri" w:hAnsiTheme="minorHAnsi" w:cstheme="minorHAnsi"/>
        </w:rPr>
        <w:t xml:space="preserve"> (Jonasson &amp; Willis 2012) and </w:t>
      </w:r>
      <w:r w:rsidR="00353933" w:rsidRPr="00353933">
        <w:rPr>
          <w:rFonts w:asciiTheme="minorHAnsi" w:eastAsia="Calibri" w:hAnsiTheme="minorHAnsi" w:cstheme="minorHAnsi"/>
        </w:rPr>
        <w:t xml:space="preserve">New Zealand lesser short-tailed bat </w:t>
      </w:r>
      <w:r w:rsidR="00353933">
        <w:rPr>
          <w:rFonts w:asciiTheme="minorHAnsi" w:eastAsia="Calibri" w:hAnsiTheme="minorHAnsi" w:cstheme="minorHAnsi"/>
        </w:rPr>
        <w:t>(</w:t>
      </w:r>
      <w:r w:rsidRPr="00D253EF">
        <w:rPr>
          <w:rFonts w:asciiTheme="minorHAnsi" w:eastAsia="Calibri" w:hAnsiTheme="minorHAnsi" w:cstheme="minorHAnsi"/>
          <w:i/>
        </w:rPr>
        <w:t xml:space="preserve">Mystacina </w:t>
      </w:r>
      <w:r w:rsidR="00353933">
        <w:rPr>
          <w:rFonts w:asciiTheme="minorHAnsi" w:eastAsia="Calibri" w:hAnsiTheme="minorHAnsi" w:cstheme="minorHAnsi"/>
          <w:i/>
        </w:rPr>
        <w:t>tuberculate</w:t>
      </w:r>
      <w:r w:rsidR="00353933">
        <w:rPr>
          <w:rFonts w:asciiTheme="minorHAnsi" w:eastAsia="Calibri" w:hAnsiTheme="minorHAnsi" w:cstheme="minorHAnsi"/>
          <w:iCs/>
        </w:rPr>
        <w:t>)</w:t>
      </w:r>
      <w:r w:rsidRPr="00D253EF">
        <w:rPr>
          <w:rFonts w:asciiTheme="minorHAnsi" w:eastAsia="Calibri" w:hAnsiTheme="minorHAnsi" w:cstheme="minorHAnsi"/>
        </w:rPr>
        <w:t xml:space="preserve"> (Czenze et al. 2017) will lower their resting metabolic rates and enter torpor (Liu &amp; Karasov 2012). As such, many bats prefer roosting in a cool and stable microclimate condition. Species with poor hibernation abilities such as </w:t>
      </w:r>
      <w:r w:rsidRPr="00D253EF">
        <w:rPr>
          <w:rFonts w:asciiTheme="minorHAnsi" w:eastAsia="Calibri" w:hAnsiTheme="minorHAnsi" w:cstheme="minorHAnsi"/>
          <w:i/>
        </w:rPr>
        <w:t>Tadarida brasiliensis</w:t>
      </w:r>
      <w:r w:rsidRPr="00D253EF">
        <w:rPr>
          <w:rFonts w:asciiTheme="minorHAnsi" w:eastAsia="Calibri" w:hAnsiTheme="minorHAnsi" w:cstheme="minorHAnsi"/>
        </w:rPr>
        <w:t xml:space="preserve"> (Bayless 2019) migrate to other roosts that provide suitable microclimates within their thermoneutral zone (Churchill 1991). The microclimate of cave and cave-like artificial structures such as tunnels and mines vary with height and depth from the surface, distance to water table, air flow within the structure, distance to the entrance, shape and size of the chambers, and the presence of other bat species (Churchill 1991; Perry </w:t>
      </w:r>
      <w:r w:rsidRPr="00D253EF">
        <w:rPr>
          <w:rFonts w:asciiTheme="minorHAnsi" w:eastAsia="Calibri" w:hAnsiTheme="minorHAnsi" w:cstheme="minorHAnsi"/>
        </w:rPr>
        <w:lastRenderedPageBreak/>
        <w:t xml:space="preserve">2013).  The microclimates provided by these structures are </w:t>
      </w:r>
      <w:r w:rsidR="00A34775">
        <w:rPr>
          <w:rFonts w:asciiTheme="minorHAnsi" w:eastAsia="Calibri" w:hAnsiTheme="minorHAnsi" w:cstheme="minorHAnsi"/>
        </w:rPr>
        <w:t>a key consideration when assessing</w:t>
      </w:r>
      <w:r w:rsidRPr="00D253EF">
        <w:rPr>
          <w:rFonts w:asciiTheme="minorHAnsi" w:eastAsia="Calibri" w:hAnsiTheme="minorHAnsi" w:cstheme="minorHAnsi"/>
        </w:rPr>
        <w:t xml:space="preserve"> the roosting habits of bats.</w:t>
      </w:r>
    </w:p>
    <w:p w14:paraId="2E57BD86" w14:textId="30B5164B"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Bats constitute a large part of Australia’s mammal fauna. There are approximately 90 species throughout the continent with the majority belong to the Yangochiroptera and several to the Yinpterochiroptera. For species within the Yinpterochiroptera, one species from the</w:t>
      </w:r>
      <w:r w:rsidR="00ED5224">
        <w:rPr>
          <w:rFonts w:asciiTheme="minorHAnsi" w:eastAsia="Calibri" w:hAnsiTheme="minorHAnsi" w:cstheme="minorHAnsi"/>
        </w:rPr>
        <w:t xml:space="preserve"> family of </w:t>
      </w:r>
      <w:r w:rsidRPr="00D253EF">
        <w:rPr>
          <w:rFonts w:asciiTheme="minorHAnsi" w:eastAsia="Calibri" w:hAnsiTheme="minorHAnsi" w:cstheme="minorHAnsi"/>
        </w:rPr>
        <w:t xml:space="preserve">Megadermatidae, two species from </w:t>
      </w:r>
      <w:r w:rsidR="00ED5224">
        <w:rPr>
          <w:rFonts w:asciiTheme="minorHAnsi" w:eastAsia="Calibri" w:hAnsiTheme="minorHAnsi" w:cstheme="minorHAnsi"/>
        </w:rPr>
        <w:t xml:space="preserve">another bats’ family of </w:t>
      </w:r>
      <w:r w:rsidRPr="00D253EF">
        <w:rPr>
          <w:rFonts w:asciiTheme="minorHAnsi" w:eastAsia="Calibri" w:hAnsiTheme="minorHAnsi" w:cstheme="minorHAnsi"/>
        </w:rPr>
        <w:t>Rhinolophidae, six species from the</w:t>
      </w:r>
      <w:r w:rsidR="00ED5224">
        <w:rPr>
          <w:rFonts w:asciiTheme="minorHAnsi" w:eastAsia="Calibri" w:hAnsiTheme="minorHAnsi" w:cstheme="minorHAnsi"/>
        </w:rPr>
        <w:t xml:space="preserve"> family</w:t>
      </w:r>
      <w:r w:rsidR="007F42D8">
        <w:rPr>
          <w:rFonts w:asciiTheme="minorHAnsi" w:eastAsia="Calibri" w:hAnsiTheme="minorHAnsi" w:cstheme="minorHAnsi"/>
        </w:rPr>
        <w:t xml:space="preserve"> of </w:t>
      </w:r>
      <w:r w:rsidR="007F42D8" w:rsidRPr="00D253EF">
        <w:rPr>
          <w:rFonts w:asciiTheme="minorHAnsi" w:eastAsia="Calibri" w:hAnsiTheme="minorHAnsi" w:cstheme="minorHAnsi"/>
        </w:rPr>
        <w:t>Hipposideridae</w:t>
      </w:r>
      <w:r w:rsidRPr="00D253EF">
        <w:rPr>
          <w:rFonts w:asciiTheme="minorHAnsi" w:eastAsia="Calibri" w:hAnsiTheme="minorHAnsi" w:cstheme="minorHAnsi"/>
        </w:rPr>
        <w:t xml:space="preserve"> and 11 species from </w:t>
      </w:r>
      <w:r w:rsidR="00ED5224">
        <w:rPr>
          <w:rFonts w:asciiTheme="minorHAnsi" w:eastAsia="Calibri" w:hAnsiTheme="minorHAnsi" w:cstheme="minorHAnsi"/>
        </w:rPr>
        <w:t xml:space="preserve">family of </w:t>
      </w:r>
      <w:r w:rsidRPr="00D253EF">
        <w:rPr>
          <w:rFonts w:asciiTheme="minorHAnsi" w:eastAsia="Calibri" w:hAnsiTheme="minorHAnsi" w:cstheme="minorHAnsi"/>
        </w:rPr>
        <w:t xml:space="preserve">Pteropodidae are found in Australia (Australian Bat Society 2021). Within the Pteropodidae family </w:t>
      </w:r>
      <w:r w:rsidR="005110FB">
        <w:rPr>
          <w:rFonts w:asciiTheme="minorHAnsi" w:eastAsia="Calibri" w:hAnsiTheme="minorHAnsi" w:cstheme="minorHAnsi"/>
        </w:rPr>
        <w:t>seven</w:t>
      </w:r>
      <w:r w:rsidRPr="00D253EF">
        <w:rPr>
          <w:rFonts w:asciiTheme="minorHAnsi" w:eastAsia="Calibri" w:hAnsiTheme="minorHAnsi" w:cstheme="minorHAnsi"/>
        </w:rPr>
        <w:t xml:space="preserve"> flying-fox species are found in Australia including the little Red flying fox (</w:t>
      </w:r>
      <w:r w:rsidRPr="00D253EF">
        <w:rPr>
          <w:rFonts w:asciiTheme="minorHAnsi" w:eastAsia="Calibri" w:hAnsiTheme="minorHAnsi" w:cstheme="minorHAnsi"/>
          <w:i/>
        </w:rPr>
        <w:t>Pteropus scapulatus</w:t>
      </w:r>
      <w:r w:rsidRPr="00D253EF">
        <w:rPr>
          <w:rFonts w:asciiTheme="minorHAnsi" w:eastAsia="Calibri" w:hAnsiTheme="minorHAnsi" w:cstheme="minorHAnsi"/>
        </w:rPr>
        <w:t>), Black flying fox (</w:t>
      </w:r>
      <w:r w:rsidRPr="00D253EF">
        <w:rPr>
          <w:rFonts w:asciiTheme="minorHAnsi" w:eastAsia="Calibri" w:hAnsiTheme="minorHAnsi" w:cstheme="minorHAnsi"/>
          <w:i/>
        </w:rPr>
        <w:t>Pteropus alecto subsp. gouldii</w:t>
      </w:r>
      <w:r w:rsidRPr="00D253EF">
        <w:rPr>
          <w:rFonts w:asciiTheme="minorHAnsi" w:eastAsia="Calibri" w:hAnsiTheme="minorHAnsi" w:cstheme="minorHAnsi"/>
        </w:rPr>
        <w:t>), Spectacled flying fox (</w:t>
      </w:r>
      <w:r w:rsidRPr="00D253EF">
        <w:rPr>
          <w:rFonts w:asciiTheme="minorHAnsi" w:eastAsia="Calibri" w:hAnsiTheme="minorHAnsi" w:cstheme="minorHAnsi"/>
          <w:i/>
        </w:rPr>
        <w:t>Pteropus conspicillatus subsp. conspicillatus</w:t>
      </w:r>
      <w:r w:rsidRPr="00D253EF">
        <w:rPr>
          <w:rFonts w:asciiTheme="minorHAnsi" w:eastAsia="Calibri" w:hAnsiTheme="minorHAnsi" w:cstheme="minorHAnsi"/>
        </w:rPr>
        <w:t xml:space="preserve">), and Grey-headed flying fox </w:t>
      </w:r>
      <w:r w:rsidRPr="00D253EF">
        <w:rPr>
          <w:rFonts w:asciiTheme="minorHAnsi" w:eastAsia="Calibri" w:hAnsiTheme="minorHAnsi" w:cstheme="minorHAnsi"/>
          <w:i/>
        </w:rPr>
        <w:t>(Pteropus poliocephalus</w:t>
      </w:r>
      <w:r w:rsidRPr="00D253EF">
        <w:rPr>
          <w:rFonts w:asciiTheme="minorHAnsi" w:eastAsia="Calibri" w:hAnsiTheme="minorHAnsi" w:cstheme="minorHAnsi"/>
        </w:rPr>
        <w:t>) (Hall et al. 2000). For species within the Yangochiroptera, there are eight species from Emballonuridae, 11 species from Molossidae, two species from Miniopteridae, and 36 species from Vespertilionidae in Australia (Australian Bat Society 2021). Bats can be found throughout Australia where they inhabit woodlands, rainforests, urban areas, coastal regions, deserts, and riparian zones. The richness of insectivorous bat species varies geographically with New South Wales having 34 species, Western Australia 35 species, and the Northern Territory and Queensland having more than 31 species (Pennay et al. 2011; Armstrong 2011; Reardon et al. 2015). Common bat species in Australia such as the Lesser long-eared bat (</w:t>
      </w:r>
      <w:r w:rsidRPr="00D253EF">
        <w:rPr>
          <w:rFonts w:asciiTheme="minorHAnsi" w:eastAsia="Calibri" w:hAnsiTheme="minorHAnsi" w:cstheme="minorHAnsi"/>
          <w:i/>
        </w:rPr>
        <w:t>Nyctophilus geoffroyi</w:t>
      </w:r>
      <w:r w:rsidRPr="00D253EF">
        <w:rPr>
          <w:rFonts w:asciiTheme="minorHAnsi" w:eastAsia="Calibri" w:hAnsiTheme="minorHAnsi" w:cstheme="minorHAnsi"/>
        </w:rPr>
        <w:t>), Gould’s wattled bat (</w:t>
      </w:r>
      <w:r w:rsidRPr="00D253EF">
        <w:rPr>
          <w:rFonts w:asciiTheme="minorHAnsi" w:eastAsia="Calibri" w:hAnsiTheme="minorHAnsi" w:cstheme="minorHAnsi"/>
          <w:i/>
        </w:rPr>
        <w:t>Chalino</w:t>
      </w:r>
      <w:r w:rsidR="00774B01">
        <w:rPr>
          <w:rFonts w:asciiTheme="minorHAnsi" w:eastAsia="Calibri" w:hAnsiTheme="minorHAnsi" w:cstheme="minorHAnsi"/>
          <w:i/>
        </w:rPr>
        <w:t>lo</w:t>
      </w:r>
      <w:r w:rsidRPr="00D253EF">
        <w:rPr>
          <w:rFonts w:asciiTheme="minorHAnsi" w:eastAsia="Calibri" w:hAnsiTheme="minorHAnsi" w:cstheme="minorHAnsi"/>
          <w:i/>
        </w:rPr>
        <w:t>bus gouldii</w:t>
      </w:r>
      <w:r w:rsidRPr="00D253EF">
        <w:rPr>
          <w:rFonts w:asciiTheme="minorHAnsi" w:eastAsia="Calibri" w:hAnsiTheme="minorHAnsi" w:cstheme="minorHAnsi"/>
        </w:rPr>
        <w:t xml:space="preserve">), </w:t>
      </w:r>
      <w:r w:rsidR="0073273E">
        <w:rPr>
          <w:rFonts w:asciiTheme="minorHAnsi" w:eastAsia="Calibri" w:hAnsiTheme="minorHAnsi" w:cstheme="minorHAnsi"/>
        </w:rPr>
        <w:t>and I</w:t>
      </w:r>
      <w:r w:rsidRPr="00D253EF">
        <w:rPr>
          <w:rFonts w:asciiTheme="minorHAnsi" w:eastAsia="Calibri" w:hAnsiTheme="minorHAnsi" w:cstheme="minorHAnsi"/>
        </w:rPr>
        <w:t>nland broad-nosed bat (</w:t>
      </w:r>
      <w:r w:rsidRPr="00D253EF">
        <w:rPr>
          <w:rFonts w:asciiTheme="minorHAnsi" w:eastAsia="Calibri" w:hAnsiTheme="minorHAnsi" w:cstheme="minorHAnsi"/>
          <w:i/>
        </w:rPr>
        <w:t>Scotorepens balstoni</w:t>
      </w:r>
      <w:r w:rsidRPr="00D253EF">
        <w:rPr>
          <w:rFonts w:asciiTheme="minorHAnsi" w:eastAsia="Calibri" w:hAnsiTheme="minorHAnsi" w:cstheme="minorHAnsi"/>
        </w:rPr>
        <w:t>) are distributed throughout Australia. Other species live in highly restricted ranges in Australia such as the Semon's leaf-nosed bat (</w:t>
      </w:r>
      <w:r w:rsidRPr="00D253EF">
        <w:rPr>
          <w:rFonts w:asciiTheme="minorHAnsi" w:eastAsia="Calibri" w:hAnsiTheme="minorHAnsi" w:cstheme="minorHAnsi"/>
          <w:i/>
        </w:rPr>
        <w:t>Hipposideros semoni</w:t>
      </w:r>
      <w:r w:rsidRPr="00D253EF">
        <w:rPr>
          <w:rFonts w:asciiTheme="minorHAnsi" w:eastAsia="Calibri" w:hAnsiTheme="minorHAnsi" w:cstheme="minorHAnsi"/>
        </w:rPr>
        <w:t>) and Greater Large-eared horseshoe bat (</w:t>
      </w:r>
      <w:r w:rsidRPr="00D253EF">
        <w:rPr>
          <w:rFonts w:asciiTheme="minorHAnsi" w:eastAsia="Calibri" w:hAnsiTheme="minorHAnsi" w:cstheme="minorHAnsi"/>
          <w:i/>
        </w:rPr>
        <w:t>Rhinolophus robertsi</w:t>
      </w:r>
      <w:r w:rsidRPr="00D253EF">
        <w:rPr>
          <w:rFonts w:asciiTheme="minorHAnsi" w:eastAsia="Calibri" w:hAnsiTheme="minorHAnsi" w:cstheme="minorHAnsi"/>
        </w:rPr>
        <w:t>) only found in northern Queensland, and Troughton's sheathtail bat (</w:t>
      </w:r>
      <w:r w:rsidRPr="00D253EF">
        <w:rPr>
          <w:rFonts w:asciiTheme="minorHAnsi" w:eastAsia="Calibri" w:hAnsiTheme="minorHAnsi" w:cstheme="minorHAnsi"/>
          <w:i/>
        </w:rPr>
        <w:t>Taphozous troughtoni</w:t>
      </w:r>
      <w:r w:rsidRPr="00D253EF">
        <w:rPr>
          <w:rFonts w:asciiTheme="minorHAnsi" w:eastAsia="Calibri" w:hAnsiTheme="minorHAnsi" w:cstheme="minorHAnsi"/>
        </w:rPr>
        <w:t xml:space="preserve">) only in the Mt Isa region (Queensland Government 2019). </w:t>
      </w:r>
    </w:p>
    <w:p w14:paraId="770E8D1A" w14:textId="2396CD11"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in Australia not only provide ecosystem services, but also make significant contributions to economic growth through insect pest control in the agricultural sector. </w:t>
      </w:r>
      <w:bookmarkStart w:id="26" w:name="_Hlk83998697"/>
      <w:r w:rsidRPr="00E13FC5">
        <w:rPr>
          <w:rFonts w:asciiTheme="minorHAnsi" w:eastAsia="Calibri" w:hAnsiTheme="minorHAnsi" w:cstheme="minorHAnsi"/>
        </w:rPr>
        <w:t xml:space="preserve">Because insectivorous bats consume large and diverse diets that include Lepidoptera, Hemiptera, Diptera, Orthoptera, Coleoptera, and Homoptera (Foo et al. </w:t>
      </w:r>
      <w:r w:rsidRPr="00E13FC5">
        <w:rPr>
          <w:rFonts w:asciiTheme="minorHAnsi" w:eastAsia="Calibri" w:hAnsiTheme="minorHAnsi" w:cstheme="minorHAnsi"/>
        </w:rPr>
        <w:lastRenderedPageBreak/>
        <w:t>2017; Burles et al. 2008), the top-down control of herbivorous insect populations has a direct positive impact on the crop production as well as saving farmers money through the reduced use of insecticides (Newsome &amp; Sheridan 2018; Williams-Guillen et al. 2008</w:t>
      </w:r>
      <w:r w:rsidR="00045360" w:rsidRPr="00E13FC5">
        <w:rPr>
          <w:rFonts w:asciiTheme="minorHAnsi" w:eastAsia="Calibri" w:hAnsiTheme="minorHAnsi" w:cstheme="minorHAnsi"/>
        </w:rPr>
        <w:t>; Kolkert et al. 2021</w:t>
      </w:r>
      <w:r w:rsidRPr="00E13FC5">
        <w:rPr>
          <w:rFonts w:asciiTheme="minorHAnsi" w:eastAsia="Calibri" w:hAnsiTheme="minorHAnsi" w:cstheme="minorHAnsi"/>
        </w:rPr>
        <w:t>).</w:t>
      </w:r>
      <w:r w:rsidRPr="00D253EF">
        <w:rPr>
          <w:rFonts w:asciiTheme="minorHAnsi" w:eastAsia="Calibri" w:hAnsiTheme="minorHAnsi" w:cstheme="minorHAnsi"/>
        </w:rPr>
        <w:t xml:space="preserve"> </w:t>
      </w:r>
      <w:bookmarkEnd w:id="26"/>
      <w:r w:rsidRPr="00D253EF">
        <w:rPr>
          <w:rFonts w:asciiTheme="minorHAnsi" w:eastAsia="Calibri" w:hAnsiTheme="minorHAnsi" w:cstheme="minorHAnsi"/>
        </w:rPr>
        <w:t>Furthermore, the positive impact of bats extends beyond the local farm scale and across many ecosystems. Species such as the Gould’s wattled bat (</w:t>
      </w:r>
      <w:r w:rsidRPr="00D253EF">
        <w:rPr>
          <w:rFonts w:asciiTheme="minorHAnsi" w:eastAsia="Calibri" w:hAnsiTheme="minorHAnsi" w:cstheme="minorHAnsi"/>
          <w:i/>
        </w:rPr>
        <w:t>Chalinolobus gouldii</w:t>
      </w:r>
      <w:r w:rsidRPr="00D253EF">
        <w:rPr>
          <w:rFonts w:asciiTheme="minorHAnsi" w:eastAsia="Calibri" w:hAnsiTheme="minorHAnsi" w:cstheme="minorHAnsi"/>
        </w:rPr>
        <w:t>) and the white-striped free-tailed bat (</w:t>
      </w:r>
      <w:r w:rsidR="005E006D">
        <w:rPr>
          <w:rFonts w:asciiTheme="minorHAnsi" w:eastAsia="Calibri" w:hAnsiTheme="minorHAnsi" w:cstheme="minorHAnsi"/>
          <w:i/>
        </w:rPr>
        <w:t>Austronomus</w:t>
      </w:r>
      <w:r w:rsidRPr="00D253EF">
        <w:rPr>
          <w:rFonts w:asciiTheme="minorHAnsi" w:eastAsia="Calibri" w:hAnsiTheme="minorHAnsi" w:cstheme="minorHAnsi"/>
          <w:i/>
        </w:rPr>
        <w:t xml:space="preserve"> australis</w:t>
      </w:r>
      <w:r w:rsidRPr="00D253EF">
        <w:rPr>
          <w:rFonts w:asciiTheme="minorHAnsi" w:eastAsia="Calibri" w:hAnsiTheme="minorHAnsi" w:cstheme="minorHAnsi"/>
        </w:rPr>
        <w:t>) can fly up to several hundred meters above sea level and cover more than 20 km distance each night (Hull &amp; Cawthen 2013; Rhodes &amp; Catterall 2008).</w:t>
      </w:r>
    </w:p>
    <w:p w14:paraId="66D3F625" w14:textId="630FD1C3" w:rsidR="00E47DBA"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Agricultural expansion has also directly threatened the habitats of many bat species (Farrow &amp; Broders 2011). Within the agricultural landscapes of Australia, trees are often cleared to make way for farming machinery and increased production which can have both direct and indirect effects on bat populations (Lentini et al. 2012; Maron &amp; Fitzsimons 2007; Mogoutnov &amp; Venning 2014). Intensification of agricultural practices and land-use change</w:t>
      </w:r>
      <w:r w:rsidR="00662BAE">
        <w:rPr>
          <w:rFonts w:asciiTheme="minorHAnsi" w:eastAsia="Calibri" w:hAnsiTheme="minorHAnsi" w:cstheme="minorHAnsi"/>
        </w:rPr>
        <w:t>s</w:t>
      </w:r>
      <w:r w:rsidRPr="00D253EF">
        <w:rPr>
          <w:rFonts w:asciiTheme="minorHAnsi" w:eastAsia="Calibri" w:hAnsiTheme="minorHAnsi" w:cstheme="minorHAnsi"/>
        </w:rPr>
        <w:t xml:space="preserve"> have a significant impact on local bats through a reduction in prey availability, increased exposure to toxic compounds, degradation of foraging habitats, and loss of roosting sites (Park 2015). These problems have caused a decline in some bat species; </w:t>
      </w:r>
      <w:r w:rsidR="00251537">
        <w:rPr>
          <w:rFonts w:asciiTheme="minorHAnsi" w:eastAsia="Calibri" w:hAnsiTheme="minorHAnsi" w:cstheme="minorHAnsi"/>
        </w:rPr>
        <w:t xml:space="preserve">the </w:t>
      </w:r>
      <w:r w:rsidR="008C2800">
        <w:rPr>
          <w:rFonts w:asciiTheme="minorHAnsi" w:eastAsia="Calibri" w:hAnsiTheme="minorHAnsi" w:cstheme="minorHAnsi"/>
        </w:rPr>
        <w:t>L</w:t>
      </w:r>
      <w:r w:rsidR="00251537" w:rsidRPr="00251537">
        <w:rPr>
          <w:rFonts w:asciiTheme="minorHAnsi" w:eastAsia="Calibri" w:hAnsiTheme="minorHAnsi" w:cstheme="minorHAnsi"/>
        </w:rPr>
        <w:t xml:space="preserve">arge forest bat </w:t>
      </w:r>
      <w:r w:rsidR="008C2800">
        <w:rPr>
          <w:rFonts w:asciiTheme="minorHAnsi" w:eastAsia="Calibri" w:hAnsiTheme="minorHAnsi" w:cstheme="minorHAnsi"/>
        </w:rPr>
        <w:t>(</w:t>
      </w:r>
      <w:r w:rsidRPr="00D253EF">
        <w:rPr>
          <w:rFonts w:asciiTheme="minorHAnsi" w:eastAsia="Calibri" w:hAnsiTheme="minorHAnsi" w:cstheme="minorHAnsi"/>
          <w:i/>
        </w:rPr>
        <w:t xml:space="preserve">Vespadelus </w:t>
      </w:r>
      <w:r w:rsidR="008C2800">
        <w:rPr>
          <w:rFonts w:asciiTheme="minorHAnsi" w:eastAsia="Calibri" w:hAnsiTheme="minorHAnsi" w:cstheme="minorHAnsi"/>
          <w:i/>
        </w:rPr>
        <w:t>darlingtonia</w:t>
      </w:r>
      <w:r w:rsidR="008C2800">
        <w:rPr>
          <w:rFonts w:asciiTheme="minorHAnsi" w:eastAsia="Calibri" w:hAnsiTheme="minorHAnsi" w:cstheme="minorHAnsi"/>
          <w:iCs/>
        </w:rPr>
        <w:t>)</w:t>
      </w:r>
      <w:r w:rsidRPr="00D253EF">
        <w:rPr>
          <w:rFonts w:asciiTheme="minorHAnsi" w:eastAsia="Calibri" w:hAnsiTheme="minorHAnsi" w:cstheme="minorHAnsi"/>
        </w:rPr>
        <w:t xml:space="preserve"> and </w:t>
      </w:r>
      <w:r w:rsidRPr="00D253EF">
        <w:rPr>
          <w:rFonts w:asciiTheme="minorHAnsi" w:eastAsia="Calibri" w:hAnsiTheme="minorHAnsi" w:cstheme="minorHAnsi"/>
          <w:i/>
        </w:rPr>
        <w:t>Scotorepens balstoni</w:t>
      </w:r>
      <w:r w:rsidRPr="00D253EF">
        <w:rPr>
          <w:rFonts w:asciiTheme="minorHAnsi" w:eastAsia="Calibri" w:hAnsiTheme="minorHAnsi" w:cstheme="minorHAnsi"/>
        </w:rPr>
        <w:t xml:space="preserve"> are known to forage in habitats with higher tree density and show a lower occurrence in an agricultural landscape with low tree abundance (Hanspach et al. 2012).</w:t>
      </w:r>
    </w:p>
    <w:p w14:paraId="3245FEE2" w14:textId="098A0F19"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Trees are vitally important for most bats not only for roosting and because they attract a variety of insect prey, but also because they aid in navigation across the landscape (Lacoeuilhe et al. 2018). Declining connectivity between agricultural landscapes and natural habitats may lead to fragmentation and increased isolation making bat populations more vulnerable to local extinction (Park 2015). If conservation efforts do not concentrate on bats as well as natural habitats, it is estimated that 50% of the bat fauna in Australia may disappear due to natural and anthropogenic processes (Fischer et al. 2010).</w:t>
      </w:r>
    </w:p>
    <w:p w14:paraId="0DD16623" w14:textId="5FFD1EBA" w:rsidR="00262E53" w:rsidRPr="00D253EF" w:rsidRDefault="00262E53" w:rsidP="00BB15D9">
      <w:pPr>
        <w:shd w:val="clear" w:color="auto" w:fill="FFFFFF"/>
        <w:spacing w:before="240"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The roosting habits of bats have a direct influence on their social interactions, energetics, and breeding success (Campbell 2009). Bats spend more than 50% of their </w:t>
      </w:r>
      <w:r w:rsidRPr="00D253EF">
        <w:rPr>
          <w:rFonts w:asciiTheme="minorHAnsi" w:eastAsia="Calibri" w:hAnsiTheme="minorHAnsi" w:cstheme="minorHAnsi"/>
        </w:rPr>
        <w:lastRenderedPageBreak/>
        <w:t>life roosting. Thus, understanding this behavior</w:t>
      </w:r>
      <w:r w:rsidR="00A0037D">
        <w:rPr>
          <w:rFonts w:asciiTheme="minorHAnsi" w:eastAsia="Calibri" w:hAnsiTheme="minorHAnsi" w:cstheme="minorHAnsi"/>
        </w:rPr>
        <w:t xml:space="preserve"> </w:t>
      </w:r>
      <w:r w:rsidRPr="00D253EF">
        <w:rPr>
          <w:rFonts w:asciiTheme="minorHAnsi" w:eastAsia="Calibri" w:hAnsiTheme="minorHAnsi" w:cstheme="minorHAnsi"/>
        </w:rPr>
        <w:t xml:space="preserve">is significant for ecological conservation of this group (Campbell 2009). Caves, mines, tunnels, and other anthropogenic structures such as house attics, culverts and bridges provide alternative roosting habitats for more than 20 species of bat in Australia (Armstrong 2010). Species such as </w:t>
      </w:r>
      <w:r w:rsidR="002D6088">
        <w:rPr>
          <w:rFonts w:asciiTheme="minorHAnsi" w:eastAsia="Calibri" w:hAnsiTheme="minorHAnsi" w:cstheme="minorHAnsi"/>
        </w:rPr>
        <w:t xml:space="preserve">the </w:t>
      </w:r>
      <w:r w:rsidR="00A05426">
        <w:rPr>
          <w:rFonts w:asciiTheme="minorHAnsi" w:eastAsia="Calibri" w:hAnsiTheme="minorHAnsi" w:cstheme="minorHAnsi"/>
        </w:rPr>
        <w:t xml:space="preserve">Eastern </w:t>
      </w:r>
      <w:r w:rsidR="002D6088">
        <w:rPr>
          <w:rFonts w:asciiTheme="minorHAnsi" w:eastAsia="Calibri" w:hAnsiTheme="minorHAnsi" w:cstheme="minorHAnsi"/>
        </w:rPr>
        <w:t>b</w:t>
      </w:r>
      <w:r w:rsidR="002D6088" w:rsidRPr="002D6088">
        <w:rPr>
          <w:rFonts w:asciiTheme="minorHAnsi" w:eastAsia="Calibri" w:hAnsiTheme="minorHAnsi" w:cstheme="minorHAnsi"/>
        </w:rPr>
        <w:t xml:space="preserve">ent-winged </w:t>
      </w:r>
      <w:r w:rsidR="002D6088">
        <w:rPr>
          <w:rFonts w:asciiTheme="minorHAnsi" w:eastAsia="Calibri" w:hAnsiTheme="minorHAnsi" w:cstheme="minorHAnsi"/>
        </w:rPr>
        <w:t>b</w:t>
      </w:r>
      <w:r w:rsidR="002D6088" w:rsidRPr="002D6088">
        <w:rPr>
          <w:rFonts w:asciiTheme="minorHAnsi" w:eastAsia="Calibri" w:hAnsiTheme="minorHAnsi" w:cstheme="minorHAnsi"/>
        </w:rPr>
        <w:t xml:space="preserve">at </w:t>
      </w:r>
      <w:r w:rsidR="002D6088">
        <w:rPr>
          <w:rFonts w:asciiTheme="minorHAnsi" w:eastAsia="Calibri" w:hAnsiTheme="minorHAnsi" w:cstheme="minorHAnsi"/>
        </w:rPr>
        <w:t>(</w:t>
      </w:r>
      <w:r w:rsidRPr="00D253EF">
        <w:rPr>
          <w:rFonts w:asciiTheme="minorHAnsi" w:eastAsia="Calibri" w:hAnsiTheme="minorHAnsi" w:cstheme="minorHAnsi"/>
          <w:i/>
        </w:rPr>
        <w:t>Miniopterus orianae oceanensis</w:t>
      </w:r>
      <w:r w:rsidR="00B86553">
        <w:rPr>
          <w:rFonts w:asciiTheme="minorHAnsi" w:eastAsia="Calibri" w:hAnsiTheme="minorHAnsi" w:cstheme="minorHAnsi"/>
          <w:iCs/>
        </w:rPr>
        <w:t>)</w:t>
      </w:r>
      <w:r w:rsidRPr="00D253EF">
        <w:rPr>
          <w:rFonts w:asciiTheme="minorHAnsi" w:eastAsia="Calibri" w:hAnsiTheme="minorHAnsi" w:cstheme="minorHAnsi"/>
        </w:rPr>
        <w:t xml:space="preserve">, </w:t>
      </w:r>
      <w:r w:rsidR="007E6724">
        <w:rPr>
          <w:rFonts w:asciiTheme="minorHAnsi" w:eastAsia="Calibri" w:hAnsiTheme="minorHAnsi" w:cstheme="minorHAnsi"/>
        </w:rPr>
        <w:t>(</w:t>
      </w:r>
      <w:r w:rsidRPr="00D253EF">
        <w:rPr>
          <w:rFonts w:asciiTheme="minorHAnsi" w:eastAsia="Calibri" w:hAnsiTheme="minorHAnsi" w:cstheme="minorHAnsi"/>
          <w:i/>
        </w:rPr>
        <w:t>Austronomus australis</w:t>
      </w:r>
      <w:r w:rsidR="007E6724">
        <w:rPr>
          <w:rFonts w:asciiTheme="minorHAnsi" w:eastAsia="Calibri" w:hAnsiTheme="minorHAnsi" w:cstheme="minorHAnsi"/>
          <w:iCs/>
        </w:rPr>
        <w:t>)</w:t>
      </w:r>
      <w:r w:rsidRPr="00D253EF">
        <w:rPr>
          <w:rFonts w:asciiTheme="minorHAnsi" w:eastAsia="Calibri" w:hAnsiTheme="minorHAnsi" w:cstheme="minorHAnsi"/>
        </w:rPr>
        <w:t xml:space="preserve">, </w:t>
      </w:r>
      <w:r w:rsidR="004F7FDF" w:rsidRPr="004F7FDF">
        <w:rPr>
          <w:rFonts w:asciiTheme="minorHAnsi" w:eastAsia="Calibri" w:hAnsiTheme="minorHAnsi" w:cstheme="minorHAnsi"/>
        </w:rPr>
        <w:t>Orange</w:t>
      </w:r>
      <w:r w:rsidR="004F7FDF">
        <w:rPr>
          <w:rFonts w:asciiTheme="minorHAnsi" w:eastAsia="Calibri" w:hAnsiTheme="minorHAnsi" w:cstheme="minorHAnsi"/>
        </w:rPr>
        <w:t xml:space="preserve"> l</w:t>
      </w:r>
      <w:r w:rsidR="004F7FDF" w:rsidRPr="004F7FDF">
        <w:rPr>
          <w:rFonts w:asciiTheme="minorHAnsi" w:eastAsia="Calibri" w:hAnsiTheme="minorHAnsi" w:cstheme="minorHAnsi"/>
        </w:rPr>
        <w:t xml:space="preserve">eaf-nosed </w:t>
      </w:r>
      <w:r w:rsidR="004F7FDF">
        <w:rPr>
          <w:rFonts w:asciiTheme="minorHAnsi" w:eastAsia="Calibri" w:hAnsiTheme="minorHAnsi" w:cstheme="minorHAnsi"/>
        </w:rPr>
        <w:t>b</w:t>
      </w:r>
      <w:r w:rsidR="004F7FDF" w:rsidRPr="004F7FDF">
        <w:rPr>
          <w:rFonts w:asciiTheme="minorHAnsi" w:eastAsia="Calibri" w:hAnsiTheme="minorHAnsi" w:cstheme="minorHAnsi"/>
        </w:rPr>
        <w:t xml:space="preserve">at </w:t>
      </w:r>
      <w:r w:rsidR="004F7FDF">
        <w:rPr>
          <w:rFonts w:asciiTheme="minorHAnsi" w:eastAsia="Calibri" w:hAnsiTheme="minorHAnsi" w:cstheme="minorHAnsi"/>
        </w:rPr>
        <w:t>(</w:t>
      </w:r>
      <w:r w:rsidRPr="00D253EF">
        <w:rPr>
          <w:rFonts w:asciiTheme="minorHAnsi" w:eastAsia="Calibri" w:hAnsiTheme="minorHAnsi" w:cstheme="minorHAnsi"/>
          <w:i/>
        </w:rPr>
        <w:t>Rhinonicteris aurantia</w:t>
      </w:r>
      <w:r w:rsidR="004F7FDF">
        <w:rPr>
          <w:rFonts w:asciiTheme="minorHAnsi" w:eastAsia="Calibri" w:hAnsiTheme="minorHAnsi" w:cstheme="minorHAnsi"/>
          <w:iCs/>
        </w:rPr>
        <w:t>)</w:t>
      </w:r>
      <w:r w:rsidRPr="00D253EF">
        <w:rPr>
          <w:rFonts w:asciiTheme="minorHAnsi" w:eastAsia="Calibri" w:hAnsiTheme="minorHAnsi" w:cstheme="minorHAnsi"/>
        </w:rPr>
        <w:t>, and</w:t>
      </w:r>
      <w:r w:rsidR="00BB15D9" w:rsidRPr="00BB15D9">
        <w:rPr>
          <w:rFonts w:asciiTheme="minorHAnsi" w:eastAsia="Calibri" w:hAnsiTheme="minorHAnsi" w:cstheme="minorHAnsi"/>
        </w:rPr>
        <w:t xml:space="preserve"> </w:t>
      </w:r>
      <w:r w:rsidR="00BB15D9">
        <w:rPr>
          <w:rFonts w:asciiTheme="minorHAnsi" w:eastAsia="Calibri" w:hAnsiTheme="minorHAnsi" w:cstheme="minorHAnsi"/>
        </w:rPr>
        <w:t>G</w:t>
      </w:r>
      <w:r w:rsidR="00BB15D9" w:rsidRPr="00BB15D9">
        <w:rPr>
          <w:rFonts w:asciiTheme="minorHAnsi" w:eastAsia="Calibri" w:hAnsiTheme="minorHAnsi" w:cstheme="minorHAnsi"/>
        </w:rPr>
        <w:t xml:space="preserve">host bat </w:t>
      </w:r>
      <w:r w:rsidR="00BB15D9">
        <w:rPr>
          <w:rFonts w:asciiTheme="minorHAnsi" w:eastAsia="Calibri" w:hAnsiTheme="minorHAnsi" w:cstheme="minorHAnsi"/>
        </w:rPr>
        <w:t>(</w:t>
      </w:r>
      <w:r w:rsidRPr="00D253EF">
        <w:rPr>
          <w:rFonts w:asciiTheme="minorHAnsi" w:eastAsia="Calibri" w:hAnsiTheme="minorHAnsi" w:cstheme="minorHAnsi"/>
          <w:i/>
        </w:rPr>
        <w:t>Macroderma gigas</w:t>
      </w:r>
      <w:r w:rsidR="00BB15D9" w:rsidRPr="008C36B9">
        <w:rPr>
          <w:rFonts w:asciiTheme="minorHAnsi" w:eastAsia="Calibri" w:hAnsiTheme="minorHAnsi" w:cstheme="minorHAnsi"/>
          <w:iCs/>
        </w:rPr>
        <w:t>)</w:t>
      </w:r>
      <w:r w:rsidRPr="00D253EF">
        <w:rPr>
          <w:rFonts w:asciiTheme="minorHAnsi" w:eastAsia="Calibri" w:hAnsiTheme="minorHAnsi" w:cstheme="minorHAnsi"/>
        </w:rPr>
        <w:t xml:space="preserve"> are examples of cave-dwelling species in Australia, with </w:t>
      </w:r>
      <w:r w:rsidRPr="00D253EF">
        <w:rPr>
          <w:rFonts w:asciiTheme="minorHAnsi" w:eastAsia="Calibri" w:hAnsiTheme="minorHAnsi" w:cstheme="minorHAnsi"/>
          <w:i/>
        </w:rPr>
        <w:t>Macroderma gigas</w:t>
      </w:r>
      <w:r w:rsidRPr="00D253EF">
        <w:rPr>
          <w:rFonts w:asciiTheme="minorHAnsi" w:eastAsia="Calibri" w:hAnsiTheme="minorHAnsi" w:cstheme="minorHAnsi"/>
        </w:rPr>
        <w:t xml:space="preserve"> and </w:t>
      </w:r>
      <w:r w:rsidRPr="00D253EF">
        <w:rPr>
          <w:rFonts w:asciiTheme="minorHAnsi" w:eastAsia="Calibri" w:hAnsiTheme="minorHAnsi" w:cstheme="minorHAnsi"/>
          <w:i/>
        </w:rPr>
        <w:t>Rhinonicteris aurantia</w:t>
      </w:r>
      <w:r w:rsidRPr="00D253EF">
        <w:rPr>
          <w:rFonts w:asciiTheme="minorHAnsi" w:eastAsia="Calibri" w:hAnsiTheme="minorHAnsi" w:cstheme="minorHAnsi"/>
        </w:rPr>
        <w:t xml:space="preserve"> widespread throughout the Pilbara region in WA, and often found roosting in disused mines (Cramer et al. 2016; Arteaga Claramunt et al. 2018). These latter two species rely on the humid and warm microclimate provided by the subterranean environment within mines to reduce water and energy loss (Cramer et al. 2016; Armstrong 2010). Specific roosting microclimates are critical to the survival </w:t>
      </w:r>
      <w:r w:rsidR="00031911">
        <w:rPr>
          <w:rFonts w:asciiTheme="minorHAnsi" w:eastAsia="Calibri" w:hAnsiTheme="minorHAnsi" w:cstheme="minorHAnsi"/>
        </w:rPr>
        <w:t xml:space="preserve">the </w:t>
      </w:r>
      <w:r w:rsidRPr="00D253EF">
        <w:rPr>
          <w:rFonts w:asciiTheme="minorHAnsi" w:eastAsia="Calibri" w:hAnsiTheme="minorHAnsi" w:cstheme="minorHAnsi"/>
        </w:rPr>
        <w:t xml:space="preserve">cave-dwelling species </w:t>
      </w:r>
      <w:r w:rsidRPr="00D253EF">
        <w:rPr>
          <w:rFonts w:asciiTheme="minorHAnsi" w:eastAsia="Calibri" w:hAnsiTheme="minorHAnsi" w:cstheme="minorHAnsi"/>
          <w:i/>
        </w:rPr>
        <w:t>M. gigas</w:t>
      </w:r>
      <w:r w:rsidRPr="00D253EF">
        <w:rPr>
          <w:rFonts w:asciiTheme="minorHAnsi" w:eastAsia="Calibri" w:hAnsiTheme="minorHAnsi" w:cstheme="minorHAnsi"/>
        </w:rPr>
        <w:t xml:space="preserve">, which requires temperatures above 23°C and high humidity in summer to conserve energy (Augusteyn et al. 2017). </w:t>
      </w:r>
    </w:p>
    <w:p w14:paraId="26F14154" w14:textId="521AFD84"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The roosting microclimate preferences of many insectivorous bats vary depending on the season, sex, and reproductive stage (Johnson &amp; Lacki 2014). Small bats are highly sensitive to microclimate fluctuations in a roost site due to their small body size and high surface area to volume ratio (Campbell 2009). In winter, </w:t>
      </w:r>
      <w:r w:rsidRPr="00D253EF">
        <w:rPr>
          <w:rFonts w:asciiTheme="minorHAnsi" w:eastAsia="Calibri" w:hAnsiTheme="minorHAnsi" w:cstheme="minorHAnsi"/>
          <w:i/>
        </w:rPr>
        <w:t>Miniopterus orianae oceanensis</w:t>
      </w:r>
      <w:r w:rsidRPr="00D253EF">
        <w:rPr>
          <w:rFonts w:asciiTheme="minorHAnsi" w:eastAsia="Calibri" w:hAnsiTheme="minorHAnsi" w:cstheme="minorHAnsi"/>
        </w:rPr>
        <w:t xml:space="preserve"> prefer a microclimate (tunnels &amp; mines) with a steady daily temperature fluctuation and will roost in the coolest part of the structure. This helps them to maintain a low body temperature to minimise body fat loss throughout the winter (White 2011). Interaction between the structural properties of the roosting sites and the external climate determine the microclimate of bats’ roosts (Lundberg et al. 2016). For example, the aspect of the roost entrance determines exposure to sunlight which in turn affects thermoregulation (Russo et al. 2017). Other studies have revealed that an increase in roost exposure to solar radiation is one of the reasons many small bats roost in cavities at higher altitudes (Hoeh et al. 2018). Roost entrance dimensions, internal volume and type of roost (e.g. caves, tunnels, roof spaces, tree hollows) may also influence</w:t>
      </w:r>
      <w:r w:rsidR="00031911">
        <w:rPr>
          <w:rFonts w:asciiTheme="minorHAnsi" w:eastAsia="Calibri" w:hAnsiTheme="minorHAnsi" w:cstheme="minorHAnsi"/>
        </w:rPr>
        <w:t xml:space="preserve"> the</w:t>
      </w:r>
      <w:r w:rsidRPr="00D253EF">
        <w:rPr>
          <w:rFonts w:asciiTheme="minorHAnsi" w:eastAsia="Calibri" w:hAnsiTheme="minorHAnsi" w:cstheme="minorHAnsi"/>
        </w:rPr>
        <w:t xml:space="preserve"> roost microclimate (Campbell 2009).</w:t>
      </w:r>
    </w:p>
    <w:p w14:paraId="64E64154" w14:textId="69213568"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lastRenderedPageBreak/>
        <w:t xml:space="preserve">Approximately 34 species of bat are known to live in South-East Queensland (SEQ), and many are cave or hollow-roosting species (Rhodes &amp; Rhodes 2015).  Bats in SEQ are most often found in local forests, woodlands, riparian habitats (Richards et al. 2012) and urban areas (Hourigan et al. 2010). Many of them are known to occupy the urban and peri-urban environments and increasing use of caves and human-made structures such as tunnels and houses as roosting sites have been recorded (e.g. </w:t>
      </w:r>
      <w:r w:rsidR="00911179">
        <w:rPr>
          <w:rFonts w:asciiTheme="minorHAnsi" w:eastAsia="Calibri" w:hAnsiTheme="minorHAnsi" w:cstheme="minorHAnsi"/>
        </w:rPr>
        <w:t>The l</w:t>
      </w:r>
      <w:r w:rsidR="00911179" w:rsidRPr="00911179">
        <w:rPr>
          <w:rFonts w:asciiTheme="minorHAnsi" w:eastAsia="Calibri" w:hAnsiTheme="minorHAnsi" w:cstheme="minorHAnsi"/>
        </w:rPr>
        <w:t xml:space="preserve">ittle </w:t>
      </w:r>
      <w:r w:rsidR="00911179">
        <w:rPr>
          <w:rFonts w:asciiTheme="minorHAnsi" w:eastAsia="Calibri" w:hAnsiTheme="minorHAnsi" w:cstheme="minorHAnsi"/>
        </w:rPr>
        <w:t>b</w:t>
      </w:r>
      <w:r w:rsidR="00911179" w:rsidRPr="00911179">
        <w:rPr>
          <w:rFonts w:asciiTheme="minorHAnsi" w:eastAsia="Calibri" w:hAnsiTheme="minorHAnsi" w:cstheme="minorHAnsi"/>
        </w:rPr>
        <w:t xml:space="preserve">ent-winged </w:t>
      </w:r>
      <w:r w:rsidR="00911179">
        <w:rPr>
          <w:rFonts w:asciiTheme="minorHAnsi" w:eastAsia="Calibri" w:hAnsiTheme="minorHAnsi" w:cstheme="minorHAnsi"/>
        </w:rPr>
        <w:t>b</w:t>
      </w:r>
      <w:r w:rsidR="00911179" w:rsidRPr="00911179">
        <w:rPr>
          <w:rFonts w:asciiTheme="minorHAnsi" w:eastAsia="Calibri" w:hAnsiTheme="minorHAnsi" w:cstheme="minorHAnsi"/>
        </w:rPr>
        <w:t xml:space="preserve">at </w:t>
      </w:r>
      <w:r w:rsidR="00911179">
        <w:rPr>
          <w:rFonts w:asciiTheme="minorHAnsi" w:eastAsia="Calibri" w:hAnsiTheme="minorHAnsi" w:cstheme="minorHAnsi"/>
        </w:rPr>
        <w:t>(</w:t>
      </w:r>
      <w:r w:rsidRPr="00D253EF">
        <w:rPr>
          <w:rFonts w:asciiTheme="minorHAnsi" w:eastAsia="Calibri" w:hAnsiTheme="minorHAnsi" w:cstheme="minorHAnsi"/>
          <w:i/>
        </w:rPr>
        <w:t>Miniopterus australis</w:t>
      </w:r>
      <w:r w:rsidR="00911179">
        <w:rPr>
          <w:rFonts w:asciiTheme="minorHAnsi" w:eastAsia="Calibri" w:hAnsiTheme="minorHAnsi" w:cstheme="minorHAnsi"/>
          <w:iCs/>
        </w:rPr>
        <w:t>)</w:t>
      </w:r>
      <w:r w:rsidRPr="00D253EF">
        <w:rPr>
          <w:rFonts w:asciiTheme="minorHAnsi" w:eastAsia="Calibri" w:hAnsiTheme="minorHAnsi" w:cstheme="minorHAnsi"/>
        </w:rPr>
        <w:t xml:space="preserve"> and </w:t>
      </w:r>
      <w:r w:rsidRPr="00D253EF">
        <w:rPr>
          <w:rFonts w:asciiTheme="minorHAnsi" w:eastAsia="Calibri" w:hAnsiTheme="minorHAnsi" w:cstheme="minorHAnsi"/>
          <w:i/>
        </w:rPr>
        <w:t>Chalinolobus gouldii</w:t>
      </w:r>
      <w:r w:rsidRPr="00D253EF">
        <w:rPr>
          <w:rFonts w:asciiTheme="minorHAnsi" w:eastAsia="Calibri" w:hAnsiTheme="minorHAnsi" w:cstheme="minorHAnsi"/>
        </w:rPr>
        <w:t>; Richards et al. 2012). Little is known about how insectivorous bats are affected by land-use change. Within the woodland and forest ecosystems in Queensland, hollow-bearing trees are an essential component that shapes the geographical distribution of bat species throughout the region (Richards et al. 2012). However, the increasing intensity of deforestation has depleted natural tree cavity availability which has resulted in many cavity roosting bat species relying on artificial elements including tunnels, bridges, and houses (Meierhofer et al. 2018).  Foraging opportunities and roosting habitats are two significant factors that directly affect the persistence of insectivorous bat species in urban and peri-urban areas (Rhodes &amp; Catterall 2008). A study on bat communities on the Gold Coast (QLD) has found that the complex interaction among the available habitats, land-use practices, tree abundance and diversity, and the degree of urban development have structured bat assemblages in fragmented landscapes (Treby &amp; Castley 2016). A better understanding of insectivorous</w:t>
      </w:r>
      <w:r w:rsidR="00961080">
        <w:rPr>
          <w:rFonts w:asciiTheme="minorHAnsi" w:eastAsia="Calibri" w:hAnsiTheme="minorHAnsi" w:cstheme="minorHAnsi"/>
        </w:rPr>
        <w:t xml:space="preserve"> bat</w:t>
      </w:r>
      <w:r w:rsidRPr="00D253EF">
        <w:rPr>
          <w:rFonts w:asciiTheme="minorHAnsi" w:eastAsia="Calibri" w:hAnsiTheme="minorHAnsi" w:cstheme="minorHAnsi"/>
        </w:rPr>
        <w:t xml:space="preserve"> species’ dependence on artificial structures and habitats along urban and natural gradients is needed to develop management strategies for preserving bats and their habitats.</w:t>
      </w:r>
    </w:p>
    <w:p w14:paraId="74A09579" w14:textId="3AE9113B"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bookmarkStart w:id="27" w:name="_Hlk22864406"/>
      <w:r w:rsidRPr="00D253EF">
        <w:rPr>
          <w:rFonts w:asciiTheme="minorHAnsi" w:eastAsia="Calibri" w:hAnsiTheme="minorHAnsi" w:cstheme="minorHAnsi"/>
        </w:rPr>
        <w:t>The Yugar tunnel is located within the Samford Valley, approximately 30 km west of Brisbane’s CBD. The Samford Valley is surrounded by mountains to its west, north and south, and covers approximately 150 km</w:t>
      </w:r>
      <w:r w:rsidRPr="00D253EF">
        <w:rPr>
          <w:rFonts w:asciiTheme="minorHAnsi" w:eastAsia="Calibri" w:hAnsiTheme="minorHAnsi" w:cstheme="minorHAnsi"/>
          <w:vertAlign w:val="superscript"/>
        </w:rPr>
        <w:t>2</w:t>
      </w:r>
      <w:r w:rsidRPr="00D253EF">
        <w:rPr>
          <w:rFonts w:asciiTheme="minorHAnsi" w:eastAsia="Calibri" w:hAnsiTheme="minorHAnsi" w:cstheme="minorHAnsi"/>
        </w:rPr>
        <w:t xml:space="preserve"> of land area (Moreton Bay regional Council 2021). The Samford valley was developed into agricultural landscape for farming, dairy and beef cattle, during the 1900s. The land use change from agricultural to urban development began in the 1960s with increasing number of farmlands sold for housing </w:t>
      </w:r>
      <w:r w:rsidR="004F4E51" w:rsidRPr="00D253EF">
        <w:rPr>
          <w:rFonts w:asciiTheme="minorHAnsi" w:eastAsia="Calibri" w:hAnsiTheme="minorHAnsi" w:cstheme="minorHAnsi"/>
        </w:rPr>
        <w:t>development</w:t>
      </w:r>
      <w:r w:rsidRPr="00D253EF">
        <w:rPr>
          <w:rFonts w:asciiTheme="minorHAnsi" w:eastAsia="Calibri" w:hAnsiTheme="minorHAnsi" w:cstheme="minorHAnsi"/>
        </w:rPr>
        <w:t xml:space="preserve">, and today there are no dairy farms in the Samford district. The population has greatly increased since the early 1990s and </w:t>
      </w:r>
      <w:r w:rsidR="00961080">
        <w:rPr>
          <w:rFonts w:asciiTheme="minorHAnsi" w:eastAsia="Calibri" w:hAnsiTheme="minorHAnsi" w:cstheme="minorHAnsi"/>
        </w:rPr>
        <w:t xml:space="preserve">now </w:t>
      </w:r>
      <w:r w:rsidR="00961080">
        <w:rPr>
          <w:rFonts w:asciiTheme="minorHAnsi" w:eastAsia="Calibri" w:hAnsiTheme="minorHAnsi" w:cstheme="minorHAnsi"/>
        </w:rPr>
        <w:lastRenderedPageBreak/>
        <w:t xml:space="preserve">supports a population of </w:t>
      </w:r>
      <w:r w:rsidRPr="00D253EF">
        <w:rPr>
          <w:rFonts w:asciiTheme="minorHAnsi" w:eastAsia="Calibri" w:hAnsiTheme="minorHAnsi" w:cstheme="minorHAnsi"/>
        </w:rPr>
        <w:t>approximately 12000 in the Samford region with land use change from predominately rural to residential properties</w:t>
      </w:r>
      <w:r w:rsidR="00961080">
        <w:rPr>
          <w:rFonts w:asciiTheme="minorHAnsi" w:eastAsia="Calibri" w:hAnsiTheme="minorHAnsi" w:cstheme="minorHAnsi"/>
        </w:rPr>
        <w:t xml:space="preserve"> </w:t>
      </w:r>
      <w:r w:rsidRPr="00D253EF">
        <w:rPr>
          <w:rFonts w:asciiTheme="minorHAnsi" w:eastAsia="Calibri" w:hAnsiTheme="minorHAnsi" w:cstheme="minorHAnsi"/>
        </w:rPr>
        <w:t>(Moreton Bay regional Council 2021). The Yugar tunnel was the first concrete railway tunnel on the Samford to Dayboro railway line which began operation in 1919,</w:t>
      </w:r>
      <w:r w:rsidR="004F4E51">
        <w:rPr>
          <w:rFonts w:asciiTheme="minorHAnsi" w:eastAsia="Calibri" w:hAnsiTheme="minorHAnsi" w:cstheme="minorHAnsi"/>
        </w:rPr>
        <w:t xml:space="preserve"> </w:t>
      </w:r>
      <w:r w:rsidRPr="00D253EF">
        <w:rPr>
          <w:rFonts w:asciiTheme="minorHAnsi" w:eastAsia="Calibri" w:hAnsiTheme="minorHAnsi" w:cstheme="minorHAnsi"/>
        </w:rPr>
        <w:t>but</w:t>
      </w:r>
      <w:r w:rsidR="005204E0">
        <w:rPr>
          <w:rFonts w:asciiTheme="minorHAnsi" w:eastAsia="Calibri" w:hAnsiTheme="minorHAnsi" w:cstheme="minorHAnsi"/>
        </w:rPr>
        <w:t xml:space="preserve"> </w:t>
      </w:r>
      <w:r w:rsidRPr="00D253EF">
        <w:rPr>
          <w:rFonts w:asciiTheme="minorHAnsi" w:eastAsia="Calibri" w:hAnsiTheme="minorHAnsi" w:cstheme="minorHAnsi"/>
        </w:rPr>
        <w:t xml:space="preserve">was decommissioned in 1955. The tunnel is 82 m in length and passes under Mount Sampson and McDowells Roads. Following the line’s closure, the northern entrance to the tunnel was used for garbage disposal and has now been completely blocked by garbage. The tunnel is suffering a moderate level of degradation and is frequently visited by graffiti artists, bushwalkers and cyclists (Hall 2015). Previous studies have detected </w:t>
      </w:r>
      <w:r w:rsidR="002E04BC">
        <w:rPr>
          <w:rFonts w:asciiTheme="minorHAnsi" w:eastAsia="Calibri" w:hAnsiTheme="minorHAnsi" w:cstheme="minorHAnsi"/>
        </w:rPr>
        <w:t xml:space="preserve">the </w:t>
      </w:r>
      <w:r w:rsidR="002E04BC" w:rsidRPr="002E04BC">
        <w:rPr>
          <w:rFonts w:asciiTheme="minorHAnsi" w:eastAsia="Calibri" w:hAnsiTheme="minorHAnsi" w:cstheme="minorHAnsi"/>
        </w:rPr>
        <w:t xml:space="preserve">Eastern </w:t>
      </w:r>
      <w:r w:rsidR="002E04BC">
        <w:rPr>
          <w:rFonts w:asciiTheme="minorHAnsi" w:eastAsia="Calibri" w:hAnsiTheme="minorHAnsi" w:cstheme="minorHAnsi"/>
        </w:rPr>
        <w:t>h</w:t>
      </w:r>
      <w:r w:rsidR="002E04BC" w:rsidRPr="002E04BC">
        <w:rPr>
          <w:rFonts w:asciiTheme="minorHAnsi" w:eastAsia="Calibri" w:hAnsiTheme="minorHAnsi" w:cstheme="minorHAnsi"/>
        </w:rPr>
        <w:t xml:space="preserve">orseshoe </w:t>
      </w:r>
      <w:r w:rsidR="002E04BC">
        <w:rPr>
          <w:rFonts w:asciiTheme="minorHAnsi" w:eastAsia="Calibri" w:hAnsiTheme="minorHAnsi" w:cstheme="minorHAnsi"/>
        </w:rPr>
        <w:t>b</w:t>
      </w:r>
      <w:r w:rsidR="002E04BC" w:rsidRPr="002E04BC">
        <w:rPr>
          <w:rFonts w:asciiTheme="minorHAnsi" w:eastAsia="Calibri" w:hAnsiTheme="minorHAnsi" w:cstheme="minorHAnsi"/>
        </w:rPr>
        <w:t xml:space="preserve">at </w:t>
      </w:r>
      <w:r w:rsidR="002E04BC">
        <w:rPr>
          <w:rFonts w:asciiTheme="minorHAnsi" w:eastAsia="Calibri" w:hAnsiTheme="minorHAnsi" w:cstheme="minorHAnsi"/>
        </w:rPr>
        <w:t>(</w:t>
      </w:r>
      <w:r w:rsidRPr="00D253EF">
        <w:rPr>
          <w:rFonts w:asciiTheme="minorHAnsi" w:eastAsia="Calibri" w:hAnsiTheme="minorHAnsi" w:cstheme="minorHAnsi"/>
          <w:i/>
        </w:rPr>
        <w:t>Rhinolophus megaphyllus</w:t>
      </w:r>
      <w:r w:rsidR="002E04BC">
        <w:rPr>
          <w:rFonts w:asciiTheme="minorHAnsi" w:eastAsia="Calibri" w:hAnsiTheme="minorHAnsi" w:cstheme="minorHAnsi"/>
          <w:iCs/>
        </w:rPr>
        <w:t>)</w:t>
      </w:r>
      <w:r w:rsidRPr="00D253EF">
        <w:rPr>
          <w:rFonts w:asciiTheme="minorHAnsi" w:eastAsia="Calibri" w:hAnsiTheme="minorHAnsi" w:cstheme="minorHAnsi"/>
        </w:rPr>
        <w:t xml:space="preserve">, </w:t>
      </w:r>
      <w:r w:rsidR="00AF3BF6">
        <w:rPr>
          <w:rFonts w:asciiTheme="minorHAnsi" w:eastAsia="Calibri" w:hAnsiTheme="minorHAnsi" w:cstheme="minorHAnsi"/>
        </w:rPr>
        <w:t>the S</w:t>
      </w:r>
      <w:r w:rsidR="00AF3BF6" w:rsidRPr="00AF3BF6">
        <w:rPr>
          <w:rFonts w:asciiTheme="minorHAnsi" w:eastAsia="Calibri" w:hAnsiTheme="minorHAnsi" w:cstheme="minorHAnsi"/>
        </w:rPr>
        <w:t xml:space="preserve">outhern myotis </w:t>
      </w:r>
      <w:r w:rsidR="00AF3BF6">
        <w:rPr>
          <w:rFonts w:asciiTheme="minorHAnsi" w:eastAsia="Calibri" w:hAnsiTheme="minorHAnsi" w:cstheme="minorHAnsi"/>
        </w:rPr>
        <w:t>(</w:t>
      </w:r>
      <w:r w:rsidRPr="00D253EF">
        <w:rPr>
          <w:rFonts w:asciiTheme="minorHAnsi" w:eastAsia="Calibri" w:hAnsiTheme="minorHAnsi" w:cstheme="minorHAnsi"/>
          <w:i/>
        </w:rPr>
        <w:t>Myotis macropus</w:t>
      </w:r>
      <w:r w:rsidR="00AF3BF6">
        <w:rPr>
          <w:rFonts w:asciiTheme="minorHAnsi" w:eastAsia="Calibri" w:hAnsiTheme="minorHAnsi" w:cstheme="minorHAnsi"/>
          <w:iCs/>
        </w:rPr>
        <w:t>)</w:t>
      </w:r>
      <w:r w:rsidRPr="00D253EF">
        <w:rPr>
          <w:rFonts w:asciiTheme="minorHAnsi" w:eastAsia="Calibri" w:hAnsiTheme="minorHAnsi" w:cstheme="minorHAnsi"/>
        </w:rPr>
        <w:t xml:space="preserve">, and </w:t>
      </w:r>
      <w:r w:rsidR="00AF3BF6" w:rsidRPr="00AF3BF6">
        <w:rPr>
          <w:rFonts w:asciiTheme="minorHAnsi" w:eastAsia="Calibri" w:hAnsiTheme="minorHAnsi" w:cstheme="minorHAnsi"/>
        </w:rPr>
        <w:t xml:space="preserve">Little </w:t>
      </w:r>
      <w:r w:rsidR="00AF3BF6">
        <w:rPr>
          <w:rFonts w:asciiTheme="minorHAnsi" w:eastAsia="Calibri" w:hAnsiTheme="minorHAnsi" w:cstheme="minorHAnsi"/>
        </w:rPr>
        <w:t>b</w:t>
      </w:r>
      <w:r w:rsidR="00AF3BF6" w:rsidRPr="00AF3BF6">
        <w:rPr>
          <w:rFonts w:asciiTheme="minorHAnsi" w:eastAsia="Calibri" w:hAnsiTheme="minorHAnsi" w:cstheme="minorHAnsi"/>
        </w:rPr>
        <w:t>ent</w:t>
      </w:r>
      <w:r w:rsidR="00AF3BF6">
        <w:rPr>
          <w:rFonts w:asciiTheme="minorHAnsi" w:eastAsia="Calibri" w:hAnsiTheme="minorHAnsi" w:cstheme="minorHAnsi"/>
        </w:rPr>
        <w:t>-</w:t>
      </w:r>
      <w:r w:rsidR="00AF3BF6" w:rsidRPr="00AF3BF6">
        <w:rPr>
          <w:rFonts w:asciiTheme="minorHAnsi" w:eastAsia="Calibri" w:hAnsiTheme="minorHAnsi" w:cstheme="minorHAnsi"/>
        </w:rPr>
        <w:t>wing</w:t>
      </w:r>
      <w:r w:rsidR="00AF3BF6">
        <w:rPr>
          <w:rFonts w:asciiTheme="minorHAnsi" w:eastAsia="Calibri" w:hAnsiTheme="minorHAnsi" w:cstheme="minorHAnsi"/>
        </w:rPr>
        <w:t>ed</w:t>
      </w:r>
      <w:r w:rsidR="00AF3BF6" w:rsidRPr="00AF3BF6">
        <w:rPr>
          <w:rFonts w:asciiTheme="minorHAnsi" w:eastAsia="Calibri" w:hAnsiTheme="minorHAnsi" w:cstheme="minorHAnsi"/>
        </w:rPr>
        <w:t xml:space="preserve"> </w:t>
      </w:r>
      <w:r w:rsidR="00AF3BF6">
        <w:rPr>
          <w:rFonts w:asciiTheme="minorHAnsi" w:eastAsia="Calibri" w:hAnsiTheme="minorHAnsi" w:cstheme="minorHAnsi"/>
        </w:rPr>
        <w:t>b</w:t>
      </w:r>
      <w:r w:rsidR="00AF3BF6" w:rsidRPr="00AF3BF6">
        <w:rPr>
          <w:rFonts w:asciiTheme="minorHAnsi" w:eastAsia="Calibri" w:hAnsiTheme="minorHAnsi" w:cstheme="minorHAnsi"/>
        </w:rPr>
        <w:t xml:space="preserve">at </w:t>
      </w:r>
      <w:r w:rsidR="00AF3BF6">
        <w:rPr>
          <w:rFonts w:asciiTheme="minorHAnsi" w:eastAsia="Calibri" w:hAnsiTheme="minorHAnsi" w:cstheme="minorHAnsi"/>
        </w:rPr>
        <w:t>(</w:t>
      </w:r>
      <w:r w:rsidRPr="00D253EF">
        <w:rPr>
          <w:rFonts w:asciiTheme="minorHAnsi" w:eastAsia="Calibri" w:hAnsiTheme="minorHAnsi" w:cstheme="minorHAnsi"/>
          <w:i/>
        </w:rPr>
        <w:t>Miniopterus australis</w:t>
      </w:r>
      <w:r w:rsidR="00AF3BF6">
        <w:rPr>
          <w:rFonts w:asciiTheme="minorHAnsi" w:eastAsia="Calibri" w:hAnsiTheme="minorHAnsi" w:cstheme="minorHAnsi"/>
          <w:iCs/>
        </w:rPr>
        <w:t>)</w:t>
      </w:r>
      <w:r w:rsidRPr="00D253EF">
        <w:rPr>
          <w:rFonts w:asciiTheme="minorHAnsi" w:eastAsia="Calibri" w:hAnsiTheme="minorHAnsi" w:cstheme="minorHAnsi"/>
        </w:rPr>
        <w:t xml:space="preserve"> roosting in the tunnel (Hall 2015).</w:t>
      </w:r>
    </w:p>
    <w:p w14:paraId="5B45BE86" w14:textId="1BF92B13"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i/>
        </w:rPr>
        <w:t>Myotis macropus</w:t>
      </w:r>
      <w:r w:rsidRPr="00D253EF">
        <w:rPr>
          <w:rFonts w:asciiTheme="minorHAnsi" w:eastAsia="Calibri" w:hAnsiTheme="minorHAnsi" w:cstheme="minorHAnsi"/>
        </w:rPr>
        <w:t xml:space="preserve"> is distributed along the coastal band in eastern and northern Australia and has a close association with waterways (Churchill 2008). The high intensity utilisation of waterways by </w:t>
      </w:r>
      <w:r w:rsidRPr="00D253EF">
        <w:rPr>
          <w:rFonts w:asciiTheme="minorHAnsi" w:eastAsia="Calibri" w:hAnsiTheme="minorHAnsi" w:cstheme="minorHAnsi"/>
          <w:i/>
        </w:rPr>
        <w:t>Myotis macropus</w:t>
      </w:r>
      <w:r w:rsidRPr="00D253EF">
        <w:rPr>
          <w:rFonts w:asciiTheme="minorHAnsi" w:eastAsia="Calibri" w:hAnsiTheme="minorHAnsi" w:cstheme="minorHAnsi"/>
        </w:rPr>
        <w:t xml:space="preserve"> reflects their specialised foraging habit (Campbell 2009). This species predominantly preys on lepidoptera and diptera, and sometimes captures small vertebrates (i.e. fish) using their large feet (Churchill 2008</w:t>
      </w:r>
      <w:r w:rsidR="00A0037D">
        <w:rPr>
          <w:rFonts w:asciiTheme="minorHAnsi" w:eastAsia="Calibri" w:hAnsiTheme="minorHAnsi" w:cstheme="minorHAnsi"/>
        </w:rPr>
        <w:t>;</w:t>
      </w:r>
      <w:r w:rsidR="00A0037D" w:rsidRPr="00A0037D">
        <w:t xml:space="preserve"> </w:t>
      </w:r>
      <w:r w:rsidR="00A0037D" w:rsidRPr="00A0037D">
        <w:rPr>
          <w:rFonts w:asciiTheme="minorHAnsi" w:eastAsia="Calibri" w:hAnsiTheme="minorHAnsi" w:cstheme="minorHAnsi"/>
        </w:rPr>
        <w:t xml:space="preserve">Law </w:t>
      </w:r>
      <w:r w:rsidR="00A31229">
        <w:rPr>
          <w:rFonts w:asciiTheme="minorHAnsi" w:eastAsia="Calibri" w:hAnsiTheme="minorHAnsi" w:cstheme="minorHAnsi"/>
        </w:rPr>
        <w:t>&amp;</w:t>
      </w:r>
      <w:r w:rsidR="00A0037D" w:rsidRPr="00A0037D">
        <w:rPr>
          <w:rFonts w:asciiTheme="minorHAnsi" w:eastAsia="Calibri" w:hAnsiTheme="minorHAnsi" w:cstheme="minorHAnsi"/>
        </w:rPr>
        <w:t xml:space="preserve"> Urquhart 2000</w:t>
      </w:r>
      <w:r w:rsidRPr="00D253EF">
        <w:rPr>
          <w:rFonts w:asciiTheme="minorHAnsi" w:eastAsia="Calibri" w:hAnsiTheme="minorHAnsi" w:cstheme="minorHAnsi"/>
        </w:rPr>
        <w:t xml:space="preserve">). Several studies of </w:t>
      </w:r>
      <w:r w:rsidRPr="00D253EF">
        <w:rPr>
          <w:rFonts w:asciiTheme="minorHAnsi" w:eastAsia="Calibri" w:hAnsiTheme="minorHAnsi" w:cstheme="minorHAnsi"/>
          <w:i/>
        </w:rPr>
        <w:t>Myotis macropus</w:t>
      </w:r>
      <w:r w:rsidRPr="00D253EF">
        <w:rPr>
          <w:rFonts w:asciiTheme="minorHAnsi" w:eastAsia="Calibri" w:hAnsiTheme="minorHAnsi" w:cstheme="minorHAnsi"/>
        </w:rPr>
        <w:t xml:space="preserve"> across eastern and southern Australia have recorded this species inhabiting caves (Law et al. 1999) and other artificial structures such as disused railway tunnels (Dwyer 1970), aqueduct tunnels (Seebeck &amp; Hamilton-Smith 1968), and bridges (Law &amp; Urquhart 2000). Although the roosting preference of this species in SEQ is not well documented, in New South Wales the microclimate of a roosting site varied during the summer and winter between 36</w:t>
      </w:r>
      <w:r w:rsidRPr="00D253EF">
        <w:rPr>
          <w:rFonts w:asciiTheme="minorHAnsi" w:eastAsia="Calibri" w:hAnsiTheme="minorHAnsi" w:cstheme="minorHAnsi"/>
          <w:vertAlign w:val="superscript"/>
        </w:rPr>
        <w:t>o</w:t>
      </w:r>
      <w:r w:rsidRPr="00D253EF">
        <w:rPr>
          <w:rFonts w:asciiTheme="minorHAnsi" w:eastAsia="Calibri" w:hAnsiTheme="minorHAnsi" w:cstheme="minorHAnsi"/>
        </w:rPr>
        <w:t>C and 1</w:t>
      </w:r>
      <w:r w:rsidRPr="00D253EF">
        <w:rPr>
          <w:rFonts w:asciiTheme="minorHAnsi" w:eastAsia="Calibri" w:hAnsiTheme="minorHAnsi" w:cstheme="minorHAnsi"/>
          <w:vertAlign w:val="superscript"/>
        </w:rPr>
        <w:t>o</w:t>
      </w:r>
      <w:r w:rsidRPr="00D253EF">
        <w:rPr>
          <w:rFonts w:asciiTheme="minorHAnsi" w:eastAsia="Calibri" w:hAnsiTheme="minorHAnsi" w:cstheme="minorHAnsi"/>
        </w:rPr>
        <w:t>C, respectively (</w:t>
      </w:r>
      <w:r w:rsidR="005B14CF" w:rsidRPr="00D253EF">
        <w:rPr>
          <w:rFonts w:asciiTheme="minorHAnsi" w:eastAsia="Calibri" w:hAnsiTheme="minorHAnsi" w:cstheme="minorHAnsi"/>
        </w:rPr>
        <w:t>Campbell</w:t>
      </w:r>
      <w:r w:rsidRPr="00D253EF">
        <w:rPr>
          <w:rFonts w:asciiTheme="minorHAnsi" w:eastAsia="Calibri" w:hAnsiTheme="minorHAnsi" w:cstheme="minorHAnsi"/>
        </w:rPr>
        <w:t xml:space="preserve"> 2009). This same study also suggested that riparian vegetation, waterways, as well as roost sites are significant in influencing the population size of </w:t>
      </w:r>
      <w:r w:rsidRPr="00D253EF">
        <w:rPr>
          <w:rFonts w:asciiTheme="minorHAnsi" w:eastAsia="Calibri" w:hAnsiTheme="minorHAnsi" w:cstheme="minorHAnsi"/>
          <w:i/>
        </w:rPr>
        <w:t>Myotis macropus</w:t>
      </w:r>
      <w:r w:rsidRPr="00D253EF">
        <w:rPr>
          <w:rFonts w:asciiTheme="minorHAnsi" w:eastAsia="Calibri" w:hAnsiTheme="minorHAnsi" w:cstheme="minorHAnsi"/>
        </w:rPr>
        <w:t xml:space="preserve"> (</w:t>
      </w:r>
      <w:r w:rsidR="005B14CF" w:rsidRPr="00D253EF">
        <w:rPr>
          <w:rFonts w:asciiTheme="minorHAnsi" w:eastAsia="Calibri" w:hAnsiTheme="minorHAnsi" w:cstheme="minorHAnsi"/>
        </w:rPr>
        <w:t>Campbell</w:t>
      </w:r>
      <w:r w:rsidRPr="00D253EF">
        <w:rPr>
          <w:rFonts w:asciiTheme="minorHAnsi" w:eastAsia="Calibri" w:hAnsiTheme="minorHAnsi" w:cstheme="minorHAnsi"/>
        </w:rPr>
        <w:t xml:space="preserve"> 2009).</w:t>
      </w:r>
    </w:p>
    <w:p w14:paraId="3D5AE5C8" w14:textId="1E0138F5" w:rsidR="005C3704" w:rsidRDefault="00262E53" w:rsidP="00585859">
      <w:pPr>
        <w:shd w:val="clear" w:color="auto" w:fill="FFFFFF"/>
        <w:spacing w:after="240" w:line="360" w:lineRule="auto"/>
        <w:ind w:firstLine="567"/>
        <w:jc w:val="both"/>
        <w:rPr>
          <w:rFonts w:asciiTheme="minorHAnsi" w:eastAsia="Calibri" w:hAnsiTheme="minorHAnsi" w:cstheme="minorHAnsi"/>
          <w:szCs w:val="24"/>
          <w:highlight w:val="yellow"/>
        </w:rPr>
      </w:pPr>
      <w:r w:rsidRPr="004F4E51">
        <w:rPr>
          <w:rFonts w:asciiTheme="minorHAnsi" w:eastAsia="Calibri" w:hAnsiTheme="minorHAnsi" w:cstheme="minorHAnsi"/>
          <w:i/>
          <w:szCs w:val="24"/>
        </w:rPr>
        <w:t>Miniopterus australis</w:t>
      </w:r>
      <w:r w:rsidRPr="004F4E51">
        <w:rPr>
          <w:rFonts w:asciiTheme="minorHAnsi" w:eastAsia="Calibri" w:hAnsiTheme="minorHAnsi" w:cstheme="minorHAnsi"/>
          <w:szCs w:val="24"/>
        </w:rPr>
        <w:t xml:space="preserve"> has the smallest body size in the </w:t>
      </w:r>
      <w:r w:rsidR="00117A43" w:rsidRPr="00117A43">
        <w:rPr>
          <w:rFonts w:asciiTheme="minorHAnsi" w:eastAsia="Calibri" w:hAnsiTheme="minorHAnsi" w:cstheme="minorHAnsi"/>
          <w:i/>
          <w:iCs/>
          <w:szCs w:val="24"/>
        </w:rPr>
        <w:t>Miniopterus</w:t>
      </w:r>
      <w:r w:rsidR="00117A43">
        <w:rPr>
          <w:rFonts w:asciiTheme="minorHAnsi" w:eastAsia="Calibri" w:hAnsiTheme="minorHAnsi" w:cstheme="minorHAnsi"/>
          <w:szCs w:val="24"/>
        </w:rPr>
        <w:t xml:space="preserve"> </w:t>
      </w:r>
      <w:r w:rsidRPr="004F4E51">
        <w:rPr>
          <w:rFonts w:asciiTheme="minorHAnsi" w:eastAsia="Calibri" w:hAnsiTheme="minorHAnsi" w:cstheme="minorHAnsi"/>
          <w:szCs w:val="24"/>
        </w:rPr>
        <w:t xml:space="preserve">genus and is distributed along the east coast of Australia from Cape York to Wollongong (NSW Government 2019). </w:t>
      </w:r>
      <w:r w:rsidRPr="004F4E51">
        <w:rPr>
          <w:rFonts w:asciiTheme="minorHAnsi" w:eastAsia="Calibri" w:hAnsiTheme="minorHAnsi" w:cstheme="minorHAnsi"/>
          <w:i/>
          <w:szCs w:val="24"/>
        </w:rPr>
        <w:t>Miniopterus australis</w:t>
      </w:r>
      <w:r w:rsidRPr="004F4E51">
        <w:rPr>
          <w:rFonts w:asciiTheme="minorHAnsi" w:eastAsia="Calibri" w:hAnsiTheme="minorHAnsi" w:cstheme="minorHAnsi"/>
          <w:szCs w:val="24"/>
        </w:rPr>
        <w:t xml:space="preserve"> typically forages in densely vegetated areas moving between shrub and canopy layers (Dwyer 1966). Studies of their roosting behavior are relatively rare, with </w:t>
      </w:r>
      <w:r w:rsidR="00D674C9">
        <w:rPr>
          <w:rFonts w:asciiTheme="minorHAnsi" w:eastAsia="Calibri" w:hAnsiTheme="minorHAnsi" w:cstheme="minorHAnsi"/>
          <w:szCs w:val="24"/>
        </w:rPr>
        <w:t>more</w:t>
      </w:r>
      <w:r w:rsidRPr="004F4E51">
        <w:rPr>
          <w:rFonts w:asciiTheme="minorHAnsi" w:eastAsia="Calibri" w:hAnsiTheme="minorHAnsi" w:cstheme="minorHAnsi"/>
          <w:szCs w:val="24"/>
        </w:rPr>
        <w:t xml:space="preserve"> focusing on </w:t>
      </w:r>
      <w:r w:rsidRPr="00D674C9">
        <w:rPr>
          <w:rFonts w:asciiTheme="minorHAnsi" w:eastAsia="Calibri" w:hAnsiTheme="minorHAnsi" w:cstheme="minorHAnsi"/>
          <w:i/>
          <w:szCs w:val="24"/>
        </w:rPr>
        <w:t xml:space="preserve">Miniopterus </w:t>
      </w:r>
      <w:r w:rsidR="002D2C79" w:rsidRPr="00D674C9">
        <w:rPr>
          <w:rFonts w:asciiTheme="minorHAnsi" w:eastAsia="Calibri" w:hAnsiTheme="minorHAnsi" w:cstheme="minorHAnsi"/>
          <w:i/>
          <w:szCs w:val="24"/>
        </w:rPr>
        <w:t>orianae</w:t>
      </w:r>
      <w:r w:rsidRPr="004F4E51">
        <w:rPr>
          <w:rFonts w:asciiTheme="minorHAnsi" w:eastAsia="Calibri" w:hAnsiTheme="minorHAnsi" w:cstheme="minorHAnsi"/>
          <w:szCs w:val="24"/>
        </w:rPr>
        <w:t xml:space="preserve">. Although there are biological and geographical distribution differences between these two </w:t>
      </w:r>
      <w:r w:rsidRPr="004F4E51">
        <w:rPr>
          <w:rFonts w:asciiTheme="minorHAnsi" w:eastAsia="Calibri" w:hAnsiTheme="minorHAnsi" w:cstheme="minorHAnsi"/>
          <w:szCs w:val="24"/>
        </w:rPr>
        <w:lastRenderedPageBreak/>
        <w:t xml:space="preserve">species, the thermoregulatory and reproductive characteristics of </w:t>
      </w:r>
      <w:r w:rsidRPr="00C46589">
        <w:rPr>
          <w:rFonts w:asciiTheme="minorHAnsi" w:eastAsia="Calibri" w:hAnsiTheme="minorHAnsi" w:cstheme="minorHAnsi"/>
          <w:i/>
          <w:szCs w:val="24"/>
        </w:rPr>
        <w:t xml:space="preserve">M. </w:t>
      </w:r>
      <w:r w:rsidR="002D2C79" w:rsidRPr="00C46589">
        <w:rPr>
          <w:rFonts w:asciiTheme="minorHAnsi" w:eastAsia="Calibri" w:hAnsiTheme="minorHAnsi" w:cstheme="minorHAnsi"/>
          <w:i/>
          <w:szCs w:val="24"/>
        </w:rPr>
        <w:t>orianae</w:t>
      </w:r>
      <w:r w:rsidRPr="004F4E51">
        <w:rPr>
          <w:rFonts w:asciiTheme="minorHAnsi" w:eastAsia="Calibri" w:hAnsiTheme="minorHAnsi" w:cstheme="minorHAnsi"/>
          <w:szCs w:val="24"/>
        </w:rPr>
        <w:t xml:space="preserve"> </w:t>
      </w:r>
      <w:r w:rsidR="00CF219F">
        <w:rPr>
          <w:rFonts w:asciiTheme="minorHAnsi" w:eastAsia="Calibri" w:hAnsiTheme="minorHAnsi" w:cstheme="minorHAnsi"/>
          <w:szCs w:val="24"/>
        </w:rPr>
        <w:t>and</w:t>
      </w:r>
      <w:r w:rsidR="001C3013">
        <w:rPr>
          <w:rFonts w:asciiTheme="minorHAnsi" w:eastAsia="Calibri" w:hAnsiTheme="minorHAnsi" w:cstheme="minorHAnsi"/>
          <w:szCs w:val="24"/>
        </w:rPr>
        <w:t xml:space="preserve"> </w:t>
      </w:r>
      <w:r w:rsidR="001C3013" w:rsidRPr="001C3013">
        <w:rPr>
          <w:rFonts w:asciiTheme="minorHAnsi" w:eastAsia="Calibri" w:hAnsiTheme="minorHAnsi" w:cstheme="minorHAnsi"/>
          <w:i/>
          <w:iCs/>
          <w:szCs w:val="24"/>
        </w:rPr>
        <w:t>M. schr</w:t>
      </w:r>
      <w:r w:rsidR="000A1F22">
        <w:rPr>
          <w:rFonts w:asciiTheme="minorHAnsi" w:eastAsia="Calibri" w:hAnsiTheme="minorHAnsi" w:cstheme="minorHAnsi"/>
          <w:i/>
          <w:iCs/>
          <w:szCs w:val="24"/>
        </w:rPr>
        <w:t>e</w:t>
      </w:r>
      <w:r w:rsidR="001C3013" w:rsidRPr="001C3013">
        <w:rPr>
          <w:rFonts w:asciiTheme="minorHAnsi" w:eastAsia="Calibri" w:hAnsiTheme="minorHAnsi" w:cstheme="minorHAnsi"/>
          <w:i/>
          <w:iCs/>
          <w:szCs w:val="24"/>
        </w:rPr>
        <w:t xml:space="preserve">ibersii </w:t>
      </w:r>
      <w:r w:rsidRPr="004F4E51">
        <w:rPr>
          <w:rFonts w:asciiTheme="minorHAnsi" w:eastAsia="Calibri" w:hAnsiTheme="minorHAnsi" w:cstheme="minorHAnsi"/>
          <w:szCs w:val="24"/>
        </w:rPr>
        <w:t xml:space="preserve">may help to inform studies of </w:t>
      </w:r>
      <w:r w:rsidR="00B06659">
        <w:rPr>
          <w:rFonts w:asciiTheme="minorHAnsi" w:eastAsia="Calibri" w:hAnsiTheme="minorHAnsi" w:cstheme="minorHAnsi"/>
          <w:szCs w:val="24"/>
        </w:rPr>
        <w:t xml:space="preserve">the </w:t>
      </w:r>
      <w:r w:rsidR="00B06659" w:rsidRPr="00B06659">
        <w:rPr>
          <w:rFonts w:asciiTheme="minorHAnsi" w:eastAsia="Calibri" w:hAnsiTheme="minorHAnsi" w:cstheme="minorHAnsi"/>
          <w:i/>
          <w:iCs/>
          <w:szCs w:val="24"/>
        </w:rPr>
        <w:t>Miniopterus</w:t>
      </w:r>
      <w:r w:rsidR="00B06659">
        <w:rPr>
          <w:rFonts w:asciiTheme="minorHAnsi" w:eastAsia="Calibri" w:hAnsiTheme="minorHAnsi" w:cstheme="minorHAnsi"/>
          <w:szCs w:val="24"/>
        </w:rPr>
        <w:t xml:space="preserve"> genus, hence to </w:t>
      </w:r>
      <w:r w:rsidRPr="004F4E51">
        <w:rPr>
          <w:rFonts w:asciiTheme="minorHAnsi" w:eastAsia="Calibri" w:hAnsiTheme="minorHAnsi" w:cstheme="minorHAnsi"/>
          <w:i/>
          <w:szCs w:val="24"/>
        </w:rPr>
        <w:t>M</w:t>
      </w:r>
      <w:r w:rsidR="00B06659">
        <w:rPr>
          <w:rFonts w:asciiTheme="minorHAnsi" w:eastAsia="Calibri" w:hAnsiTheme="minorHAnsi" w:cstheme="minorHAnsi"/>
          <w:i/>
          <w:szCs w:val="24"/>
        </w:rPr>
        <w:t>.</w:t>
      </w:r>
      <w:r w:rsidRPr="004F4E51">
        <w:rPr>
          <w:rFonts w:asciiTheme="minorHAnsi" w:eastAsia="Calibri" w:hAnsiTheme="minorHAnsi" w:cstheme="minorHAnsi"/>
          <w:i/>
          <w:szCs w:val="24"/>
        </w:rPr>
        <w:t xml:space="preserve"> australis</w:t>
      </w:r>
      <w:r w:rsidRPr="004F4E51">
        <w:rPr>
          <w:rFonts w:asciiTheme="minorHAnsi" w:eastAsia="Calibri" w:hAnsiTheme="minorHAnsi" w:cstheme="minorHAnsi"/>
          <w:szCs w:val="24"/>
        </w:rPr>
        <w:t xml:space="preserve"> (Dwyer 1968</w:t>
      </w:r>
      <w:r w:rsidR="00251480">
        <w:rPr>
          <w:rFonts w:asciiTheme="minorHAnsi" w:eastAsia="Calibri" w:hAnsiTheme="minorHAnsi" w:cstheme="minorHAnsi"/>
          <w:szCs w:val="24"/>
        </w:rPr>
        <w:t>; Hall 1982</w:t>
      </w:r>
      <w:r w:rsidRPr="004F4E51">
        <w:rPr>
          <w:rFonts w:asciiTheme="minorHAnsi" w:eastAsia="Calibri" w:hAnsiTheme="minorHAnsi" w:cstheme="minorHAnsi"/>
          <w:szCs w:val="24"/>
        </w:rPr>
        <w:t xml:space="preserve">). A study on the thermal preferences of </w:t>
      </w:r>
      <w:r w:rsidRPr="00397082">
        <w:rPr>
          <w:rFonts w:asciiTheme="minorHAnsi" w:eastAsia="Calibri" w:hAnsiTheme="minorHAnsi" w:cstheme="minorHAnsi"/>
          <w:i/>
          <w:szCs w:val="24"/>
        </w:rPr>
        <w:t xml:space="preserve">M. </w:t>
      </w:r>
      <w:r w:rsidR="00B06659" w:rsidRPr="00397082">
        <w:rPr>
          <w:rFonts w:asciiTheme="minorHAnsi" w:eastAsia="Calibri" w:hAnsiTheme="minorHAnsi" w:cstheme="minorHAnsi"/>
          <w:i/>
          <w:szCs w:val="24"/>
        </w:rPr>
        <w:t>schr</w:t>
      </w:r>
      <w:r w:rsidR="000A1F22">
        <w:rPr>
          <w:rFonts w:asciiTheme="minorHAnsi" w:eastAsia="Calibri" w:hAnsiTheme="minorHAnsi" w:cstheme="minorHAnsi"/>
          <w:i/>
          <w:szCs w:val="24"/>
        </w:rPr>
        <w:t>e</w:t>
      </w:r>
      <w:r w:rsidR="00B06659" w:rsidRPr="00397082">
        <w:rPr>
          <w:rFonts w:asciiTheme="minorHAnsi" w:eastAsia="Calibri" w:hAnsiTheme="minorHAnsi" w:cstheme="minorHAnsi"/>
          <w:i/>
          <w:szCs w:val="24"/>
        </w:rPr>
        <w:t>ibersii</w:t>
      </w:r>
      <w:r w:rsidR="002D2C79" w:rsidRPr="002D2C79">
        <w:rPr>
          <w:rFonts w:asciiTheme="minorHAnsi" w:eastAsia="Calibri" w:hAnsiTheme="minorHAnsi" w:cstheme="minorHAnsi"/>
          <w:i/>
          <w:szCs w:val="24"/>
        </w:rPr>
        <w:t xml:space="preserve"> </w:t>
      </w:r>
      <w:r w:rsidR="00397082">
        <w:rPr>
          <w:rFonts w:asciiTheme="minorHAnsi" w:eastAsia="Calibri" w:hAnsiTheme="minorHAnsi" w:cstheme="minorHAnsi"/>
          <w:iCs/>
          <w:szCs w:val="24"/>
        </w:rPr>
        <w:t xml:space="preserve">in South Africa </w:t>
      </w:r>
      <w:r w:rsidRPr="004F4E51">
        <w:rPr>
          <w:rFonts w:asciiTheme="minorHAnsi" w:eastAsia="Calibri" w:hAnsiTheme="minorHAnsi" w:cstheme="minorHAnsi"/>
          <w:szCs w:val="24"/>
        </w:rPr>
        <w:t xml:space="preserve">found that temperature was a major determinant of roost selection (Brown &amp; Bernard 1994). </w:t>
      </w:r>
      <w:r w:rsidRPr="00F85F09">
        <w:rPr>
          <w:rFonts w:asciiTheme="minorHAnsi" w:eastAsia="Calibri" w:hAnsiTheme="minorHAnsi" w:cstheme="minorHAnsi"/>
          <w:szCs w:val="24"/>
        </w:rPr>
        <w:t>This species tends to avoid high temperatures, staying below 30°C throughout the year, and ca</w:t>
      </w:r>
      <w:r w:rsidRPr="0067263F">
        <w:rPr>
          <w:rFonts w:asciiTheme="minorHAnsi" w:eastAsia="Calibri" w:hAnsiTheme="minorHAnsi" w:cstheme="minorHAnsi"/>
          <w:szCs w:val="24"/>
        </w:rPr>
        <w:t xml:space="preserve">n roost in areas with temperatures as low as 1°C during winter (Brown &amp; Bernard 1994). </w:t>
      </w:r>
      <w:r w:rsidRPr="00F85F09">
        <w:rPr>
          <w:rFonts w:asciiTheme="minorHAnsi" w:eastAsia="Calibri" w:hAnsiTheme="minorHAnsi" w:cstheme="minorHAnsi"/>
          <w:i/>
          <w:szCs w:val="24"/>
        </w:rPr>
        <w:t>Miniopterus schreibersii</w:t>
      </w:r>
      <w:r w:rsidRPr="00F85F09">
        <w:rPr>
          <w:rFonts w:asciiTheme="minorHAnsi" w:eastAsia="Calibri" w:hAnsiTheme="minorHAnsi" w:cstheme="minorHAnsi"/>
          <w:szCs w:val="24"/>
        </w:rPr>
        <w:t xml:space="preserve"> </w:t>
      </w:r>
      <w:r w:rsidR="0091488B" w:rsidRPr="00F85F09">
        <w:rPr>
          <w:rFonts w:asciiTheme="minorHAnsi" w:eastAsia="Calibri" w:hAnsiTheme="minorHAnsi" w:cstheme="minorHAnsi"/>
          <w:szCs w:val="24"/>
        </w:rPr>
        <w:t xml:space="preserve">has been </w:t>
      </w:r>
      <w:r w:rsidR="005C3704" w:rsidRPr="00F85F09">
        <w:rPr>
          <w:rFonts w:asciiTheme="minorHAnsi" w:eastAsia="Calibri" w:hAnsiTheme="minorHAnsi" w:cstheme="minorHAnsi"/>
          <w:szCs w:val="24"/>
        </w:rPr>
        <w:t xml:space="preserve">recorded </w:t>
      </w:r>
      <w:r w:rsidR="0091488B" w:rsidRPr="00F85F09">
        <w:rPr>
          <w:rFonts w:asciiTheme="minorHAnsi" w:eastAsia="Calibri" w:hAnsiTheme="minorHAnsi" w:cstheme="minorHAnsi"/>
          <w:szCs w:val="24"/>
        </w:rPr>
        <w:t xml:space="preserve">undertaling </w:t>
      </w:r>
      <w:r w:rsidR="005C3704" w:rsidRPr="00F85F09">
        <w:rPr>
          <w:rFonts w:asciiTheme="minorHAnsi" w:eastAsia="Calibri" w:hAnsiTheme="minorHAnsi" w:cstheme="minorHAnsi"/>
          <w:szCs w:val="24"/>
        </w:rPr>
        <w:t>internal migrations</w:t>
      </w:r>
      <w:ins w:id="28" w:author="Stuart Parsons" w:date="2021-10-31T11:58:00Z">
        <w:r w:rsidR="0091488B" w:rsidRPr="00F85F09">
          <w:rPr>
            <w:rFonts w:asciiTheme="minorHAnsi" w:eastAsia="Calibri" w:hAnsiTheme="minorHAnsi" w:cstheme="minorHAnsi"/>
            <w:szCs w:val="24"/>
          </w:rPr>
          <w:t>,</w:t>
        </w:r>
      </w:ins>
      <w:r w:rsidR="005C3704" w:rsidRPr="00F85F09">
        <w:rPr>
          <w:rFonts w:asciiTheme="minorHAnsi" w:eastAsia="Calibri" w:hAnsiTheme="minorHAnsi" w:cstheme="minorHAnsi"/>
          <w:szCs w:val="24"/>
        </w:rPr>
        <w:t xml:space="preserve"> from warm to cooler areas</w:t>
      </w:r>
      <w:r w:rsidR="0091488B" w:rsidRPr="00F85F09">
        <w:rPr>
          <w:rFonts w:asciiTheme="minorHAnsi" w:eastAsia="Calibri" w:hAnsiTheme="minorHAnsi" w:cstheme="minorHAnsi"/>
          <w:szCs w:val="24"/>
        </w:rPr>
        <w:t>,</w:t>
      </w:r>
      <w:r w:rsidR="005C3704" w:rsidRPr="00F85F09">
        <w:rPr>
          <w:rFonts w:asciiTheme="minorHAnsi" w:eastAsia="Calibri" w:hAnsiTheme="minorHAnsi" w:cstheme="minorHAnsi"/>
          <w:szCs w:val="24"/>
        </w:rPr>
        <w:t xml:space="preserve"> with </w:t>
      </w:r>
      <w:r w:rsidR="0091488B" w:rsidRPr="00F85F09">
        <w:rPr>
          <w:rFonts w:asciiTheme="minorHAnsi" w:eastAsia="Calibri" w:hAnsiTheme="minorHAnsi" w:cstheme="minorHAnsi"/>
          <w:szCs w:val="24"/>
        </w:rPr>
        <w:t xml:space="preserve">caves with high </w:t>
      </w:r>
      <w:r w:rsidR="005C3704" w:rsidRPr="00F85F09">
        <w:rPr>
          <w:rFonts w:asciiTheme="minorHAnsi" w:eastAsia="Calibri" w:hAnsiTheme="minorHAnsi" w:cstheme="minorHAnsi"/>
          <w:szCs w:val="24"/>
        </w:rPr>
        <w:t>temperature variability (</w:t>
      </w:r>
      <w:r w:rsidR="00223603" w:rsidRPr="00F85F09">
        <w:rPr>
          <w:rFonts w:asciiTheme="minorHAnsi" w:eastAsia="Calibri" w:hAnsiTheme="minorHAnsi" w:cstheme="minorHAnsi"/>
          <w:szCs w:val="24"/>
        </w:rPr>
        <w:t>Kuipers &amp; Dean 1970</w:t>
      </w:r>
      <w:r w:rsidR="005C3704" w:rsidRPr="00F85F09">
        <w:rPr>
          <w:rFonts w:asciiTheme="minorHAnsi" w:eastAsia="Calibri" w:hAnsiTheme="minorHAnsi" w:cstheme="minorHAnsi"/>
          <w:szCs w:val="24"/>
        </w:rPr>
        <w:t>)</w:t>
      </w:r>
      <w:r w:rsidR="0091488B" w:rsidRPr="00F85F09">
        <w:rPr>
          <w:rFonts w:asciiTheme="minorHAnsi" w:eastAsia="Calibri" w:hAnsiTheme="minorHAnsi" w:cstheme="minorHAnsi"/>
          <w:szCs w:val="24"/>
        </w:rPr>
        <w:t>. The species</w:t>
      </w:r>
      <w:r w:rsidR="00A01F4C" w:rsidRPr="00F85F09">
        <w:rPr>
          <w:rFonts w:asciiTheme="minorHAnsi" w:eastAsia="Calibri" w:hAnsiTheme="minorHAnsi" w:cstheme="minorHAnsi"/>
          <w:szCs w:val="24"/>
        </w:rPr>
        <w:t xml:space="preserve"> may</w:t>
      </w:r>
      <w:r w:rsidR="0091488B" w:rsidRPr="00F85F09">
        <w:rPr>
          <w:rFonts w:asciiTheme="minorHAnsi" w:eastAsia="Calibri" w:hAnsiTheme="minorHAnsi" w:cstheme="minorHAnsi"/>
          <w:szCs w:val="24"/>
        </w:rPr>
        <w:t xml:space="preserve"> </w:t>
      </w:r>
      <w:r w:rsidR="000E5635" w:rsidRPr="00F85F09">
        <w:rPr>
          <w:rFonts w:asciiTheme="minorHAnsi" w:eastAsia="Calibri" w:hAnsiTheme="minorHAnsi" w:cstheme="minorHAnsi"/>
          <w:szCs w:val="24"/>
        </w:rPr>
        <w:t>migrat</w:t>
      </w:r>
      <w:r w:rsidR="0091488B" w:rsidRPr="00F85F09">
        <w:rPr>
          <w:rFonts w:asciiTheme="minorHAnsi" w:eastAsia="Calibri" w:hAnsiTheme="minorHAnsi" w:cstheme="minorHAnsi"/>
          <w:szCs w:val="24"/>
        </w:rPr>
        <w:t>e</w:t>
      </w:r>
      <w:r w:rsidR="000E5635" w:rsidRPr="00F85F09">
        <w:rPr>
          <w:rFonts w:asciiTheme="minorHAnsi" w:eastAsia="Calibri" w:hAnsiTheme="minorHAnsi" w:cstheme="minorHAnsi"/>
          <w:szCs w:val="24"/>
        </w:rPr>
        <w:t xml:space="preserve"> over </w:t>
      </w:r>
      <w:r w:rsidR="00A01F4C" w:rsidRPr="00F85F09">
        <w:rPr>
          <w:rFonts w:asciiTheme="minorHAnsi" w:eastAsia="Calibri" w:hAnsiTheme="minorHAnsi" w:cstheme="minorHAnsi"/>
          <w:szCs w:val="24"/>
        </w:rPr>
        <w:t>relatively long distance or in a local scale (</w:t>
      </w:r>
      <w:r w:rsidR="00654FD8" w:rsidRPr="00F85F09">
        <w:rPr>
          <w:rFonts w:asciiTheme="minorHAnsi" w:eastAsia="Calibri" w:hAnsiTheme="minorHAnsi" w:cstheme="minorHAnsi"/>
          <w:szCs w:val="24"/>
        </w:rPr>
        <w:t>Brown &amp; Bernard 1994</w:t>
      </w:r>
      <w:r w:rsidR="00A01F4C" w:rsidRPr="00F85F09">
        <w:rPr>
          <w:rFonts w:asciiTheme="minorHAnsi" w:eastAsia="Calibri" w:hAnsiTheme="minorHAnsi" w:cstheme="minorHAnsi"/>
          <w:szCs w:val="24"/>
        </w:rPr>
        <w:t>).</w:t>
      </w:r>
      <w:r w:rsidR="001F48A1" w:rsidRPr="00F85F09">
        <w:rPr>
          <w:rFonts w:asciiTheme="minorHAnsi" w:eastAsia="Calibri" w:hAnsiTheme="minorHAnsi" w:cstheme="minorHAnsi"/>
          <w:szCs w:val="24"/>
        </w:rPr>
        <w:t xml:space="preserve"> </w:t>
      </w:r>
      <w:r w:rsidR="001F48A1" w:rsidRPr="00F85F09">
        <w:rPr>
          <w:rFonts w:asciiTheme="minorHAnsi" w:eastAsia="Calibri" w:hAnsiTheme="minorHAnsi" w:cstheme="minorHAnsi"/>
          <w:i/>
          <w:iCs/>
          <w:szCs w:val="24"/>
        </w:rPr>
        <w:t>Miniopterus orianae oceanensis</w:t>
      </w:r>
      <w:r w:rsidR="00B40969" w:rsidRPr="00F85F09">
        <w:rPr>
          <w:rFonts w:asciiTheme="minorHAnsi" w:eastAsia="Calibri" w:hAnsiTheme="minorHAnsi" w:cstheme="minorHAnsi"/>
          <w:szCs w:val="24"/>
        </w:rPr>
        <w:t xml:space="preserve"> </w:t>
      </w:r>
      <w:r w:rsidR="0091488B" w:rsidRPr="00F85F09">
        <w:rPr>
          <w:rFonts w:asciiTheme="minorHAnsi" w:eastAsia="Calibri" w:hAnsiTheme="minorHAnsi" w:cstheme="minorHAnsi"/>
          <w:szCs w:val="24"/>
        </w:rPr>
        <w:t xml:space="preserve">has been </w:t>
      </w:r>
      <w:r w:rsidR="00B40969" w:rsidRPr="00F85F09">
        <w:rPr>
          <w:rFonts w:asciiTheme="minorHAnsi" w:eastAsia="Calibri" w:hAnsiTheme="minorHAnsi" w:cstheme="minorHAnsi"/>
          <w:szCs w:val="24"/>
        </w:rPr>
        <w:t>recorded</w:t>
      </w:r>
      <w:r w:rsidR="005C3704" w:rsidRPr="00F85F09">
        <w:rPr>
          <w:rFonts w:asciiTheme="minorHAnsi" w:eastAsia="Calibri" w:hAnsiTheme="minorHAnsi" w:cstheme="minorHAnsi"/>
          <w:szCs w:val="24"/>
        </w:rPr>
        <w:t xml:space="preserve"> </w:t>
      </w:r>
      <w:r w:rsidR="0091488B" w:rsidRPr="00F85F09">
        <w:rPr>
          <w:rFonts w:asciiTheme="minorHAnsi" w:eastAsia="Calibri" w:hAnsiTheme="minorHAnsi" w:cstheme="minorHAnsi"/>
          <w:szCs w:val="24"/>
        </w:rPr>
        <w:t xml:space="preserve">undertaking </w:t>
      </w:r>
      <w:r w:rsidR="005C3704" w:rsidRPr="00F85F09">
        <w:rPr>
          <w:rFonts w:asciiTheme="minorHAnsi" w:eastAsia="Calibri" w:hAnsiTheme="minorHAnsi" w:cstheme="minorHAnsi"/>
          <w:szCs w:val="24"/>
        </w:rPr>
        <w:t>long distance migrations between overwintering roost and maternity site</w:t>
      </w:r>
      <w:r w:rsidR="00B40969" w:rsidRPr="00F85F09">
        <w:rPr>
          <w:rFonts w:asciiTheme="minorHAnsi" w:eastAsia="Calibri" w:hAnsiTheme="minorHAnsi" w:cstheme="minorHAnsi"/>
          <w:szCs w:val="24"/>
        </w:rPr>
        <w:t>s</w:t>
      </w:r>
      <w:r w:rsidR="005C3704" w:rsidRPr="00F85F09">
        <w:rPr>
          <w:rFonts w:asciiTheme="minorHAnsi" w:eastAsia="Calibri" w:hAnsiTheme="minorHAnsi" w:cstheme="minorHAnsi"/>
          <w:szCs w:val="24"/>
        </w:rPr>
        <w:t xml:space="preserve"> </w:t>
      </w:r>
      <w:r w:rsidR="00223603" w:rsidRPr="00F85F09">
        <w:rPr>
          <w:rFonts w:asciiTheme="minorHAnsi" w:eastAsia="Calibri" w:hAnsiTheme="minorHAnsi" w:cstheme="minorHAnsi"/>
          <w:szCs w:val="24"/>
        </w:rPr>
        <w:t xml:space="preserve">in NSW (Dwyer &amp; Hamilton-Smith 1965; </w:t>
      </w:r>
      <w:r w:rsidR="00883B53" w:rsidRPr="00F85F09">
        <w:rPr>
          <w:rFonts w:asciiTheme="minorHAnsi" w:eastAsia="Calibri" w:hAnsiTheme="minorHAnsi" w:cstheme="minorHAnsi"/>
          <w:szCs w:val="24"/>
        </w:rPr>
        <w:t>Mills 2021</w:t>
      </w:r>
      <w:r w:rsidR="00223603" w:rsidRPr="00F85F09">
        <w:rPr>
          <w:rFonts w:asciiTheme="minorHAnsi" w:eastAsia="Calibri" w:hAnsiTheme="minorHAnsi" w:cstheme="minorHAnsi"/>
          <w:szCs w:val="24"/>
        </w:rPr>
        <w:t xml:space="preserve">). </w:t>
      </w:r>
    </w:p>
    <w:p w14:paraId="4C9483D4" w14:textId="7339897F" w:rsidR="008D16D6" w:rsidRPr="00D253EF" w:rsidRDefault="00262E53" w:rsidP="008D16D6">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i/>
        </w:rPr>
        <w:t>Rhinolophus megaphyllus</w:t>
      </w:r>
      <w:r w:rsidRPr="00D253EF">
        <w:rPr>
          <w:rFonts w:asciiTheme="minorHAnsi" w:eastAsia="Calibri" w:hAnsiTheme="minorHAnsi" w:cstheme="minorHAnsi"/>
        </w:rPr>
        <w:t xml:space="preserve"> is distributed throughout eastern Australia, from Cape York Peninsula to central Victoria (Murphy 2014). The species is commonly found foraging in a large variety of forested and riparian habitats but not in open environments (Murphy 2014). Foraging activities are concentrated between the forest floor up to the canopy level (Pavey &amp; Burwell 2004), and the species hunts fluttering prey in dense vegetation with slow, highly maneuverable flight (Treby &amp; Castley 2016). </w:t>
      </w:r>
      <w:r w:rsidRPr="00D253EF">
        <w:rPr>
          <w:rFonts w:asciiTheme="minorHAnsi" w:eastAsia="Calibri" w:hAnsiTheme="minorHAnsi" w:cstheme="minorHAnsi"/>
          <w:i/>
        </w:rPr>
        <w:t>Rhinolophus megaphyllus</w:t>
      </w:r>
      <w:r w:rsidRPr="00D253EF">
        <w:rPr>
          <w:rFonts w:asciiTheme="minorHAnsi" w:eastAsia="Calibri" w:hAnsiTheme="minorHAnsi" w:cstheme="minorHAnsi"/>
        </w:rPr>
        <w:t xml:space="preserve"> prefers roosting in warm, humid environment</w:t>
      </w:r>
      <w:r w:rsidR="00F960D0">
        <w:rPr>
          <w:rFonts w:asciiTheme="minorHAnsi" w:eastAsia="Calibri" w:hAnsiTheme="minorHAnsi" w:cstheme="minorHAnsi"/>
        </w:rPr>
        <w:t>s</w:t>
      </w:r>
      <w:r w:rsidRPr="00D253EF">
        <w:rPr>
          <w:rFonts w:asciiTheme="minorHAnsi" w:eastAsia="Calibri" w:hAnsiTheme="minorHAnsi" w:cstheme="minorHAnsi"/>
        </w:rPr>
        <w:t xml:space="preserve"> usually in caves and abandoned tunnels and mines (Murphy 2014). </w:t>
      </w:r>
      <w:r w:rsidRPr="00D253EF">
        <w:rPr>
          <w:rFonts w:asciiTheme="minorHAnsi" w:eastAsia="Calibri" w:hAnsiTheme="minorHAnsi" w:cstheme="minorHAnsi"/>
          <w:i/>
        </w:rPr>
        <w:t>Rhinolophus megaphyllus</w:t>
      </w:r>
      <w:r w:rsidRPr="00D253EF">
        <w:rPr>
          <w:rFonts w:asciiTheme="minorHAnsi" w:eastAsia="Calibri" w:hAnsiTheme="minorHAnsi" w:cstheme="minorHAnsi"/>
        </w:rPr>
        <w:t xml:space="preserve"> in south-east Queensland may enter torpor when exposed to low temperatures (below 16°C), otherwise it is active for most of the year (Stawski et al. 2014; Geiser &amp; Stawski 2011). The roosting microclimate of maternity sites has humidity over 90% as well as a constant temperature of around 20 -22°C within cave-like structures (Young 2001). </w:t>
      </w:r>
      <w:bookmarkStart w:id="29" w:name="_Hlk22864570"/>
      <w:bookmarkEnd w:id="27"/>
    </w:p>
    <w:p w14:paraId="1E2DC1FE" w14:textId="0BF40C77" w:rsidR="00262E53" w:rsidRPr="00D253EF" w:rsidRDefault="00262E53" w:rsidP="008D16D6">
      <w:pPr>
        <w:pStyle w:val="Heading2"/>
        <w:spacing w:line="360" w:lineRule="auto"/>
        <w:rPr>
          <w:rFonts w:asciiTheme="minorHAnsi" w:hAnsiTheme="minorHAnsi" w:cstheme="minorHAnsi"/>
          <w:sz w:val="36"/>
          <w:szCs w:val="36"/>
        </w:rPr>
      </w:pPr>
      <w:bookmarkStart w:id="30" w:name="_Toc71543599"/>
      <w:bookmarkStart w:id="31" w:name="_Toc86701828"/>
      <w:bookmarkEnd w:id="29"/>
      <w:r w:rsidRPr="00D253EF">
        <w:rPr>
          <w:rFonts w:asciiTheme="minorHAnsi" w:hAnsiTheme="minorHAnsi" w:cstheme="minorHAnsi"/>
          <w:sz w:val="36"/>
          <w:szCs w:val="36"/>
        </w:rPr>
        <w:t>1.3</w:t>
      </w:r>
      <w:r w:rsidRPr="00D253EF">
        <w:rPr>
          <w:rFonts w:asciiTheme="minorHAnsi" w:hAnsiTheme="minorHAnsi" w:cstheme="minorHAnsi"/>
          <w:sz w:val="36"/>
          <w:szCs w:val="36"/>
        </w:rPr>
        <w:tab/>
        <w:t>Context</w:t>
      </w:r>
      <w:bookmarkEnd w:id="30"/>
      <w:bookmarkEnd w:id="31"/>
    </w:p>
    <w:p w14:paraId="013A71CB" w14:textId="65D60F18" w:rsidR="00262E53" w:rsidRPr="00D253EF" w:rsidRDefault="00262E53" w:rsidP="008D16D6">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Tunnels are important roosting habitat for bats world-wide. However, there is a limited amount of research that </w:t>
      </w:r>
      <w:r w:rsidR="008905EA" w:rsidRPr="00D253EF">
        <w:rPr>
          <w:rFonts w:asciiTheme="minorHAnsi" w:hAnsiTheme="minorHAnsi" w:cstheme="minorHAnsi"/>
        </w:rPr>
        <w:t>focuse</w:t>
      </w:r>
      <w:r w:rsidR="00F960D0">
        <w:rPr>
          <w:rFonts w:asciiTheme="minorHAnsi" w:hAnsiTheme="minorHAnsi" w:cstheme="minorHAnsi"/>
        </w:rPr>
        <w:t>s</w:t>
      </w:r>
      <w:r w:rsidRPr="00D253EF">
        <w:rPr>
          <w:rFonts w:asciiTheme="minorHAnsi" w:hAnsiTheme="minorHAnsi" w:cstheme="minorHAnsi"/>
        </w:rPr>
        <w:t xml:space="preserve"> on bats roosting in tunnels in </w:t>
      </w:r>
      <w:r w:rsidR="008905EA" w:rsidRPr="00D253EF">
        <w:rPr>
          <w:rFonts w:asciiTheme="minorHAnsi" w:hAnsiTheme="minorHAnsi" w:cstheme="minorHAnsi"/>
        </w:rPr>
        <w:t>Southeast</w:t>
      </w:r>
      <w:r w:rsidRPr="00D253EF">
        <w:rPr>
          <w:rFonts w:asciiTheme="minorHAnsi" w:hAnsiTheme="minorHAnsi" w:cstheme="minorHAnsi"/>
        </w:rPr>
        <w:t xml:space="preserve"> Queensland. Therefore, the focus this study is to understand the roosting habits of </w:t>
      </w:r>
      <w:r w:rsidRPr="00D253EF">
        <w:rPr>
          <w:rFonts w:asciiTheme="minorHAnsi" w:hAnsiTheme="minorHAnsi" w:cstheme="minorHAnsi"/>
        </w:rPr>
        <w:lastRenderedPageBreak/>
        <w:t xml:space="preserve">the insect-eating bat species inhabiting in the Yugar tunnel. While the number and diversity of bats roosting in the tunnel has been described previously (Hall 2015), this was some time ago and numbers may have </w:t>
      </w:r>
      <w:r w:rsidR="00F960D0">
        <w:rPr>
          <w:rFonts w:asciiTheme="minorHAnsi" w:hAnsiTheme="minorHAnsi" w:cstheme="minorHAnsi"/>
        </w:rPr>
        <w:t>changed</w:t>
      </w:r>
      <w:r w:rsidRPr="00D253EF">
        <w:rPr>
          <w:rFonts w:asciiTheme="minorHAnsi" w:hAnsiTheme="minorHAnsi" w:cstheme="minorHAnsi"/>
        </w:rPr>
        <w:t xml:space="preserve"> due to anthropogenic disturbance or changes within the surrounding environment. An accurate assessment of bats living in the tunnel will also assist conservation managers to manage the tunnel and its resident bats. While previous studies have surveyed the bats in the tunnel, nothing is known about their roosting preferences or how they use the surrounding habitat for foraging. </w:t>
      </w:r>
    </w:p>
    <w:p w14:paraId="4A19CA5B" w14:textId="638CBAC9" w:rsidR="00262E53" w:rsidRPr="00D253EF" w:rsidRDefault="00262E53" w:rsidP="008D16D6">
      <w:pPr>
        <w:pStyle w:val="Heading2"/>
        <w:spacing w:line="360" w:lineRule="auto"/>
        <w:rPr>
          <w:rFonts w:asciiTheme="minorHAnsi" w:eastAsiaTheme="majorEastAsia" w:hAnsiTheme="minorHAnsi" w:cstheme="minorHAnsi"/>
          <w:sz w:val="36"/>
          <w:szCs w:val="36"/>
        </w:rPr>
      </w:pPr>
      <w:bookmarkStart w:id="32" w:name="_Toc71543600"/>
      <w:bookmarkStart w:id="33" w:name="_Toc86701829"/>
      <w:r w:rsidRPr="00D253EF">
        <w:rPr>
          <w:rFonts w:asciiTheme="minorHAnsi" w:eastAsiaTheme="majorEastAsia" w:hAnsiTheme="minorHAnsi" w:cstheme="minorHAnsi"/>
          <w:sz w:val="36"/>
          <w:szCs w:val="36"/>
        </w:rPr>
        <w:t>1.4</w:t>
      </w:r>
      <w:r w:rsidRPr="00D253EF">
        <w:rPr>
          <w:rFonts w:asciiTheme="minorHAnsi" w:eastAsiaTheme="majorEastAsia" w:hAnsiTheme="minorHAnsi" w:cstheme="minorHAnsi"/>
          <w:sz w:val="36"/>
          <w:szCs w:val="36"/>
        </w:rPr>
        <w:tab/>
        <w:t>Purposes</w:t>
      </w:r>
      <w:bookmarkEnd w:id="32"/>
      <w:bookmarkEnd w:id="33"/>
    </w:p>
    <w:p w14:paraId="5A74E74A" w14:textId="51C3178D" w:rsidR="00262E53" w:rsidRPr="00D253EF" w:rsidRDefault="00262E53" w:rsidP="00E47DBA">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The purpose of this study is to understand the roosting ecology and the ultilisation of the surrounding landscapes of insect-eating bats in the Yugar tunnel. This</w:t>
      </w:r>
      <w:r w:rsidRPr="00D253EF">
        <w:rPr>
          <w:rFonts w:asciiTheme="minorHAnsi" w:eastAsia="Calibri" w:hAnsiTheme="minorHAnsi" w:cstheme="minorHAnsi"/>
          <w:bCs/>
        </w:rPr>
        <w:t xml:space="preserve"> study addresses three questions to understand the bats inhabiting the Yugar tunnel</w:t>
      </w:r>
    </w:p>
    <w:p w14:paraId="51D9E0BE" w14:textId="77777777" w:rsidR="00262E53" w:rsidRPr="00D253EF" w:rsidRDefault="00262E53" w:rsidP="00E47DBA">
      <w:pPr>
        <w:shd w:val="clear" w:color="auto" w:fill="FFFFFF"/>
        <w:spacing w:after="240" w:line="360" w:lineRule="auto"/>
        <w:jc w:val="both"/>
        <w:rPr>
          <w:rFonts w:asciiTheme="minorHAnsi" w:eastAsia="Calibri" w:hAnsiTheme="minorHAnsi" w:cstheme="minorHAnsi"/>
        </w:rPr>
      </w:pPr>
      <w:r w:rsidRPr="00D253EF">
        <w:rPr>
          <w:rFonts w:asciiTheme="minorHAnsi" w:eastAsia="Calibri" w:hAnsiTheme="minorHAnsi" w:cstheme="minorHAnsi"/>
        </w:rPr>
        <w:t>1)</w:t>
      </w:r>
      <w:r w:rsidRPr="00D253EF">
        <w:rPr>
          <w:rFonts w:asciiTheme="minorHAnsi" w:eastAsia="Calibri" w:hAnsiTheme="minorHAnsi" w:cstheme="minorHAnsi"/>
        </w:rPr>
        <w:tab/>
        <w:t>What species of bats are using this tunnel?</w:t>
      </w:r>
    </w:p>
    <w:p w14:paraId="2E8FB137" w14:textId="77777777" w:rsidR="00262E53" w:rsidRPr="00D253EF" w:rsidRDefault="00262E53" w:rsidP="00E47DBA">
      <w:pPr>
        <w:shd w:val="clear" w:color="auto" w:fill="FFFFFF"/>
        <w:spacing w:after="240" w:line="360" w:lineRule="auto"/>
        <w:ind w:left="720" w:hanging="720"/>
        <w:jc w:val="both"/>
        <w:rPr>
          <w:rFonts w:asciiTheme="minorHAnsi" w:eastAsia="Calibri" w:hAnsiTheme="minorHAnsi" w:cstheme="minorHAnsi"/>
        </w:rPr>
      </w:pPr>
      <w:r w:rsidRPr="00D253EF">
        <w:rPr>
          <w:rFonts w:asciiTheme="minorHAnsi" w:eastAsia="Calibri" w:hAnsiTheme="minorHAnsi" w:cstheme="minorHAnsi"/>
        </w:rPr>
        <w:t>2)</w:t>
      </w:r>
      <w:r w:rsidRPr="00D253EF">
        <w:rPr>
          <w:rFonts w:asciiTheme="minorHAnsi" w:eastAsia="Calibri" w:hAnsiTheme="minorHAnsi" w:cstheme="minorHAnsi"/>
        </w:rPr>
        <w:tab/>
        <w:t>What factors might influence how bats select their roost locations in the tunnel?</w:t>
      </w:r>
    </w:p>
    <w:p w14:paraId="458B0BCC" w14:textId="21DB1BE4" w:rsidR="00262E53" w:rsidRPr="00D253EF" w:rsidRDefault="00262E53" w:rsidP="00E47DBA">
      <w:pPr>
        <w:shd w:val="clear" w:color="auto" w:fill="FFFFFF"/>
        <w:spacing w:after="240" w:line="360" w:lineRule="auto"/>
        <w:jc w:val="both"/>
        <w:rPr>
          <w:rFonts w:asciiTheme="minorHAnsi" w:eastAsia="Calibri" w:hAnsiTheme="minorHAnsi" w:cstheme="minorHAnsi"/>
        </w:rPr>
      </w:pPr>
      <w:r w:rsidRPr="00D253EF">
        <w:rPr>
          <w:rFonts w:asciiTheme="minorHAnsi" w:eastAsia="Calibri" w:hAnsiTheme="minorHAnsi" w:cstheme="minorHAnsi"/>
        </w:rPr>
        <w:t>3)</w:t>
      </w:r>
      <w:r w:rsidRPr="00D253EF">
        <w:rPr>
          <w:rFonts w:asciiTheme="minorHAnsi" w:eastAsia="Calibri" w:hAnsiTheme="minorHAnsi" w:cstheme="minorHAnsi"/>
        </w:rPr>
        <w:tab/>
        <w:t>How do bats use the area surrounding the tunnel for movement and foraging?</w:t>
      </w:r>
    </w:p>
    <w:p w14:paraId="64E9BE01" w14:textId="2ACCB595" w:rsidR="00262E53" w:rsidRPr="00D253EF" w:rsidRDefault="00262E53" w:rsidP="008F4D8F">
      <w:pPr>
        <w:shd w:val="clear" w:color="auto" w:fill="FFFFFF"/>
        <w:spacing w:after="240" w:line="360" w:lineRule="auto"/>
        <w:jc w:val="both"/>
        <w:rPr>
          <w:rFonts w:asciiTheme="minorHAnsi" w:eastAsia="Calibri" w:hAnsiTheme="minorHAnsi" w:cstheme="minorHAnsi"/>
        </w:rPr>
      </w:pPr>
      <w:r w:rsidRPr="00D253EF">
        <w:rPr>
          <w:rFonts w:asciiTheme="minorHAnsi" w:eastAsia="Calibri" w:hAnsiTheme="minorHAnsi" w:cstheme="minorHAnsi"/>
        </w:rPr>
        <w:t xml:space="preserve">Based on these three questions, this project has established three objectives: </w:t>
      </w:r>
    </w:p>
    <w:p w14:paraId="762B17A9" w14:textId="77777777" w:rsidR="00262E53" w:rsidRPr="00D253EF" w:rsidRDefault="00262E53" w:rsidP="008F4D8F">
      <w:pPr>
        <w:shd w:val="clear" w:color="auto" w:fill="FFFFFF"/>
        <w:tabs>
          <w:tab w:val="left" w:pos="360"/>
          <w:tab w:val="left" w:pos="540"/>
        </w:tabs>
        <w:spacing w:after="240" w:line="360" w:lineRule="auto"/>
        <w:jc w:val="both"/>
        <w:rPr>
          <w:rFonts w:asciiTheme="minorHAnsi" w:eastAsia="Calibri" w:hAnsiTheme="minorHAnsi" w:cstheme="minorHAnsi"/>
        </w:rPr>
      </w:pPr>
      <w:r w:rsidRPr="00D253EF">
        <w:rPr>
          <w:rFonts w:asciiTheme="minorHAnsi" w:eastAsia="Calibri" w:hAnsiTheme="minorHAnsi" w:cstheme="minorHAnsi"/>
        </w:rPr>
        <w:t>1)</w:t>
      </w:r>
      <w:r w:rsidRPr="00D253EF">
        <w:rPr>
          <w:rFonts w:asciiTheme="minorHAnsi" w:eastAsia="Calibri" w:hAnsiTheme="minorHAnsi" w:cstheme="minorHAnsi"/>
        </w:rPr>
        <w:tab/>
        <w:t>To determine the species inhabiting the tunnel and their relative population sizes</w:t>
      </w:r>
    </w:p>
    <w:p w14:paraId="6E37A36E" w14:textId="5FB5E08D" w:rsidR="00262E53" w:rsidRPr="00D253EF" w:rsidRDefault="00262E53" w:rsidP="008F4D8F">
      <w:pPr>
        <w:shd w:val="clear" w:color="auto" w:fill="FFFFFF"/>
        <w:tabs>
          <w:tab w:val="left" w:pos="360"/>
        </w:tabs>
        <w:spacing w:after="240" w:line="360" w:lineRule="auto"/>
        <w:jc w:val="both"/>
        <w:rPr>
          <w:rFonts w:asciiTheme="minorHAnsi" w:eastAsia="Calibri" w:hAnsiTheme="minorHAnsi" w:cstheme="minorHAnsi"/>
        </w:rPr>
      </w:pPr>
      <w:r w:rsidRPr="00D253EF">
        <w:rPr>
          <w:rFonts w:asciiTheme="minorHAnsi" w:eastAsia="Calibri" w:hAnsiTheme="minorHAnsi" w:cstheme="minorHAnsi"/>
        </w:rPr>
        <w:t>2)</w:t>
      </w:r>
      <w:r w:rsidRPr="00D253EF">
        <w:rPr>
          <w:rFonts w:asciiTheme="minorHAnsi" w:eastAsia="Calibri" w:hAnsiTheme="minorHAnsi" w:cstheme="minorHAnsi"/>
        </w:rPr>
        <w:tab/>
        <w:t xml:space="preserve">To determine how temperature and relative </w:t>
      </w:r>
      <w:r w:rsidR="008905EA" w:rsidRPr="00D253EF">
        <w:rPr>
          <w:rFonts w:asciiTheme="minorHAnsi" w:eastAsia="Calibri" w:hAnsiTheme="minorHAnsi" w:cstheme="minorHAnsi"/>
        </w:rPr>
        <w:t>humidity</w:t>
      </w:r>
      <w:r w:rsidRPr="00D253EF">
        <w:rPr>
          <w:rFonts w:asciiTheme="minorHAnsi" w:eastAsia="Calibri" w:hAnsiTheme="minorHAnsi" w:cstheme="minorHAnsi"/>
        </w:rPr>
        <w:t xml:space="preserve"> might affect the roosting locations of each species within the tunnel, and</w:t>
      </w:r>
    </w:p>
    <w:p w14:paraId="04D35312" w14:textId="360EB10A" w:rsidR="008D16D6" w:rsidRPr="00D253EF" w:rsidRDefault="00262E53" w:rsidP="008F4D8F">
      <w:pPr>
        <w:shd w:val="clear" w:color="auto" w:fill="FFFFFF"/>
        <w:tabs>
          <w:tab w:val="left" w:pos="360"/>
        </w:tabs>
        <w:spacing w:after="240" w:line="360" w:lineRule="auto"/>
        <w:jc w:val="both"/>
        <w:rPr>
          <w:rFonts w:asciiTheme="minorHAnsi" w:eastAsia="Calibri" w:hAnsiTheme="minorHAnsi" w:cstheme="minorHAnsi"/>
        </w:rPr>
      </w:pPr>
      <w:r w:rsidRPr="00D253EF">
        <w:rPr>
          <w:rFonts w:asciiTheme="minorHAnsi" w:eastAsia="Calibri" w:hAnsiTheme="minorHAnsi" w:cstheme="minorHAnsi"/>
        </w:rPr>
        <w:t>3)</w:t>
      </w:r>
      <w:r w:rsidRPr="00D253EF">
        <w:rPr>
          <w:rFonts w:asciiTheme="minorHAnsi" w:eastAsia="Calibri" w:hAnsiTheme="minorHAnsi" w:cstheme="minorHAnsi"/>
        </w:rPr>
        <w:tab/>
        <w:t>To determine how the species inhabiting the tunnel use the surrounding environment.</w:t>
      </w:r>
    </w:p>
    <w:p w14:paraId="13EB18ED" w14:textId="79A4CAF3" w:rsidR="00262E53" w:rsidRPr="00D253EF" w:rsidRDefault="00262E53" w:rsidP="008D16D6">
      <w:pPr>
        <w:pStyle w:val="Heading2"/>
        <w:spacing w:line="360" w:lineRule="auto"/>
        <w:rPr>
          <w:rFonts w:asciiTheme="minorHAnsi" w:hAnsiTheme="minorHAnsi" w:cstheme="minorHAnsi"/>
          <w:sz w:val="36"/>
          <w:szCs w:val="36"/>
        </w:rPr>
      </w:pPr>
      <w:bookmarkStart w:id="34" w:name="_Toc71543601"/>
      <w:bookmarkStart w:id="35" w:name="_Toc86701830"/>
      <w:r w:rsidRPr="001F6758">
        <w:rPr>
          <w:rFonts w:asciiTheme="minorHAnsi" w:hAnsiTheme="minorHAnsi" w:cstheme="minorHAnsi"/>
          <w:sz w:val="36"/>
          <w:szCs w:val="36"/>
        </w:rPr>
        <w:lastRenderedPageBreak/>
        <w:t>1.5</w:t>
      </w:r>
      <w:r w:rsidRPr="001F6758">
        <w:rPr>
          <w:rFonts w:asciiTheme="minorHAnsi" w:hAnsiTheme="minorHAnsi" w:cstheme="minorHAnsi"/>
          <w:sz w:val="36"/>
          <w:szCs w:val="36"/>
        </w:rPr>
        <w:tab/>
        <w:t>Significance and scope</w:t>
      </w:r>
      <w:bookmarkEnd w:id="34"/>
      <w:bookmarkEnd w:id="35"/>
    </w:p>
    <w:p w14:paraId="3D280288" w14:textId="65B6F7B6" w:rsidR="00262E53" w:rsidRPr="00D253EF" w:rsidRDefault="00262E53" w:rsidP="008D16D6">
      <w:pPr>
        <w:shd w:val="clear" w:color="auto" w:fill="FFFFFF"/>
        <w:spacing w:after="240" w:line="360" w:lineRule="auto"/>
        <w:ind w:firstLine="567"/>
        <w:jc w:val="both"/>
        <w:rPr>
          <w:rFonts w:asciiTheme="minorHAnsi" w:eastAsia="Calibri" w:hAnsiTheme="minorHAnsi" w:cstheme="minorHAnsi"/>
          <w:szCs w:val="24"/>
          <w:highlight w:val="white"/>
        </w:rPr>
      </w:pPr>
      <w:r w:rsidRPr="00D253EF">
        <w:rPr>
          <w:rFonts w:asciiTheme="minorHAnsi" w:hAnsiTheme="minorHAnsi" w:cstheme="minorHAnsi"/>
          <w:szCs w:val="24"/>
        </w:rPr>
        <w:t xml:space="preserve">Anthropogenic change is intensifying in Queensland recently; expansion of deforestation and urbanization </w:t>
      </w:r>
      <w:r w:rsidR="000D2608">
        <w:rPr>
          <w:rFonts w:asciiTheme="minorHAnsi" w:hAnsiTheme="minorHAnsi" w:cstheme="minorHAnsi"/>
          <w:szCs w:val="24"/>
        </w:rPr>
        <w:t>are</w:t>
      </w:r>
      <w:r w:rsidRPr="00D253EF">
        <w:rPr>
          <w:rFonts w:asciiTheme="minorHAnsi" w:hAnsiTheme="minorHAnsi" w:cstheme="minorHAnsi"/>
          <w:szCs w:val="24"/>
        </w:rPr>
        <w:t xml:space="preserve"> resulting environmental effects such as land-use change, altering biodiversity structure, and habitat fragmentation </w:t>
      </w:r>
      <w:r w:rsidR="00DE2D58">
        <w:rPr>
          <w:rFonts w:asciiTheme="minorHAnsi" w:hAnsiTheme="minorHAnsi" w:cstheme="minorHAnsi"/>
          <w:szCs w:val="24"/>
        </w:rPr>
        <w:t>has</w:t>
      </w:r>
      <w:r w:rsidRPr="00D253EF">
        <w:rPr>
          <w:rFonts w:asciiTheme="minorHAnsi" w:hAnsiTheme="minorHAnsi" w:cstheme="minorHAnsi"/>
          <w:szCs w:val="24"/>
        </w:rPr>
        <w:t xml:space="preserve"> caused significant impacts on many bat species (Simmons et al. 2018; Bader et al. 2015). This research is important for bat conservation as it focuses on roosting habitats and foraging opportunities, the two critical factors that directly affect the persistence of insectivorous bat species in a peri-urban setting. </w:t>
      </w:r>
      <w:r w:rsidRPr="00D253EF">
        <w:rPr>
          <w:rFonts w:asciiTheme="minorHAnsi" w:eastAsia="Calibri" w:hAnsiTheme="minorHAnsi" w:cstheme="minorHAnsi"/>
          <w:szCs w:val="24"/>
        </w:rPr>
        <w:t>Understanding bat species presence, population size, microhabitat preferences and habitat use are significant for the conservation planning of bats in the local area. The collected information will contribute to the Moreton Bay Regional Council’s planning for future conservation of the tunnel.</w:t>
      </w:r>
      <w:r w:rsidRPr="00D253EF">
        <w:rPr>
          <w:rFonts w:asciiTheme="minorHAnsi" w:eastAsia="Calibri" w:hAnsiTheme="minorHAnsi" w:cstheme="minorHAnsi"/>
          <w:szCs w:val="24"/>
          <w:highlight w:val="white"/>
        </w:rPr>
        <w:t xml:space="preserve"> </w:t>
      </w:r>
    </w:p>
    <w:p w14:paraId="42F6025C" w14:textId="2BA9451B" w:rsidR="00262E53" w:rsidRPr="00D253EF" w:rsidRDefault="00262E53" w:rsidP="007852D7">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This study investigates the roosting and foraging habits of each insectivorous bat species inhabiting in the Yugar tunnel in terms of microhabitat roosting selection, species richness, population size, and relative activity patterns in the surrounding landscape. This information will help us to better understand </w:t>
      </w:r>
      <w:r w:rsidR="009602F7">
        <w:rPr>
          <w:rFonts w:asciiTheme="minorHAnsi" w:hAnsiTheme="minorHAnsi" w:cstheme="minorHAnsi"/>
          <w:szCs w:val="24"/>
        </w:rPr>
        <w:t xml:space="preserve">the </w:t>
      </w:r>
      <w:r w:rsidRPr="00D253EF">
        <w:rPr>
          <w:rFonts w:asciiTheme="minorHAnsi" w:hAnsiTheme="minorHAnsi" w:cstheme="minorHAnsi"/>
          <w:szCs w:val="24"/>
        </w:rPr>
        <w:t xml:space="preserve">biology and ecology of several important insectivorous bat species and the significance of </w:t>
      </w:r>
      <w:r w:rsidR="00E917BB">
        <w:rPr>
          <w:rFonts w:asciiTheme="minorHAnsi" w:hAnsiTheme="minorHAnsi" w:cstheme="minorHAnsi"/>
          <w:szCs w:val="24"/>
        </w:rPr>
        <w:t>this tunnel</w:t>
      </w:r>
      <w:r w:rsidRPr="00D253EF">
        <w:rPr>
          <w:rFonts w:asciiTheme="minorHAnsi" w:hAnsiTheme="minorHAnsi" w:cstheme="minorHAnsi"/>
          <w:szCs w:val="24"/>
        </w:rPr>
        <w:t xml:space="preserve"> to them.</w:t>
      </w:r>
    </w:p>
    <w:p w14:paraId="24AC1151" w14:textId="7531DE2B" w:rsidR="00262E53" w:rsidRPr="00D253EF" w:rsidRDefault="00262E53" w:rsidP="008D16D6">
      <w:pPr>
        <w:pStyle w:val="Heading2"/>
        <w:spacing w:line="360" w:lineRule="auto"/>
        <w:rPr>
          <w:rFonts w:asciiTheme="minorHAnsi" w:hAnsiTheme="minorHAnsi" w:cstheme="minorHAnsi"/>
          <w:sz w:val="36"/>
          <w:szCs w:val="36"/>
        </w:rPr>
      </w:pPr>
      <w:bookmarkStart w:id="36" w:name="_Toc71543602"/>
      <w:bookmarkStart w:id="37" w:name="_Toc86701831"/>
      <w:r w:rsidRPr="00D253EF">
        <w:rPr>
          <w:rFonts w:asciiTheme="minorHAnsi" w:hAnsiTheme="minorHAnsi" w:cstheme="minorHAnsi"/>
          <w:sz w:val="36"/>
          <w:szCs w:val="36"/>
        </w:rPr>
        <w:t>1.6</w:t>
      </w:r>
      <w:r w:rsidRPr="00D253EF">
        <w:rPr>
          <w:rFonts w:asciiTheme="minorHAnsi" w:hAnsiTheme="minorHAnsi" w:cstheme="minorHAnsi"/>
          <w:sz w:val="36"/>
          <w:szCs w:val="36"/>
        </w:rPr>
        <w:tab/>
        <w:t>Thesis outline:</w:t>
      </w:r>
      <w:bookmarkEnd w:id="36"/>
      <w:bookmarkEnd w:id="37"/>
    </w:p>
    <w:p w14:paraId="5DB226B8" w14:textId="1E711E32" w:rsidR="008D16D6" w:rsidRPr="00D253EF" w:rsidRDefault="00262E53" w:rsidP="008D16D6">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This thesis has three main objectives, each of which is addressed in the three experimental chapters (2-4). Each chapter contains an introduction, method, results, analysis, and discussion for each objective. An overall discussion and conclusion will then combine each objective to summarize the findings of the study. </w:t>
      </w:r>
    </w:p>
    <w:p w14:paraId="050D0C34" w14:textId="4B32F779" w:rsidR="008D16D6" w:rsidRPr="00D253EF" w:rsidRDefault="00262E53" w:rsidP="008D16D6">
      <w:pPr>
        <w:spacing w:after="240" w:line="360" w:lineRule="auto"/>
        <w:jc w:val="both"/>
        <w:rPr>
          <w:rFonts w:asciiTheme="minorHAnsi" w:hAnsiTheme="minorHAnsi" w:cstheme="minorHAnsi"/>
          <w:szCs w:val="24"/>
        </w:rPr>
      </w:pPr>
      <w:r w:rsidRPr="00D253EF">
        <w:rPr>
          <w:rFonts w:asciiTheme="minorHAnsi" w:hAnsiTheme="minorHAnsi" w:cstheme="minorHAnsi"/>
          <w:szCs w:val="24"/>
          <w:u w:val="single"/>
        </w:rPr>
        <w:t>Chapter 2:</w:t>
      </w:r>
      <w:r w:rsidRPr="00D253EF">
        <w:rPr>
          <w:rFonts w:asciiTheme="minorHAnsi" w:hAnsiTheme="minorHAnsi" w:cstheme="minorHAnsi"/>
          <w:szCs w:val="24"/>
        </w:rPr>
        <w:t xml:space="preserve"> Understanding the bat species, population, and their emergence and return pattern in the Yugar tunnel.</w:t>
      </w:r>
    </w:p>
    <w:p w14:paraId="09139760" w14:textId="71563240" w:rsidR="00B06F4F" w:rsidRPr="00B06F4F" w:rsidRDefault="00262E53" w:rsidP="00B06F4F">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To achieve this objective, three techniques including exit counts, acoustic monitoring and walk-through surveys were conducted over one summer and one </w:t>
      </w:r>
      <w:r w:rsidRPr="00D253EF">
        <w:rPr>
          <w:rFonts w:asciiTheme="minorHAnsi" w:hAnsiTheme="minorHAnsi" w:cstheme="minorHAnsi"/>
          <w:szCs w:val="24"/>
        </w:rPr>
        <w:lastRenderedPageBreak/>
        <w:t xml:space="preserve">winter. A total of 5 days of exit counts and acoustic monitoring surveys, and 1 day of walk-through survey were conducted in each season.  This chapter compares the findings from the three sampling techniques, then integrates the information to reach conclusions on bat species present, their relative population size in the tunnel during summer and winter, and the emergence and return pattern of each species within and between summer and winter. </w:t>
      </w:r>
    </w:p>
    <w:p w14:paraId="72919BF5" w14:textId="2C506D73" w:rsidR="00262E53" w:rsidRPr="00D253EF" w:rsidRDefault="00262E53" w:rsidP="008D16D6">
      <w:pPr>
        <w:spacing w:after="240" w:line="360" w:lineRule="auto"/>
        <w:jc w:val="both"/>
        <w:rPr>
          <w:rFonts w:asciiTheme="minorHAnsi" w:eastAsia="Calibri" w:hAnsiTheme="minorHAnsi" w:cstheme="minorHAnsi"/>
          <w:szCs w:val="24"/>
        </w:rPr>
      </w:pPr>
      <w:r w:rsidRPr="00D253EF">
        <w:rPr>
          <w:rFonts w:asciiTheme="minorHAnsi" w:hAnsiTheme="minorHAnsi" w:cstheme="minorHAnsi"/>
          <w:szCs w:val="24"/>
          <w:u w:val="single"/>
        </w:rPr>
        <w:t>Chapter 3:</w:t>
      </w:r>
      <w:r w:rsidRPr="00D253EF">
        <w:rPr>
          <w:rFonts w:asciiTheme="minorHAnsi" w:hAnsiTheme="minorHAnsi" w:cstheme="minorHAnsi"/>
          <w:szCs w:val="24"/>
        </w:rPr>
        <w:t xml:space="preserve"> Understanding the </w:t>
      </w:r>
      <w:r w:rsidRPr="00D253EF">
        <w:rPr>
          <w:rFonts w:asciiTheme="minorHAnsi" w:eastAsia="Calibri" w:hAnsiTheme="minorHAnsi" w:cstheme="minorHAnsi"/>
          <w:szCs w:val="24"/>
        </w:rPr>
        <w:t>microhabitat of the tunnel and determine how this influences the roosting locations of each species.</w:t>
      </w:r>
    </w:p>
    <w:p w14:paraId="0FFB1394" w14:textId="5BBDAF5B" w:rsidR="008D16D6" w:rsidRPr="00D253EF" w:rsidRDefault="00262E53" w:rsidP="008D16D6">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The aims of this chapter were </w:t>
      </w:r>
      <w:r w:rsidRPr="00D253EF">
        <w:rPr>
          <w:rFonts w:asciiTheme="minorHAnsi" w:hAnsiTheme="minorHAnsi" w:cstheme="minorHAnsi"/>
          <w:color w:val="000000"/>
          <w:szCs w:val="24"/>
          <w:shd w:val="clear" w:color="auto" w:fill="FFFFFF"/>
        </w:rPr>
        <w:t>to determine the location and size of each roost in the tunnel and determine the roosting microclimate (temperature and relative humidity) of each roost / species inhabiting the tunnel.</w:t>
      </w:r>
      <w:r w:rsidRPr="00D253EF">
        <w:rPr>
          <w:rFonts w:asciiTheme="minorHAnsi" w:hAnsiTheme="minorHAnsi" w:cstheme="minorHAnsi"/>
          <w:szCs w:val="24"/>
        </w:rPr>
        <w:t xml:space="preserve"> This chapter extends the findings of the walk-through surveys of Chapter 2 by investigating the roosting locations of each species and number of bats within each roost. Furthermore, a total of 10 days of microclimate monitoring was conducted to investigate the microclimate within the tunnel (internal ambient), near the bats’ roosts, and outside the tunnel (external ambient) in both seasons. This chapter highlights the roost</w:t>
      </w:r>
      <w:r w:rsidR="00B06F4F">
        <w:rPr>
          <w:rFonts w:asciiTheme="minorHAnsi" w:hAnsiTheme="minorHAnsi" w:cstheme="minorHAnsi"/>
          <w:szCs w:val="24"/>
        </w:rPr>
        <w:t>ing</w:t>
      </w:r>
      <w:r w:rsidRPr="00D253EF">
        <w:rPr>
          <w:rFonts w:asciiTheme="minorHAnsi" w:hAnsiTheme="minorHAnsi" w:cstheme="minorHAnsi"/>
          <w:szCs w:val="24"/>
        </w:rPr>
        <w:t xml:space="preserve"> selection preferences of each species in terms of two important microclimate variables</w:t>
      </w:r>
      <w:r w:rsidR="00B06F4F">
        <w:rPr>
          <w:rFonts w:asciiTheme="minorHAnsi" w:hAnsiTheme="minorHAnsi" w:cstheme="minorHAnsi"/>
          <w:szCs w:val="24"/>
        </w:rPr>
        <w:t xml:space="preserve"> (temperature and relative humidity)</w:t>
      </w:r>
      <w:r w:rsidRPr="00D253EF">
        <w:rPr>
          <w:rFonts w:asciiTheme="minorHAnsi" w:hAnsiTheme="minorHAnsi" w:cstheme="minorHAnsi"/>
          <w:szCs w:val="24"/>
        </w:rPr>
        <w:t xml:space="preserve">.  </w:t>
      </w:r>
    </w:p>
    <w:p w14:paraId="0962EDD0" w14:textId="1D10A57C" w:rsidR="008D16D6" w:rsidRPr="00D253EF" w:rsidRDefault="00262E53" w:rsidP="008D16D6">
      <w:pPr>
        <w:spacing w:after="240" w:line="360" w:lineRule="auto"/>
        <w:rPr>
          <w:rFonts w:asciiTheme="minorHAnsi" w:hAnsiTheme="minorHAnsi" w:cstheme="minorHAnsi"/>
          <w:szCs w:val="24"/>
        </w:rPr>
      </w:pPr>
      <w:r w:rsidRPr="00D253EF">
        <w:rPr>
          <w:rFonts w:asciiTheme="minorHAnsi" w:hAnsiTheme="minorHAnsi" w:cstheme="minorHAnsi"/>
          <w:szCs w:val="24"/>
          <w:u w:val="single"/>
        </w:rPr>
        <w:t>Chapter 4</w:t>
      </w:r>
      <w:r w:rsidRPr="00D253EF">
        <w:rPr>
          <w:rFonts w:asciiTheme="minorHAnsi" w:hAnsiTheme="minorHAnsi" w:cstheme="minorHAnsi"/>
          <w:szCs w:val="24"/>
        </w:rPr>
        <w:t>:  Understanding the ultilisation of the surrounding environment by bats in the tunnel.</w:t>
      </w:r>
    </w:p>
    <w:p w14:paraId="655C88B8" w14:textId="18DB75C4" w:rsidR="00262E53" w:rsidRPr="00D253EF" w:rsidRDefault="00262E53" w:rsidP="008D16D6">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The aims of this chapter were to determine bat species composition and relative activity in the landscapes surrounding the tunnel, with a specific focus on the species inhabiting the Yugar tunnel. Using acoustic recorders, a total of 30 field sites were sampled within a 3 km radius of the tunnel over 10 days in summer and winter, with 2100 hours of recordings collected and 420 hours of bat acoustic activity analysed. This chapter highlights the bat species composition and richness between two habitats (edge and forest) within three vegetation types across summer and winter, and the relative activities of the three tunnel bat species within this setting. </w:t>
      </w:r>
    </w:p>
    <w:p w14:paraId="5BF7B52D" w14:textId="280306F1" w:rsidR="00262E53" w:rsidRPr="00D253EF" w:rsidRDefault="00262E53" w:rsidP="008D16D6">
      <w:pPr>
        <w:spacing w:after="240" w:line="360" w:lineRule="auto"/>
        <w:rPr>
          <w:rFonts w:asciiTheme="minorHAnsi" w:hAnsiTheme="minorHAnsi" w:cstheme="minorHAnsi"/>
          <w:szCs w:val="24"/>
          <w:u w:val="single"/>
        </w:rPr>
      </w:pPr>
      <w:r w:rsidRPr="00D253EF">
        <w:rPr>
          <w:rFonts w:asciiTheme="minorHAnsi" w:hAnsiTheme="minorHAnsi" w:cstheme="minorHAnsi"/>
          <w:szCs w:val="24"/>
          <w:u w:val="single"/>
        </w:rPr>
        <w:t>Chapter 5:  General discussion</w:t>
      </w:r>
    </w:p>
    <w:p w14:paraId="48EE762F" w14:textId="401401BE" w:rsidR="00262E53" w:rsidRPr="00D253EF" w:rsidRDefault="00262E53" w:rsidP="008D16D6">
      <w:pPr>
        <w:spacing w:after="240" w:line="360" w:lineRule="auto"/>
        <w:ind w:firstLine="567"/>
        <w:jc w:val="both"/>
        <w:rPr>
          <w:rFonts w:asciiTheme="minorHAnsi" w:eastAsiaTheme="minorEastAsia" w:hAnsiTheme="minorHAnsi" w:cstheme="minorHAnsi"/>
          <w:sz w:val="22"/>
          <w:szCs w:val="22"/>
        </w:rPr>
      </w:pPr>
      <w:r w:rsidRPr="00D253EF">
        <w:rPr>
          <w:rFonts w:asciiTheme="minorHAnsi" w:hAnsiTheme="minorHAnsi" w:cstheme="minorHAnsi"/>
          <w:szCs w:val="24"/>
        </w:rPr>
        <w:lastRenderedPageBreak/>
        <w:t>This chapter summarises the findings of previous chapters in relation to the three objectives of the thesis. It also provides a general discussion on the significance of the thesis’ results for those charged with maintaining the Yugar Tunnel and conserving the bat species it contains. The thesis concludes by offering several insights for future research regarding the bats inhabiting the Yugar tunnel.</w:t>
      </w:r>
      <w:r w:rsidRPr="00D253EF">
        <w:rPr>
          <w:rFonts w:asciiTheme="minorHAnsi" w:hAnsiTheme="minorHAnsi" w:cstheme="minorHAnsi"/>
        </w:rPr>
        <w:t xml:space="preserve"> </w:t>
      </w:r>
      <w:r w:rsidRPr="00D253EF">
        <w:rPr>
          <w:rFonts w:asciiTheme="minorHAnsi" w:eastAsia="Calibri" w:hAnsiTheme="minorHAnsi" w:cstheme="minorHAnsi"/>
          <w:b/>
          <w:szCs w:val="24"/>
        </w:rPr>
        <w:br w:type="page"/>
      </w:r>
    </w:p>
    <w:p w14:paraId="40131740" w14:textId="68300B72" w:rsidR="00262E53" w:rsidRPr="00D253EF" w:rsidRDefault="00262E53" w:rsidP="008D16D6">
      <w:pPr>
        <w:pStyle w:val="Heading2"/>
        <w:tabs>
          <w:tab w:val="left" w:pos="720"/>
          <w:tab w:val="left" w:pos="1440"/>
          <w:tab w:val="left" w:pos="2160"/>
          <w:tab w:val="left" w:pos="4935"/>
        </w:tabs>
        <w:spacing w:line="360" w:lineRule="auto"/>
        <w:rPr>
          <w:rFonts w:asciiTheme="minorHAnsi" w:eastAsia="Calibri" w:hAnsiTheme="minorHAnsi" w:cstheme="minorHAnsi"/>
          <w:sz w:val="36"/>
          <w:szCs w:val="36"/>
        </w:rPr>
      </w:pPr>
      <w:bookmarkStart w:id="38" w:name="_Toc71543603"/>
      <w:bookmarkStart w:id="39" w:name="_Toc86701832"/>
      <w:r w:rsidRPr="00D253EF">
        <w:rPr>
          <w:rFonts w:asciiTheme="minorHAnsi" w:eastAsia="Calibri" w:hAnsiTheme="minorHAnsi" w:cstheme="minorHAnsi"/>
          <w:sz w:val="36"/>
          <w:szCs w:val="36"/>
        </w:rPr>
        <w:lastRenderedPageBreak/>
        <w:t>1.7</w:t>
      </w:r>
      <w:r w:rsidRPr="00D253EF">
        <w:rPr>
          <w:rFonts w:asciiTheme="minorHAnsi" w:eastAsia="Calibri" w:hAnsiTheme="minorHAnsi" w:cstheme="minorHAnsi"/>
          <w:sz w:val="36"/>
          <w:szCs w:val="36"/>
        </w:rPr>
        <w:tab/>
        <w:t>Reference list</w:t>
      </w:r>
      <w:bookmarkEnd w:id="38"/>
      <w:bookmarkEnd w:id="39"/>
      <w:r w:rsidRPr="00D253EF">
        <w:rPr>
          <w:rFonts w:asciiTheme="minorHAnsi" w:hAnsiTheme="minorHAnsi" w:cstheme="minorHAnsi"/>
          <w:sz w:val="36"/>
          <w:szCs w:val="36"/>
        </w:rPr>
        <w:tab/>
      </w:r>
      <w:r w:rsidRPr="00D253EF">
        <w:rPr>
          <w:rFonts w:asciiTheme="minorHAnsi" w:hAnsiTheme="minorHAnsi" w:cstheme="minorHAnsi"/>
          <w:sz w:val="36"/>
          <w:szCs w:val="36"/>
        </w:rPr>
        <w:tab/>
      </w:r>
      <w:bookmarkStart w:id="40" w:name="_Hlk71390321"/>
    </w:p>
    <w:bookmarkEnd w:id="40"/>
    <w:p w14:paraId="4BD0CAAE" w14:textId="77777777" w:rsidR="00772596" w:rsidRPr="00D253EF" w:rsidRDefault="00772596" w:rsidP="00602BD1">
      <w:pPr>
        <w:rPr>
          <w:rFonts w:asciiTheme="minorHAnsi" w:eastAsia="Arial" w:hAnsiTheme="minorHAnsi" w:cstheme="minorHAnsi"/>
        </w:rPr>
      </w:pPr>
    </w:p>
    <w:p w14:paraId="23FC5E1D" w14:textId="77777777" w:rsidR="00772596" w:rsidRDefault="00772596" w:rsidP="00602BD1">
      <w:pPr>
        <w:rPr>
          <w:rFonts w:asciiTheme="minorHAnsi" w:eastAsia="Arial" w:hAnsiTheme="minorHAnsi" w:cstheme="minorHAnsi"/>
        </w:rPr>
      </w:pPr>
      <w:r w:rsidRPr="00D253EF">
        <w:rPr>
          <w:rFonts w:asciiTheme="minorHAnsi" w:eastAsia="Arial" w:hAnsiTheme="minorHAnsi" w:cstheme="minorHAnsi"/>
        </w:rPr>
        <w:t xml:space="preserve">Agnarsson, I., Zambrana-Torrelio, C., Flores-Saldana, N., &amp; May-Collado, L. (2011). A </w:t>
      </w:r>
      <w:r>
        <w:rPr>
          <w:rFonts w:asciiTheme="minorHAnsi" w:eastAsia="Arial" w:hAnsiTheme="minorHAnsi" w:cstheme="minorHAnsi"/>
        </w:rPr>
        <w:tab/>
      </w:r>
      <w:r w:rsidRPr="00D253EF">
        <w:rPr>
          <w:rFonts w:asciiTheme="minorHAnsi" w:eastAsia="Arial" w:hAnsiTheme="minorHAnsi" w:cstheme="minorHAnsi"/>
        </w:rPr>
        <w:t xml:space="preserve">time-calibrated species-level phylogeny of bats (Chiroptera, Mammalia). </w:t>
      </w:r>
      <w:r>
        <w:rPr>
          <w:rFonts w:asciiTheme="minorHAnsi" w:eastAsia="Arial" w:hAnsiTheme="minorHAnsi" w:cstheme="minorHAnsi"/>
        </w:rPr>
        <w:tab/>
      </w:r>
      <w:r w:rsidRPr="00D253EF">
        <w:rPr>
          <w:rFonts w:asciiTheme="minorHAnsi" w:eastAsia="Arial" w:hAnsiTheme="minorHAnsi" w:cstheme="minorHAnsi"/>
          <w:i/>
        </w:rPr>
        <w:t xml:space="preserve">PLoS Currents, 3, </w:t>
      </w:r>
      <w:r w:rsidRPr="00D253EF">
        <w:rPr>
          <w:rFonts w:asciiTheme="minorHAnsi" w:eastAsia="Arial" w:hAnsiTheme="minorHAnsi" w:cstheme="minorHAnsi"/>
        </w:rPr>
        <w:t xml:space="preserve">RRN1212–RRN1212. </w:t>
      </w:r>
      <w:r>
        <w:rPr>
          <w:rFonts w:asciiTheme="minorHAnsi" w:eastAsia="Arial" w:hAnsiTheme="minorHAnsi" w:cstheme="minorHAnsi"/>
        </w:rPr>
        <w:tab/>
      </w:r>
      <w:hyperlink r:id="rId65" w:history="1">
        <w:r w:rsidRPr="001843D3">
          <w:rPr>
            <w:rStyle w:val="Hyperlink"/>
            <w:rFonts w:asciiTheme="minorHAnsi" w:eastAsia="Arial" w:hAnsiTheme="minorHAnsi" w:cstheme="minorHAnsi"/>
          </w:rPr>
          <w:t>https://doi.org/10.1371/currents.RRN1212</w:t>
        </w:r>
      </w:hyperlink>
    </w:p>
    <w:p w14:paraId="23B33D67"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Armstrong, K. N. (2010). Assessing the short-term effect of minerals exploration </w:t>
      </w:r>
      <w:r>
        <w:rPr>
          <w:rFonts w:asciiTheme="minorHAnsi" w:eastAsia="Arial" w:hAnsiTheme="minorHAnsi" w:cstheme="minorHAnsi"/>
        </w:rPr>
        <w:tab/>
      </w:r>
      <w:r w:rsidRPr="00D253EF">
        <w:rPr>
          <w:rFonts w:asciiTheme="minorHAnsi" w:eastAsia="Arial" w:hAnsiTheme="minorHAnsi" w:cstheme="minorHAnsi"/>
        </w:rPr>
        <w:t xml:space="preserve">drilling on colonies of bats of conservation significance: A case study near </w:t>
      </w:r>
      <w:r>
        <w:rPr>
          <w:rFonts w:asciiTheme="minorHAnsi" w:eastAsia="Arial" w:hAnsiTheme="minorHAnsi" w:cstheme="minorHAnsi"/>
        </w:rPr>
        <w:tab/>
      </w:r>
      <w:r w:rsidRPr="00D253EF">
        <w:rPr>
          <w:rFonts w:asciiTheme="minorHAnsi" w:eastAsia="Arial" w:hAnsiTheme="minorHAnsi" w:cstheme="minorHAnsi"/>
        </w:rPr>
        <w:t xml:space="preserve">Marble bar, Western Australia. </w:t>
      </w:r>
      <w:r w:rsidRPr="00D253EF">
        <w:rPr>
          <w:rFonts w:asciiTheme="minorHAnsi" w:eastAsia="Arial" w:hAnsiTheme="minorHAnsi" w:cstheme="minorHAnsi"/>
          <w:i/>
        </w:rPr>
        <w:t xml:space="preserve">Journal of the Royal Society of Western </w:t>
      </w:r>
      <w:r>
        <w:rPr>
          <w:rFonts w:asciiTheme="minorHAnsi" w:eastAsia="Arial" w:hAnsiTheme="minorHAnsi" w:cstheme="minorHAnsi"/>
          <w:i/>
        </w:rPr>
        <w:tab/>
      </w:r>
      <w:r w:rsidRPr="00D253EF">
        <w:rPr>
          <w:rFonts w:asciiTheme="minorHAnsi" w:eastAsia="Arial" w:hAnsiTheme="minorHAnsi" w:cstheme="minorHAnsi"/>
          <w:i/>
        </w:rPr>
        <w:t>Australia, 93</w:t>
      </w:r>
      <w:r w:rsidRPr="00D253EF">
        <w:rPr>
          <w:rFonts w:asciiTheme="minorHAnsi" w:eastAsia="Arial" w:hAnsiTheme="minorHAnsi" w:cstheme="minorHAnsi"/>
        </w:rPr>
        <w:t xml:space="preserve">, 165–174. </w:t>
      </w:r>
      <w:hyperlink w:history="1">
        <w:r w:rsidRPr="001843D3">
          <w:rPr>
            <w:rStyle w:val="Hyperlink"/>
            <w:rFonts w:asciiTheme="minorHAnsi" w:eastAsia="Arial" w:hAnsiTheme="minorHAnsi" w:cstheme="minorHAnsi"/>
          </w:rPr>
          <w:t>https://search-proquest-</w:t>
        </w:r>
        <w:r w:rsidRPr="001843D3">
          <w:rPr>
            <w:rStyle w:val="Hyperlink"/>
            <w:rFonts w:asciiTheme="minorHAnsi" w:eastAsia="Arial" w:hAnsiTheme="minorHAnsi" w:cstheme="minorHAnsi"/>
          </w:rPr>
          <w:tab/>
          <w:t xml:space="preserve">com.ezp01.library.qut.edu.au/docview/887908087? OpenUrlRefId=info:xri </w:t>
        </w:r>
        <w:r w:rsidRPr="001843D3">
          <w:rPr>
            <w:rStyle w:val="Hyperlink"/>
            <w:rFonts w:asciiTheme="minorHAnsi" w:eastAsia="Arial" w:hAnsiTheme="minorHAnsi" w:cstheme="minorHAnsi"/>
          </w:rPr>
          <w:tab/>
          <w:t>/sid:primo&amp;accounted=13380</w:t>
        </w:r>
      </w:hyperlink>
    </w:p>
    <w:p w14:paraId="2E475B1B" w14:textId="77777777" w:rsidR="00772596" w:rsidRPr="00D253EF" w:rsidRDefault="00772596" w:rsidP="00E238A4">
      <w:pPr>
        <w:spacing w:after="240"/>
        <w:rPr>
          <w:rFonts w:asciiTheme="minorHAnsi" w:eastAsia="Arial" w:hAnsiTheme="minorHAnsi" w:cstheme="minorHAnsi"/>
        </w:rPr>
      </w:pPr>
      <w:r w:rsidRPr="00602BD1">
        <w:rPr>
          <w:rFonts w:asciiTheme="minorHAnsi" w:eastAsia="Arial" w:hAnsiTheme="minorHAnsi" w:cstheme="minorHAnsi"/>
        </w:rPr>
        <w:t xml:space="preserve">Armstrong, K. N. (2011). The current status of bats in Western Australia. In B. Law, </w:t>
      </w:r>
      <w:r>
        <w:rPr>
          <w:rFonts w:asciiTheme="minorHAnsi" w:eastAsia="Arial" w:hAnsiTheme="minorHAnsi" w:cstheme="minorHAnsi"/>
        </w:rPr>
        <w:tab/>
      </w:r>
      <w:r w:rsidRPr="00602BD1">
        <w:rPr>
          <w:rFonts w:asciiTheme="minorHAnsi" w:eastAsia="Arial" w:hAnsiTheme="minorHAnsi" w:cstheme="minorHAnsi"/>
        </w:rPr>
        <w:t xml:space="preserve">P. Eby, </w:t>
      </w:r>
      <w:r w:rsidRPr="00602BD1">
        <w:rPr>
          <w:rFonts w:asciiTheme="minorHAnsi" w:eastAsia="Arial" w:hAnsiTheme="minorHAnsi" w:cstheme="minorHAnsi"/>
        </w:rPr>
        <w:tab/>
        <w:t xml:space="preserve">D. Lunney, and L. Lumsden (Eds.), </w:t>
      </w:r>
      <w:r w:rsidRPr="00602BD1">
        <w:rPr>
          <w:rFonts w:asciiTheme="minorHAnsi" w:eastAsia="Arial" w:hAnsiTheme="minorHAnsi" w:cstheme="minorHAnsi"/>
          <w:i/>
          <w:iCs/>
        </w:rPr>
        <w:t xml:space="preserve">The Biology and Conservation of </w:t>
      </w:r>
      <w:r>
        <w:rPr>
          <w:rFonts w:asciiTheme="minorHAnsi" w:eastAsia="Arial" w:hAnsiTheme="minorHAnsi" w:cstheme="minorHAnsi"/>
          <w:i/>
          <w:iCs/>
        </w:rPr>
        <w:tab/>
      </w:r>
      <w:r w:rsidRPr="00602BD1">
        <w:rPr>
          <w:rFonts w:asciiTheme="minorHAnsi" w:eastAsia="Arial" w:hAnsiTheme="minorHAnsi" w:cstheme="minorHAnsi"/>
          <w:i/>
          <w:iCs/>
        </w:rPr>
        <w:t>Australasian Bats</w:t>
      </w:r>
      <w:r w:rsidRPr="00602BD1">
        <w:rPr>
          <w:rFonts w:asciiTheme="minorHAnsi" w:eastAsia="Arial" w:hAnsiTheme="minorHAnsi" w:cstheme="minorHAnsi"/>
        </w:rPr>
        <w:t xml:space="preserve"> (pp. 257–269). Royal Zoological Society of NSW: Sydney.</w:t>
      </w:r>
      <w:r w:rsidRPr="00602BD1">
        <w:rPr>
          <w:rFonts w:asciiTheme="minorHAnsi" w:hAnsiTheme="minorHAnsi" w:cstheme="minorHAnsi"/>
        </w:rPr>
        <w:t xml:space="preserve"> </w:t>
      </w:r>
      <w:r w:rsidRPr="00602BD1">
        <w:rPr>
          <w:rFonts w:asciiTheme="minorHAnsi" w:hAnsiTheme="minorHAnsi" w:cstheme="minorHAnsi"/>
        </w:rPr>
        <w:tab/>
      </w:r>
      <w:hyperlink r:id="rId66" w:history="1">
        <w:r w:rsidRPr="00602BD1">
          <w:rPr>
            <w:rStyle w:val="Hyperlink"/>
            <w:rFonts w:asciiTheme="minorHAnsi" w:eastAsia="Arial" w:hAnsiTheme="minorHAnsi" w:cstheme="minorHAnsi"/>
          </w:rPr>
          <w:t>https://doi.org/10.7882/FS.2011.026</w:t>
        </w:r>
      </w:hyperlink>
    </w:p>
    <w:p w14:paraId="027EE79D"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Arteaga Claramunt, A., White, N., Bunce, M., O’Connell, M., Bullen, R., &amp; Mawson, </w:t>
      </w:r>
      <w:r>
        <w:rPr>
          <w:rFonts w:asciiTheme="minorHAnsi" w:eastAsia="Arial" w:hAnsiTheme="minorHAnsi" w:cstheme="minorHAnsi"/>
        </w:rPr>
        <w:tab/>
      </w:r>
      <w:r w:rsidRPr="00D253EF">
        <w:rPr>
          <w:rFonts w:asciiTheme="minorHAnsi" w:eastAsia="Arial" w:hAnsiTheme="minorHAnsi" w:cstheme="minorHAnsi"/>
        </w:rPr>
        <w:t xml:space="preserve">P. (2018). Determination of the diet of the ghost bat (Macroderma gigas) in </w:t>
      </w:r>
      <w:r>
        <w:rPr>
          <w:rFonts w:asciiTheme="minorHAnsi" w:eastAsia="Arial" w:hAnsiTheme="minorHAnsi" w:cstheme="minorHAnsi"/>
        </w:rPr>
        <w:tab/>
      </w:r>
      <w:r w:rsidRPr="00D253EF">
        <w:rPr>
          <w:rFonts w:asciiTheme="minorHAnsi" w:eastAsia="Arial" w:hAnsiTheme="minorHAnsi" w:cstheme="minorHAnsi"/>
        </w:rPr>
        <w:t xml:space="preserve">the Pilbara region of Western Australia from dried prey remains and DNA </w:t>
      </w:r>
      <w:r w:rsidRPr="00D253EF">
        <w:rPr>
          <w:rFonts w:asciiTheme="minorHAnsi" w:eastAsia="Arial" w:hAnsiTheme="minorHAnsi" w:cstheme="minorHAnsi"/>
        </w:rPr>
        <w:tab/>
        <w:t xml:space="preserve">metabarcoding. </w:t>
      </w:r>
      <w:r w:rsidRPr="00D253EF">
        <w:rPr>
          <w:rFonts w:asciiTheme="minorHAnsi" w:eastAsia="Arial" w:hAnsiTheme="minorHAnsi" w:cstheme="minorHAnsi"/>
          <w:i/>
        </w:rPr>
        <w:t>Australian Journal of Zoology, 66</w:t>
      </w:r>
      <w:r w:rsidRPr="00D253EF">
        <w:rPr>
          <w:rFonts w:asciiTheme="minorHAnsi" w:eastAsia="Arial" w:hAnsiTheme="minorHAnsi" w:cstheme="minorHAnsi"/>
        </w:rPr>
        <w:t xml:space="preserve">, 195–200. </w:t>
      </w:r>
      <w:r w:rsidRPr="00D253EF">
        <w:rPr>
          <w:rFonts w:asciiTheme="minorHAnsi" w:eastAsia="Arial" w:hAnsiTheme="minorHAnsi" w:cstheme="minorHAnsi"/>
        </w:rPr>
        <w:tab/>
      </w:r>
      <w:hyperlink r:id="rId67" w:history="1">
        <w:r w:rsidRPr="00D253EF">
          <w:rPr>
            <w:rStyle w:val="Hyperlink"/>
            <w:rFonts w:asciiTheme="minorHAnsi" w:eastAsia="Arial" w:hAnsiTheme="minorHAnsi" w:cstheme="minorHAnsi"/>
          </w:rPr>
          <w:t>https://doi.org/10.1071/ZO18040</w:t>
        </w:r>
      </w:hyperlink>
    </w:p>
    <w:p w14:paraId="59882C7A"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Augusteyn, J., Hughes, J., Armstrong, G., Real, K., &amp; Pacioni, C. (2017). Tracking and </w:t>
      </w:r>
      <w:r>
        <w:rPr>
          <w:rFonts w:asciiTheme="minorHAnsi" w:eastAsia="Arial" w:hAnsiTheme="minorHAnsi" w:cstheme="minorHAnsi"/>
        </w:rPr>
        <w:tab/>
      </w:r>
      <w:r w:rsidRPr="00D253EF">
        <w:rPr>
          <w:rFonts w:asciiTheme="minorHAnsi" w:eastAsia="Arial" w:hAnsiTheme="minorHAnsi" w:cstheme="minorHAnsi"/>
        </w:rPr>
        <w:t xml:space="preserve">tracing central Queensland’s – determining the size of the Mount Etna ghost </w:t>
      </w:r>
      <w:r>
        <w:rPr>
          <w:rFonts w:asciiTheme="minorHAnsi" w:eastAsia="Arial" w:hAnsiTheme="minorHAnsi" w:cstheme="minorHAnsi"/>
        </w:rPr>
        <w:tab/>
      </w:r>
      <w:r w:rsidRPr="00D253EF">
        <w:rPr>
          <w:rFonts w:asciiTheme="minorHAnsi" w:eastAsia="Arial" w:hAnsiTheme="minorHAnsi" w:cstheme="minorHAnsi"/>
        </w:rPr>
        <w:t xml:space="preserve">bat population and potential threats. </w:t>
      </w:r>
      <w:r w:rsidRPr="00D253EF">
        <w:rPr>
          <w:rFonts w:asciiTheme="minorHAnsi" w:eastAsia="Arial" w:hAnsiTheme="minorHAnsi" w:cstheme="minorHAnsi"/>
          <w:i/>
        </w:rPr>
        <w:t>Australian Mammalogy, 40</w:t>
      </w:r>
      <w:r w:rsidRPr="00D253EF">
        <w:rPr>
          <w:rFonts w:asciiTheme="minorHAnsi" w:eastAsia="Arial" w:hAnsiTheme="minorHAnsi" w:cstheme="minorHAnsi"/>
        </w:rPr>
        <w:t xml:space="preserve">, 243–253. </w:t>
      </w:r>
      <w:r w:rsidRPr="00D253EF">
        <w:rPr>
          <w:rFonts w:asciiTheme="minorHAnsi" w:eastAsia="Arial" w:hAnsiTheme="minorHAnsi" w:cstheme="minorHAnsi"/>
        </w:rPr>
        <w:tab/>
      </w:r>
      <w:hyperlink r:id="rId68" w:history="1">
        <w:r w:rsidRPr="00D253EF">
          <w:rPr>
            <w:rStyle w:val="Hyperlink"/>
            <w:rFonts w:asciiTheme="minorHAnsi" w:eastAsia="Arial" w:hAnsiTheme="minorHAnsi" w:cstheme="minorHAnsi"/>
          </w:rPr>
          <w:t>https://doi.org/10.1071/AM16010</w:t>
        </w:r>
      </w:hyperlink>
    </w:p>
    <w:p w14:paraId="581F383C"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 Australian Bat Society. (2021). Bat species of Australia. Retrieved from </w:t>
      </w:r>
      <w:r w:rsidRPr="00D253EF">
        <w:rPr>
          <w:rFonts w:asciiTheme="minorHAnsi" w:eastAsia="Arial" w:hAnsiTheme="minorHAnsi" w:cstheme="minorHAnsi"/>
        </w:rPr>
        <w:tab/>
      </w:r>
      <w:hyperlink r:id="rId69" w:history="1">
        <w:r w:rsidRPr="00D253EF">
          <w:rPr>
            <w:rStyle w:val="Hyperlink"/>
            <w:rFonts w:asciiTheme="minorHAnsi" w:eastAsia="Arial" w:hAnsiTheme="minorHAnsi" w:cstheme="minorHAnsi"/>
          </w:rPr>
          <w:t>https://www.ausbats.org.au/species-list.html</w:t>
        </w:r>
      </w:hyperlink>
    </w:p>
    <w:p w14:paraId="40BD4690"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Bader, E., Jung, K., Kalko, E., Page, R., Rodriguez, R., &amp; Sattler, T. (2015). Mobility </w:t>
      </w:r>
      <w:r>
        <w:rPr>
          <w:rFonts w:asciiTheme="minorHAnsi" w:eastAsia="Arial" w:hAnsiTheme="minorHAnsi" w:cstheme="minorHAnsi"/>
        </w:rPr>
        <w:tab/>
      </w:r>
      <w:r w:rsidRPr="00D253EF">
        <w:rPr>
          <w:rFonts w:asciiTheme="minorHAnsi" w:eastAsia="Arial" w:hAnsiTheme="minorHAnsi" w:cstheme="minorHAnsi"/>
        </w:rPr>
        <w:t xml:space="preserve">explains the response of aerial insectivorous bats to anthropogenic habitat </w:t>
      </w:r>
      <w:r>
        <w:rPr>
          <w:rFonts w:asciiTheme="minorHAnsi" w:eastAsia="Arial" w:hAnsiTheme="minorHAnsi" w:cstheme="minorHAnsi"/>
        </w:rPr>
        <w:tab/>
      </w:r>
      <w:r w:rsidRPr="00D253EF">
        <w:rPr>
          <w:rFonts w:asciiTheme="minorHAnsi" w:eastAsia="Arial" w:hAnsiTheme="minorHAnsi" w:cstheme="minorHAnsi"/>
        </w:rPr>
        <w:t xml:space="preserve">change in the Neotropics. </w:t>
      </w:r>
      <w:r w:rsidRPr="00D253EF">
        <w:rPr>
          <w:rFonts w:asciiTheme="minorHAnsi" w:eastAsia="Arial" w:hAnsiTheme="minorHAnsi" w:cstheme="minorHAnsi"/>
          <w:i/>
        </w:rPr>
        <w:t>Biological Conservation, 186,</w:t>
      </w:r>
      <w:r w:rsidRPr="00D253EF">
        <w:rPr>
          <w:rFonts w:asciiTheme="minorHAnsi" w:eastAsia="Arial" w:hAnsiTheme="minorHAnsi" w:cstheme="minorHAnsi"/>
        </w:rPr>
        <w:t xml:space="preserve"> 97–106. </w:t>
      </w:r>
      <w:r w:rsidRPr="00D253EF">
        <w:rPr>
          <w:rFonts w:asciiTheme="minorHAnsi" w:eastAsia="Arial" w:hAnsiTheme="minorHAnsi" w:cstheme="minorHAnsi"/>
        </w:rPr>
        <w:tab/>
      </w:r>
      <w:hyperlink r:id="rId70" w:history="1">
        <w:r w:rsidRPr="00D253EF">
          <w:rPr>
            <w:rStyle w:val="Hyperlink"/>
            <w:rFonts w:asciiTheme="minorHAnsi" w:eastAsia="Arial" w:hAnsiTheme="minorHAnsi" w:cstheme="minorHAnsi"/>
          </w:rPr>
          <w:t>https://doi.org/10.1016/j.biocon.2015.02.028</w:t>
        </w:r>
      </w:hyperlink>
    </w:p>
    <w:p w14:paraId="3848EA50"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Barlow, J &amp; Gardner, T., Araujo, I., Avila-Pires, T., Bonaldo, A., Costa, J., Esposito, M., </w:t>
      </w:r>
      <w:r>
        <w:rPr>
          <w:rFonts w:asciiTheme="minorHAnsi" w:eastAsia="Arial" w:hAnsiTheme="minorHAnsi" w:cstheme="minorHAnsi"/>
        </w:rPr>
        <w:tab/>
      </w:r>
      <w:r w:rsidRPr="00D253EF">
        <w:rPr>
          <w:rFonts w:asciiTheme="minorHAnsi" w:eastAsia="Arial" w:hAnsiTheme="minorHAnsi" w:cstheme="minorHAnsi"/>
        </w:rPr>
        <w:t>Ferreira, L., Hawes, J., Hernández, M., Hoogmoed, M., Leite, R., Lo-Man-</w:t>
      </w:r>
      <w:r>
        <w:rPr>
          <w:rFonts w:asciiTheme="minorHAnsi" w:eastAsia="Arial" w:hAnsiTheme="minorHAnsi" w:cstheme="minorHAnsi"/>
        </w:rPr>
        <w:tab/>
      </w:r>
      <w:r w:rsidRPr="00D253EF">
        <w:rPr>
          <w:rFonts w:asciiTheme="minorHAnsi" w:eastAsia="Arial" w:hAnsiTheme="minorHAnsi" w:cstheme="minorHAnsi"/>
        </w:rPr>
        <w:t>Hung, N., Malcolm, J., Martins, M., Mestre, L., Miranda-Santos, R., Nunes-</w:t>
      </w:r>
      <w:r>
        <w:rPr>
          <w:rFonts w:asciiTheme="minorHAnsi" w:eastAsia="Arial" w:hAnsiTheme="minorHAnsi" w:cstheme="minorHAnsi"/>
        </w:rPr>
        <w:tab/>
      </w:r>
      <w:r w:rsidRPr="00D253EF">
        <w:rPr>
          <w:rFonts w:asciiTheme="minorHAnsi" w:eastAsia="Arial" w:hAnsiTheme="minorHAnsi" w:cstheme="minorHAnsi"/>
        </w:rPr>
        <w:t xml:space="preserve">Gutjahr, A., Overal, W., &amp; Peres, C. (2007). Quantifying the Biodiversity Value </w:t>
      </w:r>
      <w:r>
        <w:rPr>
          <w:rFonts w:asciiTheme="minorHAnsi" w:eastAsia="Arial" w:hAnsiTheme="minorHAnsi" w:cstheme="minorHAnsi"/>
        </w:rPr>
        <w:tab/>
      </w:r>
      <w:r w:rsidRPr="00D253EF">
        <w:rPr>
          <w:rFonts w:asciiTheme="minorHAnsi" w:eastAsia="Arial" w:hAnsiTheme="minorHAnsi" w:cstheme="minorHAnsi"/>
        </w:rPr>
        <w:t xml:space="preserve">of Tropical Primary, Secondary, and Plantation Forests. </w:t>
      </w:r>
      <w:r w:rsidRPr="00D253EF">
        <w:rPr>
          <w:rFonts w:asciiTheme="minorHAnsi" w:eastAsia="Arial" w:hAnsiTheme="minorHAnsi" w:cstheme="minorHAnsi"/>
          <w:i/>
          <w:iCs/>
        </w:rPr>
        <w:t xml:space="preserve">Proceedings of the </w:t>
      </w:r>
      <w:r>
        <w:rPr>
          <w:rFonts w:asciiTheme="minorHAnsi" w:eastAsia="Arial" w:hAnsiTheme="minorHAnsi" w:cstheme="minorHAnsi"/>
          <w:i/>
          <w:iCs/>
        </w:rPr>
        <w:tab/>
      </w:r>
      <w:r w:rsidRPr="00D253EF">
        <w:rPr>
          <w:rFonts w:asciiTheme="minorHAnsi" w:eastAsia="Arial" w:hAnsiTheme="minorHAnsi" w:cstheme="minorHAnsi"/>
          <w:i/>
          <w:iCs/>
        </w:rPr>
        <w:t>National Academy of Sciences - PNAS, 104</w:t>
      </w:r>
      <w:r w:rsidRPr="00D253EF">
        <w:rPr>
          <w:rFonts w:asciiTheme="minorHAnsi" w:eastAsia="Arial" w:hAnsiTheme="minorHAnsi" w:cstheme="minorHAnsi"/>
        </w:rPr>
        <w:t xml:space="preserve">(47), 18555–18560. </w:t>
      </w:r>
      <w:r>
        <w:rPr>
          <w:rFonts w:asciiTheme="minorHAnsi" w:eastAsia="Arial" w:hAnsiTheme="minorHAnsi" w:cstheme="minorHAnsi"/>
        </w:rPr>
        <w:tab/>
      </w:r>
      <w:hyperlink r:id="rId71" w:history="1">
        <w:r w:rsidRPr="001843D3">
          <w:rPr>
            <w:rStyle w:val="Hyperlink"/>
            <w:rFonts w:asciiTheme="minorHAnsi" w:eastAsia="Arial" w:hAnsiTheme="minorHAnsi" w:cstheme="minorHAnsi"/>
          </w:rPr>
          <w:t>https://doi.org/10.1073/pnas.0703333104</w:t>
        </w:r>
      </w:hyperlink>
    </w:p>
    <w:p w14:paraId="6051DD65"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Basham, R., Law, B., &amp; Banks, P. (2011). Microbats in a “leafy” urban landscape: are </w:t>
      </w:r>
      <w:r>
        <w:rPr>
          <w:rFonts w:asciiTheme="minorHAnsi" w:eastAsia="Arial" w:hAnsiTheme="minorHAnsi" w:cstheme="minorHAnsi"/>
        </w:rPr>
        <w:tab/>
      </w:r>
      <w:r w:rsidRPr="00D253EF">
        <w:rPr>
          <w:rFonts w:asciiTheme="minorHAnsi" w:eastAsia="Arial" w:hAnsiTheme="minorHAnsi" w:cstheme="minorHAnsi"/>
        </w:rPr>
        <w:t xml:space="preserve">they persisting, and what factors influence their presence? </w:t>
      </w:r>
      <w:r w:rsidRPr="00D253EF">
        <w:rPr>
          <w:rFonts w:asciiTheme="minorHAnsi" w:eastAsia="Arial" w:hAnsiTheme="minorHAnsi" w:cstheme="minorHAnsi"/>
          <w:i/>
        </w:rPr>
        <w:t xml:space="preserve">Austral Ecology, </w:t>
      </w:r>
      <w:r>
        <w:rPr>
          <w:rFonts w:asciiTheme="minorHAnsi" w:eastAsia="Arial" w:hAnsiTheme="minorHAnsi" w:cstheme="minorHAnsi"/>
          <w:i/>
        </w:rPr>
        <w:tab/>
      </w:r>
      <w:r w:rsidRPr="00D253EF">
        <w:rPr>
          <w:rFonts w:asciiTheme="minorHAnsi" w:eastAsia="Arial" w:hAnsiTheme="minorHAnsi" w:cstheme="minorHAnsi"/>
          <w:i/>
        </w:rPr>
        <w:t>36</w:t>
      </w:r>
      <w:r w:rsidRPr="00D253EF">
        <w:rPr>
          <w:rFonts w:asciiTheme="minorHAnsi" w:eastAsia="Arial" w:hAnsiTheme="minorHAnsi" w:cstheme="minorHAnsi"/>
          <w:iCs/>
        </w:rPr>
        <w:t>(6)</w:t>
      </w:r>
      <w:r w:rsidRPr="00D253EF">
        <w:rPr>
          <w:rFonts w:asciiTheme="minorHAnsi" w:eastAsia="Arial" w:hAnsiTheme="minorHAnsi" w:cstheme="minorHAnsi"/>
        </w:rPr>
        <w:t xml:space="preserve">, 663–678. </w:t>
      </w:r>
      <w:hyperlink r:id="rId72" w:history="1">
        <w:r w:rsidRPr="00D253EF">
          <w:rPr>
            <w:rStyle w:val="Hyperlink"/>
            <w:rFonts w:asciiTheme="minorHAnsi" w:eastAsia="Arial" w:hAnsiTheme="minorHAnsi" w:cstheme="minorHAnsi"/>
          </w:rPr>
          <w:t>https://doi.org/10.1111/j.1442-9993.2010.02202.x</w:t>
        </w:r>
      </w:hyperlink>
    </w:p>
    <w:p w14:paraId="3FA75FD5"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Bayless, M. (2019). Searching Texas Caves for Signs of White-Nose Syndrome. </w:t>
      </w:r>
      <w:r>
        <w:rPr>
          <w:rFonts w:asciiTheme="minorHAnsi" w:eastAsia="Arial" w:hAnsiTheme="minorHAnsi" w:cstheme="minorHAnsi"/>
        </w:rPr>
        <w:tab/>
      </w:r>
      <w:r w:rsidRPr="00D253EF">
        <w:rPr>
          <w:rFonts w:asciiTheme="minorHAnsi" w:eastAsia="Arial" w:hAnsiTheme="minorHAnsi" w:cstheme="minorHAnsi"/>
        </w:rPr>
        <w:t xml:space="preserve">Retrieved from </w:t>
      </w:r>
      <w:r>
        <w:rPr>
          <w:rFonts w:asciiTheme="minorHAnsi" w:eastAsia="Arial" w:hAnsiTheme="minorHAnsi" w:cstheme="minorHAnsi"/>
        </w:rPr>
        <w:tab/>
      </w:r>
      <w:hyperlink r:id="rId73" w:history="1">
        <w:r w:rsidRPr="001843D3">
          <w:rPr>
            <w:rStyle w:val="Hyperlink"/>
            <w:rFonts w:asciiTheme="minorHAnsi" w:eastAsia="Arial" w:hAnsiTheme="minorHAnsi" w:cstheme="minorHAnsi"/>
          </w:rPr>
          <w:t>http://www.landscope.org/article/TX/searchingtxcaves/Searching-</w:t>
        </w:r>
        <w:r w:rsidRPr="001843D3">
          <w:rPr>
            <w:rStyle w:val="Hyperlink"/>
            <w:rFonts w:asciiTheme="minorHAnsi" w:eastAsia="Arial" w:hAnsiTheme="minorHAnsi" w:cstheme="minorHAnsi"/>
          </w:rPr>
          <w:tab/>
          <w:t>Texas-</w:t>
        </w:r>
        <w:r w:rsidRPr="001843D3">
          <w:rPr>
            <w:rStyle w:val="Hyperlink"/>
            <w:rFonts w:asciiTheme="minorHAnsi" w:eastAsia="Arial" w:hAnsiTheme="minorHAnsi" w:cstheme="minorHAnsi"/>
          </w:rPr>
          <w:tab/>
          <w:t>Caves/</w:t>
        </w:r>
      </w:hyperlink>
    </w:p>
    <w:p w14:paraId="131436B0"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Boonman, A., Bar-On, Y., Cvikel, N., Yovel, Y. (2013). It’s not black or white - on the </w:t>
      </w:r>
      <w:r>
        <w:rPr>
          <w:rFonts w:asciiTheme="minorHAnsi" w:eastAsia="Arial" w:hAnsiTheme="minorHAnsi" w:cstheme="minorHAnsi"/>
        </w:rPr>
        <w:tab/>
      </w:r>
      <w:r w:rsidRPr="00D253EF">
        <w:rPr>
          <w:rFonts w:asciiTheme="minorHAnsi" w:eastAsia="Arial" w:hAnsiTheme="minorHAnsi" w:cstheme="minorHAnsi"/>
        </w:rPr>
        <w:t>range of vision and echolocation in echolocating bats</w:t>
      </w:r>
      <w:r w:rsidRPr="00D253EF">
        <w:rPr>
          <w:rFonts w:asciiTheme="minorHAnsi" w:eastAsia="Arial" w:hAnsiTheme="minorHAnsi" w:cstheme="minorHAnsi"/>
          <w:i/>
        </w:rPr>
        <w:t xml:space="preserve">. Frontiers in </w:t>
      </w:r>
      <w:r>
        <w:rPr>
          <w:rFonts w:asciiTheme="minorHAnsi" w:eastAsia="Arial" w:hAnsiTheme="minorHAnsi" w:cstheme="minorHAnsi"/>
          <w:i/>
        </w:rPr>
        <w:tab/>
      </w:r>
      <w:r w:rsidRPr="00D253EF">
        <w:rPr>
          <w:rFonts w:asciiTheme="minorHAnsi" w:eastAsia="Arial" w:hAnsiTheme="minorHAnsi" w:cstheme="minorHAnsi"/>
          <w:i/>
        </w:rPr>
        <w:t>Physiology, 4</w:t>
      </w:r>
      <w:r w:rsidRPr="00D253EF">
        <w:rPr>
          <w:rFonts w:asciiTheme="minorHAnsi" w:eastAsia="Arial" w:hAnsiTheme="minorHAnsi" w:cstheme="minorHAnsi"/>
        </w:rPr>
        <w:t>, 248.</w:t>
      </w:r>
      <w:hyperlink r:id="rId74" w:history="1">
        <w:r w:rsidRPr="001843D3">
          <w:rPr>
            <w:rStyle w:val="Hyperlink"/>
            <w:rFonts w:asciiTheme="minorHAnsi" w:eastAsia="Arial" w:hAnsiTheme="minorHAnsi" w:cstheme="minorHAnsi"/>
          </w:rPr>
          <w:t>https://doi.org/10.3389/fphys.2013.00248</w:t>
        </w:r>
      </w:hyperlink>
    </w:p>
    <w:p w14:paraId="0982BC48"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Brown, C., &amp; Bernard, R. (1994). Thermal preference of Schreiber’s long-fingered </w:t>
      </w:r>
      <w:r>
        <w:rPr>
          <w:rFonts w:asciiTheme="minorHAnsi" w:eastAsia="Arial" w:hAnsiTheme="minorHAnsi" w:cstheme="minorHAnsi"/>
        </w:rPr>
        <w:tab/>
      </w:r>
      <w:r w:rsidRPr="00D253EF">
        <w:rPr>
          <w:rFonts w:asciiTheme="minorHAnsi" w:eastAsia="Arial" w:hAnsiTheme="minorHAnsi" w:cstheme="minorHAnsi"/>
        </w:rPr>
        <w:t xml:space="preserve">(Miniopterus schreiberisii) and Cape horseshoe (Rhinolophus capensis) bats. </w:t>
      </w:r>
      <w:r>
        <w:rPr>
          <w:rFonts w:asciiTheme="minorHAnsi" w:eastAsia="Arial" w:hAnsiTheme="minorHAnsi" w:cstheme="minorHAnsi"/>
        </w:rPr>
        <w:tab/>
      </w:r>
      <w:r w:rsidRPr="00D253EF">
        <w:rPr>
          <w:rFonts w:asciiTheme="minorHAnsi" w:eastAsia="Arial" w:hAnsiTheme="minorHAnsi" w:cstheme="minorHAnsi"/>
          <w:i/>
          <w:iCs/>
        </w:rPr>
        <w:t xml:space="preserve">Comparative Biochemistry and Physiology. A Comparative Physiology, </w:t>
      </w:r>
      <w:r>
        <w:rPr>
          <w:rFonts w:asciiTheme="minorHAnsi" w:eastAsia="Arial" w:hAnsiTheme="minorHAnsi" w:cstheme="minorHAnsi"/>
          <w:i/>
          <w:iCs/>
        </w:rPr>
        <w:tab/>
      </w:r>
      <w:r w:rsidRPr="00D253EF">
        <w:rPr>
          <w:rFonts w:asciiTheme="minorHAnsi" w:eastAsia="Arial" w:hAnsiTheme="minorHAnsi" w:cstheme="minorHAnsi"/>
          <w:i/>
          <w:iCs/>
        </w:rPr>
        <w:t>107</w:t>
      </w:r>
      <w:r w:rsidRPr="00D253EF">
        <w:rPr>
          <w:rFonts w:asciiTheme="minorHAnsi" w:eastAsia="Arial" w:hAnsiTheme="minorHAnsi" w:cstheme="minorHAnsi"/>
        </w:rPr>
        <w:t xml:space="preserve">(3), 439–449. </w:t>
      </w:r>
      <w:hyperlink r:id="rId75" w:history="1">
        <w:r w:rsidRPr="001843D3">
          <w:rPr>
            <w:rStyle w:val="Hyperlink"/>
            <w:rFonts w:asciiTheme="minorHAnsi" w:eastAsia="Arial" w:hAnsiTheme="minorHAnsi" w:cstheme="minorHAnsi"/>
          </w:rPr>
          <w:t>https://doi.org/10.1016/0300-9629(94)90023-X</w:t>
        </w:r>
      </w:hyperlink>
    </w:p>
    <w:p w14:paraId="777DCE6D" w14:textId="77777777" w:rsidR="00772596" w:rsidRPr="00D253EF" w:rsidRDefault="00772596" w:rsidP="00E238A4">
      <w:pPr>
        <w:spacing w:before="240" w:after="240"/>
        <w:rPr>
          <w:rFonts w:asciiTheme="minorHAnsi" w:eastAsia="Arial" w:hAnsiTheme="minorHAnsi" w:cstheme="minorHAnsi"/>
        </w:rPr>
      </w:pPr>
      <w:r w:rsidRPr="00D253EF">
        <w:rPr>
          <w:rFonts w:asciiTheme="minorHAnsi" w:eastAsia="Arial" w:hAnsiTheme="minorHAnsi" w:cstheme="minorHAnsi"/>
        </w:rPr>
        <w:t xml:space="preserve">Burles, D., Brigham, M., Ring, R., &amp; Reimchen, T. (2008). Diet of two insectivorous </w:t>
      </w:r>
      <w:r>
        <w:rPr>
          <w:rFonts w:asciiTheme="minorHAnsi" w:eastAsia="Arial" w:hAnsiTheme="minorHAnsi" w:cstheme="minorHAnsi"/>
        </w:rPr>
        <w:tab/>
      </w:r>
      <w:r w:rsidRPr="00D253EF">
        <w:rPr>
          <w:rFonts w:asciiTheme="minorHAnsi" w:eastAsia="Arial" w:hAnsiTheme="minorHAnsi" w:cstheme="minorHAnsi"/>
        </w:rPr>
        <w:t xml:space="preserve">bats, Myotis lucifugus and Myotis keenii, in relation to arthropod abundance </w:t>
      </w:r>
      <w:r>
        <w:rPr>
          <w:rFonts w:asciiTheme="minorHAnsi" w:eastAsia="Arial" w:hAnsiTheme="minorHAnsi" w:cstheme="minorHAnsi"/>
        </w:rPr>
        <w:tab/>
      </w:r>
      <w:r w:rsidRPr="00D253EF">
        <w:rPr>
          <w:rFonts w:asciiTheme="minorHAnsi" w:eastAsia="Arial" w:hAnsiTheme="minorHAnsi" w:cstheme="minorHAnsi"/>
        </w:rPr>
        <w:t xml:space="preserve">in a temperate Pacific Northwest rainforest environment. </w:t>
      </w:r>
      <w:r w:rsidRPr="00D253EF">
        <w:rPr>
          <w:rFonts w:asciiTheme="minorHAnsi" w:eastAsia="Arial" w:hAnsiTheme="minorHAnsi" w:cstheme="minorHAnsi"/>
          <w:i/>
        </w:rPr>
        <w:t xml:space="preserve">Canadian Journal </w:t>
      </w:r>
      <w:r>
        <w:rPr>
          <w:rFonts w:asciiTheme="minorHAnsi" w:eastAsia="Arial" w:hAnsiTheme="minorHAnsi" w:cstheme="minorHAnsi"/>
          <w:i/>
        </w:rPr>
        <w:tab/>
      </w:r>
      <w:r w:rsidRPr="00D253EF">
        <w:rPr>
          <w:rFonts w:asciiTheme="minorHAnsi" w:eastAsia="Arial" w:hAnsiTheme="minorHAnsi" w:cstheme="minorHAnsi"/>
          <w:i/>
        </w:rPr>
        <w:t>Of Zoology-Revue Canadienne De Zoologie, 86</w:t>
      </w:r>
      <w:r w:rsidRPr="00D253EF">
        <w:rPr>
          <w:rFonts w:asciiTheme="minorHAnsi" w:eastAsia="Arial" w:hAnsiTheme="minorHAnsi" w:cstheme="minorHAnsi"/>
          <w:iCs/>
        </w:rPr>
        <w:t>(12)</w:t>
      </w:r>
      <w:r w:rsidRPr="00D253EF">
        <w:rPr>
          <w:rFonts w:asciiTheme="minorHAnsi" w:eastAsia="Arial" w:hAnsiTheme="minorHAnsi" w:cstheme="minorHAnsi"/>
        </w:rPr>
        <w:t xml:space="preserve">, 1367–1375. </w:t>
      </w:r>
      <w:r>
        <w:rPr>
          <w:rFonts w:asciiTheme="minorHAnsi" w:eastAsia="Arial" w:hAnsiTheme="minorHAnsi" w:cstheme="minorHAnsi"/>
        </w:rPr>
        <w:tab/>
      </w:r>
      <w:hyperlink r:id="rId76" w:history="1">
        <w:r w:rsidRPr="001843D3">
          <w:rPr>
            <w:rStyle w:val="Hyperlink"/>
            <w:rFonts w:asciiTheme="minorHAnsi" w:eastAsia="Arial" w:hAnsiTheme="minorHAnsi" w:cstheme="minorHAnsi"/>
          </w:rPr>
          <w:t>https://doi.org/10.1139/Z08-125</w:t>
        </w:r>
      </w:hyperlink>
    </w:p>
    <w:p w14:paraId="3065153F"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Cagnolo, L., Valladares, G., Salvo, A., Cabido, M., &amp; Zak, M. (2009). Habitat </w:t>
      </w:r>
      <w:r>
        <w:rPr>
          <w:rFonts w:asciiTheme="minorHAnsi" w:eastAsia="Arial" w:hAnsiTheme="minorHAnsi" w:cstheme="minorHAnsi"/>
        </w:rPr>
        <w:tab/>
      </w:r>
      <w:r w:rsidRPr="00D253EF">
        <w:rPr>
          <w:rFonts w:asciiTheme="minorHAnsi" w:eastAsia="Arial" w:hAnsiTheme="minorHAnsi" w:cstheme="minorHAnsi"/>
        </w:rPr>
        <w:t xml:space="preserve">Fragmentation and Species </w:t>
      </w:r>
      <w:r w:rsidRPr="00D253EF">
        <w:rPr>
          <w:rFonts w:asciiTheme="minorHAnsi" w:eastAsia="Arial" w:hAnsiTheme="minorHAnsi" w:cstheme="minorHAnsi"/>
        </w:rPr>
        <w:tab/>
        <w:t xml:space="preserve">Loss across Three Interacting Trophic Levels: </w:t>
      </w:r>
      <w:r>
        <w:rPr>
          <w:rFonts w:asciiTheme="minorHAnsi" w:eastAsia="Arial" w:hAnsiTheme="minorHAnsi" w:cstheme="minorHAnsi"/>
        </w:rPr>
        <w:tab/>
      </w:r>
      <w:r w:rsidRPr="00D253EF">
        <w:rPr>
          <w:rFonts w:asciiTheme="minorHAnsi" w:eastAsia="Arial" w:hAnsiTheme="minorHAnsi" w:cstheme="minorHAnsi"/>
        </w:rPr>
        <w:t xml:space="preserve">Effects of Life‐History and Food‐Web Traits. </w:t>
      </w:r>
      <w:r w:rsidRPr="00D253EF">
        <w:rPr>
          <w:rFonts w:asciiTheme="minorHAnsi" w:eastAsia="Arial" w:hAnsiTheme="minorHAnsi" w:cstheme="minorHAnsi"/>
        </w:rPr>
        <w:tab/>
      </w:r>
      <w:r w:rsidRPr="00D253EF">
        <w:rPr>
          <w:rFonts w:asciiTheme="minorHAnsi" w:eastAsia="Arial" w:hAnsiTheme="minorHAnsi" w:cstheme="minorHAnsi"/>
          <w:i/>
        </w:rPr>
        <w:t>Conservation Biology, 23</w:t>
      </w:r>
      <w:r w:rsidRPr="00D253EF">
        <w:rPr>
          <w:rFonts w:asciiTheme="minorHAnsi" w:eastAsia="Arial" w:hAnsiTheme="minorHAnsi" w:cstheme="minorHAnsi"/>
          <w:iCs/>
        </w:rPr>
        <w:t>(5)</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 xml:space="preserve">1167–1175. </w:t>
      </w:r>
      <w:hyperlink r:id="rId77" w:history="1">
        <w:r w:rsidRPr="00D253EF">
          <w:rPr>
            <w:rStyle w:val="Hyperlink"/>
            <w:rFonts w:asciiTheme="minorHAnsi" w:eastAsia="Arial" w:hAnsiTheme="minorHAnsi" w:cstheme="minorHAnsi"/>
          </w:rPr>
          <w:t>https://doi.org/10.1111/j.1523-1739.2009.01214.x</w:t>
        </w:r>
      </w:hyperlink>
    </w:p>
    <w:p w14:paraId="30ECF039"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Campbell, S. (2009). So long as it’s near water: variable roosting behaviour of the </w:t>
      </w:r>
      <w:r>
        <w:rPr>
          <w:rFonts w:asciiTheme="minorHAnsi" w:eastAsia="Arial" w:hAnsiTheme="minorHAnsi" w:cstheme="minorHAnsi"/>
        </w:rPr>
        <w:tab/>
      </w:r>
      <w:r w:rsidRPr="00D253EF">
        <w:rPr>
          <w:rFonts w:asciiTheme="minorHAnsi" w:eastAsia="Arial" w:hAnsiTheme="minorHAnsi" w:cstheme="minorHAnsi"/>
        </w:rPr>
        <w:t xml:space="preserve">large-footed myotis (Myotis macropus). </w:t>
      </w:r>
      <w:r w:rsidRPr="00D253EF">
        <w:rPr>
          <w:rFonts w:asciiTheme="minorHAnsi" w:eastAsia="Arial" w:hAnsiTheme="minorHAnsi" w:cstheme="minorHAnsi"/>
          <w:i/>
          <w:iCs/>
        </w:rPr>
        <w:t>Australian Journal of Zoology, 57</w:t>
      </w:r>
      <w:r w:rsidRPr="00D253EF">
        <w:rPr>
          <w:rFonts w:asciiTheme="minorHAnsi" w:eastAsia="Arial" w:hAnsiTheme="minorHAnsi" w:cstheme="minorHAnsi"/>
        </w:rPr>
        <w:t xml:space="preserve">(2), </w:t>
      </w:r>
      <w:r>
        <w:rPr>
          <w:rFonts w:asciiTheme="minorHAnsi" w:eastAsia="Arial" w:hAnsiTheme="minorHAnsi" w:cstheme="minorHAnsi"/>
        </w:rPr>
        <w:tab/>
      </w:r>
      <w:r w:rsidRPr="00D253EF">
        <w:rPr>
          <w:rFonts w:asciiTheme="minorHAnsi" w:eastAsia="Arial" w:hAnsiTheme="minorHAnsi" w:cstheme="minorHAnsi"/>
        </w:rPr>
        <w:t xml:space="preserve">89–98. </w:t>
      </w:r>
      <w:hyperlink r:id="rId78" w:history="1">
        <w:r w:rsidRPr="001843D3">
          <w:rPr>
            <w:rStyle w:val="Hyperlink"/>
            <w:rFonts w:asciiTheme="minorHAnsi" w:eastAsia="Arial" w:hAnsiTheme="minorHAnsi" w:cstheme="minorHAnsi"/>
          </w:rPr>
          <w:t>https://doi.org/10.1071/ZO09006</w:t>
        </w:r>
      </w:hyperlink>
    </w:p>
    <w:p w14:paraId="0CC8887C"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Churchill, S. (1991). Distribution, abundance and roost slection of the orange </w:t>
      </w:r>
      <w:r>
        <w:rPr>
          <w:rFonts w:asciiTheme="minorHAnsi" w:eastAsia="Arial" w:hAnsiTheme="minorHAnsi" w:cstheme="minorHAnsi"/>
        </w:rPr>
        <w:tab/>
      </w:r>
      <w:r w:rsidRPr="00D253EF">
        <w:rPr>
          <w:rFonts w:asciiTheme="minorHAnsi" w:eastAsia="Arial" w:hAnsiTheme="minorHAnsi" w:cstheme="minorHAnsi"/>
        </w:rPr>
        <w:t xml:space="preserve">horseshoe-bat, Rhinonycteris aurantius, a tropical cave-dweller. </w:t>
      </w:r>
      <w:r w:rsidRPr="00D253EF">
        <w:rPr>
          <w:rFonts w:asciiTheme="minorHAnsi" w:eastAsia="Arial" w:hAnsiTheme="minorHAnsi" w:cstheme="minorHAnsi"/>
          <w:i/>
        </w:rPr>
        <w:t xml:space="preserve">Wildlife </w:t>
      </w:r>
      <w:r>
        <w:rPr>
          <w:rFonts w:asciiTheme="minorHAnsi" w:eastAsia="Arial" w:hAnsiTheme="minorHAnsi" w:cstheme="minorHAnsi"/>
          <w:i/>
        </w:rPr>
        <w:tab/>
      </w:r>
      <w:r w:rsidRPr="00D253EF">
        <w:rPr>
          <w:rFonts w:asciiTheme="minorHAnsi" w:eastAsia="Arial" w:hAnsiTheme="minorHAnsi" w:cstheme="minorHAnsi"/>
          <w:i/>
        </w:rPr>
        <w:t>Research, 18</w:t>
      </w:r>
      <w:r w:rsidRPr="00D253EF">
        <w:rPr>
          <w:rFonts w:asciiTheme="minorHAnsi" w:eastAsia="Arial" w:hAnsiTheme="minorHAnsi" w:cstheme="minorHAnsi"/>
          <w:iCs/>
        </w:rPr>
        <w:t>(3)</w:t>
      </w:r>
      <w:r w:rsidRPr="00D253EF">
        <w:rPr>
          <w:rFonts w:asciiTheme="minorHAnsi" w:eastAsia="Arial" w:hAnsiTheme="minorHAnsi" w:cstheme="minorHAnsi"/>
        </w:rPr>
        <w:t xml:space="preserve">, 343–351. </w:t>
      </w:r>
      <w:hyperlink r:id="rId79" w:history="1">
        <w:r w:rsidRPr="001843D3">
          <w:rPr>
            <w:rStyle w:val="Hyperlink"/>
            <w:rFonts w:asciiTheme="minorHAnsi" w:eastAsia="Arial" w:hAnsiTheme="minorHAnsi" w:cstheme="minorHAnsi"/>
          </w:rPr>
          <w:t>https://doi.org/10.1071/WR9910343</w:t>
        </w:r>
      </w:hyperlink>
    </w:p>
    <w:p w14:paraId="0428C55B"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Churchill, S. (2008). Australian bats.  Crows Nest, N.S.W :  Allen &amp; Unwin,  </w:t>
      </w:r>
      <w:r w:rsidRPr="00D253EF">
        <w:rPr>
          <w:rFonts w:asciiTheme="minorHAnsi" w:eastAsia="Arial" w:hAnsiTheme="minorHAnsi" w:cstheme="minorHAnsi"/>
        </w:rPr>
        <w:tab/>
      </w:r>
      <w:hyperlink r:id="rId80" w:history="1">
        <w:r w:rsidRPr="00D253EF">
          <w:rPr>
            <w:rStyle w:val="Hyperlink"/>
            <w:rFonts w:asciiTheme="minorHAnsi" w:eastAsia="Arial" w:hAnsiTheme="minorHAnsi" w:cstheme="minorHAnsi"/>
          </w:rPr>
          <w:t>http://www.loc.gov/catdir/toc/fy0905/2009286816.html</w:t>
        </w:r>
      </w:hyperlink>
    </w:p>
    <w:p w14:paraId="2B27F267"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Coleman, J., &amp; Barclay, R. (2011). Influence of urbanization on demography of little </w:t>
      </w:r>
      <w:r>
        <w:rPr>
          <w:rFonts w:asciiTheme="minorHAnsi" w:eastAsia="Arial" w:hAnsiTheme="minorHAnsi" w:cstheme="minorHAnsi"/>
        </w:rPr>
        <w:tab/>
      </w:r>
      <w:r w:rsidRPr="00D253EF">
        <w:rPr>
          <w:rFonts w:asciiTheme="minorHAnsi" w:eastAsia="Arial" w:hAnsiTheme="minorHAnsi" w:cstheme="minorHAnsi"/>
        </w:rPr>
        <w:t xml:space="preserve">brown bats (Myotis lucifugus) in the prairies of north america. </w:t>
      </w:r>
      <w:r w:rsidRPr="00D253EF">
        <w:rPr>
          <w:rFonts w:asciiTheme="minorHAnsi" w:eastAsia="Arial" w:hAnsiTheme="minorHAnsi" w:cstheme="minorHAnsi"/>
          <w:i/>
          <w:iCs/>
        </w:rPr>
        <w:t xml:space="preserve">PloS One, </w:t>
      </w:r>
      <w:r>
        <w:rPr>
          <w:rFonts w:asciiTheme="minorHAnsi" w:eastAsia="Arial" w:hAnsiTheme="minorHAnsi" w:cstheme="minorHAnsi"/>
          <w:i/>
          <w:iCs/>
        </w:rPr>
        <w:tab/>
      </w:r>
      <w:r w:rsidRPr="00D253EF">
        <w:rPr>
          <w:rFonts w:asciiTheme="minorHAnsi" w:eastAsia="Arial" w:hAnsiTheme="minorHAnsi" w:cstheme="minorHAnsi"/>
          <w:i/>
          <w:iCs/>
        </w:rPr>
        <w:t>6</w:t>
      </w:r>
      <w:r w:rsidRPr="00D253EF">
        <w:rPr>
          <w:rFonts w:asciiTheme="minorHAnsi" w:eastAsia="Arial" w:hAnsiTheme="minorHAnsi" w:cstheme="minorHAnsi"/>
        </w:rPr>
        <w:t xml:space="preserve">(5), e20483–e20483. </w:t>
      </w:r>
      <w:hyperlink r:id="rId81" w:history="1">
        <w:r w:rsidRPr="001843D3">
          <w:rPr>
            <w:rStyle w:val="Hyperlink"/>
            <w:rFonts w:asciiTheme="minorHAnsi" w:eastAsia="Arial" w:hAnsiTheme="minorHAnsi" w:cstheme="minorHAnsi"/>
          </w:rPr>
          <w:t>https://doi.org/10.1371/journal.pone.0020483</w:t>
        </w:r>
      </w:hyperlink>
    </w:p>
    <w:p w14:paraId="368B11B1"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Corlett, R. (2011). How to be a frugivore (in a changing world). </w:t>
      </w:r>
      <w:r w:rsidRPr="00D253EF">
        <w:rPr>
          <w:rFonts w:asciiTheme="minorHAnsi" w:eastAsia="Arial" w:hAnsiTheme="minorHAnsi" w:cstheme="minorHAnsi"/>
          <w:i/>
        </w:rPr>
        <w:t xml:space="preserve">Acta Oecologica, </w:t>
      </w:r>
      <w:r>
        <w:rPr>
          <w:rFonts w:asciiTheme="minorHAnsi" w:eastAsia="Arial" w:hAnsiTheme="minorHAnsi" w:cstheme="minorHAnsi"/>
          <w:i/>
        </w:rPr>
        <w:tab/>
      </w:r>
      <w:r w:rsidRPr="00D253EF">
        <w:rPr>
          <w:rFonts w:asciiTheme="minorHAnsi" w:eastAsia="Arial" w:hAnsiTheme="minorHAnsi" w:cstheme="minorHAnsi"/>
          <w:i/>
        </w:rPr>
        <w:t>37</w:t>
      </w:r>
      <w:r w:rsidRPr="00D253EF">
        <w:rPr>
          <w:rFonts w:asciiTheme="minorHAnsi" w:eastAsia="Arial" w:hAnsiTheme="minorHAnsi" w:cstheme="minorHAnsi"/>
        </w:rPr>
        <w:t xml:space="preserve">(6), 674–681. </w:t>
      </w:r>
      <w:hyperlink r:id="rId82" w:history="1">
        <w:r w:rsidRPr="001843D3">
          <w:rPr>
            <w:rStyle w:val="Hyperlink"/>
            <w:rFonts w:asciiTheme="minorHAnsi" w:eastAsia="Arial" w:hAnsiTheme="minorHAnsi" w:cstheme="minorHAnsi"/>
          </w:rPr>
          <w:t>https://doi.org/10.1016/j.actao.2011.01.005</w:t>
        </w:r>
      </w:hyperlink>
    </w:p>
    <w:p w14:paraId="10327697" w14:textId="77777777" w:rsidR="00772596"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Corlett, R. (2017). Frugivory and seed dispersal by vertebrates in tropical and </w:t>
      </w:r>
      <w:r>
        <w:rPr>
          <w:rFonts w:asciiTheme="minorHAnsi" w:eastAsia="Arial" w:hAnsiTheme="minorHAnsi" w:cstheme="minorHAnsi"/>
        </w:rPr>
        <w:tab/>
      </w:r>
      <w:r w:rsidRPr="00D253EF">
        <w:rPr>
          <w:rFonts w:asciiTheme="minorHAnsi" w:eastAsia="Arial" w:hAnsiTheme="minorHAnsi" w:cstheme="minorHAnsi"/>
        </w:rPr>
        <w:t xml:space="preserve">subtropical Asia: An update. </w:t>
      </w:r>
      <w:r w:rsidRPr="00D253EF">
        <w:rPr>
          <w:rFonts w:asciiTheme="minorHAnsi" w:eastAsia="Arial" w:hAnsiTheme="minorHAnsi" w:cstheme="minorHAnsi"/>
          <w:i/>
        </w:rPr>
        <w:t>Global Ecology and Conservation, 11</w:t>
      </w:r>
      <w:r w:rsidRPr="00D253EF">
        <w:rPr>
          <w:rFonts w:asciiTheme="minorHAnsi" w:hAnsiTheme="minorHAnsi" w:cstheme="minorHAnsi"/>
        </w:rPr>
        <w:t>(</w:t>
      </w:r>
      <w:r w:rsidRPr="00D253EF">
        <w:rPr>
          <w:rFonts w:asciiTheme="minorHAnsi" w:eastAsia="Arial" w:hAnsiTheme="minorHAnsi" w:cstheme="minorHAnsi"/>
        </w:rPr>
        <w:t xml:space="preserve">C), 1–22. </w:t>
      </w:r>
      <w:r w:rsidRPr="00D253EF">
        <w:rPr>
          <w:rFonts w:asciiTheme="minorHAnsi" w:eastAsia="Arial" w:hAnsiTheme="minorHAnsi" w:cstheme="minorHAnsi"/>
        </w:rPr>
        <w:tab/>
      </w:r>
      <w:hyperlink r:id="rId83" w:history="1">
        <w:r w:rsidRPr="00D253EF">
          <w:rPr>
            <w:rStyle w:val="Hyperlink"/>
            <w:rFonts w:asciiTheme="minorHAnsi" w:eastAsia="Arial" w:hAnsiTheme="minorHAnsi" w:cstheme="minorHAnsi"/>
          </w:rPr>
          <w:t>https://doi.org/10.1016/j.gecco.2017.04.007</w:t>
        </w:r>
      </w:hyperlink>
    </w:p>
    <w:p w14:paraId="7AFC36AC"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Cramer, V.</w:t>
      </w:r>
      <w:r>
        <w:rPr>
          <w:rFonts w:asciiTheme="minorHAnsi" w:eastAsia="Arial" w:hAnsiTheme="minorHAnsi" w:cstheme="minorHAnsi"/>
        </w:rPr>
        <w:t xml:space="preserve"> A.</w:t>
      </w:r>
      <w:r w:rsidRPr="00D253EF">
        <w:rPr>
          <w:rFonts w:asciiTheme="minorHAnsi" w:eastAsia="Arial" w:hAnsiTheme="minorHAnsi" w:cstheme="minorHAnsi"/>
        </w:rPr>
        <w:t>, Armstrong, K.</w:t>
      </w:r>
      <w:r>
        <w:rPr>
          <w:rFonts w:asciiTheme="minorHAnsi" w:eastAsia="Arial" w:hAnsiTheme="minorHAnsi" w:cstheme="minorHAnsi"/>
        </w:rPr>
        <w:t xml:space="preserve"> N.</w:t>
      </w:r>
      <w:r w:rsidRPr="00D253EF">
        <w:rPr>
          <w:rFonts w:asciiTheme="minorHAnsi" w:eastAsia="Arial" w:hAnsiTheme="minorHAnsi" w:cstheme="minorHAnsi"/>
        </w:rPr>
        <w:t xml:space="preserve">, Bullen, R., Ellis, R., Gibson, L., Mckenzie, N., </w:t>
      </w:r>
      <w:r>
        <w:rPr>
          <w:rFonts w:asciiTheme="minorHAnsi" w:eastAsia="Arial" w:hAnsiTheme="minorHAnsi" w:cstheme="minorHAnsi"/>
        </w:rPr>
        <w:tab/>
      </w:r>
      <w:r w:rsidRPr="00D253EF">
        <w:rPr>
          <w:rFonts w:asciiTheme="minorHAnsi" w:eastAsia="Arial" w:hAnsiTheme="minorHAnsi" w:cstheme="minorHAnsi"/>
        </w:rPr>
        <w:t xml:space="preserve">O’Connell, M., Spate, A., van Leeuwen, S. (2016). Research priorities for the </w:t>
      </w:r>
      <w:r>
        <w:rPr>
          <w:rFonts w:asciiTheme="minorHAnsi" w:eastAsia="Arial" w:hAnsiTheme="minorHAnsi" w:cstheme="minorHAnsi"/>
        </w:rPr>
        <w:tab/>
      </w:r>
      <w:r w:rsidRPr="00D253EF">
        <w:rPr>
          <w:rFonts w:asciiTheme="minorHAnsi" w:eastAsia="Arial" w:hAnsiTheme="minorHAnsi" w:cstheme="minorHAnsi"/>
        </w:rPr>
        <w:t xml:space="preserve">Pilbara leaf-nosed bat (Rhinonicteris aurantia Pilbara form). </w:t>
      </w:r>
      <w:r w:rsidRPr="00D253EF">
        <w:rPr>
          <w:rFonts w:asciiTheme="minorHAnsi" w:eastAsia="Arial" w:hAnsiTheme="minorHAnsi" w:cstheme="minorHAnsi"/>
          <w:i/>
        </w:rPr>
        <w:t xml:space="preserve">Australian </w:t>
      </w:r>
      <w:r>
        <w:rPr>
          <w:rFonts w:asciiTheme="minorHAnsi" w:eastAsia="Arial" w:hAnsiTheme="minorHAnsi" w:cstheme="minorHAnsi"/>
          <w:i/>
        </w:rPr>
        <w:tab/>
      </w:r>
      <w:r w:rsidRPr="00D253EF">
        <w:rPr>
          <w:rFonts w:asciiTheme="minorHAnsi" w:eastAsia="Arial" w:hAnsiTheme="minorHAnsi" w:cstheme="minorHAnsi"/>
          <w:i/>
        </w:rPr>
        <w:t>Mammalogy, 38,</w:t>
      </w:r>
      <w:r w:rsidRPr="00D253EF">
        <w:rPr>
          <w:rFonts w:asciiTheme="minorHAnsi" w:eastAsia="Arial" w:hAnsiTheme="minorHAnsi" w:cstheme="minorHAnsi"/>
        </w:rPr>
        <w:t xml:space="preserve"> 149–157. </w:t>
      </w:r>
      <w:hyperlink r:id="rId84" w:history="1">
        <w:r w:rsidRPr="00D253EF">
          <w:rPr>
            <w:rStyle w:val="Hyperlink"/>
            <w:rFonts w:asciiTheme="minorHAnsi" w:eastAsia="Arial" w:hAnsiTheme="minorHAnsi" w:cstheme="minorHAnsi"/>
          </w:rPr>
          <w:t>https://doi.org/10.1071/AM15012</w:t>
        </w:r>
      </w:hyperlink>
    </w:p>
    <w:p w14:paraId="38CA710D"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Czenze, Z., Brigham, R., Hickey, A., &amp; Parsons, S. (2017). Cold and alone? Roost </w:t>
      </w:r>
      <w:r>
        <w:rPr>
          <w:rFonts w:asciiTheme="minorHAnsi" w:eastAsia="Arial" w:hAnsiTheme="minorHAnsi" w:cstheme="minorHAnsi"/>
        </w:rPr>
        <w:tab/>
      </w:r>
      <w:r w:rsidRPr="00D253EF">
        <w:rPr>
          <w:rFonts w:asciiTheme="minorHAnsi" w:eastAsia="Arial" w:hAnsiTheme="minorHAnsi" w:cstheme="minorHAnsi"/>
        </w:rPr>
        <w:t xml:space="preserve">choice and season affect torpor patterns in lesser short-tailed bats. </w:t>
      </w:r>
      <w:r>
        <w:rPr>
          <w:rFonts w:asciiTheme="minorHAnsi" w:eastAsia="Arial" w:hAnsiTheme="minorHAnsi" w:cstheme="minorHAnsi"/>
        </w:rPr>
        <w:tab/>
      </w:r>
      <w:r w:rsidRPr="00D253EF">
        <w:rPr>
          <w:rFonts w:asciiTheme="minorHAnsi" w:eastAsia="Arial" w:hAnsiTheme="minorHAnsi" w:cstheme="minorHAnsi"/>
          <w:i/>
          <w:iCs/>
        </w:rPr>
        <w:t>Oecologia, 183</w:t>
      </w:r>
      <w:r w:rsidRPr="00D253EF">
        <w:rPr>
          <w:rFonts w:asciiTheme="minorHAnsi" w:eastAsia="Arial" w:hAnsiTheme="minorHAnsi" w:cstheme="minorHAnsi"/>
        </w:rPr>
        <w:t xml:space="preserve">(1), 1–8. </w:t>
      </w:r>
      <w:hyperlink r:id="rId85" w:history="1">
        <w:r w:rsidRPr="001843D3">
          <w:rPr>
            <w:rStyle w:val="Hyperlink"/>
            <w:rFonts w:asciiTheme="minorHAnsi" w:eastAsia="Arial" w:hAnsiTheme="minorHAnsi" w:cstheme="minorHAnsi"/>
          </w:rPr>
          <w:t>https://doi.org/10.1007/s00442-016-3707-1</w:t>
        </w:r>
      </w:hyperlink>
    </w:p>
    <w:p w14:paraId="495FD045"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Denzinger, A., &amp; Schnitzler, H. (2013). Bat guilds, a concept to classify the highly </w:t>
      </w:r>
      <w:r>
        <w:rPr>
          <w:rFonts w:asciiTheme="minorHAnsi" w:eastAsia="Arial" w:hAnsiTheme="minorHAnsi" w:cstheme="minorHAnsi"/>
        </w:rPr>
        <w:tab/>
      </w:r>
      <w:r w:rsidRPr="00D253EF">
        <w:rPr>
          <w:rFonts w:asciiTheme="minorHAnsi" w:eastAsia="Arial" w:hAnsiTheme="minorHAnsi" w:cstheme="minorHAnsi"/>
        </w:rPr>
        <w:t xml:space="preserve">diverse foraging and </w:t>
      </w:r>
      <w:r w:rsidRPr="00D253EF">
        <w:rPr>
          <w:rFonts w:asciiTheme="minorHAnsi" w:eastAsia="Arial" w:hAnsiTheme="minorHAnsi" w:cstheme="minorHAnsi"/>
        </w:rPr>
        <w:tab/>
        <w:t xml:space="preserve">echolocation behaviors of microchiropteran bats. </w:t>
      </w:r>
      <w:r>
        <w:rPr>
          <w:rFonts w:asciiTheme="minorHAnsi" w:eastAsia="Arial" w:hAnsiTheme="minorHAnsi" w:cstheme="minorHAnsi"/>
        </w:rPr>
        <w:tab/>
      </w:r>
      <w:r w:rsidRPr="00D253EF">
        <w:rPr>
          <w:rFonts w:asciiTheme="minorHAnsi" w:eastAsia="Arial" w:hAnsiTheme="minorHAnsi" w:cstheme="minorHAnsi"/>
          <w:i/>
          <w:iCs/>
        </w:rPr>
        <w:t>Frontiers in Physiology, 4</w:t>
      </w:r>
      <w:r w:rsidRPr="00D253EF">
        <w:rPr>
          <w:rFonts w:asciiTheme="minorHAnsi" w:eastAsia="Arial" w:hAnsiTheme="minorHAnsi" w:cstheme="minorHAnsi"/>
        </w:rPr>
        <w:t>, 164–164.</w:t>
      </w:r>
      <w:r>
        <w:rPr>
          <w:rFonts w:asciiTheme="minorHAnsi" w:eastAsia="Arial" w:hAnsiTheme="minorHAnsi" w:cstheme="minorHAnsi"/>
        </w:rPr>
        <w:t xml:space="preserve"> </w:t>
      </w:r>
      <w:r>
        <w:rPr>
          <w:rFonts w:asciiTheme="minorHAnsi" w:eastAsia="Arial" w:hAnsiTheme="minorHAnsi" w:cstheme="minorHAnsi"/>
        </w:rPr>
        <w:tab/>
      </w:r>
      <w:hyperlink r:id="rId86" w:history="1">
        <w:r w:rsidRPr="001843D3">
          <w:rPr>
            <w:rStyle w:val="Hyperlink"/>
            <w:rFonts w:asciiTheme="minorHAnsi" w:eastAsia="Arial" w:hAnsiTheme="minorHAnsi" w:cstheme="minorHAnsi"/>
          </w:rPr>
          <w:t>https://doi.org/10.3389/fphys.2013.00164</w:t>
        </w:r>
      </w:hyperlink>
    </w:p>
    <w:p w14:paraId="7BC5CB04"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Dong, D., Lei, M., Liu, Y., &amp; Zhang, S. (2013). Comparative inner ear transcriptome </w:t>
      </w:r>
      <w:r>
        <w:rPr>
          <w:rFonts w:asciiTheme="minorHAnsi" w:eastAsia="Arial" w:hAnsiTheme="minorHAnsi" w:cstheme="minorHAnsi"/>
        </w:rPr>
        <w:tab/>
      </w:r>
      <w:r w:rsidRPr="00D253EF">
        <w:rPr>
          <w:rFonts w:asciiTheme="minorHAnsi" w:eastAsia="Arial" w:hAnsiTheme="minorHAnsi" w:cstheme="minorHAnsi"/>
        </w:rPr>
        <w:t xml:space="preserve">analysis between the </w:t>
      </w:r>
      <w:r w:rsidRPr="00D253EF">
        <w:rPr>
          <w:rFonts w:asciiTheme="minorHAnsi" w:eastAsia="Arial" w:hAnsiTheme="minorHAnsi" w:cstheme="minorHAnsi"/>
        </w:rPr>
        <w:tab/>
        <w:t xml:space="preserve">Rickett’s big-footed bats (Myotis ricketti) and the </w:t>
      </w:r>
      <w:r>
        <w:rPr>
          <w:rFonts w:asciiTheme="minorHAnsi" w:eastAsia="Arial" w:hAnsiTheme="minorHAnsi" w:cstheme="minorHAnsi"/>
        </w:rPr>
        <w:tab/>
      </w:r>
      <w:r w:rsidRPr="00D253EF">
        <w:rPr>
          <w:rFonts w:asciiTheme="minorHAnsi" w:eastAsia="Arial" w:hAnsiTheme="minorHAnsi" w:cstheme="minorHAnsi"/>
        </w:rPr>
        <w:t xml:space="preserve">greater short-nosed fruit bats (Cynopterus sphinx). </w:t>
      </w:r>
      <w:r w:rsidRPr="00D253EF">
        <w:rPr>
          <w:rFonts w:asciiTheme="minorHAnsi" w:eastAsia="Arial" w:hAnsiTheme="minorHAnsi" w:cstheme="minorHAnsi"/>
          <w:i/>
          <w:iCs/>
        </w:rPr>
        <w:t>BMC Genomics, 14</w:t>
      </w:r>
      <w:r w:rsidRPr="00D253EF">
        <w:rPr>
          <w:rFonts w:asciiTheme="minorHAnsi" w:eastAsia="Arial" w:hAnsiTheme="minorHAnsi" w:cstheme="minorHAnsi"/>
        </w:rPr>
        <w:t xml:space="preserve">(1), </w:t>
      </w:r>
      <w:r>
        <w:rPr>
          <w:rFonts w:asciiTheme="minorHAnsi" w:eastAsia="Arial" w:hAnsiTheme="minorHAnsi" w:cstheme="minorHAnsi"/>
        </w:rPr>
        <w:tab/>
      </w:r>
      <w:r w:rsidRPr="00D253EF">
        <w:rPr>
          <w:rFonts w:asciiTheme="minorHAnsi" w:eastAsia="Arial" w:hAnsiTheme="minorHAnsi" w:cstheme="minorHAnsi"/>
        </w:rPr>
        <w:t xml:space="preserve">916–916. </w:t>
      </w:r>
      <w:hyperlink r:id="rId87" w:history="1">
        <w:r w:rsidRPr="00D253EF">
          <w:rPr>
            <w:rStyle w:val="Hyperlink"/>
            <w:rFonts w:asciiTheme="minorHAnsi" w:eastAsia="Arial" w:hAnsiTheme="minorHAnsi" w:cstheme="minorHAnsi"/>
          </w:rPr>
          <w:t>https://doi.org/10.1186/1471-2164-14-916</w:t>
        </w:r>
      </w:hyperlink>
    </w:p>
    <w:p w14:paraId="6E0A647E" w14:textId="77777777" w:rsidR="00772596" w:rsidRPr="00D253EF" w:rsidRDefault="00772596" w:rsidP="00E238A4">
      <w:pPr>
        <w:spacing w:after="240"/>
        <w:rPr>
          <w:rFonts w:asciiTheme="minorHAnsi" w:eastAsia="Arial" w:hAnsiTheme="minorHAnsi" w:cstheme="minorHAnsi"/>
        </w:rPr>
      </w:pPr>
      <w:r w:rsidRPr="001901E6">
        <w:rPr>
          <w:rFonts w:asciiTheme="minorHAnsi" w:eastAsia="Arial" w:hAnsiTheme="minorHAnsi" w:cstheme="minorHAnsi"/>
        </w:rPr>
        <w:t xml:space="preserve">Duncan, A. &amp; Baker, G. B. &amp; Montgomery, N. &amp; Natural Heritage Trust (Australia). </w:t>
      </w:r>
      <w:r w:rsidRPr="001901E6">
        <w:rPr>
          <w:rFonts w:asciiTheme="minorHAnsi" w:eastAsia="Arial" w:hAnsiTheme="minorHAnsi" w:cstheme="minorHAnsi"/>
        </w:rPr>
        <w:tab/>
        <w:t xml:space="preserve">(1999). </w:t>
      </w:r>
      <w:r w:rsidRPr="001901E6">
        <w:rPr>
          <w:rFonts w:asciiTheme="minorHAnsi" w:eastAsia="Arial" w:hAnsiTheme="minorHAnsi" w:cstheme="minorHAnsi"/>
          <w:i/>
          <w:iCs/>
        </w:rPr>
        <w:t>The action plan for Australian bats.</w:t>
      </w:r>
      <w:r w:rsidRPr="001901E6">
        <w:rPr>
          <w:rFonts w:asciiTheme="minorHAnsi" w:eastAsia="Arial" w:hAnsiTheme="minorHAnsi" w:cstheme="minorHAnsi"/>
        </w:rPr>
        <w:t xml:space="preserve"> Canberra: Natural Heritage Trust.  </w:t>
      </w:r>
      <w:r w:rsidRPr="001901E6">
        <w:rPr>
          <w:rFonts w:asciiTheme="minorHAnsi" w:eastAsia="Arial" w:hAnsiTheme="minorHAnsi" w:cstheme="minorHAnsi"/>
        </w:rPr>
        <w:tab/>
      </w:r>
      <w:hyperlink r:id="rId88" w:history="1">
        <w:r w:rsidRPr="001901E6">
          <w:rPr>
            <w:rStyle w:val="Hyperlink"/>
            <w:rFonts w:asciiTheme="minorHAnsi" w:eastAsia="Arial" w:hAnsiTheme="minorHAnsi" w:cstheme="minorHAnsi"/>
          </w:rPr>
          <w:t>http://www.deh.gov.au/biodiversity/threatened/action/bats/index.html</w:t>
        </w:r>
      </w:hyperlink>
    </w:p>
    <w:p w14:paraId="1FBE2259" w14:textId="77777777" w:rsidR="00772596" w:rsidRDefault="00772596" w:rsidP="00E238A4">
      <w:pPr>
        <w:spacing w:after="240"/>
        <w:rPr>
          <w:rFonts w:asciiTheme="minorHAnsi" w:eastAsia="Arial" w:hAnsiTheme="minorHAnsi" w:cstheme="minorHAnsi"/>
        </w:rPr>
      </w:pPr>
      <w:r w:rsidRPr="00270492">
        <w:rPr>
          <w:rFonts w:asciiTheme="minorHAnsi" w:eastAsia="Arial" w:hAnsiTheme="minorHAnsi" w:cstheme="minorHAnsi"/>
        </w:rPr>
        <w:t>Dwyer, P</w:t>
      </w:r>
      <w:r>
        <w:rPr>
          <w:rFonts w:asciiTheme="minorHAnsi" w:eastAsia="Arial" w:hAnsiTheme="minorHAnsi" w:cstheme="minorHAnsi"/>
        </w:rPr>
        <w:t>.</w:t>
      </w:r>
      <w:r w:rsidRPr="00270492">
        <w:rPr>
          <w:rFonts w:asciiTheme="minorHAnsi" w:eastAsia="Arial" w:hAnsiTheme="minorHAnsi" w:cstheme="minorHAnsi"/>
        </w:rPr>
        <w:t xml:space="preserve"> &amp; Hamilton-Smith, E. (1965). Breeding caves and maternity colonies of </w:t>
      </w:r>
      <w:r>
        <w:rPr>
          <w:rFonts w:asciiTheme="minorHAnsi" w:eastAsia="Arial" w:hAnsiTheme="minorHAnsi" w:cstheme="minorHAnsi"/>
        </w:rPr>
        <w:tab/>
      </w:r>
      <w:r w:rsidRPr="00270492">
        <w:rPr>
          <w:rFonts w:asciiTheme="minorHAnsi" w:eastAsia="Arial" w:hAnsiTheme="minorHAnsi" w:cstheme="minorHAnsi"/>
        </w:rPr>
        <w:t xml:space="preserve">the bent-winged bat in south-eastern Australia. </w:t>
      </w:r>
      <w:r w:rsidRPr="00B43BC2">
        <w:rPr>
          <w:rFonts w:asciiTheme="minorHAnsi" w:eastAsia="Arial" w:hAnsiTheme="minorHAnsi" w:cstheme="minorHAnsi"/>
          <w:i/>
          <w:iCs/>
        </w:rPr>
        <w:t>Helictite. 4</w:t>
      </w:r>
      <w:r w:rsidRPr="00270492">
        <w:rPr>
          <w:rFonts w:asciiTheme="minorHAnsi" w:eastAsia="Arial" w:hAnsiTheme="minorHAnsi" w:cstheme="minorHAnsi"/>
        </w:rPr>
        <w:t xml:space="preserve">. 3-21. </w:t>
      </w:r>
    </w:p>
    <w:p w14:paraId="5C386B73"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Dwyer, P. (1966). The population pattern of Miniopterus schrebersii (Chiroptera) in </w:t>
      </w:r>
      <w:r>
        <w:rPr>
          <w:rFonts w:asciiTheme="minorHAnsi" w:eastAsia="Arial" w:hAnsiTheme="minorHAnsi" w:cstheme="minorHAnsi"/>
        </w:rPr>
        <w:tab/>
      </w:r>
      <w:r w:rsidRPr="00D253EF">
        <w:rPr>
          <w:rFonts w:asciiTheme="minorHAnsi" w:eastAsia="Arial" w:hAnsiTheme="minorHAnsi" w:cstheme="minorHAnsi"/>
        </w:rPr>
        <w:t xml:space="preserve">north-eastern New South Wales. </w:t>
      </w:r>
      <w:r w:rsidRPr="002F341D">
        <w:rPr>
          <w:rFonts w:asciiTheme="minorHAnsi" w:eastAsia="Arial" w:hAnsiTheme="minorHAnsi" w:cstheme="minorHAnsi"/>
          <w:i/>
          <w:iCs/>
        </w:rPr>
        <w:t xml:space="preserve">Australian </w:t>
      </w:r>
      <w:r w:rsidRPr="00D253EF">
        <w:rPr>
          <w:rFonts w:asciiTheme="minorHAnsi" w:eastAsia="Arial" w:hAnsiTheme="minorHAnsi" w:cstheme="minorHAnsi"/>
          <w:i/>
          <w:iCs/>
        </w:rPr>
        <w:t>Journal of Zoology, 14</w:t>
      </w:r>
      <w:r w:rsidRPr="00D253EF">
        <w:rPr>
          <w:rFonts w:asciiTheme="minorHAnsi" w:eastAsia="Arial" w:hAnsiTheme="minorHAnsi" w:cstheme="minorHAnsi"/>
        </w:rPr>
        <w:t>(6), 1073–</w:t>
      </w:r>
      <w:r>
        <w:rPr>
          <w:rFonts w:asciiTheme="minorHAnsi" w:eastAsia="Arial" w:hAnsiTheme="minorHAnsi" w:cstheme="minorHAnsi"/>
        </w:rPr>
        <w:tab/>
      </w:r>
      <w:r w:rsidRPr="00D253EF">
        <w:rPr>
          <w:rFonts w:asciiTheme="minorHAnsi" w:eastAsia="Arial" w:hAnsiTheme="minorHAnsi" w:cstheme="minorHAnsi"/>
        </w:rPr>
        <w:t xml:space="preserve">1137. </w:t>
      </w:r>
      <w:hyperlink r:id="rId89" w:history="1">
        <w:r w:rsidRPr="001843D3">
          <w:rPr>
            <w:rStyle w:val="Hyperlink"/>
            <w:rFonts w:asciiTheme="minorHAnsi" w:eastAsia="Arial" w:hAnsiTheme="minorHAnsi" w:cstheme="minorHAnsi"/>
          </w:rPr>
          <w:t>https://doi.org/10.1071/ZO9661073</w:t>
        </w:r>
      </w:hyperlink>
    </w:p>
    <w:p w14:paraId="7B7F00AD"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Dwyer, P. (1968). The biology, origin and adaptation of the Miniopterus australis </w:t>
      </w:r>
      <w:r>
        <w:rPr>
          <w:rFonts w:asciiTheme="minorHAnsi" w:eastAsia="Arial" w:hAnsiTheme="minorHAnsi" w:cstheme="minorHAnsi"/>
        </w:rPr>
        <w:tab/>
      </w:r>
      <w:r w:rsidRPr="00D253EF">
        <w:rPr>
          <w:rFonts w:asciiTheme="minorHAnsi" w:eastAsia="Arial" w:hAnsiTheme="minorHAnsi" w:cstheme="minorHAnsi"/>
        </w:rPr>
        <w:t xml:space="preserve">(Chiroptera) in New South Wales. </w:t>
      </w:r>
      <w:r w:rsidRPr="00D253EF">
        <w:rPr>
          <w:rFonts w:asciiTheme="minorHAnsi" w:eastAsia="Arial" w:hAnsiTheme="minorHAnsi" w:cstheme="minorHAnsi"/>
          <w:i/>
        </w:rPr>
        <w:t>Australian Journal of Zoology, 16</w:t>
      </w:r>
      <w:r w:rsidRPr="00D253EF">
        <w:rPr>
          <w:rFonts w:asciiTheme="minorHAnsi" w:eastAsia="Arial" w:hAnsiTheme="minorHAnsi" w:cstheme="minorHAnsi"/>
          <w:iCs/>
        </w:rPr>
        <w:t>(1)</w:t>
      </w:r>
      <w:r w:rsidRPr="00D253EF">
        <w:rPr>
          <w:rFonts w:asciiTheme="minorHAnsi" w:eastAsia="Arial" w:hAnsiTheme="minorHAnsi" w:cstheme="minorHAnsi"/>
        </w:rPr>
        <w:t>, 49–</w:t>
      </w:r>
      <w:r>
        <w:rPr>
          <w:rFonts w:asciiTheme="minorHAnsi" w:eastAsia="Arial" w:hAnsiTheme="minorHAnsi" w:cstheme="minorHAnsi"/>
        </w:rPr>
        <w:tab/>
      </w:r>
      <w:r w:rsidRPr="00D253EF">
        <w:rPr>
          <w:rFonts w:asciiTheme="minorHAnsi" w:eastAsia="Arial" w:hAnsiTheme="minorHAnsi" w:cstheme="minorHAnsi"/>
        </w:rPr>
        <w:t xml:space="preserve">68. </w:t>
      </w:r>
      <w:hyperlink r:id="rId90" w:history="1">
        <w:r w:rsidRPr="00D253EF">
          <w:rPr>
            <w:rStyle w:val="Hyperlink"/>
            <w:rFonts w:asciiTheme="minorHAnsi" w:eastAsia="Arial" w:hAnsiTheme="minorHAnsi" w:cstheme="minorHAnsi"/>
          </w:rPr>
          <w:t>https://doi.org/10.1071/ZO9680049</w:t>
        </w:r>
      </w:hyperlink>
    </w:p>
    <w:p w14:paraId="5249EE3F"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Dwyer, P. (1970). Foraging behaviour of the large-footed myotis, Myotis </w:t>
      </w:r>
      <w:r>
        <w:rPr>
          <w:rFonts w:asciiTheme="minorHAnsi" w:eastAsia="Arial" w:hAnsiTheme="minorHAnsi" w:cstheme="minorHAnsi"/>
        </w:rPr>
        <w:tab/>
      </w:r>
      <w:r w:rsidRPr="00D253EF">
        <w:rPr>
          <w:rFonts w:asciiTheme="minorHAnsi" w:eastAsia="Arial" w:hAnsiTheme="minorHAnsi" w:cstheme="minorHAnsi"/>
        </w:rPr>
        <w:t xml:space="preserve">moluccarum (Chiroptera). </w:t>
      </w:r>
      <w:r w:rsidRPr="00D253EF">
        <w:rPr>
          <w:rFonts w:asciiTheme="minorHAnsi" w:eastAsia="Arial" w:hAnsiTheme="minorHAnsi" w:cstheme="minorHAnsi"/>
          <w:i/>
        </w:rPr>
        <w:t>Mammalia, 34</w:t>
      </w:r>
      <w:r w:rsidRPr="00D253EF">
        <w:rPr>
          <w:rFonts w:asciiTheme="minorHAnsi" w:eastAsia="Arial" w:hAnsiTheme="minorHAnsi" w:cstheme="minorHAnsi"/>
        </w:rPr>
        <w:t xml:space="preserve">, 76–80. </w:t>
      </w:r>
      <w:r>
        <w:rPr>
          <w:rFonts w:asciiTheme="minorHAnsi" w:eastAsia="Arial" w:hAnsiTheme="minorHAnsi" w:cstheme="minorHAnsi"/>
        </w:rPr>
        <w:tab/>
      </w:r>
      <w:hyperlink r:id="rId91" w:history="1">
        <w:r w:rsidRPr="001843D3">
          <w:rPr>
            <w:rStyle w:val="Hyperlink"/>
            <w:rFonts w:asciiTheme="minorHAnsi" w:eastAsia="Arial" w:hAnsiTheme="minorHAnsi" w:cstheme="minorHAnsi"/>
          </w:rPr>
          <w:t>https://doi.org/10.1515/mamm.1970.34.1.76</w:t>
        </w:r>
      </w:hyperlink>
    </w:p>
    <w:p w14:paraId="7945DB66"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Edirisinghe, G., Surasinghe, T., Gabadage, D., Botejue, M., Perera, K., Madawala, M., </w:t>
      </w:r>
      <w:r>
        <w:rPr>
          <w:rFonts w:asciiTheme="minorHAnsi" w:eastAsia="Arial" w:hAnsiTheme="minorHAnsi" w:cstheme="minorHAnsi"/>
        </w:rPr>
        <w:tab/>
      </w:r>
      <w:r w:rsidRPr="00D253EF">
        <w:rPr>
          <w:rFonts w:asciiTheme="minorHAnsi" w:eastAsia="Arial" w:hAnsiTheme="minorHAnsi" w:cstheme="minorHAnsi"/>
        </w:rPr>
        <w:t xml:space="preserve">Weerakoon, D., &amp; Karunarathna, S. (2018). Chiropteran diversity in the </w:t>
      </w:r>
      <w:r>
        <w:rPr>
          <w:rFonts w:asciiTheme="minorHAnsi" w:eastAsia="Arial" w:hAnsiTheme="minorHAnsi" w:cstheme="minorHAnsi"/>
        </w:rPr>
        <w:tab/>
      </w:r>
      <w:r w:rsidRPr="00D253EF">
        <w:rPr>
          <w:rFonts w:asciiTheme="minorHAnsi" w:eastAsia="Arial" w:hAnsiTheme="minorHAnsi" w:cstheme="minorHAnsi"/>
        </w:rPr>
        <w:t xml:space="preserve">peripheral areas of the Maduru-Oya </w:t>
      </w:r>
      <w:r w:rsidRPr="00D253EF">
        <w:rPr>
          <w:rFonts w:asciiTheme="minorHAnsi" w:eastAsia="Arial" w:hAnsiTheme="minorHAnsi" w:cstheme="minorHAnsi"/>
        </w:rPr>
        <w:tab/>
        <w:t xml:space="preserve">National Park in Sri Lanka: Insights for </w:t>
      </w:r>
      <w:r>
        <w:rPr>
          <w:rFonts w:asciiTheme="minorHAnsi" w:eastAsia="Arial" w:hAnsiTheme="minorHAnsi" w:cstheme="minorHAnsi"/>
        </w:rPr>
        <w:tab/>
      </w:r>
      <w:r w:rsidRPr="00D253EF">
        <w:rPr>
          <w:rFonts w:asciiTheme="minorHAnsi" w:eastAsia="Arial" w:hAnsiTheme="minorHAnsi" w:cstheme="minorHAnsi"/>
        </w:rPr>
        <w:t xml:space="preserve">conservation and management. </w:t>
      </w:r>
      <w:r w:rsidRPr="00D253EF">
        <w:rPr>
          <w:rFonts w:asciiTheme="minorHAnsi" w:eastAsia="Arial" w:hAnsiTheme="minorHAnsi" w:cstheme="minorHAnsi"/>
          <w:i/>
          <w:iCs/>
        </w:rPr>
        <w:t>ZooKeys, 2018</w:t>
      </w:r>
      <w:r w:rsidRPr="00D253EF">
        <w:rPr>
          <w:rFonts w:asciiTheme="minorHAnsi" w:eastAsia="Arial" w:hAnsiTheme="minorHAnsi" w:cstheme="minorHAnsi"/>
        </w:rPr>
        <w:t xml:space="preserve">(784), 139–162. </w:t>
      </w:r>
      <w:r>
        <w:rPr>
          <w:rFonts w:asciiTheme="minorHAnsi" w:eastAsia="Arial" w:hAnsiTheme="minorHAnsi" w:cstheme="minorHAnsi"/>
        </w:rPr>
        <w:tab/>
      </w:r>
      <w:hyperlink r:id="rId92" w:history="1">
        <w:r w:rsidRPr="001843D3">
          <w:rPr>
            <w:rStyle w:val="Hyperlink"/>
            <w:rFonts w:asciiTheme="minorHAnsi" w:eastAsia="Arial" w:hAnsiTheme="minorHAnsi" w:cstheme="minorHAnsi"/>
          </w:rPr>
          <w:t>https://doi.org/10.3897/zookeys.784.25562</w:t>
        </w:r>
      </w:hyperlink>
      <w:r w:rsidRPr="00D253EF">
        <w:rPr>
          <w:rFonts w:asciiTheme="minorHAnsi" w:eastAsia="Arial" w:hAnsiTheme="minorHAnsi" w:cstheme="minorHAnsi"/>
        </w:rPr>
        <w:t xml:space="preserve"> </w:t>
      </w:r>
    </w:p>
    <w:p w14:paraId="07FEC335"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Fabianek, F., Simard, M., &amp; Desrochers, A. (2015a). Exploring regional variation in </w:t>
      </w:r>
      <w:r>
        <w:rPr>
          <w:rFonts w:asciiTheme="minorHAnsi" w:eastAsia="Arial" w:hAnsiTheme="minorHAnsi" w:cstheme="minorHAnsi"/>
        </w:rPr>
        <w:tab/>
      </w:r>
      <w:r w:rsidRPr="00D253EF">
        <w:rPr>
          <w:rFonts w:asciiTheme="minorHAnsi" w:eastAsia="Arial" w:hAnsiTheme="minorHAnsi" w:cstheme="minorHAnsi"/>
        </w:rPr>
        <w:t xml:space="preserve">roost selection by bats: Evidence from a meta-analysis. </w:t>
      </w:r>
      <w:r w:rsidRPr="00D253EF">
        <w:rPr>
          <w:rFonts w:asciiTheme="minorHAnsi" w:eastAsia="Arial" w:hAnsiTheme="minorHAnsi" w:cstheme="minorHAnsi"/>
          <w:i/>
          <w:iCs/>
        </w:rPr>
        <w:t>PloS One, 10</w:t>
      </w:r>
      <w:r w:rsidRPr="00D253EF">
        <w:rPr>
          <w:rFonts w:asciiTheme="minorHAnsi" w:eastAsia="Arial" w:hAnsiTheme="minorHAnsi" w:cstheme="minorHAnsi"/>
        </w:rPr>
        <w:t xml:space="preserve">(9), </w:t>
      </w:r>
      <w:r>
        <w:rPr>
          <w:rFonts w:asciiTheme="minorHAnsi" w:eastAsia="Arial" w:hAnsiTheme="minorHAnsi" w:cstheme="minorHAnsi"/>
        </w:rPr>
        <w:tab/>
      </w:r>
      <w:r w:rsidRPr="00D253EF">
        <w:rPr>
          <w:rFonts w:asciiTheme="minorHAnsi" w:eastAsia="Arial" w:hAnsiTheme="minorHAnsi" w:cstheme="minorHAnsi"/>
        </w:rPr>
        <w:t xml:space="preserve">e0139126–e0139126. </w:t>
      </w:r>
      <w:hyperlink r:id="rId93" w:history="1">
        <w:r w:rsidRPr="001843D3">
          <w:rPr>
            <w:rStyle w:val="Hyperlink"/>
            <w:rFonts w:asciiTheme="minorHAnsi" w:eastAsia="Arial" w:hAnsiTheme="minorHAnsi" w:cstheme="minorHAnsi"/>
          </w:rPr>
          <w:t>https://doi.org/10.1371/journal.pone.0139126</w:t>
        </w:r>
      </w:hyperlink>
    </w:p>
    <w:p w14:paraId="53937223"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Fabianek, F., Simard, M., Racine, E., &amp; Desrochers, A. (2015b). Selection of roosting </w:t>
      </w:r>
      <w:r>
        <w:rPr>
          <w:rFonts w:asciiTheme="minorHAnsi" w:eastAsia="Arial" w:hAnsiTheme="minorHAnsi" w:cstheme="minorHAnsi"/>
        </w:rPr>
        <w:tab/>
      </w:r>
      <w:r w:rsidRPr="00D253EF">
        <w:rPr>
          <w:rFonts w:asciiTheme="minorHAnsi" w:eastAsia="Arial" w:hAnsiTheme="minorHAnsi" w:cstheme="minorHAnsi"/>
        </w:rPr>
        <w:t xml:space="preserve">habitat by male Myotis bats in a boreal forest. </w:t>
      </w:r>
      <w:r w:rsidRPr="00D253EF">
        <w:rPr>
          <w:rFonts w:asciiTheme="minorHAnsi" w:eastAsia="Arial" w:hAnsiTheme="minorHAnsi" w:cstheme="minorHAnsi"/>
          <w:i/>
          <w:iCs/>
        </w:rPr>
        <w:t xml:space="preserve">Canadian Journal of Zoology, </w:t>
      </w:r>
      <w:r>
        <w:rPr>
          <w:rFonts w:asciiTheme="minorHAnsi" w:eastAsia="Arial" w:hAnsiTheme="minorHAnsi" w:cstheme="minorHAnsi"/>
          <w:i/>
          <w:iCs/>
        </w:rPr>
        <w:tab/>
      </w:r>
      <w:r w:rsidRPr="00D253EF">
        <w:rPr>
          <w:rFonts w:asciiTheme="minorHAnsi" w:eastAsia="Arial" w:hAnsiTheme="minorHAnsi" w:cstheme="minorHAnsi"/>
          <w:i/>
          <w:iCs/>
        </w:rPr>
        <w:t>93</w:t>
      </w:r>
      <w:r w:rsidRPr="00D253EF">
        <w:rPr>
          <w:rFonts w:asciiTheme="minorHAnsi" w:eastAsia="Arial" w:hAnsiTheme="minorHAnsi" w:cstheme="minorHAnsi"/>
        </w:rPr>
        <w:t xml:space="preserve">(7), 539–546. </w:t>
      </w:r>
      <w:hyperlink r:id="rId94" w:history="1">
        <w:r w:rsidRPr="001843D3">
          <w:rPr>
            <w:rStyle w:val="Hyperlink"/>
            <w:rFonts w:asciiTheme="minorHAnsi" w:eastAsia="Arial" w:hAnsiTheme="minorHAnsi" w:cstheme="minorHAnsi"/>
          </w:rPr>
          <w:t>https://doi.org/10.1139/cjz-2014-0294</w:t>
        </w:r>
      </w:hyperlink>
    </w:p>
    <w:p w14:paraId="5A8E9728"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Farrow, L., &amp; Broders, H. (2011). Loss of forest cover impacts the distribution of the </w:t>
      </w:r>
      <w:r>
        <w:rPr>
          <w:rFonts w:asciiTheme="minorHAnsi" w:eastAsia="Arial" w:hAnsiTheme="minorHAnsi" w:cstheme="minorHAnsi"/>
        </w:rPr>
        <w:tab/>
      </w:r>
      <w:r w:rsidRPr="00D253EF">
        <w:rPr>
          <w:rFonts w:asciiTheme="minorHAnsi" w:eastAsia="Arial" w:hAnsiTheme="minorHAnsi" w:cstheme="minorHAnsi"/>
        </w:rPr>
        <w:t xml:space="preserve">forest-dwelling tri-colored bat ( Perimyotis subflavus). </w:t>
      </w:r>
      <w:r w:rsidRPr="00D253EF">
        <w:rPr>
          <w:rFonts w:asciiTheme="minorHAnsi" w:eastAsia="Arial" w:hAnsiTheme="minorHAnsi" w:cstheme="minorHAnsi"/>
          <w:i/>
          <w:iCs/>
        </w:rPr>
        <w:t xml:space="preserve">Mammalian Biology: </w:t>
      </w:r>
      <w:r>
        <w:rPr>
          <w:rFonts w:asciiTheme="minorHAnsi" w:eastAsia="Arial" w:hAnsiTheme="minorHAnsi" w:cstheme="minorHAnsi"/>
          <w:i/>
          <w:iCs/>
        </w:rPr>
        <w:tab/>
      </w:r>
      <w:r w:rsidRPr="00D253EF">
        <w:rPr>
          <w:rFonts w:asciiTheme="minorHAnsi" w:eastAsia="Arial" w:hAnsiTheme="minorHAnsi" w:cstheme="minorHAnsi"/>
          <w:i/>
          <w:iCs/>
        </w:rPr>
        <w:t>Zeitschrift Für Säugetierkunde, 76</w:t>
      </w:r>
      <w:r w:rsidRPr="00D253EF">
        <w:rPr>
          <w:rFonts w:asciiTheme="minorHAnsi" w:eastAsia="Arial" w:hAnsiTheme="minorHAnsi" w:cstheme="minorHAnsi"/>
        </w:rPr>
        <w:t>(2),</w:t>
      </w:r>
      <w:r>
        <w:rPr>
          <w:rFonts w:asciiTheme="minorHAnsi" w:eastAsia="Arial" w:hAnsiTheme="minorHAnsi" w:cstheme="minorHAnsi"/>
        </w:rPr>
        <w:t xml:space="preserve"> </w:t>
      </w:r>
      <w:r w:rsidRPr="00D253EF">
        <w:rPr>
          <w:rFonts w:asciiTheme="minorHAnsi" w:eastAsia="Arial" w:hAnsiTheme="minorHAnsi" w:cstheme="minorHAnsi"/>
        </w:rPr>
        <w:t xml:space="preserve">172–179. </w:t>
      </w:r>
      <w:r>
        <w:rPr>
          <w:rFonts w:asciiTheme="minorHAnsi" w:eastAsia="Arial" w:hAnsiTheme="minorHAnsi" w:cstheme="minorHAnsi"/>
        </w:rPr>
        <w:tab/>
      </w:r>
      <w:hyperlink r:id="rId95" w:history="1">
        <w:r w:rsidRPr="001843D3">
          <w:rPr>
            <w:rStyle w:val="Hyperlink"/>
            <w:rFonts w:asciiTheme="minorHAnsi" w:eastAsia="Arial" w:hAnsiTheme="minorHAnsi" w:cstheme="minorHAnsi"/>
          </w:rPr>
          <w:t>https://doi.org/10.1016/j.mambio.2010.04.004</w:t>
        </w:r>
      </w:hyperlink>
    </w:p>
    <w:p w14:paraId="2B49CFB2"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Fenton, M., &amp; Ratcliffe, J. (2010). Quick Guide: Bats. </w:t>
      </w:r>
      <w:r w:rsidRPr="00D253EF">
        <w:rPr>
          <w:rFonts w:asciiTheme="minorHAnsi" w:eastAsia="Arial" w:hAnsiTheme="minorHAnsi" w:cstheme="minorHAnsi"/>
          <w:i/>
          <w:iCs/>
        </w:rPr>
        <w:t>Current Biology, 20</w:t>
      </w:r>
      <w:r w:rsidRPr="00D253EF">
        <w:rPr>
          <w:rFonts w:asciiTheme="minorHAnsi" w:eastAsia="Arial" w:hAnsiTheme="minorHAnsi" w:cstheme="minorHAnsi"/>
        </w:rPr>
        <w:t>, R1060–</w:t>
      </w:r>
      <w:r>
        <w:rPr>
          <w:rFonts w:asciiTheme="minorHAnsi" w:eastAsia="Arial" w:hAnsiTheme="minorHAnsi" w:cstheme="minorHAnsi"/>
        </w:rPr>
        <w:tab/>
      </w:r>
      <w:r w:rsidRPr="00D253EF">
        <w:rPr>
          <w:rFonts w:asciiTheme="minorHAnsi" w:eastAsia="Arial" w:hAnsiTheme="minorHAnsi" w:cstheme="minorHAnsi"/>
        </w:rPr>
        <w:t>R1062.</w:t>
      </w:r>
      <w:r w:rsidRPr="00D253EF">
        <w:rPr>
          <w:rFonts w:asciiTheme="minorHAnsi" w:eastAsia="Arial" w:hAnsiTheme="minorHAnsi" w:cstheme="minorHAnsi"/>
        </w:rPr>
        <w:tab/>
      </w:r>
      <w:hyperlink r:id="rId96" w:history="1">
        <w:r w:rsidRPr="00D253EF">
          <w:rPr>
            <w:rStyle w:val="Hyperlink"/>
            <w:rFonts w:asciiTheme="minorHAnsi" w:eastAsia="Arial" w:hAnsiTheme="minorHAnsi" w:cstheme="minorHAnsi"/>
          </w:rPr>
          <w:t>https://doi.org/10.1016/j.cub.2010.10.037. PMID:21172620</w:t>
        </w:r>
      </w:hyperlink>
    </w:p>
    <w:p w14:paraId="49B1A44C"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Fenton, M., Faure, P., &amp; Ratcliffe, J. (2012). Evolution of high duty cycle </w:t>
      </w:r>
      <w:r>
        <w:rPr>
          <w:rFonts w:asciiTheme="minorHAnsi" w:eastAsia="Arial" w:hAnsiTheme="minorHAnsi" w:cstheme="minorHAnsi"/>
        </w:rPr>
        <w:tab/>
      </w:r>
      <w:r w:rsidRPr="00D253EF">
        <w:rPr>
          <w:rFonts w:asciiTheme="minorHAnsi" w:eastAsia="Arial" w:hAnsiTheme="minorHAnsi" w:cstheme="minorHAnsi"/>
        </w:rPr>
        <w:t xml:space="preserve">echolocation in bats. </w:t>
      </w:r>
      <w:r w:rsidRPr="00D253EF">
        <w:rPr>
          <w:rFonts w:asciiTheme="minorHAnsi" w:eastAsia="Arial" w:hAnsiTheme="minorHAnsi" w:cstheme="minorHAnsi"/>
          <w:i/>
          <w:iCs/>
        </w:rPr>
        <w:t>Journal of Experimental Biology, 215</w:t>
      </w:r>
      <w:r w:rsidRPr="00D253EF">
        <w:rPr>
          <w:rFonts w:asciiTheme="minorHAnsi" w:eastAsia="Arial" w:hAnsiTheme="minorHAnsi" w:cstheme="minorHAnsi"/>
        </w:rPr>
        <w:t xml:space="preserve">(17), 2935–2944. </w:t>
      </w:r>
      <w:r>
        <w:rPr>
          <w:rFonts w:asciiTheme="minorHAnsi" w:eastAsia="Arial" w:hAnsiTheme="minorHAnsi" w:cstheme="minorHAnsi"/>
        </w:rPr>
        <w:tab/>
      </w:r>
      <w:hyperlink r:id="rId97" w:history="1">
        <w:r w:rsidRPr="001843D3">
          <w:rPr>
            <w:rStyle w:val="Hyperlink"/>
            <w:rFonts w:asciiTheme="minorHAnsi" w:eastAsia="Arial" w:hAnsiTheme="minorHAnsi" w:cstheme="minorHAnsi"/>
          </w:rPr>
          <w:t>https://doi.org/10.1242/jeb.073171</w:t>
        </w:r>
      </w:hyperlink>
    </w:p>
    <w:p w14:paraId="3EF8E022"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Fischer, J., Zerger, A., Gibbons, P., Stott, J., &amp; Law, B. (2010). Tree decline and the </w:t>
      </w:r>
      <w:r>
        <w:rPr>
          <w:rFonts w:asciiTheme="minorHAnsi" w:eastAsia="Arial" w:hAnsiTheme="minorHAnsi" w:cstheme="minorHAnsi"/>
        </w:rPr>
        <w:tab/>
      </w:r>
      <w:r w:rsidRPr="00D253EF">
        <w:rPr>
          <w:rFonts w:asciiTheme="minorHAnsi" w:eastAsia="Arial" w:hAnsiTheme="minorHAnsi" w:cstheme="minorHAnsi"/>
        </w:rPr>
        <w:t>future of Australian</w:t>
      </w:r>
      <w:r>
        <w:rPr>
          <w:rFonts w:asciiTheme="minorHAnsi" w:eastAsia="Arial" w:hAnsiTheme="minorHAnsi" w:cstheme="minorHAnsi"/>
        </w:rPr>
        <w:t xml:space="preserve"> </w:t>
      </w:r>
      <w:r w:rsidRPr="00D253EF">
        <w:rPr>
          <w:rFonts w:asciiTheme="minorHAnsi" w:eastAsia="Arial" w:hAnsiTheme="minorHAnsi" w:cstheme="minorHAnsi"/>
        </w:rPr>
        <w:t xml:space="preserve">farmland biodiversity. </w:t>
      </w:r>
      <w:r w:rsidRPr="00D253EF">
        <w:rPr>
          <w:rFonts w:asciiTheme="minorHAnsi" w:eastAsia="Arial" w:hAnsiTheme="minorHAnsi" w:cstheme="minorHAnsi"/>
          <w:i/>
        </w:rPr>
        <w:t xml:space="preserve">Proceedings of the National </w:t>
      </w:r>
      <w:r>
        <w:rPr>
          <w:rFonts w:asciiTheme="minorHAnsi" w:eastAsia="Arial" w:hAnsiTheme="minorHAnsi" w:cstheme="minorHAnsi"/>
          <w:i/>
        </w:rPr>
        <w:tab/>
      </w:r>
      <w:r w:rsidRPr="00D253EF">
        <w:rPr>
          <w:rFonts w:asciiTheme="minorHAnsi" w:eastAsia="Arial" w:hAnsiTheme="minorHAnsi" w:cstheme="minorHAnsi"/>
          <w:i/>
        </w:rPr>
        <w:t>Academy of Sciences, 107</w:t>
      </w:r>
      <w:r w:rsidRPr="00D253EF">
        <w:rPr>
          <w:rFonts w:asciiTheme="minorHAnsi" w:eastAsia="Arial" w:hAnsiTheme="minorHAnsi" w:cstheme="minorHAnsi"/>
        </w:rPr>
        <w:t xml:space="preserve">(45), 19597–19602. </w:t>
      </w:r>
      <w:r>
        <w:rPr>
          <w:rFonts w:asciiTheme="minorHAnsi" w:eastAsia="Arial" w:hAnsiTheme="minorHAnsi" w:cstheme="minorHAnsi"/>
        </w:rPr>
        <w:tab/>
      </w:r>
      <w:hyperlink r:id="rId98" w:history="1">
        <w:r w:rsidRPr="001843D3">
          <w:rPr>
            <w:rStyle w:val="Hyperlink"/>
            <w:rFonts w:asciiTheme="minorHAnsi" w:eastAsia="Arial" w:hAnsiTheme="minorHAnsi" w:cstheme="minorHAnsi"/>
          </w:rPr>
          <w:t>https://doi.org/10.1073/pnas.1008476107</w:t>
        </w:r>
      </w:hyperlink>
    </w:p>
    <w:p w14:paraId="6CBB6119"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Foo, C., Bennett, V., Hale, A., Korstian, J., Schildt, A., &amp; Williams, D. (2017). </w:t>
      </w:r>
      <w:r>
        <w:rPr>
          <w:rFonts w:asciiTheme="minorHAnsi" w:eastAsia="Arial" w:hAnsiTheme="minorHAnsi" w:cstheme="minorHAnsi"/>
        </w:rPr>
        <w:tab/>
      </w:r>
      <w:r w:rsidRPr="00D253EF">
        <w:rPr>
          <w:rFonts w:asciiTheme="minorHAnsi" w:eastAsia="Arial" w:hAnsiTheme="minorHAnsi" w:cstheme="minorHAnsi"/>
        </w:rPr>
        <w:t xml:space="preserve">Increasing evidence that bats actively forage at wind turbines. </w:t>
      </w:r>
      <w:r w:rsidRPr="00D253EF">
        <w:rPr>
          <w:rFonts w:asciiTheme="minorHAnsi" w:eastAsia="Arial" w:hAnsiTheme="minorHAnsi" w:cstheme="minorHAnsi"/>
          <w:i/>
          <w:iCs/>
        </w:rPr>
        <w:t xml:space="preserve">PeerJ (San </w:t>
      </w:r>
      <w:r>
        <w:rPr>
          <w:rFonts w:asciiTheme="minorHAnsi" w:eastAsia="Arial" w:hAnsiTheme="minorHAnsi" w:cstheme="minorHAnsi"/>
          <w:i/>
          <w:iCs/>
        </w:rPr>
        <w:tab/>
      </w:r>
      <w:r w:rsidRPr="00D253EF">
        <w:rPr>
          <w:rFonts w:asciiTheme="minorHAnsi" w:eastAsia="Arial" w:hAnsiTheme="minorHAnsi" w:cstheme="minorHAnsi"/>
          <w:i/>
          <w:iCs/>
        </w:rPr>
        <w:t>Francisco, CA), 2017</w:t>
      </w:r>
      <w:r w:rsidRPr="00D253EF">
        <w:rPr>
          <w:rFonts w:asciiTheme="minorHAnsi" w:eastAsia="Arial" w:hAnsiTheme="minorHAnsi" w:cstheme="minorHAnsi"/>
        </w:rPr>
        <w:t xml:space="preserve">(11), e3985–e3985. </w:t>
      </w:r>
      <w:hyperlink r:id="rId99" w:history="1">
        <w:r w:rsidRPr="001843D3">
          <w:rPr>
            <w:rStyle w:val="Hyperlink"/>
            <w:rFonts w:asciiTheme="minorHAnsi" w:eastAsia="Arial" w:hAnsiTheme="minorHAnsi" w:cstheme="minorHAnsi"/>
          </w:rPr>
          <w:t>https://doi.org/10.7717/peerj.3985</w:t>
        </w:r>
      </w:hyperlink>
    </w:p>
    <w:p w14:paraId="6B88F9BC"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Galetti, M., Pizo, M., &amp; Morellato, L. (2011). Diversity of functional traits of fleshy </w:t>
      </w:r>
      <w:r>
        <w:rPr>
          <w:rFonts w:asciiTheme="minorHAnsi" w:eastAsia="Arial" w:hAnsiTheme="minorHAnsi" w:cstheme="minorHAnsi"/>
        </w:rPr>
        <w:tab/>
      </w:r>
      <w:r w:rsidRPr="00D253EF">
        <w:rPr>
          <w:rFonts w:asciiTheme="minorHAnsi" w:eastAsia="Arial" w:hAnsiTheme="minorHAnsi" w:cstheme="minorHAnsi"/>
        </w:rPr>
        <w:t xml:space="preserve">fruits in a species-rich Atlantic rain forest. </w:t>
      </w:r>
      <w:r w:rsidRPr="00D253EF">
        <w:rPr>
          <w:rFonts w:asciiTheme="minorHAnsi" w:eastAsia="Arial" w:hAnsiTheme="minorHAnsi" w:cstheme="minorHAnsi"/>
          <w:i/>
        </w:rPr>
        <w:t>Biota Neotropica, 11</w:t>
      </w:r>
      <w:r w:rsidRPr="00D253EF">
        <w:rPr>
          <w:rFonts w:asciiTheme="minorHAnsi" w:eastAsia="Arial" w:hAnsiTheme="minorHAnsi" w:cstheme="minorHAnsi"/>
          <w:iCs/>
        </w:rPr>
        <w:t>(1)</w:t>
      </w:r>
      <w:r w:rsidRPr="00D253EF">
        <w:rPr>
          <w:rFonts w:asciiTheme="minorHAnsi" w:eastAsia="Arial" w:hAnsiTheme="minorHAnsi" w:cstheme="minorHAnsi"/>
        </w:rPr>
        <w:t xml:space="preserve">, 181–193. </w:t>
      </w:r>
      <w:r w:rsidRPr="00D253EF">
        <w:rPr>
          <w:rFonts w:asciiTheme="minorHAnsi" w:eastAsia="Arial" w:hAnsiTheme="minorHAnsi" w:cstheme="minorHAnsi"/>
        </w:rPr>
        <w:tab/>
      </w:r>
      <w:hyperlink r:id="rId100" w:history="1">
        <w:r w:rsidRPr="00D253EF">
          <w:rPr>
            <w:rStyle w:val="Hyperlink"/>
            <w:rFonts w:asciiTheme="minorHAnsi" w:eastAsia="Arial" w:hAnsiTheme="minorHAnsi" w:cstheme="minorHAnsi"/>
          </w:rPr>
          <w:t>https://doi.org/1590/S167606032011000100019</w:t>
        </w:r>
      </w:hyperlink>
      <w:r w:rsidRPr="00D253EF">
        <w:rPr>
          <w:rFonts w:asciiTheme="minorHAnsi" w:eastAsia="Arial" w:hAnsiTheme="minorHAnsi" w:cstheme="minorHAnsi"/>
        </w:rPr>
        <w:t xml:space="preserve"> </w:t>
      </w:r>
    </w:p>
    <w:p w14:paraId="00E192AB"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Geiser, F., &amp; Stawski, C. (2011). Hibernation and Torpor in Tropical and Subtropical </w:t>
      </w:r>
      <w:r>
        <w:rPr>
          <w:rFonts w:asciiTheme="minorHAnsi" w:eastAsia="Arial" w:hAnsiTheme="minorHAnsi" w:cstheme="minorHAnsi"/>
        </w:rPr>
        <w:tab/>
      </w:r>
      <w:r w:rsidRPr="00D253EF">
        <w:rPr>
          <w:rFonts w:asciiTheme="minorHAnsi" w:eastAsia="Arial" w:hAnsiTheme="minorHAnsi" w:cstheme="minorHAnsi"/>
        </w:rPr>
        <w:t xml:space="preserve">Bats in Relation to Energetics, Extinctions, and the Evolution of Endothermy. </w:t>
      </w:r>
      <w:r>
        <w:rPr>
          <w:rFonts w:asciiTheme="minorHAnsi" w:eastAsia="Arial" w:hAnsiTheme="minorHAnsi" w:cstheme="minorHAnsi"/>
        </w:rPr>
        <w:tab/>
      </w:r>
      <w:r w:rsidRPr="00D253EF">
        <w:rPr>
          <w:rFonts w:asciiTheme="minorHAnsi" w:eastAsia="Arial" w:hAnsiTheme="minorHAnsi" w:cstheme="minorHAnsi"/>
          <w:i/>
        </w:rPr>
        <w:t>Integrative and Comparative Biology, 51</w:t>
      </w:r>
      <w:r w:rsidRPr="00D253EF">
        <w:rPr>
          <w:rFonts w:asciiTheme="minorHAnsi" w:eastAsia="Arial" w:hAnsiTheme="minorHAnsi" w:cstheme="minorHAnsi"/>
          <w:iCs/>
        </w:rPr>
        <w:t>(3)</w:t>
      </w:r>
      <w:r w:rsidRPr="00D253EF">
        <w:rPr>
          <w:rFonts w:asciiTheme="minorHAnsi" w:eastAsia="Arial" w:hAnsiTheme="minorHAnsi" w:cstheme="minorHAnsi"/>
        </w:rPr>
        <w:t xml:space="preserve">, 337–348. </w:t>
      </w:r>
      <w:r>
        <w:rPr>
          <w:rFonts w:asciiTheme="minorHAnsi" w:eastAsia="Arial" w:hAnsiTheme="minorHAnsi" w:cstheme="minorHAnsi"/>
        </w:rPr>
        <w:tab/>
      </w:r>
      <w:hyperlink r:id="rId101" w:history="1">
        <w:r w:rsidRPr="001843D3">
          <w:rPr>
            <w:rStyle w:val="Hyperlink"/>
            <w:rFonts w:asciiTheme="minorHAnsi" w:eastAsia="Arial" w:hAnsiTheme="minorHAnsi" w:cstheme="minorHAnsi"/>
          </w:rPr>
          <w:t>https://doi.org/10.1093/icb/icr042</w:t>
        </w:r>
      </w:hyperlink>
    </w:p>
    <w:p w14:paraId="68C456DA" w14:textId="77777777" w:rsidR="00772596" w:rsidRPr="00D253EF" w:rsidRDefault="00772596" w:rsidP="00E238A4">
      <w:pPr>
        <w:spacing w:after="240"/>
        <w:rPr>
          <w:rFonts w:asciiTheme="minorHAnsi" w:eastAsia="Arial" w:hAnsiTheme="minorHAnsi" w:cstheme="minorHAnsi"/>
        </w:rPr>
      </w:pPr>
      <w:r w:rsidRPr="00D253EF" w:rsidDel="00DB2631">
        <w:rPr>
          <w:rFonts w:asciiTheme="minorHAnsi" w:eastAsia="Arial" w:hAnsiTheme="minorHAnsi" w:cstheme="minorHAnsi"/>
        </w:rPr>
        <w:t xml:space="preserve"> </w:t>
      </w:r>
      <w:r w:rsidRPr="00D253EF">
        <w:rPr>
          <w:rFonts w:asciiTheme="minorHAnsi" w:eastAsia="Arial" w:hAnsiTheme="minorHAnsi" w:cstheme="minorHAnsi"/>
        </w:rPr>
        <w:t xml:space="preserve">Griffin, D., &amp; Grinnell, A. (1958). Ability of Bats to Discriminate Echoes from Louder </w:t>
      </w:r>
      <w:r>
        <w:rPr>
          <w:rFonts w:asciiTheme="minorHAnsi" w:eastAsia="Arial" w:hAnsiTheme="minorHAnsi" w:cstheme="minorHAnsi"/>
        </w:rPr>
        <w:tab/>
      </w:r>
      <w:r w:rsidRPr="00D253EF">
        <w:rPr>
          <w:rFonts w:asciiTheme="minorHAnsi" w:eastAsia="Arial" w:hAnsiTheme="minorHAnsi" w:cstheme="minorHAnsi"/>
        </w:rPr>
        <w:t xml:space="preserve">Noise. </w:t>
      </w:r>
      <w:r w:rsidRPr="00D253EF">
        <w:rPr>
          <w:rFonts w:asciiTheme="minorHAnsi" w:eastAsia="Arial" w:hAnsiTheme="minorHAnsi" w:cstheme="minorHAnsi"/>
          <w:i/>
        </w:rPr>
        <w:t>Science (New</w:t>
      </w:r>
      <w:r>
        <w:rPr>
          <w:rFonts w:asciiTheme="minorHAnsi" w:eastAsia="Arial" w:hAnsiTheme="minorHAnsi" w:cstheme="minorHAnsi"/>
          <w:i/>
        </w:rPr>
        <w:t xml:space="preserve"> </w:t>
      </w:r>
      <w:r w:rsidRPr="00D253EF">
        <w:rPr>
          <w:rFonts w:asciiTheme="minorHAnsi" w:eastAsia="Arial" w:hAnsiTheme="minorHAnsi" w:cstheme="minorHAnsi"/>
          <w:i/>
        </w:rPr>
        <w:t>York, N.Y.), 128</w:t>
      </w:r>
      <w:r w:rsidRPr="00D253EF">
        <w:rPr>
          <w:rFonts w:asciiTheme="minorHAnsi" w:eastAsia="Arial" w:hAnsiTheme="minorHAnsi" w:cstheme="minorHAnsi"/>
        </w:rPr>
        <w:t xml:space="preserve">(3316), 145–147. </w:t>
      </w:r>
      <w:r w:rsidRPr="00D253EF">
        <w:rPr>
          <w:rFonts w:asciiTheme="minorHAnsi" w:eastAsia="Arial" w:hAnsiTheme="minorHAnsi" w:cstheme="minorHAnsi"/>
        </w:rPr>
        <w:tab/>
      </w:r>
      <w:hyperlink r:id="rId102" w:history="1">
        <w:r w:rsidRPr="00D253EF">
          <w:rPr>
            <w:rStyle w:val="Hyperlink"/>
            <w:rFonts w:asciiTheme="minorHAnsi" w:eastAsia="Arial" w:hAnsiTheme="minorHAnsi" w:cstheme="minorHAnsi"/>
          </w:rPr>
          <w:t>https://doi.org/10.1093/icb/icr04210.1126/science.128.3316.145</w:t>
        </w:r>
      </w:hyperlink>
    </w:p>
    <w:p w14:paraId="4F44D3E5" w14:textId="77777777" w:rsidR="00772596" w:rsidRDefault="00772596" w:rsidP="00430394">
      <w:pPr>
        <w:spacing w:after="240"/>
        <w:rPr>
          <w:rFonts w:asciiTheme="minorHAnsi" w:eastAsia="Arial" w:hAnsiTheme="minorHAnsi" w:cstheme="minorHAnsi"/>
        </w:rPr>
      </w:pPr>
      <w:r w:rsidRPr="00430394">
        <w:rPr>
          <w:rFonts w:asciiTheme="minorHAnsi" w:eastAsia="Arial" w:hAnsiTheme="minorHAnsi" w:cstheme="minorHAnsi"/>
        </w:rPr>
        <w:t xml:space="preserve">Haddock, J. K., Threlfall, C. G., Law, B., &amp; Hochuli, D. F. (2019). Light pollution at the </w:t>
      </w:r>
      <w:r>
        <w:rPr>
          <w:rFonts w:asciiTheme="minorHAnsi" w:eastAsia="Arial" w:hAnsiTheme="minorHAnsi" w:cstheme="minorHAnsi"/>
        </w:rPr>
        <w:tab/>
      </w:r>
      <w:r w:rsidRPr="00430394">
        <w:rPr>
          <w:rFonts w:asciiTheme="minorHAnsi" w:eastAsia="Arial" w:hAnsiTheme="minorHAnsi" w:cstheme="minorHAnsi"/>
        </w:rPr>
        <w:t xml:space="preserve">urban forest edge negatively impacts insectivorous bats. </w:t>
      </w:r>
      <w:r w:rsidRPr="00430394">
        <w:rPr>
          <w:rFonts w:asciiTheme="minorHAnsi" w:eastAsia="Arial" w:hAnsiTheme="minorHAnsi" w:cstheme="minorHAnsi"/>
          <w:i/>
          <w:iCs/>
        </w:rPr>
        <w:t xml:space="preserve">Biological </w:t>
      </w:r>
      <w:r w:rsidRPr="00430394">
        <w:rPr>
          <w:rFonts w:asciiTheme="minorHAnsi" w:eastAsia="Arial" w:hAnsiTheme="minorHAnsi" w:cstheme="minorHAnsi"/>
          <w:i/>
          <w:iCs/>
        </w:rPr>
        <w:tab/>
        <w:t>Conservation</w:t>
      </w:r>
      <w:r w:rsidRPr="00430394">
        <w:rPr>
          <w:rFonts w:asciiTheme="minorHAnsi" w:eastAsia="Arial" w:hAnsiTheme="minorHAnsi" w:cstheme="minorHAnsi"/>
        </w:rPr>
        <w:t xml:space="preserve">, </w:t>
      </w:r>
      <w:r w:rsidRPr="00430394">
        <w:rPr>
          <w:rFonts w:asciiTheme="minorHAnsi" w:eastAsia="Arial" w:hAnsiTheme="minorHAnsi" w:cstheme="minorHAnsi"/>
          <w:i/>
          <w:iCs/>
        </w:rPr>
        <w:t>236</w:t>
      </w:r>
      <w:r w:rsidRPr="00430394">
        <w:rPr>
          <w:rFonts w:asciiTheme="minorHAnsi" w:eastAsia="Arial" w:hAnsiTheme="minorHAnsi" w:cstheme="minorHAnsi"/>
        </w:rPr>
        <w:t xml:space="preserve">, 17–28. </w:t>
      </w:r>
      <w:hyperlink r:id="rId103" w:history="1">
        <w:r w:rsidRPr="00077148">
          <w:rPr>
            <w:rStyle w:val="Hyperlink"/>
            <w:rFonts w:asciiTheme="minorHAnsi" w:eastAsia="Arial" w:hAnsiTheme="minorHAnsi" w:cstheme="minorHAnsi"/>
          </w:rPr>
          <w:t>https://doi.org/10.1016/j.biocon.2019.05.016</w:t>
        </w:r>
      </w:hyperlink>
    </w:p>
    <w:p w14:paraId="1E81D04F" w14:textId="77777777" w:rsidR="00772596" w:rsidRDefault="00772596" w:rsidP="00B60B44">
      <w:pPr>
        <w:spacing w:after="240"/>
        <w:rPr>
          <w:rFonts w:asciiTheme="minorHAnsi" w:eastAsia="Arial" w:hAnsiTheme="minorHAnsi" w:cstheme="minorHAnsi"/>
        </w:rPr>
      </w:pPr>
      <w:r w:rsidRPr="00B60B44">
        <w:rPr>
          <w:rFonts w:asciiTheme="minorHAnsi" w:eastAsia="Arial" w:hAnsiTheme="minorHAnsi" w:cstheme="minorHAnsi"/>
        </w:rPr>
        <w:t>H</w:t>
      </w:r>
      <w:r>
        <w:rPr>
          <w:rFonts w:asciiTheme="minorHAnsi" w:eastAsia="Arial" w:hAnsiTheme="minorHAnsi" w:cstheme="minorHAnsi"/>
        </w:rPr>
        <w:t>all</w:t>
      </w:r>
      <w:r w:rsidRPr="00B60B44">
        <w:rPr>
          <w:rFonts w:asciiTheme="minorHAnsi" w:eastAsia="Arial" w:hAnsiTheme="minorHAnsi" w:cstheme="minorHAnsi"/>
        </w:rPr>
        <w:t xml:space="preserve">, L. S. (1982). The effect of cave microclimate on winter roosting behaviour in </w:t>
      </w:r>
      <w:r>
        <w:rPr>
          <w:rFonts w:asciiTheme="minorHAnsi" w:eastAsia="Arial" w:hAnsiTheme="minorHAnsi" w:cstheme="minorHAnsi"/>
        </w:rPr>
        <w:tab/>
      </w:r>
      <w:r w:rsidRPr="00B60B44">
        <w:rPr>
          <w:rFonts w:asciiTheme="minorHAnsi" w:eastAsia="Arial" w:hAnsiTheme="minorHAnsi" w:cstheme="minorHAnsi"/>
        </w:rPr>
        <w:t xml:space="preserve">the bat, Miniopterus schreibersii blepotis. </w:t>
      </w:r>
      <w:r w:rsidRPr="00BF02B0">
        <w:rPr>
          <w:rFonts w:asciiTheme="minorHAnsi" w:eastAsia="Arial" w:hAnsiTheme="minorHAnsi" w:cstheme="minorHAnsi"/>
          <w:i/>
          <w:iCs/>
        </w:rPr>
        <w:t xml:space="preserve">Australian Journal of Ecology, </w:t>
      </w:r>
      <w:r w:rsidRPr="00BF02B0">
        <w:rPr>
          <w:rFonts w:asciiTheme="minorHAnsi" w:eastAsia="Arial" w:hAnsiTheme="minorHAnsi" w:cstheme="minorHAnsi"/>
          <w:i/>
          <w:iCs/>
        </w:rPr>
        <w:tab/>
        <w:t>7</w:t>
      </w:r>
      <w:r w:rsidRPr="00B60B44">
        <w:rPr>
          <w:rFonts w:asciiTheme="minorHAnsi" w:eastAsia="Arial" w:hAnsiTheme="minorHAnsi" w:cstheme="minorHAnsi"/>
        </w:rPr>
        <w:t xml:space="preserve">(2), 129–136. </w:t>
      </w:r>
      <w:hyperlink r:id="rId104" w:history="1">
        <w:r w:rsidRPr="00CE482F">
          <w:rPr>
            <w:rStyle w:val="Hyperlink"/>
            <w:rFonts w:asciiTheme="minorHAnsi" w:eastAsia="Arial" w:hAnsiTheme="minorHAnsi" w:cstheme="minorHAnsi"/>
          </w:rPr>
          <w:t>https://doi.org/10.1111/j.1442-9993.1982.tb01586.x</w:t>
        </w:r>
      </w:hyperlink>
    </w:p>
    <w:p w14:paraId="7521318D" w14:textId="77777777" w:rsidR="00772596" w:rsidRPr="00D253EF" w:rsidRDefault="00772596" w:rsidP="0043039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Hall, L. </w:t>
      </w:r>
      <w:r>
        <w:rPr>
          <w:rFonts w:asciiTheme="minorHAnsi" w:eastAsia="Arial" w:hAnsiTheme="minorHAnsi" w:cstheme="minorHAnsi"/>
        </w:rPr>
        <w:t xml:space="preserve">S. </w:t>
      </w:r>
      <w:r w:rsidRPr="00D253EF">
        <w:rPr>
          <w:rFonts w:asciiTheme="minorHAnsi" w:eastAsia="Arial" w:hAnsiTheme="minorHAnsi" w:cstheme="minorHAnsi"/>
        </w:rPr>
        <w:t xml:space="preserve">(2015). </w:t>
      </w:r>
      <w:r w:rsidRPr="00D253EF">
        <w:rPr>
          <w:rFonts w:asciiTheme="minorHAnsi" w:eastAsia="Arial" w:hAnsiTheme="minorHAnsi" w:cstheme="minorHAnsi"/>
          <w:i/>
        </w:rPr>
        <w:t xml:space="preserve">A report on the Yugar tunnel for the Moreton Bay Regional </w:t>
      </w:r>
      <w:r>
        <w:rPr>
          <w:rFonts w:asciiTheme="minorHAnsi" w:eastAsia="Arial" w:hAnsiTheme="minorHAnsi" w:cstheme="minorHAnsi"/>
          <w:i/>
        </w:rPr>
        <w:tab/>
      </w:r>
      <w:r w:rsidRPr="00D253EF">
        <w:rPr>
          <w:rFonts w:asciiTheme="minorHAnsi" w:eastAsia="Arial" w:hAnsiTheme="minorHAnsi" w:cstheme="minorHAnsi"/>
          <w:i/>
        </w:rPr>
        <w:t>Council</w:t>
      </w:r>
      <w:r w:rsidRPr="00D253EF">
        <w:rPr>
          <w:rFonts w:asciiTheme="minorHAnsi" w:eastAsia="Arial" w:hAnsiTheme="minorHAnsi" w:cstheme="minorHAnsi"/>
        </w:rPr>
        <w:t>. Brisbane, QLD, Moreton Bay Regional Council.</w:t>
      </w:r>
    </w:p>
    <w:p w14:paraId="1576D9AC" w14:textId="77777777" w:rsidR="00772596" w:rsidRPr="00D253EF" w:rsidRDefault="00772596" w:rsidP="00B60B44">
      <w:pPr>
        <w:spacing w:after="240"/>
        <w:rPr>
          <w:rFonts w:asciiTheme="minorHAnsi" w:eastAsia="Arial" w:hAnsiTheme="minorHAnsi" w:cstheme="minorHAnsi"/>
        </w:rPr>
      </w:pPr>
      <w:r w:rsidRPr="00B60B44">
        <w:rPr>
          <w:rFonts w:asciiTheme="minorHAnsi" w:eastAsia="Arial" w:hAnsiTheme="minorHAnsi" w:cstheme="minorHAnsi"/>
        </w:rPr>
        <w:t xml:space="preserve"> </w:t>
      </w:r>
      <w:r w:rsidRPr="00D253EF">
        <w:rPr>
          <w:rFonts w:asciiTheme="minorHAnsi" w:eastAsia="Arial" w:hAnsiTheme="minorHAnsi" w:cstheme="minorHAnsi"/>
        </w:rPr>
        <w:t>Hall, L.</w:t>
      </w:r>
      <w:r>
        <w:rPr>
          <w:rFonts w:asciiTheme="minorHAnsi" w:eastAsia="Arial" w:hAnsiTheme="minorHAnsi" w:cstheme="minorHAnsi"/>
        </w:rPr>
        <w:t xml:space="preserve"> S.</w:t>
      </w:r>
      <w:r w:rsidRPr="00D253EF">
        <w:rPr>
          <w:rFonts w:asciiTheme="minorHAnsi" w:eastAsia="Arial" w:hAnsiTheme="minorHAnsi" w:cstheme="minorHAnsi"/>
        </w:rPr>
        <w:t xml:space="preserve">, Saunders, L., &amp; Richards, G. (2000). </w:t>
      </w:r>
      <w:r w:rsidRPr="00D253EF">
        <w:rPr>
          <w:rFonts w:asciiTheme="minorHAnsi" w:eastAsia="Arial" w:hAnsiTheme="minorHAnsi" w:cstheme="minorHAnsi"/>
          <w:i/>
        </w:rPr>
        <w:t xml:space="preserve">Flying foxes: fruit and blossom bats of </w:t>
      </w:r>
      <w:r>
        <w:rPr>
          <w:rFonts w:asciiTheme="minorHAnsi" w:eastAsia="Arial" w:hAnsiTheme="minorHAnsi" w:cstheme="minorHAnsi"/>
          <w:i/>
        </w:rPr>
        <w:tab/>
      </w:r>
      <w:r w:rsidRPr="00D253EF">
        <w:rPr>
          <w:rFonts w:asciiTheme="minorHAnsi" w:eastAsia="Arial" w:hAnsiTheme="minorHAnsi" w:cstheme="minorHAnsi"/>
          <w:i/>
        </w:rPr>
        <w:t>Australia</w:t>
      </w:r>
      <w:r w:rsidRPr="00D253EF">
        <w:rPr>
          <w:rFonts w:asciiTheme="minorHAnsi" w:eastAsia="Arial" w:hAnsiTheme="minorHAnsi" w:cstheme="minorHAnsi"/>
        </w:rPr>
        <w:t>. Sydney: UNSW Press.</w:t>
      </w:r>
    </w:p>
    <w:p w14:paraId="0B89613F"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Hanspach, J., Fischer, J., Ikin, K., Stott, J., &amp; Law, B. (2012). Using trait‐based filtering </w:t>
      </w:r>
      <w:r>
        <w:rPr>
          <w:rFonts w:asciiTheme="minorHAnsi" w:eastAsia="Arial" w:hAnsiTheme="minorHAnsi" w:cstheme="minorHAnsi"/>
        </w:rPr>
        <w:tab/>
      </w:r>
      <w:r w:rsidRPr="00D253EF">
        <w:rPr>
          <w:rFonts w:asciiTheme="minorHAnsi" w:eastAsia="Arial" w:hAnsiTheme="minorHAnsi" w:cstheme="minorHAnsi"/>
        </w:rPr>
        <w:t xml:space="preserve">as a predictive framework for conservation: a case study of bats on farms in </w:t>
      </w:r>
      <w:r>
        <w:rPr>
          <w:rFonts w:asciiTheme="minorHAnsi" w:eastAsia="Arial" w:hAnsiTheme="minorHAnsi" w:cstheme="minorHAnsi"/>
        </w:rPr>
        <w:tab/>
      </w:r>
      <w:r w:rsidRPr="00D253EF">
        <w:rPr>
          <w:rFonts w:asciiTheme="minorHAnsi" w:eastAsia="Arial" w:hAnsiTheme="minorHAnsi" w:cstheme="minorHAnsi"/>
        </w:rPr>
        <w:t xml:space="preserve">southeastern Australia. </w:t>
      </w:r>
      <w:r w:rsidRPr="00D253EF">
        <w:rPr>
          <w:rFonts w:asciiTheme="minorHAnsi" w:eastAsia="Arial" w:hAnsiTheme="minorHAnsi" w:cstheme="minorHAnsi"/>
          <w:i/>
        </w:rPr>
        <w:t>Journal of Applied Ecology, 49</w:t>
      </w:r>
      <w:r w:rsidRPr="00D253EF">
        <w:rPr>
          <w:rFonts w:asciiTheme="minorHAnsi" w:eastAsia="Arial" w:hAnsiTheme="minorHAnsi" w:cstheme="minorHAnsi"/>
        </w:rPr>
        <w:t xml:space="preserve">(4), 842–850. </w:t>
      </w:r>
      <w:r>
        <w:rPr>
          <w:rFonts w:asciiTheme="minorHAnsi" w:eastAsia="Arial" w:hAnsiTheme="minorHAnsi" w:cstheme="minorHAnsi"/>
        </w:rPr>
        <w:tab/>
      </w:r>
      <w:hyperlink r:id="rId105" w:history="1">
        <w:r w:rsidRPr="002D0BC5">
          <w:rPr>
            <w:rStyle w:val="Hyperlink"/>
            <w:rFonts w:asciiTheme="minorHAnsi" w:eastAsia="Arial" w:hAnsiTheme="minorHAnsi" w:cstheme="minorHAnsi"/>
          </w:rPr>
          <w:t>https://doi.org/10.1111/j.1365-2664.2012.02159.x</w:t>
        </w:r>
      </w:hyperlink>
    </w:p>
    <w:p w14:paraId="3064657C"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Hoeh, J., Bakken, G., Mitchell, W., &amp; O’Keefe, J. (2018). In artificial roost </w:t>
      </w:r>
      <w:r>
        <w:rPr>
          <w:rFonts w:asciiTheme="minorHAnsi" w:eastAsia="Arial" w:hAnsiTheme="minorHAnsi" w:cstheme="minorHAnsi"/>
        </w:rPr>
        <w:tab/>
      </w:r>
      <w:r w:rsidRPr="00D253EF">
        <w:rPr>
          <w:rFonts w:asciiTheme="minorHAnsi" w:eastAsia="Arial" w:hAnsiTheme="minorHAnsi" w:cstheme="minorHAnsi"/>
        </w:rPr>
        <w:t>comparison, bats show preference for rocket box style. </w:t>
      </w:r>
      <w:r w:rsidRPr="00D253EF">
        <w:rPr>
          <w:rFonts w:asciiTheme="minorHAnsi" w:eastAsia="Arial" w:hAnsiTheme="minorHAnsi" w:cstheme="minorHAnsi"/>
          <w:i/>
          <w:iCs/>
        </w:rPr>
        <w:t>Plos One</w:t>
      </w:r>
      <w:r w:rsidRPr="00D253EF">
        <w:rPr>
          <w:rFonts w:asciiTheme="minorHAnsi" w:eastAsia="Arial" w:hAnsiTheme="minorHAnsi" w:cstheme="minorHAnsi"/>
        </w:rPr>
        <w:t>, </w:t>
      </w:r>
      <w:r w:rsidRPr="00D253EF">
        <w:rPr>
          <w:rFonts w:asciiTheme="minorHAnsi" w:eastAsia="Arial" w:hAnsiTheme="minorHAnsi" w:cstheme="minorHAnsi"/>
          <w:i/>
          <w:iCs/>
        </w:rPr>
        <w:t>13</w:t>
      </w:r>
      <w:r w:rsidRPr="00D253EF">
        <w:rPr>
          <w:rFonts w:asciiTheme="minorHAnsi" w:eastAsia="Arial" w:hAnsiTheme="minorHAnsi" w:cstheme="minorHAnsi"/>
          <w:iCs/>
        </w:rPr>
        <w:t>(10)</w:t>
      </w:r>
      <w:r w:rsidRPr="00D253EF">
        <w:rPr>
          <w:rFonts w:asciiTheme="minorHAnsi" w:eastAsia="Arial" w:hAnsiTheme="minorHAnsi" w:cstheme="minorHAnsi"/>
        </w:rPr>
        <w:t>, 1-</w:t>
      </w:r>
      <w:r>
        <w:rPr>
          <w:rFonts w:asciiTheme="minorHAnsi" w:eastAsia="Arial" w:hAnsiTheme="minorHAnsi" w:cstheme="minorHAnsi"/>
        </w:rPr>
        <w:tab/>
      </w:r>
      <w:r w:rsidRPr="00D253EF">
        <w:rPr>
          <w:rFonts w:asciiTheme="minorHAnsi" w:eastAsia="Arial" w:hAnsiTheme="minorHAnsi" w:cstheme="minorHAnsi"/>
        </w:rPr>
        <w:t xml:space="preserve">16. </w:t>
      </w:r>
      <w:hyperlink r:id="rId106" w:history="1">
        <w:r w:rsidRPr="001843D3">
          <w:rPr>
            <w:rStyle w:val="Hyperlink"/>
            <w:rFonts w:asciiTheme="minorHAnsi" w:eastAsia="Arial" w:hAnsiTheme="minorHAnsi" w:cstheme="minorHAnsi"/>
          </w:rPr>
          <w:t>https://doi.org/10.1371/journal.pone.0205701</w:t>
        </w:r>
      </w:hyperlink>
      <w:r w:rsidRPr="00D253EF">
        <w:rPr>
          <w:rFonts w:asciiTheme="minorHAnsi" w:eastAsia="Arial" w:hAnsiTheme="minorHAnsi" w:cstheme="minorHAnsi"/>
        </w:rPr>
        <w:t xml:space="preserve"> </w:t>
      </w:r>
    </w:p>
    <w:p w14:paraId="16961759"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Hourigan, C., C</w:t>
      </w:r>
      <w:r>
        <w:rPr>
          <w:rFonts w:asciiTheme="minorHAnsi" w:eastAsia="Arial" w:hAnsiTheme="minorHAnsi" w:cstheme="minorHAnsi"/>
        </w:rPr>
        <w:t>atterall</w:t>
      </w:r>
      <w:r w:rsidRPr="00D253EF">
        <w:rPr>
          <w:rFonts w:asciiTheme="minorHAnsi" w:eastAsia="Arial" w:hAnsiTheme="minorHAnsi" w:cstheme="minorHAnsi"/>
        </w:rPr>
        <w:t xml:space="preserve">, C., Jones, D., Rhodes, M. (2010). The diversity of </w:t>
      </w:r>
      <w:r>
        <w:rPr>
          <w:rFonts w:asciiTheme="minorHAnsi" w:eastAsia="Arial" w:hAnsiTheme="minorHAnsi" w:cstheme="minorHAnsi"/>
        </w:rPr>
        <w:tab/>
      </w:r>
      <w:r w:rsidRPr="00D253EF">
        <w:rPr>
          <w:rFonts w:asciiTheme="minorHAnsi" w:eastAsia="Arial" w:hAnsiTheme="minorHAnsi" w:cstheme="minorHAnsi"/>
        </w:rPr>
        <w:t xml:space="preserve">insectivorous bat assemblages among habitats within a subtropical urban </w:t>
      </w:r>
      <w:r>
        <w:rPr>
          <w:rFonts w:asciiTheme="minorHAnsi" w:eastAsia="Arial" w:hAnsiTheme="minorHAnsi" w:cstheme="minorHAnsi"/>
        </w:rPr>
        <w:tab/>
      </w:r>
      <w:r w:rsidRPr="00D253EF">
        <w:rPr>
          <w:rFonts w:asciiTheme="minorHAnsi" w:eastAsia="Arial" w:hAnsiTheme="minorHAnsi" w:cstheme="minorHAnsi"/>
        </w:rPr>
        <w:t xml:space="preserve">landscape: BAT DIVERSITY IN A SUBTROPICAL CITY. </w:t>
      </w:r>
      <w:r w:rsidRPr="007F4984">
        <w:rPr>
          <w:rFonts w:asciiTheme="minorHAnsi" w:eastAsia="Arial" w:hAnsiTheme="minorHAnsi" w:cstheme="minorHAnsi"/>
          <w:i/>
          <w:iCs/>
        </w:rPr>
        <w:t>Austral Ecology, 35</w:t>
      </w:r>
      <w:r w:rsidRPr="00D253EF">
        <w:rPr>
          <w:rFonts w:asciiTheme="minorHAnsi" w:eastAsia="Arial" w:hAnsiTheme="minorHAnsi" w:cstheme="minorHAnsi"/>
        </w:rPr>
        <w:t xml:space="preserve">(8), </w:t>
      </w:r>
      <w:r>
        <w:rPr>
          <w:rFonts w:asciiTheme="minorHAnsi" w:eastAsia="Arial" w:hAnsiTheme="minorHAnsi" w:cstheme="minorHAnsi"/>
        </w:rPr>
        <w:tab/>
      </w:r>
      <w:r w:rsidRPr="00D253EF">
        <w:rPr>
          <w:rFonts w:asciiTheme="minorHAnsi" w:eastAsia="Arial" w:hAnsiTheme="minorHAnsi" w:cstheme="minorHAnsi"/>
        </w:rPr>
        <w:t xml:space="preserve">849–857. </w:t>
      </w:r>
      <w:hyperlink r:id="rId107" w:history="1">
        <w:r w:rsidRPr="001843D3">
          <w:rPr>
            <w:rStyle w:val="Hyperlink"/>
            <w:rFonts w:asciiTheme="minorHAnsi" w:eastAsia="Arial" w:hAnsiTheme="minorHAnsi" w:cstheme="minorHAnsi"/>
          </w:rPr>
          <w:t>https://doi.org/10.1111/j.1442-9993.2009.02086.x</w:t>
        </w:r>
      </w:hyperlink>
    </w:p>
    <w:p w14:paraId="170A67E2" w14:textId="77777777" w:rsidR="00772596" w:rsidRPr="00D253EF" w:rsidRDefault="00772596" w:rsidP="00E238A4">
      <w:pPr>
        <w:spacing w:before="240" w:after="240"/>
        <w:rPr>
          <w:rFonts w:asciiTheme="minorHAnsi" w:eastAsia="Arial" w:hAnsiTheme="minorHAnsi" w:cstheme="minorHAnsi"/>
        </w:rPr>
      </w:pPr>
      <w:r w:rsidRPr="00D253EF">
        <w:rPr>
          <w:rFonts w:asciiTheme="minorHAnsi" w:eastAsia="Arial" w:hAnsiTheme="minorHAnsi" w:cstheme="minorHAnsi"/>
        </w:rPr>
        <w:t xml:space="preserve">Hull, C., &amp; Cawthen, L. (2013). Bat fatalities at two wind farms in Tasmania, </w:t>
      </w:r>
      <w:r>
        <w:rPr>
          <w:rFonts w:asciiTheme="minorHAnsi" w:eastAsia="Arial" w:hAnsiTheme="minorHAnsi" w:cstheme="minorHAnsi"/>
        </w:rPr>
        <w:tab/>
      </w:r>
      <w:r w:rsidRPr="00D253EF">
        <w:rPr>
          <w:rFonts w:asciiTheme="minorHAnsi" w:eastAsia="Arial" w:hAnsiTheme="minorHAnsi" w:cstheme="minorHAnsi"/>
        </w:rPr>
        <w:t xml:space="preserve">Australia: bat characteristics, </w:t>
      </w:r>
      <w:r w:rsidRPr="00D253EF">
        <w:rPr>
          <w:rFonts w:asciiTheme="minorHAnsi" w:eastAsia="Arial" w:hAnsiTheme="minorHAnsi" w:cstheme="minorHAnsi"/>
        </w:rPr>
        <w:tab/>
        <w:t xml:space="preserve">and spatial and temporal patterns. </w:t>
      </w:r>
      <w:r w:rsidRPr="00D253EF">
        <w:rPr>
          <w:rFonts w:asciiTheme="minorHAnsi" w:eastAsia="Arial" w:hAnsiTheme="minorHAnsi" w:cstheme="minorHAnsi"/>
          <w:i/>
        </w:rPr>
        <w:t xml:space="preserve">New </w:t>
      </w:r>
      <w:r>
        <w:rPr>
          <w:rFonts w:asciiTheme="minorHAnsi" w:eastAsia="Arial" w:hAnsiTheme="minorHAnsi" w:cstheme="minorHAnsi"/>
          <w:i/>
        </w:rPr>
        <w:tab/>
      </w:r>
      <w:r w:rsidRPr="00D253EF">
        <w:rPr>
          <w:rFonts w:asciiTheme="minorHAnsi" w:eastAsia="Arial" w:hAnsiTheme="minorHAnsi" w:cstheme="minorHAnsi"/>
          <w:i/>
        </w:rPr>
        <w:t>Zealand Journal of Zoology, 40</w:t>
      </w:r>
      <w:r w:rsidRPr="00D253EF">
        <w:rPr>
          <w:rFonts w:asciiTheme="minorHAnsi" w:eastAsia="Arial" w:hAnsiTheme="minorHAnsi" w:cstheme="minorHAnsi"/>
          <w:iCs/>
        </w:rPr>
        <w:t>(1)</w:t>
      </w:r>
      <w:r w:rsidRPr="00D253EF">
        <w:rPr>
          <w:rFonts w:asciiTheme="minorHAnsi" w:eastAsia="Arial" w:hAnsiTheme="minorHAnsi" w:cstheme="minorHAnsi"/>
        </w:rPr>
        <w:t xml:space="preserve">, 5–15. </w:t>
      </w:r>
      <w:r w:rsidRPr="00D253EF">
        <w:rPr>
          <w:rFonts w:asciiTheme="minorHAnsi" w:eastAsia="Arial" w:hAnsiTheme="minorHAnsi" w:cstheme="minorHAnsi"/>
        </w:rPr>
        <w:tab/>
      </w:r>
      <w:hyperlink r:id="rId108" w:history="1">
        <w:r w:rsidRPr="00D253EF">
          <w:rPr>
            <w:rStyle w:val="Hyperlink"/>
            <w:rFonts w:asciiTheme="minorHAnsi" w:eastAsia="Arial" w:hAnsiTheme="minorHAnsi" w:cstheme="minorHAnsi"/>
          </w:rPr>
          <w:t>https://doi.org/10.1080/03014223.2012.731006</w:t>
        </w:r>
      </w:hyperlink>
    </w:p>
    <w:p w14:paraId="05400593"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Johnson, J., &amp; Lacki, M. (2014). Effects of reproductive condition, roost </w:t>
      </w:r>
      <w:r>
        <w:rPr>
          <w:rFonts w:asciiTheme="minorHAnsi" w:eastAsia="Arial" w:hAnsiTheme="minorHAnsi" w:cstheme="minorHAnsi"/>
        </w:rPr>
        <w:tab/>
      </w:r>
      <w:r w:rsidRPr="00D253EF">
        <w:rPr>
          <w:rFonts w:asciiTheme="minorHAnsi" w:eastAsia="Arial" w:hAnsiTheme="minorHAnsi" w:cstheme="minorHAnsi"/>
        </w:rPr>
        <w:t xml:space="preserve">microclimate, and weather patterns on summer torpor use by a </w:t>
      </w:r>
      <w:r>
        <w:rPr>
          <w:rFonts w:asciiTheme="minorHAnsi" w:eastAsia="Arial" w:hAnsiTheme="minorHAnsi" w:cstheme="minorHAnsi"/>
        </w:rPr>
        <w:tab/>
      </w:r>
      <w:r w:rsidRPr="00D253EF">
        <w:rPr>
          <w:rFonts w:asciiTheme="minorHAnsi" w:eastAsia="Arial" w:hAnsiTheme="minorHAnsi" w:cstheme="minorHAnsi"/>
        </w:rPr>
        <w:t xml:space="preserve">vespertilionid bat. </w:t>
      </w:r>
      <w:r w:rsidRPr="00D253EF">
        <w:rPr>
          <w:rFonts w:asciiTheme="minorHAnsi" w:eastAsia="Arial" w:hAnsiTheme="minorHAnsi" w:cstheme="minorHAnsi"/>
          <w:i/>
        </w:rPr>
        <w:t>Ecology and Evolution, 4</w:t>
      </w:r>
      <w:r w:rsidRPr="00D253EF">
        <w:rPr>
          <w:rFonts w:asciiTheme="minorHAnsi" w:eastAsia="Arial" w:hAnsiTheme="minorHAnsi" w:cstheme="minorHAnsi"/>
        </w:rPr>
        <w:t xml:space="preserve">(2), 157–166. </w:t>
      </w:r>
      <w:r>
        <w:rPr>
          <w:rFonts w:asciiTheme="minorHAnsi" w:eastAsia="Arial" w:hAnsiTheme="minorHAnsi" w:cstheme="minorHAnsi"/>
        </w:rPr>
        <w:tab/>
      </w:r>
      <w:hyperlink r:id="rId109" w:history="1">
        <w:r w:rsidRPr="001843D3">
          <w:rPr>
            <w:rStyle w:val="Hyperlink"/>
            <w:rFonts w:asciiTheme="minorHAnsi" w:eastAsia="Arial" w:hAnsiTheme="minorHAnsi" w:cstheme="minorHAnsi"/>
          </w:rPr>
          <w:t>https://doi.org/10.1002/ece3.913</w:t>
        </w:r>
      </w:hyperlink>
    </w:p>
    <w:p w14:paraId="04227BEC"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Jonasson, K., &amp; Willis, C. (2012). Hibernation energetics of free-ranging little brown </w:t>
      </w:r>
      <w:r>
        <w:rPr>
          <w:rFonts w:asciiTheme="minorHAnsi" w:eastAsia="Arial" w:hAnsiTheme="minorHAnsi" w:cstheme="minorHAnsi"/>
        </w:rPr>
        <w:tab/>
      </w:r>
      <w:r w:rsidRPr="00D253EF">
        <w:rPr>
          <w:rFonts w:asciiTheme="minorHAnsi" w:eastAsia="Arial" w:hAnsiTheme="minorHAnsi" w:cstheme="minorHAnsi"/>
        </w:rPr>
        <w:t xml:space="preserve">bats. </w:t>
      </w:r>
      <w:r w:rsidRPr="00D253EF">
        <w:rPr>
          <w:rFonts w:asciiTheme="minorHAnsi" w:eastAsia="Arial" w:hAnsiTheme="minorHAnsi" w:cstheme="minorHAnsi"/>
          <w:i/>
        </w:rPr>
        <w:t>The Journal of Experimental Biology, 215</w:t>
      </w:r>
      <w:r w:rsidRPr="00D253EF">
        <w:rPr>
          <w:rFonts w:asciiTheme="minorHAnsi" w:eastAsia="Arial" w:hAnsiTheme="minorHAnsi" w:cstheme="minorHAnsi"/>
        </w:rPr>
        <w:t xml:space="preserve">(12), 2141–2149. </w:t>
      </w:r>
      <w:r>
        <w:rPr>
          <w:rFonts w:asciiTheme="minorHAnsi" w:eastAsia="Arial" w:hAnsiTheme="minorHAnsi" w:cstheme="minorHAnsi"/>
        </w:rPr>
        <w:tab/>
      </w:r>
      <w:hyperlink r:id="rId110" w:history="1">
        <w:r w:rsidRPr="001843D3">
          <w:rPr>
            <w:rStyle w:val="Hyperlink"/>
            <w:rFonts w:asciiTheme="minorHAnsi" w:eastAsia="Arial" w:hAnsiTheme="minorHAnsi" w:cstheme="minorHAnsi"/>
          </w:rPr>
          <w:t>https://doi.org/10.1242/jeb.066514</w:t>
        </w:r>
      </w:hyperlink>
    </w:p>
    <w:p w14:paraId="39F8C3F5" w14:textId="77777777" w:rsidR="00772596" w:rsidRPr="00D253EF" w:rsidRDefault="00772596" w:rsidP="00E238A4">
      <w:pPr>
        <w:spacing w:after="240"/>
        <w:rPr>
          <w:rFonts w:asciiTheme="minorHAnsi" w:eastAsia="Arial" w:hAnsiTheme="minorHAnsi" w:cstheme="minorHAnsi"/>
        </w:rPr>
      </w:pPr>
      <w:r w:rsidRPr="000815D3">
        <w:rPr>
          <w:rFonts w:asciiTheme="minorHAnsi" w:eastAsia="Arial" w:hAnsiTheme="minorHAnsi" w:cstheme="minorHAnsi"/>
        </w:rPr>
        <w:t xml:space="preserve">Jung, K., &amp; Threlfall, C. G. (2016). Urbanisation and Its Effects on Bats—A Global </w:t>
      </w:r>
      <w:r w:rsidRPr="000815D3">
        <w:rPr>
          <w:rFonts w:asciiTheme="minorHAnsi" w:eastAsia="Arial" w:hAnsiTheme="minorHAnsi" w:cstheme="minorHAnsi"/>
        </w:rPr>
        <w:tab/>
        <w:t xml:space="preserve">Meta-Analysis. In C. C. Voigt, T. Kingston (Eds.), </w:t>
      </w:r>
      <w:r w:rsidRPr="000815D3">
        <w:rPr>
          <w:rFonts w:asciiTheme="minorHAnsi" w:eastAsia="Arial" w:hAnsiTheme="minorHAnsi" w:cstheme="minorHAnsi"/>
          <w:i/>
          <w:iCs/>
        </w:rPr>
        <w:t xml:space="preserve">Bats in the Anthropocene: </w:t>
      </w:r>
      <w:r w:rsidRPr="000815D3">
        <w:rPr>
          <w:rFonts w:asciiTheme="minorHAnsi" w:eastAsia="Arial" w:hAnsiTheme="minorHAnsi" w:cstheme="minorHAnsi"/>
          <w:i/>
          <w:iCs/>
        </w:rPr>
        <w:tab/>
        <w:t xml:space="preserve">Conservation of Bats in a Changing World </w:t>
      </w:r>
      <w:r w:rsidRPr="000815D3">
        <w:rPr>
          <w:rFonts w:asciiTheme="minorHAnsi" w:eastAsia="Arial" w:hAnsiTheme="minorHAnsi" w:cstheme="minorHAnsi"/>
        </w:rPr>
        <w:t xml:space="preserve">(pp. 13-33). Springer, Cham. </w:t>
      </w:r>
      <w:r w:rsidRPr="000815D3">
        <w:rPr>
          <w:rFonts w:asciiTheme="minorHAnsi" w:eastAsia="Arial" w:hAnsiTheme="minorHAnsi" w:cstheme="minorHAnsi"/>
        </w:rPr>
        <w:tab/>
      </w:r>
      <w:hyperlink r:id="rId111" w:history="1">
        <w:r w:rsidRPr="000815D3">
          <w:rPr>
            <w:rStyle w:val="Hyperlink"/>
            <w:rFonts w:asciiTheme="minorHAnsi" w:eastAsia="Arial" w:hAnsiTheme="minorHAnsi" w:cstheme="minorHAnsi"/>
          </w:rPr>
          <w:t>https://doi.org/10.1007/978-3-319-25220-92</w:t>
        </w:r>
      </w:hyperlink>
    </w:p>
    <w:p w14:paraId="178262D3" w14:textId="77777777" w:rsidR="00772596" w:rsidRDefault="00772596" w:rsidP="00F316F5">
      <w:pPr>
        <w:spacing w:after="240"/>
        <w:rPr>
          <w:rFonts w:asciiTheme="minorHAnsi" w:eastAsia="Arial" w:hAnsiTheme="minorHAnsi" w:cstheme="minorHAnsi"/>
        </w:rPr>
      </w:pPr>
      <w:r w:rsidRPr="00F316F5">
        <w:rPr>
          <w:rFonts w:asciiTheme="minorHAnsi" w:eastAsia="Arial" w:hAnsiTheme="minorHAnsi" w:cstheme="minorHAnsi"/>
        </w:rPr>
        <w:t xml:space="preserve">Kolkert, H., Smith, R., Rader, R., &amp; Reid, N. (2021). Insectivorous bats provide </w:t>
      </w:r>
      <w:r>
        <w:rPr>
          <w:rFonts w:asciiTheme="minorHAnsi" w:eastAsia="Arial" w:hAnsiTheme="minorHAnsi" w:cstheme="minorHAnsi"/>
        </w:rPr>
        <w:tab/>
      </w:r>
      <w:r w:rsidRPr="00F316F5">
        <w:rPr>
          <w:rFonts w:asciiTheme="minorHAnsi" w:eastAsia="Arial" w:hAnsiTheme="minorHAnsi" w:cstheme="minorHAnsi"/>
        </w:rPr>
        <w:t xml:space="preserve">significant economic value to the Australian cotton industry. </w:t>
      </w:r>
      <w:r w:rsidRPr="00F316F5">
        <w:rPr>
          <w:rFonts w:asciiTheme="minorHAnsi" w:eastAsia="Arial" w:hAnsiTheme="minorHAnsi" w:cstheme="minorHAnsi"/>
          <w:i/>
          <w:iCs/>
        </w:rPr>
        <w:t xml:space="preserve">Ecosystem </w:t>
      </w:r>
      <w:r w:rsidRPr="00F316F5">
        <w:rPr>
          <w:rFonts w:asciiTheme="minorHAnsi" w:eastAsia="Arial" w:hAnsiTheme="minorHAnsi" w:cstheme="minorHAnsi"/>
          <w:i/>
          <w:iCs/>
        </w:rPr>
        <w:tab/>
        <w:t>Services</w:t>
      </w:r>
      <w:r w:rsidRPr="00F316F5">
        <w:rPr>
          <w:rFonts w:asciiTheme="minorHAnsi" w:eastAsia="Arial" w:hAnsiTheme="minorHAnsi" w:cstheme="minorHAnsi"/>
        </w:rPr>
        <w:t xml:space="preserve">, </w:t>
      </w:r>
      <w:r w:rsidRPr="00DA474E">
        <w:rPr>
          <w:rFonts w:asciiTheme="minorHAnsi" w:eastAsia="Arial" w:hAnsiTheme="minorHAnsi" w:cstheme="minorHAnsi"/>
          <w:i/>
          <w:iCs/>
        </w:rPr>
        <w:t>49</w:t>
      </w:r>
      <w:r w:rsidRPr="00F316F5">
        <w:rPr>
          <w:rFonts w:asciiTheme="minorHAnsi" w:eastAsia="Arial" w:hAnsiTheme="minorHAnsi" w:cstheme="minorHAnsi"/>
        </w:rPr>
        <w:t xml:space="preserve">, 101280–. </w:t>
      </w:r>
      <w:hyperlink r:id="rId112" w:history="1">
        <w:r w:rsidRPr="00077148">
          <w:rPr>
            <w:rStyle w:val="Hyperlink"/>
            <w:rFonts w:asciiTheme="minorHAnsi" w:eastAsia="Arial" w:hAnsiTheme="minorHAnsi" w:cstheme="minorHAnsi"/>
          </w:rPr>
          <w:t>https://doi.org/10.1016/j.ecoser.2021.101280</w:t>
        </w:r>
      </w:hyperlink>
    </w:p>
    <w:p w14:paraId="001603CF" w14:textId="77777777" w:rsidR="00772596" w:rsidRPr="00D253EF" w:rsidRDefault="00772596" w:rsidP="00F316F5">
      <w:pPr>
        <w:spacing w:after="240"/>
        <w:rPr>
          <w:rFonts w:asciiTheme="minorHAnsi" w:eastAsia="Arial" w:hAnsiTheme="minorHAnsi" w:cstheme="minorHAnsi"/>
        </w:rPr>
      </w:pPr>
      <w:r w:rsidRPr="00D253EF">
        <w:rPr>
          <w:rFonts w:asciiTheme="minorHAnsi" w:eastAsia="Arial" w:hAnsiTheme="minorHAnsi" w:cstheme="minorHAnsi"/>
        </w:rPr>
        <w:t xml:space="preserve">Krauel, J., &amp; LeBuhn, G. (2016). Patterns of bat distribution and foraging activity in a </w:t>
      </w:r>
      <w:r>
        <w:rPr>
          <w:rFonts w:asciiTheme="minorHAnsi" w:eastAsia="Arial" w:hAnsiTheme="minorHAnsi" w:cstheme="minorHAnsi"/>
        </w:rPr>
        <w:tab/>
      </w:r>
      <w:r w:rsidRPr="00D253EF">
        <w:rPr>
          <w:rFonts w:asciiTheme="minorHAnsi" w:eastAsia="Arial" w:hAnsiTheme="minorHAnsi" w:cstheme="minorHAnsi"/>
        </w:rPr>
        <w:t xml:space="preserve">highly urbanized temperate environment. </w:t>
      </w:r>
      <w:r w:rsidRPr="00D253EF">
        <w:rPr>
          <w:rFonts w:asciiTheme="minorHAnsi" w:eastAsia="Arial" w:hAnsiTheme="minorHAnsi" w:cstheme="minorHAnsi"/>
          <w:i/>
          <w:iCs/>
        </w:rPr>
        <w:t>PloS One, 11</w:t>
      </w:r>
      <w:r w:rsidRPr="00D253EF">
        <w:rPr>
          <w:rFonts w:asciiTheme="minorHAnsi" w:eastAsia="Arial" w:hAnsiTheme="minorHAnsi" w:cstheme="minorHAnsi"/>
        </w:rPr>
        <w:t>(12), e0168927–</w:t>
      </w:r>
      <w:r>
        <w:rPr>
          <w:rFonts w:asciiTheme="minorHAnsi" w:eastAsia="Arial" w:hAnsiTheme="minorHAnsi" w:cstheme="minorHAnsi"/>
        </w:rPr>
        <w:tab/>
      </w:r>
      <w:r w:rsidRPr="00D253EF">
        <w:rPr>
          <w:rFonts w:asciiTheme="minorHAnsi" w:eastAsia="Arial" w:hAnsiTheme="minorHAnsi" w:cstheme="minorHAnsi"/>
        </w:rPr>
        <w:t xml:space="preserve">e0168927. </w:t>
      </w:r>
      <w:hyperlink r:id="rId113" w:history="1">
        <w:r w:rsidRPr="001843D3">
          <w:rPr>
            <w:rStyle w:val="Hyperlink"/>
            <w:rFonts w:asciiTheme="minorHAnsi" w:eastAsia="Arial" w:hAnsiTheme="minorHAnsi" w:cstheme="minorHAnsi"/>
          </w:rPr>
          <w:t>https://doi.org/10.1371/journal.pone.0168927</w:t>
        </w:r>
      </w:hyperlink>
      <w:r w:rsidRPr="00D253EF">
        <w:rPr>
          <w:rFonts w:asciiTheme="minorHAnsi" w:eastAsia="Arial" w:hAnsiTheme="minorHAnsi" w:cstheme="minorHAnsi"/>
        </w:rPr>
        <w:t xml:space="preserve"> </w:t>
      </w:r>
    </w:p>
    <w:p w14:paraId="679CD6CB" w14:textId="77777777" w:rsidR="00772596" w:rsidRDefault="00772596" w:rsidP="00E238A4">
      <w:pPr>
        <w:spacing w:after="240"/>
        <w:rPr>
          <w:rFonts w:asciiTheme="minorHAnsi" w:eastAsia="Arial" w:hAnsiTheme="minorHAnsi" w:cstheme="minorHAnsi"/>
        </w:rPr>
      </w:pPr>
      <w:r w:rsidRPr="00223603">
        <w:rPr>
          <w:rFonts w:asciiTheme="minorHAnsi" w:eastAsia="Arial" w:hAnsiTheme="minorHAnsi" w:cstheme="minorHAnsi"/>
        </w:rPr>
        <w:lastRenderedPageBreak/>
        <w:t>Kuipers</w:t>
      </w:r>
      <w:r>
        <w:rPr>
          <w:rFonts w:asciiTheme="minorHAnsi" w:eastAsia="Arial" w:hAnsiTheme="minorHAnsi" w:cstheme="minorHAnsi"/>
        </w:rPr>
        <w:t xml:space="preserve">, </w:t>
      </w:r>
      <w:r w:rsidRPr="00223603">
        <w:rPr>
          <w:rFonts w:asciiTheme="minorHAnsi" w:eastAsia="Arial" w:hAnsiTheme="minorHAnsi" w:cstheme="minorHAnsi"/>
        </w:rPr>
        <w:t>B</w:t>
      </w:r>
      <w:r>
        <w:rPr>
          <w:rFonts w:asciiTheme="minorHAnsi" w:eastAsia="Arial" w:hAnsiTheme="minorHAnsi" w:cstheme="minorHAnsi"/>
        </w:rPr>
        <w:t xml:space="preserve">., &amp; </w:t>
      </w:r>
      <w:r w:rsidRPr="00223603">
        <w:rPr>
          <w:rFonts w:asciiTheme="minorHAnsi" w:eastAsia="Arial" w:hAnsiTheme="minorHAnsi" w:cstheme="minorHAnsi"/>
        </w:rPr>
        <w:t>Daan</w:t>
      </w:r>
      <w:r>
        <w:rPr>
          <w:rFonts w:asciiTheme="minorHAnsi" w:eastAsia="Arial" w:hAnsiTheme="minorHAnsi" w:cstheme="minorHAnsi"/>
        </w:rPr>
        <w:t>,</w:t>
      </w:r>
      <w:r w:rsidRPr="00223603">
        <w:rPr>
          <w:rFonts w:asciiTheme="minorHAnsi" w:eastAsia="Arial" w:hAnsiTheme="minorHAnsi" w:cstheme="minorHAnsi"/>
        </w:rPr>
        <w:t xml:space="preserve"> S. </w:t>
      </w:r>
      <w:r>
        <w:rPr>
          <w:rFonts w:asciiTheme="minorHAnsi" w:eastAsia="Arial" w:hAnsiTheme="minorHAnsi" w:cstheme="minorHAnsi"/>
        </w:rPr>
        <w:t xml:space="preserve">(1970). </w:t>
      </w:r>
      <w:r w:rsidRPr="00223603">
        <w:rPr>
          <w:rFonts w:asciiTheme="minorHAnsi" w:eastAsia="Arial" w:hAnsiTheme="minorHAnsi" w:cstheme="minorHAnsi"/>
        </w:rPr>
        <w:t xml:space="preserve">Internal migrations of hibernating bats: response to </w:t>
      </w:r>
      <w:r>
        <w:rPr>
          <w:rFonts w:asciiTheme="minorHAnsi" w:eastAsia="Arial" w:hAnsiTheme="minorHAnsi" w:cstheme="minorHAnsi"/>
        </w:rPr>
        <w:tab/>
      </w:r>
      <w:r w:rsidRPr="00223603">
        <w:rPr>
          <w:rFonts w:asciiTheme="minorHAnsi" w:eastAsia="Arial" w:hAnsiTheme="minorHAnsi" w:cstheme="minorHAnsi"/>
        </w:rPr>
        <w:t xml:space="preserve">seasonal variation in cave microclimate. </w:t>
      </w:r>
      <w:r w:rsidRPr="00223603">
        <w:rPr>
          <w:rFonts w:asciiTheme="minorHAnsi" w:eastAsia="Arial" w:hAnsiTheme="minorHAnsi" w:cstheme="minorHAnsi"/>
          <w:i/>
          <w:iCs/>
        </w:rPr>
        <w:t>Bijdragen tot de Dierkunde</w:t>
      </w:r>
      <w:r w:rsidRPr="00223603">
        <w:rPr>
          <w:rFonts w:asciiTheme="minorHAnsi" w:eastAsia="Arial" w:hAnsiTheme="minorHAnsi" w:cstheme="minorHAnsi"/>
        </w:rPr>
        <w:t xml:space="preserve">. </w:t>
      </w:r>
      <w:r w:rsidRPr="00223603">
        <w:rPr>
          <w:rFonts w:asciiTheme="minorHAnsi" w:eastAsia="Arial" w:hAnsiTheme="minorHAnsi" w:cstheme="minorHAnsi"/>
          <w:i/>
          <w:iCs/>
        </w:rPr>
        <w:t>40</w:t>
      </w:r>
      <w:r>
        <w:rPr>
          <w:rFonts w:asciiTheme="minorHAnsi" w:eastAsia="Arial" w:hAnsiTheme="minorHAnsi" w:cstheme="minorHAnsi"/>
        </w:rPr>
        <w:t xml:space="preserve">, </w:t>
      </w:r>
      <w:r w:rsidRPr="00223603">
        <w:rPr>
          <w:rFonts w:asciiTheme="minorHAnsi" w:eastAsia="Arial" w:hAnsiTheme="minorHAnsi" w:cstheme="minorHAnsi"/>
        </w:rPr>
        <w:t>51–</w:t>
      </w:r>
      <w:r>
        <w:rPr>
          <w:rFonts w:asciiTheme="minorHAnsi" w:eastAsia="Arial" w:hAnsiTheme="minorHAnsi" w:cstheme="minorHAnsi"/>
        </w:rPr>
        <w:tab/>
        <w:t>5</w:t>
      </w:r>
      <w:r w:rsidRPr="00223603">
        <w:rPr>
          <w:rFonts w:asciiTheme="minorHAnsi" w:eastAsia="Arial" w:hAnsiTheme="minorHAnsi" w:cstheme="minorHAnsi"/>
        </w:rPr>
        <w:t xml:space="preserve">5. </w:t>
      </w:r>
    </w:p>
    <w:p w14:paraId="06E9053D"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Kunz, T., Braun de Torrez, E., Bauer, D., Lobova, T., &amp; Fleming, T. (2011). Ecosystem </w:t>
      </w:r>
      <w:r>
        <w:rPr>
          <w:rFonts w:asciiTheme="minorHAnsi" w:eastAsia="Arial" w:hAnsiTheme="minorHAnsi" w:cstheme="minorHAnsi"/>
        </w:rPr>
        <w:tab/>
      </w:r>
      <w:r w:rsidRPr="00D253EF">
        <w:rPr>
          <w:rFonts w:asciiTheme="minorHAnsi" w:eastAsia="Arial" w:hAnsiTheme="minorHAnsi" w:cstheme="minorHAnsi"/>
        </w:rPr>
        <w:t xml:space="preserve">services provided by </w:t>
      </w:r>
      <w:r w:rsidRPr="00D253EF">
        <w:rPr>
          <w:rFonts w:asciiTheme="minorHAnsi" w:eastAsia="Arial" w:hAnsiTheme="minorHAnsi" w:cstheme="minorHAnsi"/>
        </w:rPr>
        <w:tab/>
        <w:t xml:space="preserve">bats. </w:t>
      </w:r>
      <w:r w:rsidRPr="00D253EF">
        <w:rPr>
          <w:rFonts w:asciiTheme="minorHAnsi" w:eastAsia="Arial" w:hAnsiTheme="minorHAnsi" w:cstheme="minorHAnsi"/>
          <w:i/>
        </w:rPr>
        <w:t xml:space="preserve">Annals of the New York Academy of Sciences, </w:t>
      </w:r>
      <w:r>
        <w:rPr>
          <w:rFonts w:asciiTheme="minorHAnsi" w:eastAsia="Arial" w:hAnsiTheme="minorHAnsi" w:cstheme="minorHAnsi"/>
          <w:i/>
        </w:rPr>
        <w:tab/>
      </w:r>
      <w:r w:rsidRPr="00D253EF">
        <w:rPr>
          <w:rFonts w:asciiTheme="minorHAnsi" w:eastAsia="Arial" w:hAnsiTheme="minorHAnsi" w:cstheme="minorHAnsi"/>
          <w:i/>
        </w:rPr>
        <w:t>1223</w:t>
      </w:r>
      <w:r w:rsidRPr="00D253EF">
        <w:rPr>
          <w:rFonts w:asciiTheme="minorHAnsi" w:eastAsia="Arial" w:hAnsiTheme="minorHAnsi" w:cstheme="minorHAnsi"/>
        </w:rPr>
        <w:t>(1)</w:t>
      </w:r>
      <w:r w:rsidRPr="00D253EF">
        <w:rPr>
          <w:rFonts w:asciiTheme="minorHAnsi" w:eastAsia="Arial" w:hAnsiTheme="minorHAnsi" w:cstheme="minorHAnsi"/>
          <w:i/>
        </w:rPr>
        <w:t>,</w:t>
      </w:r>
      <w:r w:rsidRPr="00D253EF">
        <w:rPr>
          <w:rFonts w:asciiTheme="minorHAnsi" w:eastAsia="Arial" w:hAnsiTheme="minorHAnsi" w:cstheme="minorHAnsi"/>
        </w:rPr>
        <w:t xml:space="preserve"> 1–38 </w:t>
      </w:r>
      <w:hyperlink r:id="rId114" w:history="1">
        <w:r w:rsidRPr="001843D3">
          <w:rPr>
            <w:rStyle w:val="Hyperlink"/>
            <w:rFonts w:asciiTheme="minorHAnsi" w:eastAsia="Arial" w:hAnsiTheme="minorHAnsi" w:cstheme="minorHAnsi"/>
          </w:rPr>
          <w:t>https://doi.org/10.1111/j.1749-6632.2011.06004.x</w:t>
        </w:r>
      </w:hyperlink>
    </w:p>
    <w:p w14:paraId="347AADF5"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Kunz, T., Whitaker, J., &amp; Wadanoli, M. (1995). Dietary energetics of the </w:t>
      </w:r>
      <w:r>
        <w:rPr>
          <w:rFonts w:asciiTheme="minorHAnsi" w:eastAsia="Arial" w:hAnsiTheme="minorHAnsi" w:cstheme="minorHAnsi"/>
        </w:rPr>
        <w:tab/>
      </w:r>
      <w:r w:rsidRPr="00D253EF">
        <w:rPr>
          <w:rFonts w:asciiTheme="minorHAnsi" w:eastAsia="Arial" w:hAnsiTheme="minorHAnsi" w:cstheme="minorHAnsi"/>
        </w:rPr>
        <w:t>insectivorous Mexican free-tailed</w:t>
      </w:r>
      <w:r>
        <w:rPr>
          <w:rFonts w:asciiTheme="minorHAnsi" w:eastAsia="Arial" w:hAnsiTheme="minorHAnsi" w:cstheme="minorHAnsi"/>
        </w:rPr>
        <w:t xml:space="preserve"> </w:t>
      </w:r>
      <w:r w:rsidRPr="00D253EF">
        <w:rPr>
          <w:rFonts w:asciiTheme="minorHAnsi" w:eastAsia="Arial" w:hAnsiTheme="minorHAnsi" w:cstheme="minorHAnsi"/>
        </w:rPr>
        <w:t xml:space="preserve">bat (Tadarida brasiliensis) during </w:t>
      </w:r>
      <w:r>
        <w:rPr>
          <w:rFonts w:asciiTheme="minorHAnsi" w:eastAsia="Arial" w:hAnsiTheme="minorHAnsi" w:cstheme="minorHAnsi"/>
        </w:rPr>
        <w:tab/>
      </w:r>
      <w:r w:rsidRPr="00D253EF">
        <w:rPr>
          <w:rFonts w:asciiTheme="minorHAnsi" w:eastAsia="Arial" w:hAnsiTheme="minorHAnsi" w:cstheme="minorHAnsi"/>
        </w:rPr>
        <w:t xml:space="preserve">pregnancy and lactation. </w:t>
      </w:r>
      <w:r w:rsidRPr="00D253EF">
        <w:rPr>
          <w:rFonts w:asciiTheme="minorHAnsi" w:eastAsia="Arial" w:hAnsiTheme="minorHAnsi" w:cstheme="minorHAnsi"/>
          <w:i/>
        </w:rPr>
        <w:t>Oecologia, 101</w:t>
      </w:r>
      <w:r w:rsidRPr="00D253EF">
        <w:rPr>
          <w:rFonts w:asciiTheme="minorHAnsi" w:eastAsia="Arial" w:hAnsiTheme="minorHAnsi" w:cstheme="minorHAnsi"/>
        </w:rPr>
        <w:t xml:space="preserve">(4), 407–415. </w:t>
      </w:r>
      <w:r>
        <w:rPr>
          <w:rFonts w:asciiTheme="minorHAnsi" w:eastAsia="Arial" w:hAnsiTheme="minorHAnsi" w:cstheme="minorHAnsi"/>
        </w:rPr>
        <w:tab/>
      </w:r>
      <w:hyperlink r:id="rId115" w:history="1">
        <w:r w:rsidRPr="001843D3">
          <w:rPr>
            <w:rStyle w:val="Hyperlink"/>
            <w:rFonts w:asciiTheme="minorHAnsi" w:eastAsia="Arial" w:hAnsiTheme="minorHAnsi" w:cstheme="minorHAnsi"/>
          </w:rPr>
          <w:t>https://doi.org/10.1007/BF00329419</w:t>
        </w:r>
      </w:hyperlink>
    </w:p>
    <w:p w14:paraId="61705DB4"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Lacoeuilhe, A., Machon, N., Julien, J., &amp; Kerbiriou, C. (2018). The relative effects of </w:t>
      </w:r>
      <w:r>
        <w:rPr>
          <w:rFonts w:asciiTheme="minorHAnsi" w:eastAsia="Arial" w:hAnsiTheme="minorHAnsi" w:cstheme="minorHAnsi"/>
        </w:rPr>
        <w:tab/>
      </w:r>
      <w:r w:rsidRPr="00D253EF">
        <w:rPr>
          <w:rFonts w:asciiTheme="minorHAnsi" w:eastAsia="Arial" w:hAnsiTheme="minorHAnsi" w:cstheme="minorHAnsi"/>
        </w:rPr>
        <w:t xml:space="preserve">local and landscape characteristics of hedgerows on bats. </w:t>
      </w:r>
      <w:r w:rsidRPr="00D253EF">
        <w:rPr>
          <w:rFonts w:asciiTheme="minorHAnsi" w:eastAsia="Arial" w:hAnsiTheme="minorHAnsi" w:cstheme="minorHAnsi"/>
          <w:i/>
        </w:rPr>
        <w:t>Diversity, 10</w:t>
      </w:r>
      <w:r w:rsidRPr="00D253EF">
        <w:rPr>
          <w:rFonts w:asciiTheme="minorHAnsi" w:eastAsia="Arial" w:hAnsiTheme="minorHAnsi" w:cstheme="minorHAnsi"/>
        </w:rPr>
        <w:t xml:space="preserve">(3), </w:t>
      </w:r>
      <w:r>
        <w:rPr>
          <w:rFonts w:asciiTheme="minorHAnsi" w:eastAsia="Arial" w:hAnsiTheme="minorHAnsi" w:cstheme="minorHAnsi"/>
        </w:rPr>
        <w:tab/>
      </w:r>
      <w:r w:rsidRPr="00D253EF">
        <w:rPr>
          <w:rFonts w:asciiTheme="minorHAnsi" w:eastAsia="Arial" w:hAnsiTheme="minorHAnsi" w:cstheme="minorHAnsi"/>
        </w:rPr>
        <w:t xml:space="preserve">72. </w:t>
      </w:r>
      <w:hyperlink r:id="rId116" w:history="1">
        <w:r w:rsidRPr="00D253EF">
          <w:rPr>
            <w:rStyle w:val="Hyperlink"/>
            <w:rFonts w:asciiTheme="minorHAnsi" w:eastAsia="Arial" w:hAnsiTheme="minorHAnsi" w:cstheme="minorHAnsi"/>
          </w:rPr>
          <w:t>https://doi.org/10.3390/d10030072</w:t>
        </w:r>
      </w:hyperlink>
    </w:p>
    <w:p w14:paraId="2EC7AA18"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Law, B., &amp; Urquhart, C. (2000). Diet of the large-footed myotis myotis macropus at a </w:t>
      </w:r>
      <w:r>
        <w:rPr>
          <w:rFonts w:asciiTheme="minorHAnsi" w:eastAsia="Arial" w:hAnsiTheme="minorHAnsi" w:cstheme="minorHAnsi"/>
        </w:rPr>
        <w:tab/>
      </w:r>
      <w:r w:rsidRPr="00D253EF">
        <w:rPr>
          <w:rFonts w:asciiTheme="minorHAnsi" w:eastAsia="Arial" w:hAnsiTheme="minorHAnsi" w:cstheme="minorHAnsi"/>
        </w:rPr>
        <w:t xml:space="preserve">forest stream roost in northern New South Wales. </w:t>
      </w:r>
      <w:r w:rsidRPr="00D253EF">
        <w:rPr>
          <w:rFonts w:asciiTheme="minorHAnsi" w:eastAsia="Arial" w:hAnsiTheme="minorHAnsi" w:cstheme="minorHAnsi"/>
          <w:i/>
        </w:rPr>
        <w:t xml:space="preserve">Australian Mammalogy, </w:t>
      </w:r>
      <w:r>
        <w:rPr>
          <w:rFonts w:asciiTheme="minorHAnsi" w:eastAsia="Arial" w:hAnsiTheme="minorHAnsi" w:cstheme="minorHAnsi"/>
          <w:i/>
        </w:rPr>
        <w:tab/>
      </w:r>
      <w:r w:rsidRPr="00D253EF">
        <w:rPr>
          <w:rFonts w:asciiTheme="minorHAnsi" w:eastAsia="Arial" w:hAnsiTheme="minorHAnsi" w:cstheme="minorHAnsi"/>
          <w:i/>
        </w:rPr>
        <w:t>22</w:t>
      </w:r>
      <w:r w:rsidRPr="00D253EF">
        <w:rPr>
          <w:rFonts w:asciiTheme="minorHAnsi" w:eastAsia="Arial" w:hAnsiTheme="minorHAnsi" w:cstheme="minorHAnsi"/>
        </w:rPr>
        <w:t xml:space="preserve">(2), 121–124. </w:t>
      </w:r>
      <w:hyperlink r:id="rId117" w:history="1">
        <w:r w:rsidRPr="001843D3">
          <w:rPr>
            <w:rStyle w:val="Hyperlink"/>
            <w:rFonts w:asciiTheme="minorHAnsi" w:eastAsia="Arial" w:hAnsiTheme="minorHAnsi" w:cstheme="minorHAnsi"/>
          </w:rPr>
          <w:t>https://doi.org/10.1071/AM00121</w:t>
        </w:r>
      </w:hyperlink>
    </w:p>
    <w:p w14:paraId="3CD51D2E"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 Law, B., Anderson, J., &amp; State Forests of New South Wales. (1999). A survey for the </w:t>
      </w:r>
      <w:r>
        <w:rPr>
          <w:rFonts w:asciiTheme="minorHAnsi" w:eastAsia="Arial" w:hAnsiTheme="minorHAnsi" w:cstheme="minorHAnsi"/>
        </w:rPr>
        <w:tab/>
      </w:r>
      <w:r w:rsidRPr="00D253EF">
        <w:rPr>
          <w:rFonts w:asciiTheme="minorHAnsi" w:eastAsia="Arial" w:hAnsiTheme="minorHAnsi" w:cstheme="minorHAnsi"/>
        </w:rPr>
        <w:t xml:space="preserve">southern Myotis macropus (Vespertilionidae) and other bat species in river </w:t>
      </w:r>
      <w:r>
        <w:rPr>
          <w:rFonts w:asciiTheme="minorHAnsi" w:eastAsia="Arial" w:hAnsiTheme="minorHAnsi" w:cstheme="minorHAnsi"/>
        </w:rPr>
        <w:tab/>
      </w:r>
      <w:r w:rsidRPr="00D253EF">
        <w:rPr>
          <w:rFonts w:asciiTheme="minorHAnsi" w:eastAsia="Arial" w:hAnsiTheme="minorHAnsi" w:cstheme="minorHAnsi"/>
        </w:rPr>
        <w:t xml:space="preserve">red gum Eucalyptus camaldulensis forests of the Murray River, New South </w:t>
      </w:r>
      <w:r>
        <w:rPr>
          <w:rFonts w:asciiTheme="minorHAnsi" w:eastAsia="Arial" w:hAnsiTheme="minorHAnsi" w:cstheme="minorHAnsi"/>
        </w:rPr>
        <w:tab/>
      </w:r>
      <w:r w:rsidRPr="00D253EF">
        <w:rPr>
          <w:rFonts w:asciiTheme="minorHAnsi" w:eastAsia="Arial" w:hAnsiTheme="minorHAnsi" w:cstheme="minorHAnsi"/>
        </w:rPr>
        <w:t>Wales.</w:t>
      </w:r>
      <w:r w:rsidRPr="00D253EF">
        <w:rPr>
          <w:rFonts w:asciiTheme="minorHAnsi" w:eastAsia="Arial" w:hAnsiTheme="minorHAnsi" w:cstheme="minorHAnsi"/>
          <w:i/>
        </w:rPr>
        <w:t xml:space="preserve"> Australian Zoologist, 31</w:t>
      </w:r>
      <w:r w:rsidRPr="00D253EF">
        <w:rPr>
          <w:rFonts w:asciiTheme="minorHAnsi" w:eastAsia="Arial" w:hAnsiTheme="minorHAnsi" w:cstheme="minorHAnsi"/>
        </w:rPr>
        <w:t xml:space="preserve">(1), 166–174. </w:t>
      </w:r>
      <w:r>
        <w:rPr>
          <w:rFonts w:asciiTheme="minorHAnsi" w:eastAsia="Arial" w:hAnsiTheme="minorHAnsi" w:cstheme="minorHAnsi"/>
        </w:rPr>
        <w:tab/>
      </w:r>
      <w:hyperlink r:id="rId118" w:history="1">
        <w:r w:rsidRPr="001843D3">
          <w:rPr>
            <w:rStyle w:val="Hyperlink"/>
            <w:rFonts w:asciiTheme="minorHAnsi" w:eastAsia="Arial" w:hAnsiTheme="minorHAnsi" w:cstheme="minorHAnsi"/>
          </w:rPr>
          <w:t>https://doi.org/10.7882/AZ.1999.016</w:t>
        </w:r>
      </w:hyperlink>
    </w:p>
    <w:p w14:paraId="56CD4BF8"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Lentini, P., Gibbons, P., Fischer, J., Law, B., Hanspach, J., &amp; Martin, T. (2012). Bats in </w:t>
      </w:r>
      <w:r>
        <w:rPr>
          <w:rFonts w:asciiTheme="minorHAnsi" w:eastAsia="Arial" w:hAnsiTheme="minorHAnsi" w:cstheme="minorHAnsi"/>
        </w:rPr>
        <w:tab/>
      </w:r>
      <w:r w:rsidRPr="00D253EF">
        <w:rPr>
          <w:rFonts w:asciiTheme="minorHAnsi" w:eastAsia="Arial" w:hAnsiTheme="minorHAnsi" w:cstheme="minorHAnsi"/>
        </w:rPr>
        <w:t xml:space="preserve">a Farming Landscape </w:t>
      </w:r>
      <w:r w:rsidRPr="00D253EF">
        <w:rPr>
          <w:rFonts w:asciiTheme="minorHAnsi" w:eastAsia="Arial" w:hAnsiTheme="minorHAnsi" w:cstheme="minorHAnsi"/>
        </w:rPr>
        <w:tab/>
        <w:t xml:space="preserve">Benefit from Linear Remnants and Unimproved </w:t>
      </w:r>
      <w:r>
        <w:rPr>
          <w:rFonts w:asciiTheme="minorHAnsi" w:eastAsia="Arial" w:hAnsiTheme="minorHAnsi" w:cstheme="minorHAnsi"/>
        </w:rPr>
        <w:tab/>
      </w:r>
      <w:r w:rsidRPr="00D253EF">
        <w:rPr>
          <w:rFonts w:asciiTheme="minorHAnsi" w:eastAsia="Arial" w:hAnsiTheme="minorHAnsi" w:cstheme="minorHAnsi"/>
        </w:rPr>
        <w:t xml:space="preserve">Pastures. </w:t>
      </w:r>
      <w:r w:rsidRPr="00D253EF">
        <w:rPr>
          <w:rFonts w:asciiTheme="minorHAnsi" w:eastAsia="Arial" w:hAnsiTheme="minorHAnsi" w:cstheme="minorHAnsi"/>
          <w:i/>
          <w:iCs/>
        </w:rPr>
        <w:t>PloS One, 7</w:t>
      </w:r>
      <w:r w:rsidRPr="00D253EF">
        <w:rPr>
          <w:rFonts w:asciiTheme="minorHAnsi" w:eastAsia="Arial" w:hAnsiTheme="minorHAnsi" w:cstheme="minorHAnsi"/>
        </w:rPr>
        <w:t xml:space="preserve">(11), e48201–e48201. </w:t>
      </w:r>
      <w:r w:rsidRPr="00D253EF">
        <w:rPr>
          <w:rFonts w:asciiTheme="minorHAnsi" w:eastAsia="Arial" w:hAnsiTheme="minorHAnsi" w:cstheme="minorHAnsi"/>
        </w:rPr>
        <w:tab/>
      </w:r>
      <w:hyperlink r:id="rId119" w:history="1">
        <w:r w:rsidRPr="00D253EF">
          <w:rPr>
            <w:rStyle w:val="Hyperlink"/>
            <w:rFonts w:asciiTheme="minorHAnsi" w:eastAsia="Arial" w:hAnsiTheme="minorHAnsi" w:cstheme="minorHAnsi"/>
          </w:rPr>
          <w:t>https://doi.org/10.1371/journal.pone.0048201</w:t>
        </w:r>
      </w:hyperlink>
    </w:p>
    <w:p w14:paraId="1CE85644"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Liu, J., &amp; Karasov, W. (2012). Metabolism during winter in a subtropical hibernating </w:t>
      </w:r>
      <w:r>
        <w:rPr>
          <w:rFonts w:asciiTheme="minorHAnsi" w:eastAsia="Arial" w:hAnsiTheme="minorHAnsi" w:cstheme="minorHAnsi"/>
        </w:rPr>
        <w:tab/>
      </w:r>
      <w:r w:rsidRPr="00D253EF">
        <w:rPr>
          <w:rFonts w:asciiTheme="minorHAnsi" w:eastAsia="Arial" w:hAnsiTheme="minorHAnsi" w:cstheme="minorHAnsi"/>
        </w:rPr>
        <w:t xml:space="preserve">bat, the Formosan leaf-nosed bat (Hipposideros terasensis). </w:t>
      </w:r>
      <w:r w:rsidRPr="00D253EF">
        <w:rPr>
          <w:rFonts w:asciiTheme="minorHAnsi" w:eastAsia="Arial" w:hAnsiTheme="minorHAnsi" w:cstheme="minorHAnsi"/>
          <w:i/>
        </w:rPr>
        <w:t xml:space="preserve">Journal of </w:t>
      </w:r>
      <w:r>
        <w:rPr>
          <w:rFonts w:asciiTheme="minorHAnsi" w:eastAsia="Arial" w:hAnsiTheme="minorHAnsi" w:cstheme="minorHAnsi"/>
          <w:i/>
        </w:rPr>
        <w:tab/>
      </w:r>
      <w:r w:rsidRPr="00D253EF">
        <w:rPr>
          <w:rFonts w:asciiTheme="minorHAnsi" w:eastAsia="Arial" w:hAnsiTheme="minorHAnsi" w:cstheme="minorHAnsi"/>
          <w:i/>
        </w:rPr>
        <w:t>Mammalogy, 93</w:t>
      </w:r>
      <w:r w:rsidRPr="00D253EF">
        <w:rPr>
          <w:rFonts w:asciiTheme="minorHAnsi" w:eastAsia="Arial" w:hAnsiTheme="minorHAnsi" w:cstheme="minorHAnsi"/>
          <w:iCs/>
        </w:rPr>
        <w:t>(1)</w:t>
      </w:r>
      <w:r w:rsidRPr="00D253EF">
        <w:rPr>
          <w:rFonts w:asciiTheme="minorHAnsi" w:eastAsia="Arial" w:hAnsiTheme="minorHAnsi" w:cstheme="minorHAnsi"/>
        </w:rPr>
        <w:t>, 220–228.</w:t>
      </w:r>
      <w:hyperlink r:id="rId120" w:history="1">
        <w:r w:rsidRPr="001843D3">
          <w:rPr>
            <w:rStyle w:val="Hyperlink"/>
            <w:rFonts w:asciiTheme="minorHAnsi" w:eastAsia="Arial" w:hAnsiTheme="minorHAnsi" w:cstheme="minorHAnsi"/>
          </w:rPr>
          <w:t>https://doi.org/10.1644/11-MAMM-A-144.1</w:t>
        </w:r>
      </w:hyperlink>
    </w:p>
    <w:p w14:paraId="18423B22"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Lundberg, J., &amp; McFarlane, D. (2016). Microclimate and niche constructionism in </w:t>
      </w:r>
      <w:r>
        <w:rPr>
          <w:rFonts w:asciiTheme="minorHAnsi" w:eastAsia="Arial" w:hAnsiTheme="minorHAnsi" w:cstheme="minorHAnsi"/>
        </w:rPr>
        <w:tab/>
      </w:r>
      <w:r w:rsidRPr="00D253EF">
        <w:rPr>
          <w:rFonts w:asciiTheme="minorHAnsi" w:eastAsia="Arial" w:hAnsiTheme="minorHAnsi" w:cstheme="minorHAnsi"/>
        </w:rPr>
        <w:t xml:space="preserve">tropical bat caves: A case study from Mount Elgon, Kenya. Special Paper of </w:t>
      </w:r>
      <w:r>
        <w:rPr>
          <w:rFonts w:asciiTheme="minorHAnsi" w:eastAsia="Arial" w:hAnsiTheme="minorHAnsi" w:cstheme="minorHAnsi"/>
        </w:rPr>
        <w:tab/>
      </w:r>
      <w:r w:rsidRPr="00D253EF">
        <w:rPr>
          <w:rFonts w:asciiTheme="minorHAnsi" w:eastAsia="Arial" w:hAnsiTheme="minorHAnsi" w:cstheme="minorHAnsi"/>
        </w:rPr>
        <w:t xml:space="preserve">the Geological Society of America, 516, 211–229. </w:t>
      </w:r>
      <w:r>
        <w:rPr>
          <w:rFonts w:asciiTheme="minorHAnsi" w:eastAsia="Arial" w:hAnsiTheme="minorHAnsi" w:cstheme="minorHAnsi"/>
        </w:rPr>
        <w:tab/>
      </w:r>
      <w:hyperlink r:id="rId121" w:history="1">
        <w:r w:rsidRPr="001843D3">
          <w:rPr>
            <w:rStyle w:val="Hyperlink"/>
            <w:rFonts w:asciiTheme="minorHAnsi" w:eastAsia="Arial" w:hAnsiTheme="minorHAnsi" w:cstheme="minorHAnsi"/>
          </w:rPr>
          <w:t>https://doi.org/10.1130/2015.2516(17)</w:t>
        </w:r>
      </w:hyperlink>
    </w:p>
    <w:p w14:paraId="3FE34551"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Maine, J., Boyles, J., Campbell, L., &amp; Lovvorn, J. (2014). </w:t>
      </w:r>
      <w:r w:rsidRPr="00D253EF">
        <w:rPr>
          <w:rFonts w:asciiTheme="minorHAnsi" w:eastAsia="Arial" w:hAnsiTheme="minorHAnsi" w:cstheme="minorHAnsi"/>
          <w:i/>
        </w:rPr>
        <w:t xml:space="preserve">Trophic ecology of </w:t>
      </w:r>
      <w:r>
        <w:rPr>
          <w:rFonts w:asciiTheme="minorHAnsi" w:eastAsia="Arial" w:hAnsiTheme="minorHAnsi" w:cstheme="minorHAnsi"/>
          <w:i/>
        </w:rPr>
        <w:tab/>
      </w:r>
      <w:r w:rsidRPr="00D253EF">
        <w:rPr>
          <w:rFonts w:asciiTheme="minorHAnsi" w:eastAsia="Arial" w:hAnsiTheme="minorHAnsi" w:cstheme="minorHAnsi"/>
          <w:i/>
        </w:rPr>
        <w:t>insectivorous bats in agroecosystems.</w:t>
      </w:r>
      <w:r w:rsidRPr="00D253EF">
        <w:rPr>
          <w:rFonts w:asciiTheme="minorHAnsi" w:eastAsia="Arial" w:hAnsiTheme="minorHAnsi" w:cstheme="minorHAnsi"/>
        </w:rPr>
        <w:t xml:space="preserve"> ProQuest Dissertations Publishing. </w:t>
      </w:r>
      <w:r>
        <w:rPr>
          <w:rFonts w:asciiTheme="minorHAnsi" w:eastAsia="Arial" w:hAnsiTheme="minorHAnsi" w:cstheme="minorHAnsi"/>
        </w:rPr>
        <w:tab/>
      </w:r>
      <w:r w:rsidRPr="00D253EF">
        <w:rPr>
          <w:rFonts w:asciiTheme="minorHAnsi" w:eastAsia="Arial" w:hAnsiTheme="minorHAnsi" w:cstheme="minorHAnsi"/>
        </w:rPr>
        <w:t>Retrieved from http://search.proquest.com/docview/1660540365/</w:t>
      </w:r>
    </w:p>
    <w:p w14:paraId="0CE71696"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Marinello, M.</w:t>
      </w:r>
      <w:r>
        <w:rPr>
          <w:rFonts w:asciiTheme="minorHAnsi" w:eastAsia="Arial" w:hAnsiTheme="minorHAnsi" w:cstheme="minorHAnsi"/>
        </w:rPr>
        <w:t xml:space="preserve"> </w:t>
      </w:r>
      <w:r w:rsidRPr="00D253EF">
        <w:rPr>
          <w:rFonts w:asciiTheme="minorHAnsi" w:eastAsia="Arial" w:hAnsiTheme="minorHAnsi" w:cstheme="minorHAnsi"/>
        </w:rPr>
        <w:t>M.</w:t>
      </w:r>
      <w:r>
        <w:rPr>
          <w:rFonts w:asciiTheme="minorHAnsi" w:eastAsia="Arial" w:hAnsiTheme="minorHAnsi" w:cstheme="minorHAnsi"/>
        </w:rPr>
        <w:t xml:space="preserve"> </w:t>
      </w:r>
      <w:r w:rsidRPr="00D253EF">
        <w:rPr>
          <w:rFonts w:asciiTheme="minorHAnsi" w:eastAsia="Arial" w:hAnsiTheme="minorHAnsi" w:cstheme="minorHAnsi"/>
        </w:rPr>
        <w:t xml:space="preserve">&amp; Bernard, E. (2014). Wing morphology of Neotropical bats: a </w:t>
      </w:r>
      <w:r>
        <w:rPr>
          <w:rFonts w:asciiTheme="minorHAnsi" w:eastAsia="Arial" w:hAnsiTheme="minorHAnsi" w:cstheme="minorHAnsi"/>
        </w:rPr>
        <w:tab/>
      </w:r>
      <w:r w:rsidRPr="00D253EF">
        <w:rPr>
          <w:rFonts w:asciiTheme="minorHAnsi" w:eastAsia="Arial" w:hAnsiTheme="minorHAnsi" w:cstheme="minorHAnsi"/>
        </w:rPr>
        <w:t xml:space="preserve">quantitative and qualitative analysis with implications for habitat use. </w:t>
      </w:r>
      <w:r>
        <w:rPr>
          <w:rFonts w:asciiTheme="minorHAnsi" w:eastAsia="Arial" w:hAnsiTheme="minorHAnsi" w:cstheme="minorHAnsi"/>
        </w:rPr>
        <w:tab/>
      </w:r>
      <w:r w:rsidRPr="00D253EF">
        <w:rPr>
          <w:rFonts w:asciiTheme="minorHAnsi" w:eastAsia="Arial" w:hAnsiTheme="minorHAnsi" w:cstheme="minorHAnsi"/>
          <w:i/>
        </w:rPr>
        <w:t>Canadian Journal of Zoology, 92</w:t>
      </w:r>
      <w:r w:rsidRPr="00D253EF">
        <w:rPr>
          <w:rFonts w:asciiTheme="minorHAnsi" w:eastAsia="Arial" w:hAnsiTheme="minorHAnsi" w:cstheme="minorHAnsi"/>
        </w:rPr>
        <w:t xml:space="preserve">(2), 141–147. </w:t>
      </w:r>
      <w:r>
        <w:rPr>
          <w:rFonts w:asciiTheme="minorHAnsi" w:eastAsia="Arial" w:hAnsiTheme="minorHAnsi" w:cstheme="minorHAnsi"/>
        </w:rPr>
        <w:t xml:space="preserve">      </w:t>
      </w:r>
      <w:r>
        <w:rPr>
          <w:rFonts w:asciiTheme="minorHAnsi" w:eastAsia="Arial" w:hAnsiTheme="minorHAnsi" w:cstheme="minorHAnsi"/>
        </w:rPr>
        <w:tab/>
      </w:r>
      <w:hyperlink r:id="rId122" w:history="1">
        <w:r w:rsidRPr="001843D3">
          <w:rPr>
            <w:rStyle w:val="Hyperlink"/>
            <w:rFonts w:asciiTheme="minorHAnsi" w:eastAsia="Arial" w:hAnsiTheme="minorHAnsi" w:cstheme="minorHAnsi"/>
          </w:rPr>
          <w:t>https://doi.org/10.1139/cjz-2013-0127</w:t>
        </w:r>
      </w:hyperlink>
    </w:p>
    <w:p w14:paraId="185A2A06"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Maron, M., &amp; Fitzsimons, J. (2007). Agricultural intensification and loss of matrix </w:t>
      </w:r>
      <w:r>
        <w:rPr>
          <w:rFonts w:asciiTheme="minorHAnsi" w:eastAsia="Arial" w:hAnsiTheme="minorHAnsi" w:cstheme="minorHAnsi"/>
        </w:rPr>
        <w:tab/>
      </w:r>
      <w:r w:rsidRPr="00D253EF">
        <w:rPr>
          <w:rFonts w:asciiTheme="minorHAnsi" w:eastAsia="Arial" w:hAnsiTheme="minorHAnsi" w:cstheme="minorHAnsi"/>
        </w:rPr>
        <w:t xml:space="preserve">habitat over 23 years in the West Wimmera, south-eastern Australia. </w:t>
      </w:r>
      <w:r>
        <w:rPr>
          <w:rFonts w:asciiTheme="minorHAnsi" w:eastAsia="Arial" w:hAnsiTheme="minorHAnsi" w:cstheme="minorHAnsi"/>
        </w:rPr>
        <w:tab/>
      </w:r>
      <w:r w:rsidRPr="00D253EF">
        <w:rPr>
          <w:rFonts w:asciiTheme="minorHAnsi" w:eastAsia="Arial" w:hAnsiTheme="minorHAnsi" w:cstheme="minorHAnsi"/>
          <w:i/>
        </w:rPr>
        <w:t>Biological Conservation, 135</w:t>
      </w:r>
      <w:r w:rsidRPr="00D253EF">
        <w:rPr>
          <w:rFonts w:asciiTheme="minorHAnsi" w:eastAsia="Arial" w:hAnsiTheme="minorHAnsi" w:cstheme="minorHAnsi"/>
        </w:rPr>
        <w:t xml:space="preserve">, 587–593. </w:t>
      </w:r>
      <w:r>
        <w:rPr>
          <w:rFonts w:asciiTheme="minorHAnsi" w:eastAsia="Arial" w:hAnsiTheme="minorHAnsi" w:cstheme="minorHAnsi"/>
        </w:rPr>
        <w:tab/>
      </w:r>
      <w:hyperlink r:id="rId123" w:history="1">
        <w:r w:rsidRPr="001843D3">
          <w:rPr>
            <w:rStyle w:val="Hyperlink"/>
            <w:rFonts w:asciiTheme="minorHAnsi" w:eastAsia="Arial" w:hAnsiTheme="minorHAnsi" w:cstheme="minorHAnsi"/>
          </w:rPr>
          <w:t>https://doi.org/10.1016/j.biocon.2006.10.051</w:t>
        </w:r>
      </w:hyperlink>
    </w:p>
    <w:p w14:paraId="560ADE21"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Marquardt, S., &amp; Choate, J. (2009). Influence of thermal environment on food habits </w:t>
      </w:r>
      <w:r>
        <w:rPr>
          <w:rFonts w:asciiTheme="minorHAnsi" w:eastAsia="Arial" w:hAnsiTheme="minorHAnsi" w:cstheme="minorHAnsi"/>
        </w:rPr>
        <w:tab/>
      </w:r>
      <w:r w:rsidRPr="00D253EF">
        <w:rPr>
          <w:rFonts w:asciiTheme="minorHAnsi" w:eastAsia="Arial" w:hAnsiTheme="minorHAnsi" w:cstheme="minorHAnsi"/>
        </w:rPr>
        <w:t xml:space="preserve">of female cave myotis (MYOTIS VELIFER). </w:t>
      </w:r>
      <w:r w:rsidRPr="00D253EF">
        <w:rPr>
          <w:rFonts w:asciiTheme="minorHAnsi" w:eastAsia="Arial" w:hAnsiTheme="minorHAnsi" w:cstheme="minorHAnsi"/>
          <w:i/>
        </w:rPr>
        <w:t>Southwestern Naturalist, 54</w:t>
      </w:r>
      <w:r w:rsidRPr="00D253EF">
        <w:rPr>
          <w:rFonts w:asciiTheme="minorHAnsi" w:eastAsia="Arial" w:hAnsiTheme="minorHAnsi" w:cstheme="minorHAnsi"/>
        </w:rPr>
        <w:t>(2)</w:t>
      </w:r>
      <w:r w:rsidRPr="00D253EF">
        <w:rPr>
          <w:rFonts w:asciiTheme="minorHAnsi" w:eastAsia="Arial" w:hAnsiTheme="minorHAnsi" w:cstheme="minorHAnsi"/>
          <w:i/>
        </w:rPr>
        <w:t>,</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166–175.</w:t>
      </w:r>
      <w:r>
        <w:rPr>
          <w:rFonts w:asciiTheme="minorHAnsi" w:eastAsia="Arial" w:hAnsiTheme="minorHAnsi" w:cstheme="minorHAnsi"/>
        </w:rPr>
        <w:t xml:space="preserve"> </w:t>
      </w:r>
      <w:hyperlink r:id="rId124" w:history="1">
        <w:r w:rsidRPr="001843D3">
          <w:rPr>
            <w:rStyle w:val="Hyperlink"/>
            <w:rFonts w:asciiTheme="minorHAnsi" w:eastAsia="Arial" w:hAnsiTheme="minorHAnsi" w:cstheme="minorHAnsi"/>
          </w:rPr>
          <w:t>https://doi.org/10.1894/MD-01.1</w:t>
        </w:r>
      </w:hyperlink>
    </w:p>
    <w:p w14:paraId="79F8696F"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Meierhofer, M., Wang, H., Grant, W., Young, J., Johnston, L., Wolf, L., Evans, J., </w:t>
      </w:r>
      <w:r>
        <w:rPr>
          <w:rFonts w:asciiTheme="minorHAnsi" w:eastAsia="Arial" w:hAnsiTheme="minorHAnsi" w:cstheme="minorHAnsi"/>
        </w:rPr>
        <w:tab/>
      </w:r>
      <w:r w:rsidRPr="00D253EF">
        <w:rPr>
          <w:rFonts w:asciiTheme="minorHAnsi" w:eastAsia="Arial" w:hAnsiTheme="minorHAnsi" w:cstheme="minorHAnsi"/>
        </w:rPr>
        <w:t xml:space="preserve">Pierce, B., Szewczak, J., &amp; Morrison, M. (2018). Use of Box-Beam Bridges as </w:t>
      </w:r>
      <w:r>
        <w:rPr>
          <w:rFonts w:asciiTheme="minorHAnsi" w:eastAsia="Arial" w:hAnsiTheme="minorHAnsi" w:cstheme="minorHAnsi"/>
        </w:rPr>
        <w:tab/>
      </w:r>
      <w:r w:rsidRPr="00D253EF">
        <w:rPr>
          <w:rFonts w:asciiTheme="minorHAnsi" w:eastAsia="Arial" w:hAnsiTheme="minorHAnsi" w:cstheme="minorHAnsi"/>
        </w:rPr>
        <w:t xml:space="preserve">Day Roosts by Mexican Free-tailed Bats (Tadarida brasiliensis) in Texas. </w:t>
      </w:r>
      <w:r>
        <w:rPr>
          <w:rFonts w:asciiTheme="minorHAnsi" w:eastAsia="Arial" w:hAnsiTheme="minorHAnsi" w:cstheme="minorHAnsi"/>
        </w:rPr>
        <w:tab/>
      </w:r>
      <w:r w:rsidRPr="00D253EF">
        <w:rPr>
          <w:rFonts w:asciiTheme="minorHAnsi" w:eastAsia="Arial" w:hAnsiTheme="minorHAnsi" w:cstheme="minorHAnsi"/>
          <w:i/>
        </w:rPr>
        <w:t>Northeastern Naturalist, 17</w:t>
      </w:r>
      <w:r w:rsidRPr="00D253EF">
        <w:rPr>
          <w:rFonts w:asciiTheme="minorHAnsi" w:eastAsia="Arial" w:hAnsiTheme="minorHAnsi" w:cstheme="minorHAnsi"/>
        </w:rPr>
        <w:t xml:space="preserve">(4), 605–615. </w:t>
      </w:r>
      <w:r>
        <w:rPr>
          <w:rFonts w:asciiTheme="minorHAnsi" w:eastAsia="Arial" w:hAnsiTheme="minorHAnsi" w:cstheme="minorHAnsi"/>
        </w:rPr>
        <w:tab/>
      </w:r>
      <w:hyperlink r:id="rId125" w:history="1">
        <w:r w:rsidRPr="001843D3">
          <w:rPr>
            <w:rStyle w:val="Hyperlink"/>
            <w:rFonts w:asciiTheme="minorHAnsi" w:eastAsia="Arial" w:hAnsiTheme="minorHAnsi" w:cstheme="minorHAnsi"/>
          </w:rPr>
          <w:t>https://doi.org/10.1656/058.017.0410</w:t>
        </w:r>
      </w:hyperlink>
    </w:p>
    <w:p w14:paraId="49F1B22C"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Meyer, C., Fründ, J., Lizano, W., &amp; Kalko, E. (2008). Ecological correlates of </w:t>
      </w:r>
      <w:r>
        <w:rPr>
          <w:rFonts w:asciiTheme="minorHAnsi" w:eastAsia="Arial" w:hAnsiTheme="minorHAnsi" w:cstheme="minorHAnsi"/>
        </w:rPr>
        <w:tab/>
      </w:r>
      <w:r w:rsidRPr="00D253EF">
        <w:rPr>
          <w:rFonts w:asciiTheme="minorHAnsi" w:eastAsia="Arial" w:hAnsiTheme="minorHAnsi" w:cstheme="minorHAnsi"/>
        </w:rPr>
        <w:t xml:space="preserve">vulnerability to fragmentation in Neotropical bats. </w:t>
      </w:r>
      <w:r w:rsidRPr="00D253EF">
        <w:rPr>
          <w:rFonts w:asciiTheme="minorHAnsi" w:eastAsia="Arial" w:hAnsiTheme="minorHAnsi" w:cstheme="minorHAnsi"/>
          <w:i/>
        </w:rPr>
        <w:t xml:space="preserve">Journal of Applied </w:t>
      </w:r>
      <w:r>
        <w:rPr>
          <w:rFonts w:asciiTheme="minorHAnsi" w:eastAsia="Arial" w:hAnsiTheme="minorHAnsi" w:cstheme="minorHAnsi"/>
          <w:i/>
        </w:rPr>
        <w:tab/>
      </w:r>
      <w:r w:rsidRPr="00D253EF">
        <w:rPr>
          <w:rFonts w:asciiTheme="minorHAnsi" w:eastAsia="Arial" w:hAnsiTheme="minorHAnsi" w:cstheme="minorHAnsi"/>
          <w:i/>
        </w:rPr>
        <w:t>Ecology, 45</w:t>
      </w:r>
      <w:r w:rsidRPr="00D253EF">
        <w:rPr>
          <w:rFonts w:asciiTheme="minorHAnsi" w:eastAsia="Arial" w:hAnsiTheme="minorHAnsi" w:cstheme="minorHAnsi"/>
        </w:rPr>
        <w:t xml:space="preserve">(1), 381–391. </w:t>
      </w:r>
      <w:hyperlink r:id="rId126" w:history="1">
        <w:r w:rsidRPr="001843D3">
          <w:rPr>
            <w:rStyle w:val="Hyperlink"/>
            <w:rFonts w:asciiTheme="minorHAnsi" w:eastAsia="Arial" w:hAnsiTheme="minorHAnsi" w:cstheme="minorHAnsi"/>
          </w:rPr>
          <w:t>https://doi.org/10.1111/j.1365-2664.2007.01389.x</w:t>
        </w:r>
      </w:hyperlink>
    </w:p>
    <w:p w14:paraId="584D1CB9" w14:textId="77777777" w:rsidR="00772596" w:rsidRPr="00D253EF" w:rsidRDefault="00772596" w:rsidP="00E238A4">
      <w:pPr>
        <w:spacing w:after="240"/>
        <w:rPr>
          <w:rFonts w:asciiTheme="minorHAnsi" w:eastAsia="Arial" w:hAnsiTheme="minorHAnsi" w:cstheme="minorHAnsi"/>
        </w:rPr>
      </w:pPr>
      <w:r w:rsidRPr="007B49F4">
        <w:rPr>
          <w:rFonts w:asciiTheme="minorHAnsi" w:eastAsia="Arial" w:hAnsiTheme="minorHAnsi" w:cstheme="minorHAnsi"/>
        </w:rPr>
        <w:t xml:space="preserve">Meyer, C., Struebig, M., &amp; Willig, M. (2015). Responses of tropical bats to habitat </w:t>
      </w:r>
      <w:r w:rsidRPr="007B49F4">
        <w:rPr>
          <w:rFonts w:asciiTheme="minorHAnsi" w:eastAsia="Arial" w:hAnsiTheme="minorHAnsi" w:cstheme="minorHAnsi"/>
        </w:rPr>
        <w:tab/>
        <w:t xml:space="preserve">fragmentation, logging, and deforestation. In: C. Voigt, T. Kingston (Eds.), </w:t>
      </w:r>
      <w:r w:rsidRPr="007B49F4">
        <w:rPr>
          <w:rFonts w:asciiTheme="minorHAnsi" w:eastAsia="Arial" w:hAnsiTheme="minorHAnsi" w:cstheme="minorHAnsi"/>
        </w:rPr>
        <w:tab/>
      </w:r>
      <w:r w:rsidRPr="007B49F4">
        <w:rPr>
          <w:rFonts w:asciiTheme="minorHAnsi" w:eastAsia="Arial" w:hAnsiTheme="minorHAnsi" w:cstheme="minorHAnsi"/>
          <w:i/>
        </w:rPr>
        <w:t>Bats in the Anthropocene: Conservation of Bats in a Changing World</w:t>
      </w:r>
      <w:r w:rsidRPr="007B49F4">
        <w:rPr>
          <w:rFonts w:asciiTheme="minorHAnsi" w:eastAsia="Arial" w:hAnsiTheme="minorHAnsi" w:cstheme="minorHAnsi"/>
        </w:rPr>
        <w:t xml:space="preserve"> (pp. 63–</w:t>
      </w:r>
      <w:r w:rsidRPr="007B49F4">
        <w:rPr>
          <w:rFonts w:asciiTheme="minorHAnsi" w:eastAsia="Arial" w:hAnsiTheme="minorHAnsi" w:cstheme="minorHAnsi"/>
        </w:rPr>
        <w:tab/>
        <w:t xml:space="preserve">103). Springer International. </w:t>
      </w:r>
      <w:hyperlink r:id="rId127" w:history="1">
        <w:r w:rsidRPr="007B49F4">
          <w:rPr>
            <w:rStyle w:val="Hyperlink"/>
            <w:rFonts w:asciiTheme="minorHAnsi" w:eastAsia="Arial" w:hAnsiTheme="minorHAnsi" w:cstheme="minorHAnsi"/>
          </w:rPr>
          <w:t>https://doi.org/10.1007/978-3-319-25220-9_4</w:t>
        </w:r>
      </w:hyperlink>
    </w:p>
    <w:p w14:paraId="2153BDC6" w14:textId="77777777" w:rsidR="00772596" w:rsidRDefault="00772596" w:rsidP="00E238A4">
      <w:pPr>
        <w:spacing w:after="240"/>
        <w:rPr>
          <w:rFonts w:asciiTheme="minorHAnsi" w:eastAsia="Arial" w:hAnsiTheme="minorHAnsi" w:cstheme="minorHAnsi"/>
        </w:rPr>
      </w:pPr>
      <w:r w:rsidRPr="00821D68">
        <w:rPr>
          <w:rFonts w:asciiTheme="minorHAnsi" w:eastAsia="Arial" w:hAnsiTheme="minorHAnsi" w:cstheme="minorHAnsi"/>
        </w:rPr>
        <w:t xml:space="preserve">Mills, D. (2021). Summer and autumn activity patterns of the eastern bent-wing bat </w:t>
      </w:r>
      <w:r>
        <w:rPr>
          <w:rFonts w:asciiTheme="minorHAnsi" w:eastAsia="Arial" w:hAnsiTheme="minorHAnsi" w:cstheme="minorHAnsi"/>
        </w:rPr>
        <w:tab/>
      </w:r>
      <w:r w:rsidRPr="00821D68">
        <w:rPr>
          <w:rFonts w:asciiTheme="minorHAnsi" w:eastAsia="Arial" w:hAnsiTheme="minorHAnsi" w:cstheme="minorHAnsi"/>
        </w:rPr>
        <w:t>(</w:t>
      </w:r>
      <w:r w:rsidRPr="00C678C2">
        <w:rPr>
          <w:rFonts w:asciiTheme="minorHAnsi" w:eastAsia="Arial" w:hAnsiTheme="minorHAnsi" w:cstheme="minorHAnsi"/>
          <w:i/>
          <w:iCs/>
        </w:rPr>
        <w:t>Miniopterus orianae oceanensis</w:t>
      </w:r>
      <w:r w:rsidRPr="00821D68">
        <w:rPr>
          <w:rFonts w:asciiTheme="minorHAnsi" w:eastAsia="Arial" w:hAnsiTheme="minorHAnsi" w:cstheme="minorHAnsi"/>
        </w:rPr>
        <w:t xml:space="preserve">) at a large maternity site in southern New </w:t>
      </w:r>
      <w:r>
        <w:rPr>
          <w:rFonts w:asciiTheme="minorHAnsi" w:eastAsia="Arial" w:hAnsiTheme="minorHAnsi" w:cstheme="minorHAnsi"/>
        </w:rPr>
        <w:tab/>
      </w:r>
      <w:r w:rsidRPr="00821D68">
        <w:rPr>
          <w:rFonts w:asciiTheme="minorHAnsi" w:eastAsia="Arial" w:hAnsiTheme="minorHAnsi" w:cstheme="minorHAnsi"/>
        </w:rPr>
        <w:t xml:space="preserve">South Wales1. </w:t>
      </w:r>
      <w:r w:rsidRPr="00C678C2">
        <w:rPr>
          <w:rFonts w:asciiTheme="minorHAnsi" w:eastAsia="Arial" w:hAnsiTheme="minorHAnsi" w:cstheme="minorHAnsi"/>
          <w:i/>
          <w:iCs/>
        </w:rPr>
        <w:t>Australian Journal of Zoology</w:t>
      </w:r>
      <w:r w:rsidRPr="00821D68">
        <w:rPr>
          <w:rFonts w:asciiTheme="minorHAnsi" w:eastAsia="Arial" w:hAnsiTheme="minorHAnsi" w:cstheme="minorHAnsi"/>
        </w:rPr>
        <w:t xml:space="preserve">. </w:t>
      </w:r>
      <w:r>
        <w:rPr>
          <w:rFonts w:asciiTheme="minorHAnsi" w:eastAsia="Arial" w:hAnsiTheme="minorHAnsi" w:cstheme="minorHAnsi"/>
        </w:rPr>
        <w:tab/>
      </w:r>
      <w:hyperlink r:id="rId128" w:history="1">
        <w:r w:rsidRPr="00C55A07">
          <w:rPr>
            <w:rStyle w:val="Hyperlink"/>
            <w:rFonts w:asciiTheme="minorHAnsi" w:eastAsia="Arial" w:hAnsiTheme="minorHAnsi" w:cstheme="minorHAnsi"/>
          </w:rPr>
          <w:t>https://doi.org/10.1071/ZO20041</w:t>
        </w:r>
      </w:hyperlink>
    </w:p>
    <w:p w14:paraId="24A4233B" w14:textId="77777777" w:rsidR="00772596" w:rsidRPr="00D253EF" w:rsidRDefault="00772596" w:rsidP="00E238A4">
      <w:pPr>
        <w:spacing w:after="240"/>
        <w:rPr>
          <w:rFonts w:asciiTheme="minorHAnsi" w:eastAsia="Arial" w:hAnsiTheme="minorHAnsi" w:cstheme="minorHAnsi"/>
        </w:rPr>
      </w:pPr>
      <w:r w:rsidRPr="00821D68">
        <w:rPr>
          <w:rFonts w:asciiTheme="minorHAnsi" w:eastAsia="Arial" w:hAnsiTheme="minorHAnsi" w:cstheme="minorHAnsi"/>
        </w:rPr>
        <w:t xml:space="preserve"> </w:t>
      </w:r>
      <w:r w:rsidRPr="00D253EF">
        <w:rPr>
          <w:rFonts w:asciiTheme="minorHAnsi" w:eastAsia="Arial" w:hAnsiTheme="minorHAnsi" w:cstheme="minorHAnsi"/>
        </w:rPr>
        <w:t xml:space="preserve">Mogoutnov, A., &amp; Venning, J. (2014). Remnant tree decline in agricultural regions </w:t>
      </w:r>
      <w:r>
        <w:rPr>
          <w:rFonts w:asciiTheme="minorHAnsi" w:eastAsia="Arial" w:hAnsiTheme="minorHAnsi" w:cstheme="minorHAnsi"/>
        </w:rPr>
        <w:tab/>
      </w:r>
      <w:r w:rsidRPr="00D253EF">
        <w:rPr>
          <w:rFonts w:asciiTheme="minorHAnsi" w:eastAsia="Arial" w:hAnsiTheme="minorHAnsi" w:cstheme="minorHAnsi"/>
        </w:rPr>
        <w:t xml:space="preserve">of South Australia. </w:t>
      </w:r>
      <w:r w:rsidRPr="00D253EF">
        <w:rPr>
          <w:rFonts w:asciiTheme="minorHAnsi" w:eastAsia="Arial" w:hAnsiTheme="minorHAnsi" w:cstheme="minorHAnsi"/>
          <w:i/>
        </w:rPr>
        <w:t>Pacific Conservation Biology, 20</w:t>
      </w:r>
      <w:r w:rsidRPr="00D253EF">
        <w:rPr>
          <w:rFonts w:asciiTheme="minorHAnsi" w:eastAsia="Arial" w:hAnsiTheme="minorHAnsi" w:cstheme="minorHAnsi"/>
        </w:rPr>
        <w:t xml:space="preserve">(4), 366–375. </w:t>
      </w:r>
      <w:r>
        <w:rPr>
          <w:rFonts w:asciiTheme="minorHAnsi" w:eastAsia="Arial" w:hAnsiTheme="minorHAnsi" w:cstheme="minorHAnsi"/>
        </w:rPr>
        <w:tab/>
      </w:r>
      <w:hyperlink r:id="rId129" w:history="1">
        <w:r w:rsidRPr="001843D3">
          <w:rPr>
            <w:rStyle w:val="Hyperlink"/>
            <w:rFonts w:asciiTheme="minorHAnsi" w:eastAsia="Arial" w:hAnsiTheme="minorHAnsi" w:cstheme="minorHAnsi"/>
          </w:rPr>
          <w:t>https://doi.org/10.1071/PC140366</w:t>
        </w:r>
      </w:hyperlink>
    </w:p>
    <w:p w14:paraId="47E86127"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Moreton Bay Regional Council. (2021). Samford Valley area About the profile areas. </w:t>
      </w:r>
      <w:r>
        <w:rPr>
          <w:rFonts w:asciiTheme="minorHAnsi" w:eastAsia="Arial" w:hAnsiTheme="minorHAnsi" w:cstheme="minorHAnsi"/>
        </w:rPr>
        <w:tab/>
      </w:r>
      <w:r w:rsidRPr="00D253EF">
        <w:rPr>
          <w:rFonts w:asciiTheme="minorHAnsi" w:eastAsia="Arial" w:hAnsiTheme="minorHAnsi" w:cstheme="minorHAnsi"/>
        </w:rPr>
        <w:t xml:space="preserve">Retrieved from </w:t>
      </w:r>
      <w:hyperlink r:id="rId130" w:history="1">
        <w:r w:rsidRPr="001843D3">
          <w:rPr>
            <w:rStyle w:val="Hyperlink"/>
            <w:rFonts w:asciiTheme="minorHAnsi" w:eastAsia="Arial" w:hAnsiTheme="minorHAnsi" w:cstheme="minorHAnsi"/>
          </w:rPr>
          <w:t>https://profile.id.com.au/moreton-bay/about?WebID=450</w:t>
        </w:r>
      </w:hyperlink>
    </w:p>
    <w:p w14:paraId="38E40363"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Moretto, L., &amp; Francis, C. (2017). What factors limit bat abundance and diversity in </w:t>
      </w:r>
      <w:r>
        <w:rPr>
          <w:rFonts w:asciiTheme="minorHAnsi" w:eastAsia="Arial" w:hAnsiTheme="minorHAnsi" w:cstheme="minorHAnsi"/>
        </w:rPr>
        <w:tab/>
      </w:r>
      <w:r w:rsidRPr="00D253EF">
        <w:rPr>
          <w:rFonts w:asciiTheme="minorHAnsi" w:eastAsia="Arial" w:hAnsiTheme="minorHAnsi" w:cstheme="minorHAnsi"/>
        </w:rPr>
        <w:t xml:space="preserve">temperate, North American urban environments? </w:t>
      </w:r>
      <w:r w:rsidRPr="00D253EF">
        <w:rPr>
          <w:rFonts w:asciiTheme="minorHAnsi" w:eastAsia="Arial" w:hAnsiTheme="minorHAnsi" w:cstheme="minorHAnsi"/>
          <w:i/>
        </w:rPr>
        <w:t xml:space="preserve">Journal of Urban Ecology, </w:t>
      </w:r>
      <w:r>
        <w:rPr>
          <w:rFonts w:asciiTheme="minorHAnsi" w:eastAsia="Arial" w:hAnsiTheme="minorHAnsi" w:cstheme="minorHAnsi"/>
          <w:i/>
        </w:rPr>
        <w:tab/>
      </w:r>
      <w:r w:rsidRPr="00D253EF">
        <w:rPr>
          <w:rFonts w:asciiTheme="minorHAnsi" w:eastAsia="Arial" w:hAnsiTheme="minorHAnsi" w:cstheme="minorHAnsi"/>
          <w:i/>
        </w:rPr>
        <w:t>3</w:t>
      </w:r>
      <w:r w:rsidRPr="00D253EF">
        <w:rPr>
          <w:rFonts w:asciiTheme="minorHAnsi" w:eastAsia="Arial" w:hAnsiTheme="minorHAnsi" w:cstheme="minorHAnsi"/>
        </w:rPr>
        <w:t>(1), 1-9.</w:t>
      </w:r>
      <w:r>
        <w:rPr>
          <w:rFonts w:asciiTheme="minorHAnsi" w:eastAsia="Arial" w:hAnsiTheme="minorHAnsi" w:cstheme="minorHAnsi"/>
        </w:rPr>
        <w:t xml:space="preserve"> </w:t>
      </w:r>
      <w:hyperlink r:id="rId131" w:history="1">
        <w:r w:rsidRPr="001843D3">
          <w:rPr>
            <w:rStyle w:val="Hyperlink"/>
            <w:rFonts w:asciiTheme="minorHAnsi" w:eastAsia="Arial" w:hAnsiTheme="minorHAnsi" w:cstheme="minorHAnsi"/>
          </w:rPr>
          <w:t>https://doi.org/10.1093/jue/jux016</w:t>
        </w:r>
      </w:hyperlink>
    </w:p>
    <w:p w14:paraId="1E62CE39"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Morris, A., Miller, D., &amp; Kalcounis‐Rueppell, M. (2010). Use of Forest Edges by Bats </w:t>
      </w:r>
      <w:r>
        <w:rPr>
          <w:rFonts w:asciiTheme="minorHAnsi" w:eastAsia="Arial" w:hAnsiTheme="minorHAnsi" w:cstheme="minorHAnsi"/>
        </w:rPr>
        <w:tab/>
      </w:r>
      <w:r w:rsidRPr="00D253EF">
        <w:rPr>
          <w:rFonts w:asciiTheme="minorHAnsi" w:eastAsia="Arial" w:hAnsiTheme="minorHAnsi" w:cstheme="minorHAnsi"/>
        </w:rPr>
        <w:t xml:space="preserve">in a Managed Pine Forest Landscape. </w:t>
      </w:r>
      <w:r w:rsidRPr="00D253EF">
        <w:rPr>
          <w:rFonts w:asciiTheme="minorHAnsi" w:eastAsia="Arial" w:hAnsiTheme="minorHAnsi" w:cstheme="minorHAnsi"/>
          <w:i/>
        </w:rPr>
        <w:t>Journal of Wildlife Management, 74</w:t>
      </w:r>
      <w:r w:rsidRPr="00D253EF">
        <w:rPr>
          <w:rFonts w:asciiTheme="minorHAnsi" w:eastAsia="Arial" w:hAnsiTheme="minorHAnsi" w:cstheme="minorHAnsi"/>
        </w:rPr>
        <w:t>(1)</w:t>
      </w:r>
      <w:r w:rsidRPr="00D253EF">
        <w:rPr>
          <w:rFonts w:asciiTheme="minorHAnsi" w:eastAsia="Arial" w:hAnsiTheme="minorHAnsi" w:cstheme="minorHAnsi"/>
          <w:i/>
        </w:rPr>
        <w:t>,</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 xml:space="preserve">26–34. </w:t>
      </w:r>
      <w:hyperlink r:id="rId132" w:history="1">
        <w:r w:rsidRPr="001843D3">
          <w:rPr>
            <w:rStyle w:val="Hyperlink"/>
            <w:rFonts w:asciiTheme="minorHAnsi" w:eastAsia="Arial" w:hAnsiTheme="minorHAnsi" w:cstheme="minorHAnsi"/>
          </w:rPr>
          <w:t>https://doi.org/10.2193/2008-471</w:t>
        </w:r>
      </w:hyperlink>
    </w:p>
    <w:p w14:paraId="4F8E31B4"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Moss, C., &amp; Surlykke, A. (2001). Auditory scene analysis by echolocation in bats. The </w:t>
      </w:r>
      <w:r>
        <w:rPr>
          <w:rFonts w:asciiTheme="minorHAnsi" w:eastAsia="Arial" w:hAnsiTheme="minorHAnsi" w:cstheme="minorHAnsi"/>
        </w:rPr>
        <w:tab/>
      </w:r>
      <w:r w:rsidRPr="00D253EF">
        <w:rPr>
          <w:rFonts w:asciiTheme="minorHAnsi" w:eastAsia="Arial" w:hAnsiTheme="minorHAnsi" w:cstheme="minorHAnsi"/>
        </w:rPr>
        <w:t xml:space="preserve">Journal of the </w:t>
      </w:r>
      <w:r w:rsidRPr="00D253EF">
        <w:rPr>
          <w:rFonts w:asciiTheme="minorHAnsi" w:eastAsia="Arial" w:hAnsiTheme="minorHAnsi" w:cstheme="minorHAnsi"/>
        </w:rPr>
        <w:tab/>
      </w:r>
      <w:r w:rsidRPr="00D253EF">
        <w:rPr>
          <w:rFonts w:asciiTheme="minorHAnsi" w:eastAsia="Arial" w:hAnsiTheme="minorHAnsi" w:cstheme="minorHAnsi"/>
          <w:i/>
        </w:rPr>
        <w:t>Acoustical Society of America, 110</w:t>
      </w:r>
      <w:r w:rsidRPr="00D253EF">
        <w:rPr>
          <w:rFonts w:asciiTheme="minorHAnsi" w:eastAsia="Arial" w:hAnsiTheme="minorHAnsi" w:cstheme="minorHAnsi"/>
        </w:rPr>
        <w:t xml:space="preserve">(4), 2207–2226. </w:t>
      </w:r>
      <w:r>
        <w:rPr>
          <w:rFonts w:asciiTheme="minorHAnsi" w:eastAsia="Arial" w:hAnsiTheme="minorHAnsi" w:cstheme="minorHAnsi"/>
        </w:rPr>
        <w:tab/>
      </w:r>
      <w:hyperlink r:id="rId133" w:history="1">
        <w:r w:rsidRPr="001843D3">
          <w:rPr>
            <w:rStyle w:val="Hyperlink"/>
            <w:rFonts w:asciiTheme="minorHAnsi" w:eastAsia="Arial" w:hAnsiTheme="minorHAnsi" w:cstheme="minorHAnsi"/>
          </w:rPr>
          <w:t>https://doi.org/10.1121/1.1398051</w:t>
        </w:r>
      </w:hyperlink>
    </w:p>
    <w:p w14:paraId="1D15ADCB"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Murphy, M. (2014). Roost caves of the Eastern Horseshoe Bat “Rhinolophus </w:t>
      </w:r>
      <w:r>
        <w:rPr>
          <w:rFonts w:asciiTheme="minorHAnsi" w:eastAsia="Arial" w:hAnsiTheme="minorHAnsi" w:cstheme="minorHAnsi"/>
        </w:rPr>
        <w:tab/>
      </w:r>
      <w:r w:rsidRPr="00D253EF">
        <w:rPr>
          <w:rFonts w:asciiTheme="minorHAnsi" w:eastAsia="Arial" w:hAnsiTheme="minorHAnsi" w:cstheme="minorHAnsi"/>
        </w:rPr>
        <w:t xml:space="preserve">megaphyllus” Gray, 1834 (’Chiroptera: Rhinolophidae’) in the PiIIiga forest in </w:t>
      </w:r>
      <w:r>
        <w:rPr>
          <w:rFonts w:asciiTheme="minorHAnsi" w:eastAsia="Arial" w:hAnsiTheme="minorHAnsi" w:cstheme="minorHAnsi"/>
        </w:rPr>
        <w:tab/>
      </w:r>
      <w:r w:rsidRPr="00D253EF">
        <w:rPr>
          <w:rFonts w:asciiTheme="minorHAnsi" w:eastAsia="Arial" w:hAnsiTheme="minorHAnsi" w:cstheme="minorHAnsi"/>
        </w:rPr>
        <w:t xml:space="preserve">northern inland New South Wales, Australia. </w:t>
      </w:r>
      <w:r w:rsidRPr="00D253EF">
        <w:rPr>
          <w:rFonts w:asciiTheme="minorHAnsi" w:eastAsia="Arial" w:hAnsiTheme="minorHAnsi" w:cstheme="minorHAnsi"/>
          <w:i/>
        </w:rPr>
        <w:t>Australian Zoologist, 37</w:t>
      </w:r>
      <w:r w:rsidRPr="00D253EF">
        <w:rPr>
          <w:rFonts w:asciiTheme="minorHAnsi" w:eastAsia="Arial" w:hAnsiTheme="minorHAnsi" w:cstheme="minorHAnsi"/>
        </w:rPr>
        <w:t>, 117–</w:t>
      </w:r>
      <w:r>
        <w:rPr>
          <w:rFonts w:asciiTheme="minorHAnsi" w:eastAsia="Arial" w:hAnsiTheme="minorHAnsi" w:cstheme="minorHAnsi"/>
        </w:rPr>
        <w:tab/>
      </w:r>
      <w:r w:rsidRPr="00D253EF">
        <w:rPr>
          <w:rFonts w:asciiTheme="minorHAnsi" w:eastAsia="Arial" w:hAnsiTheme="minorHAnsi" w:cstheme="minorHAnsi"/>
        </w:rPr>
        <w:t xml:space="preserve">126. </w:t>
      </w:r>
      <w:hyperlink r:id="rId134" w:history="1">
        <w:r w:rsidRPr="00D253EF">
          <w:rPr>
            <w:rStyle w:val="Hyperlink"/>
            <w:rFonts w:asciiTheme="minorHAnsi" w:eastAsia="Arial" w:hAnsiTheme="minorHAnsi" w:cstheme="minorHAnsi"/>
          </w:rPr>
          <w:t>https://doi.org/10.7882/AZ.2014.008</w:t>
        </w:r>
      </w:hyperlink>
    </w:p>
    <w:p w14:paraId="63B911B2"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Nakamoto, A., Kinjo, K., Izawa, M. (2007). Food habits of Orii's flying-fox, Pteropus </w:t>
      </w:r>
      <w:r>
        <w:rPr>
          <w:rFonts w:asciiTheme="minorHAnsi" w:eastAsia="Arial" w:hAnsiTheme="minorHAnsi" w:cstheme="minorHAnsi"/>
        </w:rPr>
        <w:tab/>
      </w:r>
      <w:r w:rsidRPr="00D253EF">
        <w:rPr>
          <w:rFonts w:asciiTheme="minorHAnsi" w:eastAsia="Arial" w:hAnsiTheme="minorHAnsi" w:cstheme="minorHAnsi"/>
        </w:rPr>
        <w:t xml:space="preserve">dasymallus inopinatus, in relation to food availability in an urban area of </w:t>
      </w:r>
      <w:r>
        <w:rPr>
          <w:rFonts w:asciiTheme="minorHAnsi" w:eastAsia="Arial" w:hAnsiTheme="minorHAnsi" w:cstheme="minorHAnsi"/>
        </w:rPr>
        <w:tab/>
      </w:r>
      <w:r w:rsidRPr="00D253EF">
        <w:rPr>
          <w:rFonts w:asciiTheme="minorHAnsi" w:eastAsia="Arial" w:hAnsiTheme="minorHAnsi" w:cstheme="minorHAnsi"/>
        </w:rPr>
        <w:t xml:space="preserve">Okinawa-jima Island, the Ryukyu Archipelago, Japan. </w:t>
      </w:r>
      <w:r w:rsidRPr="00D253EF">
        <w:rPr>
          <w:rFonts w:asciiTheme="minorHAnsi" w:eastAsia="Arial" w:hAnsiTheme="minorHAnsi" w:cstheme="minorHAnsi"/>
          <w:i/>
        </w:rPr>
        <w:t xml:space="preserve">Acta Chiropterologica, </w:t>
      </w:r>
      <w:r>
        <w:rPr>
          <w:rFonts w:asciiTheme="minorHAnsi" w:eastAsia="Arial" w:hAnsiTheme="minorHAnsi" w:cstheme="minorHAnsi"/>
          <w:i/>
        </w:rPr>
        <w:tab/>
      </w:r>
      <w:r w:rsidRPr="00D253EF">
        <w:rPr>
          <w:rFonts w:asciiTheme="minorHAnsi" w:eastAsia="Arial" w:hAnsiTheme="minorHAnsi" w:cstheme="minorHAnsi"/>
          <w:i/>
        </w:rPr>
        <w:t>9</w:t>
      </w:r>
      <w:r w:rsidRPr="00D253EF">
        <w:rPr>
          <w:rFonts w:asciiTheme="minorHAnsi" w:eastAsia="Arial" w:hAnsiTheme="minorHAnsi" w:cstheme="minorHAnsi"/>
        </w:rPr>
        <w:t xml:space="preserve">, 237-249. </w:t>
      </w:r>
      <w:hyperlink r:id="rId135" w:history="1">
        <w:r w:rsidRPr="001843D3">
          <w:rPr>
            <w:rStyle w:val="Hyperlink"/>
            <w:rFonts w:asciiTheme="minorHAnsi" w:eastAsia="Arial" w:hAnsiTheme="minorHAnsi" w:cstheme="minorHAnsi"/>
          </w:rPr>
          <w:t xml:space="preserve">https://doi.org/10.3161/17335329(2007)9[237:FHOOFP </w:t>
        </w:r>
        <w:r w:rsidRPr="001843D3">
          <w:rPr>
            <w:rStyle w:val="Hyperlink"/>
            <w:rFonts w:asciiTheme="minorHAnsi" w:eastAsia="Arial" w:hAnsiTheme="minorHAnsi" w:cstheme="minorHAnsi"/>
          </w:rPr>
          <w:tab/>
          <w:t>]2.0.CO;2</w:t>
        </w:r>
      </w:hyperlink>
    </w:p>
    <w:p w14:paraId="4DE8C868"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Newsome, L., &amp; Sheridan, A. (2018). Taking Stock: Identifying the Growing </w:t>
      </w:r>
      <w:r>
        <w:rPr>
          <w:rFonts w:asciiTheme="minorHAnsi" w:eastAsia="Arial" w:hAnsiTheme="minorHAnsi" w:cstheme="minorHAnsi"/>
        </w:rPr>
        <w:tab/>
      </w:r>
      <w:r w:rsidRPr="00D253EF">
        <w:rPr>
          <w:rFonts w:asciiTheme="minorHAnsi" w:eastAsia="Arial" w:hAnsiTheme="minorHAnsi" w:cstheme="minorHAnsi"/>
        </w:rPr>
        <w:t xml:space="preserve">Agricultural Service Sector in </w:t>
      </w:r>
      <w:r w:rsidRPr="00D253EF">
        <w:rPr>
          <w:rFonts w:asciiTheme="minorHAnsi" w:eastAsia="Arial" w:hAnsiTheme="minorHAnsi" w:cstheme="minorHAnsi"/>
        </w:rPr>
        <w:tab/>
        <w:t xml:space="preserve">Australia. </w:t>
      </w:r>
      <w:r w:rsidRPr="00D253EF">
        <w:rPr>
          <w:rFonts w:asciiTheme="minorHAnsi" w:eastAsia="Arial" w:hAnsiTheme="minorHAnsi" w:cstheme="minorHAnsi"/>
          <w:i/>
          <w:iCs/>
        </w:rPr>
        <w:t xml:space="preserve">Australasian Agribusiness Review, </w:t>
      </w:r>
      <w:r>
        <w:rPr>
          <w:rFonts w:asciiTheme="minorHAnsi" w:eastAsia="Arial" w:hAnsiTheme="minorHAnsi" w:cstheme="minorHAnsi"/>
          <w:i/>
          <w:iCs/>
        </w:rPr>
        <w:tab/>
      </w:r>
      <w:r w:rsidRPr="00D253EF">
        <w:rPr>
          <w:rFonts w:asciiTheme="minorHAnsi" w:eastAsia="Arial" w:hAnsiTheme="minorHAnsi" w:cstheme="minorHAnsi"/>
          <w:i/>
          <w:iCs/>
        </w:rPr>
        <w:t>2018</w:t>
      </w:r>
      <w:r w:rsidRPr="00D253EF">
        <w:rPr>
          <w:rFonts w:asciiTheme="minorHAnsi" w:eastAsia="Arial" w:hAnsiTheme="minorHAnsi" w:cstheme="minorHAnsi"/>
        </w:rPr>
        <w:t xml:space="preserve">(26), 1-18. </w:t>
      </w:r>
      <w:hyperlink r:id="rId136" w:history="1">
        <w:r w:rsidRPr="001843D3">
          <w:rPr>
            <w:rStyle w:val="Hyperlink"/>
            <w:rFonts w:asciiTheme="minorHAnsi" w:eastAsia="Arial" w:hAnsiTheme="minorHAnsi" w:cstheme="minorHAnsi"/>
          </w:rPr>
          <w:t>https://doi.org/10.22004/ag.econ.285016</w:t>
        </w:r>
      </w:hyperlink>
    </w:p>
    <w:p w14:paraId="765D2973"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Ng, P., Sodhi, N., &amp; Brook, B. (2003). Catastrophic extinctions follow deforestation in </w:t>
      </w:r>
      <w:r>
        <w:rPr>
          <w:rFonts w:asciiTheme="minorHAnsi" w:eastAsia="Arial" w:hAnsiTheme="minorHAnsi" w:cstheme="minorHAnsi"/>
        </w:rPr>
        <w:tab/>
      </w:r>
      <w:r w:rsidRPr="00D253EF">
        <w:rPr>
          <w:rFonts w:asciiTheme="minorHAnsi" w:eastAsia="Arial" w:hAnsiTheme="minorHAnsi" w:cstheme="minorHAnsi"/>
        </w:rPr>
        <w:t xml:space="preserve">Singapore. </w:t>
      </w:r>
      <w:r w:rsidRPr="00D253EF">
        <w:rPr>
          <w:rFonts w:asciiTheme="minorHAnsi" w:eastAsia="Arial" w:hAnsiTheme="minorHAnsi" w:cstheme="minorHAnsi"/>
          <w:i/>
          <w:iCs/>
        </w:rPr>
        <w:t>Nature (London), 424</w:t>
      </w:r>
      <w:r w:rsidRPr="00D253EF">
        <w:rPr>
          <w:rFonts w:asciiTheme="minorHAnsi" w:eastAsia="Arial" w:hAnsiTheme="minorHAnsi" w:cstheme="minorHAnsi"/>
        </w:rPr>
        <w:t xml:space="preserve">(6947), 420–426. </w:t>
      </w:r>
      <w:r>
        <w:rPr>
          <w:rFonts w:asciiTheme="minorHAnsi" w:eastAsia="Arial" w:hAnsiTheme="minorHAnsi" w:cstheme="minorHAnsi"/>
        </w:rPr>
        <w:tab/>
      </w:r>
      <w:hyperlink r:id="rId137" w:history="1">
        <w:r w:rsidRPr="001843D3">
          <w:rPr>
            <w:rStyle w:val="Hyperlink"/>
            <w:rFonts w:asciiTheme="minorHAnsi" w:eastAsia="Arial" w:hAnsiTheme="minorHAnsi" w:cstheme="minorHAnsi"/>
          </w:rPr>
          <w:t>https://doi.org/10.1038/nature01795</w:t>
        </w:r>
      </w:hyperlink>
    </w:p>
    <w:p w14:paraId="6F0C21A7"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NSW Government. (2019). Little Bentwing-bat – profile. Retrieved from </w:t>
      </w:r>
      <w:r w:rsidRPr="00D253EF">
        <w:rPr>
          <w:rFonts w:asciiTheme="minorHAnsi" w:eastAsia="Arial" w:hAnsiTheme="minorHAnsi" w:cstheme="minorHAnsi"/>
        </w:rPr>
        <w:tab/>
      </w:r>
      <w:hyperlink r:id="rId138" w:history="1">
        <w:r w:rsidRPr="001843D3">
          <w:rPr>
            <w:rStyle w:val="Hyperlink"/>
            <w:rFonts w:asciiTheme="minorHAnsi" w:eastAsia="Arial" w:hAnsiTheme="minorHAnsi" w:cstheme="minorHAnsi"/>
          </w:rPr>
          <w:t>https://www.environment.nsw.gov.au/threatenedspeciesapp/profile.aspx?i</w:t>
        </w:r>
        <w:r w:rsidRPr="001843D3">
          <w:rPr>
            <w:rStyle w:val="Hyperlink"/>
            <w:rFonts w:asciiTheme="minorHAnsi" w:eastAsia="Arial" w:hAnsiTheme="minorHAnsi" w:cstheme="minorHAnsi"/>
          </w:rPr>
          <w:tab/>
          <w:t>d=10533</w:t>
        </w:r>
      </w:hyperlink>
    </w:p>
    <w:p w14:paraId="3F73EDB1"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Ober, H., de Torrez, E., Mccleery, R., Bailey, A., &amp; Gore, J. (2017). Sexual dimorphism </w:t>
      </w:r>
      <w:r>
        <w:rPr>
          <w:rFonts w:asciiTheme="minorHAnsi" w:eastAsia="Arial" w:hAnsiTheme="minorHAnsi" w:cstheme="minorHAnsi"/>
        </w:rPr>
        <w:tab/>
      </w:r>
      <w:r w:rsidRPr="00D253EF">
        <w:rPr>
          <w:rFonts w:asciiTheme="minorHAnsi" w:eastAsia="Arial" w:hAnsiTheme="minorHAnsi" w:cstheme="minorHAnsi"/>
        </w:rPr>
        <w:t xml:space="preserve">in the endangered Florida bonneted bat, Eumops floridanus (Chiroptera: </w:t>
      </w:r>
      <w:r>
        <w:rPr>
          <w:rFonts w:asciiTheme="minorHAnsi" w:eastAsia="Arial" w:hAnsiTheme="minorHAnsi" w:cstheme="minorHAnsi"/>
        </w:rPr>
        <w:tab/>
      </w:r>
      <w:r w:rsidRPr="00D253EF">
        <w:rPr>
          <w:rFonts w:asciiTheme="minorHAnsi" w:eastAsia="Arial" w:hAnsiTheme="minorHAnsi" w:cstheme="minorHAnsi"/>
        </w:rPr>
        <w:t xml:space="preserve">Molossidae). </w:t>
      </w:r>
      <w:r w:rsidRPr="00D253EF">
        <w:rPr>
          <w:rFonts w:asciiTheme="minorHAnsi" w:eastAsia="Arial" w:hAnsiTheme="minorHAnsi" w:cstheme="minorHAnsi"/>
          <w:i/>
        </w:rPr>
        <w:t>Florida Scientist, 80</w:t>
      </w:r>
      <w:r w:rsidRPr="00D253EF">
        <w:rPr>
          <w:rFonts w:asciiTheme="minorHAnsi" w:eastAsia="Arial" w:hAnsiTheme="minorHAnsi" w:cstheme="minorHAnsi"/>
        </w:rPr>
        <w:t xml:space="preserve">(1), 38–48. </w:t>
      </w:r>
      <w:r>
        <w:rPr>
          <w:rFonts w:asciiTheme="minorHAnsi" w:eastAsia="Arial" w:hAnsiTheme="minorHAnsi" w:cstheme="minorHAnsi"/>
        </w:rPr>
        <w:tab/>
      </w:r>
      <w:hyperlink r:id="rId139" w:history="1">
        <w:r w:rsidRPr="001843D3">
          <w:rPr>
            <w:rStyle w:val="Hyperlink"/>
            <w:rFonts w:asciiTheme="minorHAnsi" w:eastAsia="Arial" w:hAnsiTheme="minorHAnsi" w:cstheme="minorHAnsi"/>
          </w:rPr>
          <w:t>https://www.jstor.org/stable/44202493</w:t>
        </w:r>
      </w:hyperlink>
    </w:p>
    <w:p w14:paraId="5D727A0A"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Park, K. (2015). Mitigating the impacts of agriculture on biodiversity: bats and their </w:t>
      </w:r>
      <w:r>
        <w:rPr>
          <w:rFonts w:asciiTheme="minorHAnsi" w:eastAsia="Arial" w:hAnsiTheme="minorHAnsi" w:cstheme="minorHAnsi"/>
        </w:rPr>
        <w:tab/>
      </w:r>
      <w:r w:rsidRPr="00D253EF">
        <w:rPr>
          <w:rFonts w:asciiTheme="minorHAnsi" w:eastAsia="Arial" w:hAnsiTheme="minorHAnsi" w:cstheme="minorHAnsi"/>
        </w:rPr>
        <w:t xml:space="preserve">potential role as bioindicators. </w:t>
      </w:r>
      <w:r w:rsidRPr="00D253EF">
        <w:rPr>
          <w:rFonts w:asciiTheme="minorHAnsi" w:eastAsia="Arial" w:hAnsiTheme="minorHAnsi" w:cstheme="minorHAnsi"/>
          <w:i/>
        </w:rPr>
        <w:t>Mammalian Biology, 80</w:t>
      </w:r>
      <w:r w:rsidRPr="00D253EF">
        <w:rPr>
          <w:rFonts w:asciiTheme="minorHAnsi" w:eastAsia="Arial" w:hAnsiTheme="minorHAnsi" w:cstheme="minorHAnsi"/>
        </w:rPr>
        <w:t>(3), 191–204.</w:t>
      </w:r>
      <w:r w:rsidRPr="00D253EF">
        <w:rPr>
          <w:rFonts w:asciiTheme="minorHAnsi" w:eastAsia="Arial" w:hAnsiTheme="minorHAnsi" w:cstheme="minorHAnsi"/>
        </w:rPr>
        <w:tab/>
      </w:r>
      <w:hyperlink r:id="rId140" w:history="1">
        <w:r w:rsidRPr="00D253EF">
          <w:rPr>
            <w:rStyle w:val="Hyperlink"/>
            <w:rFonts w:asciiTheme="minorHAnsi" w:eastAsia="Arial" w:hAnsiTheme="minorHAnsi" w:cstheme="minorHAnsi"/>
          </w:rPr>
          <w:t>https://doi.org/10.1016/j.mambio.2014.10.004</w:t>
        </w:r>
      </w:hyperlink>
    </w:p>
    <w:p w14:paraId="0BC0AA34"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Pavey, C. &amp; Burwell, C. (2004). Foraging ecology of three species of hipposiderid </w:t>
      </w:r>
      <w:r>
        <w:rPr>
          <w:rFonts w:asciiTheme="minorHAnsi" w:eastAsia="Arial" w:hAnsiTheme="minorHAnsi" w:cstheme="minorHAnsi"/>
        </w:rPr>
        <w:tab/>
      </w:r>
      <w:r w:rsidRPr="00D253EF">
        <w:rPr>
          <w:rFonts w:asciiTheme="minorHAnsi" w:eastAsia="Arial" w:hAnsiTheme="minorHAnsi" w:cstheme="minorHAnsi"/>
        </w:rPr>
        <w:t xml:space="preserve">bats in tropical rainforest in north-east Australia. </w:t>
      </w:r>
      <w:r w:rsidRPr="00D253EF">
        <w:rPr>
          <w:rFonts w:asciiTheme="minorHAnsi" w:eastAsia="Arial" w:hAnsiTheme="minorHAnsi" w:cstheme="minorHAnsi"/>
          <w:i/>
        </w:rPr>
        <w:t>Wildlife Research, 27</w:t>
      </w:r>
      <w:r w:rsidRPr="00D253EF">
        <w:rPr>
          <w:rFonts w:asciiTheme="minorHAnsi" w:eastAsia="Arial" w:hAnsiTheme="minorHAnsi" w:cstheme="minorHAnsi"/>
        </w:rPr>
        <w:t xml:space="preserve">(3), </w:t>
      </w:r>
      <w:r>
        <w:rPr>
          <w:rFonts w:asciiTheme="minorHAnsi" w:eastAsia="Arial" w:hAnsiTheme="minorHAnsi" w:cstheme="minorHAnsi"/>
        </w:rPr>
        <w:tab/>
      </w:r>
      <w:r w:rsidRPr="00D253EF">
        <w:rPr>
          <w:rFonts w:asciiTheme="minorHAnsi" w:eastAsia="Arial" w:hAnsiTheme="minorHAnsi" w:cstheme="minorHAnsi"/>
        </w:rPr>
        <w:t>403-413.</w:t>
      </w:r>
      <w:hyperlink r:id="rId141" w:history="1">
        <w:r w:rsidRPr="001843D3">
          <w:rPr>
            <w:rStyle w:val="Hyperlink"/>
            <w:rFonts w:asciiTheme="minorHAnsi" w:eastAsia="Arial" w:hAnsiTheme="minorHAnsi" w:cstheme="minorHAnsi"/>
          </w:rPr>
          <w:t>https://doi.org/10.1071/WR03106</w:t>
        </w:r>
      </w:hyperlink>
    </w:p>
    <w:p w14:paraId="794E34D3"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Peixoto, F., Braga, P., &amp; Mendes, P. (2018). A synthesis of ecological and </w:t>
      </w:r>
      <w:r>
        <w:rPr>
          <w:rFonts w:asciiTheme="minorHAnsi" w:eastAsia="Arial" w:hAnsiTheme="minorHAnsi" w:cstheme="minorHAnsi"/>
        </w:rPr>
        <w:tab/>
      </w:r>
      <w:r w:rsidRPr="00D253EF">
        <w:rPr>
          <w:rFonts w:asciiTheme="minorHAnsi" w:eastAsia="Arial" w:hAnsiTheme="minorHAnsi" w:cstheme="minorHAnsi"/>
        </w:rPr>
        <w:t xml:space="preserve">evolutionary determinants of bat diversity across spatial scales. </w:t>
      </w:r>
      <w:r w:rsidRPr="00D253EF">
        <w:rPr>
          <w:rFonts w:asciiTheme="minorHAnsi" w:eastAsia="Arial" w:hAnsiTheme="minorHAnsi" w:cstheme="minorHAnsi"/>
          <w:i/>
          <w:iCs/>
        </w:rPr>
        <w:t xml:space="preserve">BMC </w:t>
      </w:r>
      <w:r>
        <w:rPr>
          <w:rFonts w:asciiTheme="minorHAnsi" w:eastAsia="Arial" w:hAnsiTheme="minorHAnsi" w:cstheme="minorHAnsi"/>
          <w:i/>
          <w:iCs/>
        </w:rPr>
        <w:tab/>
      </w:r>
      <w:r w:rsidRPr="00D253EF">
        <w:rPr>
          <w:rFonts w:asciiTheme="minorHAnsi" w:eastAsia="Arial" w:hAnsiTheme="minorHAnsi" w:cstheme="minorHAnsi"/>
          <w:i/>
          <w:iCs/>
        </w:rPr>
        <w:t>Ecology, 18</w:t>
      </w:r>
      <w:r w:rsidRPr="00D253EF">
        <w:rPr>
          <w:rFonts w:asciiTheme="minorHAnsi" w:eastAsia="Arial" w:hAnsiTheme="minorHAnsi" w:cstheme="minorHAnsi"/>
        </w:rPr>
        <w:t xml:space="preserve">(1), 18–18. </w:t>
      </w:r>
      <w:hyperlink r:id="rId142" w:history="1">
        <w:r w:rsidRPr="001843D3">
          <w:rPr>
            <w:rStyle w:val="Hyperlink"/>
            <w:rFonts w:asciiTheme="minorHAnsi" w:eastAsia="Arial" w:hAnsiTheme="minorHAnsi" w:cstheme="minorHAnsi"/>
          </w:rPr>
          <w:t>https://doi.org/10.1186/s12898-018-0174-z</w:t>
        </w:r>
      </w:hyperlink>
      <w:r w:rsidRPr="00D253EF">
        <w:rPr>
          <w:rFonts w:asciiTheme="minorHAnsi" w:eastAsia="Arial" w:hAnsiTheme="minorHAnsi" w:cstheme="minorHAnsi"/>
        </w:rPr>
        <w:t xml:space="preserve"> </w:t>
      </w:r>
    </w:p>
    <w:p w14:paraId="484D7BBC"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Pennay, M., Law, B., &amp; Lunney, D. (2011). Review of the distribution and status of </w:t>
      </w:r>
      <w:r>
        <w:rPr>
          <w:rFonts w:asciiTheme="minorHAnsi" w:eastAsia="Arial" w:hAnsiTheme="minorHAnsi" w:cstheme="minorHAnsi"/>
        </w:rPr>
        <w:tab/>
      </w:r>
      <w:r w:rsidRPr="00D253EF">
        <w:rPr>
          <w:rFonts w:asciiTheme="minorHAnsi" w:eastAsia="Arial" w:hAnsiTheme="minorHAnsi" w:cstheme="minorHAnsi"/>
        </w:rPr>
        <w:t xml:space="preserve">the bat fauna of New </w:t>
      </w:r>
      <w:r w:rsidRPr="00D253EF">
        <w:rPr>
          <w:rFonts w:asciiTheme="minorHAnsi" w:eastAsia="Arial" w:hAnsiTheme="minorHAnsi" w:cstheme="minorHAnsi"/>
        </w:rPr>
        <w:tab/>
        <w:t xml:space="preserve">South Wales and the Australian Capital Territory. </w:t>
      </w:r>
      <w:r>
        <w:rPr>
          <w:rFonts w:asciiTheme="minorHAnsi" w:eastAsia="Arial" w:hAnsiTheme="minorHAnsi" w:cstheme="minorHAnsi"/>
        </w:rPr>
        <w:tab/>
      </w:r>
      <w:r w:rsidRPr="00D253EF">
        <w:rPr>
          <w:rFonts w:asciiTheme="minorHAnsi" w:eastAsia="Arial" w:hAnsiTheme="minorHAnsi" w:cstheme="minorHAnsi"/>
          <w:i/>
        </w:rPr>
        <w:t>Australian Zoologist, 35</w:t>
      </w:r>
      <w:r w:rsidRPr="00D253EF">
        <w:rPr>
          <w:rFonts w:asciiTheme="minorHAnsi" w:eastAsia="Arial" w:hAnsiTheme="minorHAnsi" w:cstheme="minorHAnsi"/>
        </w:rPr>
        <w:t xml:space="preserve">, 226–256. </w:t>
      </w:r>
      <w:hyperlink r:id="rId143" w:history="1">
        <w:r w:rsidRPr="001843D3">
          <w:rPr>
            <w:rStyle w:val="Hyperlink"/>
            <w:rFonts w:asciiTheme="minorHAnsi" w:eastAsia="Arial" w:hAnsiTheme="minorHAnsi" w:cstheme="minorHAnsi"/>
          </w:rPr>
          <w:t>https://doi.org/10.7882/FS.2011.025</w:t>
        </w:r>
      </w:hyperlink>
    </w:p>
    <w:p w14:paraId="5F90C984"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Perry, R. W. (2013). A review of factors affecting cave climates for hibernating bats </w:t>
      </w:r>
      <w:r>
        <w:rPr>
          <w:rFonts w:asciiTheme="minorHAnsi" w:eastAsia="Arial" w:hAnsiTheme="minorHAnsi" w:cstheme="minorHAnsi"/>
        </w:rPr>
        <w:tab/>
      </w:r>
      <w:r w:rsidRPr="00D253EF">
        <w:rPr>
          <w:rFonts w:asciiTheme="minorHAnsi" w:eastAsia="Arial" w:hAnsiTheme="minorHAnsi" w:cstheme="minorHAnsi"/>
        </w:rPr>
        <w:t xml:space="preserve">in temperate North America. </w:t>
      </w:r>
      <w:r w:rsidRPr="00D253EF">
        <w:rPr>
          <w:rFonts w:asciiTheme="minorHAnsi" w:eastAsia="Arial" w:hAnsiTheme="minorHAnsi" w:cstheme="minorHAnsi"/>
          <w:i/>
        </w:rPr>
        <w:t xml:space="preserve">Environmental Reviews, 21, </w:t>
      </w:r>
      <w:r w:rsidRPr="00D253EF">
        <w:rPr>
          <w:rFonts w:asciiTheme="minorHAnsi" w:eastAsia="Arial" w:hAnsiTheme="minorHAnsi" w:cstheme="minorHAnsi"/>
        </w:rPr>
        <w:t xml:space="preserve">28-39. </w:t>
      </w:r>
      <w:r>
        <w:rPr>
          <w:rFonts w:asciiTheme="minorHAnsi" w:eastAsia="Arial" w:hAnsiTheme="minorHAnsi" w:cstheme="minorHAnsi"/>
        </w:rPr>
        <w:tab/>
      </w:r>
      <w:hyperlink r:id="rId144" w:history="1">
        <w:r w:rsidRPr="001843D3">
          <w:rPr>
            <w:rStyle w:val="Hyperlink"/>
            <w:rFonts w:asciiTheme="minorHAnsi" w:eastAsia="Arial" w:hAnsiTheme="minorHAnsi" w:cstheme="minorHAnsi"/>
          </w:rPr>
          <w:t>https://doi.org/10.1139/er-2012-0042</w:t>
        </w:r>
      </w:hyperlink>
    </w:p>
    <w:p w14:paraId="508FAE36"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Pottie, S., Lane, D., Kingston, T., Lee, B. (2005). The microchiropteran bat fauna of </w:t>
      </w:r>
      <w:r>
        <w:rPr>
          <w:rFonts w:asciiTheme="minorHAnsi" w:eastAsia="Arial" w:hAnsiTheme="minorHAnsi" w:cstheme="minorHAnsi"/>
        </w:rPr>
        <w:tab/>
      </w:r>
      <w:r w:rsidRPr="00D253EF">
        <w:rPr>
          <w:rFonts w:asciiTheme="minorHAnsi" w:eastAsia="Arial" w:hAnsiTheme="minorHAnsi" w:cstheme="minorHAnsi"/>
        </w:rPr>
        <w:t xml:space="preserve">Singapore.  </w:t>
      </w:r>
      <w:r w:rsidRPr="00D253EF">
        <w:rPr>
          <w:rFonts w:asciiTheme="minorHAnsi" w:eastAsia="Arial" w:hAnsiTheme="minorHAnsi" w:cstheme="minorHAnsi"/>
          <w:i/>
        </w:rPr>
        <w:t>Acta Chiropterologica, 7</w:t>
      </w:r>
      <w:r w:rsidRPr="00D253EF">
        <w:rPr>
          <w:rFonts w:asciiTheme="minorHAnsi" w:eastAsia="Arial" w:hAnsiTheme="minorHAnsi" w:cstheme="minorHAnsi"/>
        </w:rPr>
        <w:t xml:space="preserve">, 237-274. </w:t>
      </w:r>
      <w:r>
        <w:rPr>
          <w:rFonts w:asciiTheme="minorHAnsi" w:eastAsia="Arial" w:hAnsiTheme="minorHAnsi" w:cstheme="minorHAnsi"/>
        </w:rPr>
        <w:tab/>
      </w:r>
      <w:hyperlink r:id="rId145" w:history="1">
        <w:r w:rsidRPr="001843D3">
          <w:rPr>
            <w:rStyle w:val="Hyperlink"/>
            <w:rFonts w:asciiTheme="minorHAnsi" w:eastAsia="Arial" w:hAnsiTheme="minorHAnsi" w:cstheme="minorHAnsi"/>
          </w:rPr>
          <w:t>https://doi.org/10.3161/1733-5329(2005)7[237:TMBFOS]2.0.CO;2</w:t>
        </w:r>
      </w:hyperlink>
    </w:p>
    <w:p w14:paraId="331B1E9E" w14:textId="77777777" w:rsidR="00772596"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Queensland Government. (2019). Micro bats: The insect terminators. Retrieved </w:t>
      </w:r>
      <w:r>
        <w:rPr>
          <w:rFonts w:asciiTheme="minorHAnsi" w:eastAsia="Arial" w:hAnsiTheme="minorHAnsi" w:cstheme="minorHAnsi"/>
        </w:rPr>
        <w:tab/>
      </w:r>
      <w:r w:rsidRPr="00D253EF">
        <w:rPr>
          <w:rFonts w:asciiTheme="minorHAnsi" w:eastAsia="Arial" w:hAnsiTheme="minorHAnsi" w:cstheme="minorHAnsi"/>
        </w:rPr>
        <w:t xml:space="preserve">from </w:t>
      </w:r>
      <w:hyperlink r:id="rId146" w:history="1">
        <w:r w:rsidRPr="001843D3">
          <w:rPr>
            <w:rStyle w:val="Hyperlink"/>
            <w:rFonts w:asciiTheme="minorHAnsi" w:eastAsia="Arial" w:hAnsiTheme="minorHAnsi" w:cstheme="minorHAnsi"/>
          </w:rPr>
          <w:t>https://environment.des.qld.gov.au/wildlife/animals-az/micro-bats/</w:t>
        </w:r>
      </w:hyperlink>
    </w:p>
    <w:p w14:paraId="32725470"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Reardon, T.</w:t>
      </w:r>
      <w:r>
        <w:rPr>
          <w:rFonts w:asciiTheme="minorHAnsi" w:eastAsia="Arial" w:hAnsiTheme="minorHAnsi" w:cstheme="minorHAnsi"/>
        </w:rPr>
        <w:t xml:space="preserve"> B.</w:t>
      </w:r>
      <w:r w:rsidRPr="00D253EF">
        <w:rPr>
          <w:rFonts w:asciiTheme="minorHAnsi" w:eastAsia="Arial" w:hAnsiTheme="minorHAnsi" w:cstheme="minorHAnsi"/>
        </w:rPr>
        <w:t>, Armstrong, K.</w:t>
      </w:r>
      <w:r>
        <w:rPr>
          <w:rFonts w:asciiTheme="minorHAnsi" w:eastAsia="Arial" w:hAnsiTheme="minorHAnsi" w:cstheme="minorHAnsi"/>
        </w:rPr>
        <w:t xml:space="preserve"> N.</w:t>
      </w:r>
      <w:r w:rsidRPr="00D253EF">
        <w:rPr>
          <w:rFonts w:asciiTheme="minorHAnsi" w:eastAsia="Arial" w:hAnsiTheme="minorHAnsi" w:cstheme="minorHAnsi"/>
        </w:rPr>
        <w:t xml:space="preserve">, and Jackson, S. </w:t>
      </w:r>
      <w:r>
        <w:rPr>
          <w:rFonts w:asciiTheme="minorHAnsi" w:eastAsia="Arial" w:hAnsiTheme="minorHAnsi" w:cstheme="minorHAnsi"/>
        </w:rPr>
        <w:t xml:space="preserve">M. </w:t>
      </w:r>
      <w:r w:rsidRPr="00D253EF">
        <w:rPr>
          <w:rFonts w:asciiTheme="minorHAnsi" w:eastAsia="Arial" w:hAnsiTheme="minorHAnsi" w:cstheme="minorHAnsi"/>
        </w:rPr>
        <w:t xml:space="preserve">(2015). </w:t>
      </w:r>
      <w:r w:rsidRPr="00C43854">
        <w:rPr>
          <w:rFonts w:asciiTheme="minorHAnsi" w:eastAsia="Arial" w:hAnsiTheme="minorHAnsi" w:cstheme="minorHAnsi"/>
          <w:i/>
          <w:iCs/>
        </w:rPr>
        <w:t xml:space="preserve">A current taxonomic list </w:t>
      </w:r>
      <w:r>
        <w:rPr>
          <w:rFonts w:asciiTheme="minorHAnsi" w:eastAsia="Arial" w:hAnsiTheme="minorHAnsi" w:cstheme="minorHAnsi"/>
          <w:i/>
          <w:iCs/>
        </w:rPr>
        <w:tab/>
      </w:r>
      <w:r w:rsidRPr="00C43854">
        <w:rPr>
          <w:rFonts w:asciiTheme="minorHAnsi" w:eastAsia="Arial" w:hAnsiTheme="minorHAnsi" w:cstheme="minorHAnsi"/>
          <w:i/>
          <w:iCs/>
        </w:rPr>
        <w:t>of Australian Chiroptera</w:t>
      </w:r>
      <w:r w:rsidRPr="00D253EF">
        <w:rPr>
          <w:rFonts w:asciiTheme="minorHAnsi" w:eastAsia="Arial" w:hAnsiTheme="minorHAnsi" w:cstheme="minorHAnsi"/>
        </w:rPr>
        <w:t xml:space="preserve">. Australasian Bat Society. Retrieved from </w:t>
      </w:r>
      <w:r>
        <w:rPr>
          <w:rFonts w:asciiTheme="minorHAnsi" w:eastAsia="Arial" w:hAnsiTheme="minorHAnsi" w:cstheme="minorHAnsi"/>
        </w:rPr>
        <w:tab/>
      </w:r>
      <w:hyperlink r:id="rId147" w:history="1">
        <w:r w:rsidRPr="001843D3">
          <w:rPr>
            <w:rStyle w:val="Hyperlink"/>
            <w:rFonts w:asciiTheme="minorHAnsi" w:eastAsia="Arial" w:hAnsiTheme="minorHAnsi" w:cstheme="minorHAnsi"/>
          </w:rPr>
          <w:t>http://ausbats.org.au/taxonomic-list/4589345107</w:t>
        </w:r>
      </w:hyperlink>
    </w:p>
    <w:p w14:paraId="671E19A3"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Rhodes, M., &amp; Catterall, C. (2008). Spatial Foraging Behavior and Use of an Urban </w:t>
      </w:r>
      <w:r>
        <w:rPr>
          <w:rFonts w:asciiTheme="minorHAnsi" w:eastAsia="Arial" w:hAnsiTheme="minorHAnsi" w:cstheme="minorHAnsi"/>
        </w:rPr>
        <w:tab/>
      </w:r>
      <w:r w:rsidRPr="00D253EF">
        <w:rPr>
          <w:rFonts w:asciiTheme="minorHAnsi" w:eastAsia="Arial" w:hAnsiTheme="minorHAnsi" w:cstheme="minorHAnsi"/>
        </w:rPr>
        <w:t xml:space="preserve">Landscape by a Fast-Flying Bat, the Molossid Tadarida australis. </w:t>
      </w:r>
      <w:r w:rsidRPr="00D253EF">
        <w:rPr>
          <w:rFonts w:asciiTheme="minorHAnsi" w:eastAsia="Arial" w:hAnsiTheme="minorHAnsi" w:cstheme="minorHAnsi"/>
          <w:i/>
        </w:rPr>
        <w:t xml:space="preserve">Journal of </w:t>
      </w:r>
      <w:r>
        <w:rPr>
          <w:rFonts w:asciiTheme="minorHAnsi" w:eastAsia="Arial" w:hAnsiTheme="minorHAnsi" w:cstheme="minorHAnsi"/>
          <w:i/>
        </w:rPr>
        <w:tab/>
      </w:r>
      <w:r w:rsidRPr="00D253EF">
        <w:rPr>
          <w:rFonts w:asciiTheme="minorHAnsi" w:eastAsia="Arial" w:hAnsiTheme="minorHAnsi" w:cstheme="minorHAnsi"/>
          <w:i/>
        </w:rPr>
        <w:t>Mammalogy, 89</w:t>
      </w:r>
      <w:r w:rsidRPr="00D253EF">
        <w:rPr>
          <w:rFonts w:asciiTheme="minorHAnsi" w:eastAsia="Arial" w:hAnsiTheme="minorHAnsi" w:cstheme="minorHAnsi"/>
        </w:rPr>
        <w:t xml:space="preserve">(1), 34–42. </w:t>
      </w:r>
      <w:hyperlink r:id="rId148" w:history="1">
        <w:r w:rsidRPr="001843D3">
          <w:rPr>
            <w:rStyle w:val="Hyperlink"/>
            <w:rFonts w:asciiTheme="minorHAnsi" w:eastAsia="Arial" w:hAnsiTheme="minorHAnsi" w:cstheme="minorHAnsi"/>
          </w:rPr>
          <w:t>https://doi.org/10.1644/06-MAMM-A-393.1</w:t>
        </w:r>
      </w:hyperlink>
    </w:p>
    <w:p w14:paraId="08CA70F6" w14:textId="77777777" w:rsidR="00772596" w:rsidRPr="00D253EF" w:rsidRDefault="00772596" w:rsidP="00E238A4">
      <w:pPr>
        <w:spacing w:after="240"/>
        <w:rPr>
          <w:rFonts w:asciiTheme="minorHAnsi" w:eastAsia="Arial" w:hAnsiTheme="minorHAnsi" w:cstheme="minorHAnsi"/>
        </w:rPr>
      </w:pPr>
      <w:r w:rsidRPr="00AE3F6E">
        <w:rPr>
          <w:rFonts w:asciiTheme="minorHAnsi" w:eastAsia="Arial" w:hAnsiTheme="minorHAnsi" w:cstheme="minorHAnsi"/>
        </w:rPr>
        <w:t xml:space="preserve">Rhodes, M., &amp; Rhodes, M. P. (2015). </w:t>
      </w:r>
      <w:r w:rsidRPr="00AE3F6E">
        <w:rPr>
          <w:rFonts w:asciiTheme="minorHAnsi" w:eastAsia="Arial" w:hAnsiTheme="minorHAnsi" w:cstheme="minorHAnsi"/>
          <w:i/>
          <w:iCs/>
        </w:rPr>
        <w:t>Microbats of Brisbane’s inner west</w:t>
      </w:r>
      <w:r w:rsidRPr="00AE3F6E">
        <w:rPr>
          <w:rFonts w:asciiTheme="minorHAnsi" w:eastAsia="Arial" w:hAnsiTheme="minorHAnsi" w:cstheme="minorHAnsi"/>
        </w:rPr>
        <w:t xml:space="preserve">. Brisbane </w:t>
      </w:r>
      <w:r w:rsidRPr="00AE3F6E">
        <w:rPr>
          <w:rFonts w:asciiTheme="minorHAnsi" w:eastAsia="Arial" w:hAnsiTheme="minorHAnsi" w:cstheme="minorHAnsi"/>
        </w:rPr>
        <w:tab/>
        <w:t xml:space="preserve">City Council </w:t>
      </w:r>
      <w:hyperlink r:id="rId149" w:history="1">
        <w:r w:rsidRPr="00AE3F6E">
          <w:rPr>
            <w:rStyle w:val="Hyperlink"/>
            <w:rFonts w:asciiTheme="minorHAnsi" w:eastAsia="Arial" w:hAnsiTheme="minorHAnsi" w:cstheme="minorHAnsi"/>
          </w:rPr>
          <w:t xml:space="preserve">http://www.cwcn.org.au/images/Microbats_Inner </w:t>
        </w:r>
        <w:r w:rsidRPr="00AE3F6E">
          <w:rPr>
            <w:rStyle w:val="Hyperlink"/>
            <w:rFonts w:asciiTheme="minorHAnsi" w:eastAsia="Arial" w:hAnsiTheme="minorHAnsi" w:cstheme="minorHAnsi"/>
          </w:rPr>
          <w:tab/>
          <w:t>_West_Survey_Report_b.pdf</w:t>
        </w:r>
      </w:hyperlink>
    </w:p>
    <w:p w14:paraId="595C52AD" w14:textId="77777777" w:rsidR="00772596" w:rsidRPr="00D253EF" w:rsidRDefault="00772596" w:rsidP="00E238A4">
      <w:pPr>
        <w:spacing w:after="240"/>
        <w:rPr>
          <w:rFonts w:asciiTheme="minorHAnsi" w:eastAsia="Arial" w:hAnsiTheme="minorHAnsi" w:cstheme="minorHAnsi"/>
        </w:rPr>
      </w:pPr>
      <w:r w:rsidRPr="00401528">
        <w:rPr>
          <w:rFonts w:asciiTheme="minorHAnsi" w:eastAsia="Arial" w:hAnsiTheme="minorHAnsi" w:cstheme="minorHAnsi"/>
        </w:rPr>
        <w:t xml:space="preserve">Richards, G., Parish, S., &amp; Hall, L. </w:t>
      </w:r>
      <w:r>
        <w:rPr>
          <w:rFonts w:asciiTheme="minorHAnsi" w:eastAsia="Arial" w:hAnsiTheme="minorHAnsi" w:cstheme="minorHAnsi"/>
        </w:rPr>
        <w:t xml:space="preserve">S. </w:t>
      </w:r>
      <w:r w:rsidRPr="00401528">
        <w:rPr>
          <w:rFonts w:asciiTheme="minorHAnsi" w:eastAsia="Arial" w:hAnsiTheme="minorHAnsi" w:cstheme="minorHAnsi"/>
        </w:rPr>
        <w:t xml:space="preserve">(2012). </w:t>
      </w:r>
      <w:r w:rsidRPr="00401528">
        <w:rPr>
          <w:rFonts w:asciiTheme="minorHAnsi" w:eastAsia="Arial" w:hAnsiTheme="minorHAnsi" w:cstheme="minorHAnsi"/>
          <w:i/>
        </w:rPr>
        <w:t xml:space="preserve">A natural history of Australian bats </w:t>
      </w:r>
      <w:r>
        <w:rPr>
          <w:rFonts w:asciiTheme="minorHAnsi" w:eastAsia="Arial" w:hAnsiTheme="minorHAnsi" w:cstheme="minorHAnsi"/>
          <w:i/>
        </w:rPr>
        <w:tab/>
      </w:r>
      <w:r w:rsidRPr="00401528">
        <w:rPr>
          <w:rFonts w:asciiTheme="minorHAnsi" w:eastAsia="Arial" w:hAnsiTheme="minorHAnsi" w:cstheme="minorHAnsi"/>
          <w:i/>
        </w:rPr>
        <w:t xml:space="preserve">working the night shift. </w:t>
      </w:r>
      <w:r w:rsidRPr="00401528">
        <w:rPr>
          <w:rFonts w:asciiTheme="minorHAnsi" w:eastAsia="Arial" w:hAnsiTheme="minorHAnsi" w:cstheme="minorHAnsi"/>
        </w:rPr>
        <w:t xml:space="preserve">CSIRO Publishing. </w:t>
      </w:r>
      <w:r>
        <w:rPr>
          <w:rFonts w:asciiTheme="minorHAnsi" w:eastAsia="Arial" w:hAnsiTheme="minorHAnsi" w:cstheme="minorHAnsi"/>
        </w:rPr>
        <w:tab/>
      </w:r>
      <w:hyperlink r:id="rId150" w:history="1">
        <w:r w:rsidRPr="002D0BC5">
          <w:rPr>
            <w:rStyle w:val="Hyperlink"/>
            <w:rFonts w:asciiTheme="minorHAnsi" w:eastAsia="Arial" w:hAnsiTheme="minorHAnsi" w:cstheme="minorHAnsi"/>
          </w:rPr>
          <w:t>https://doi.org/10.1071/9780643103757</w:t>
        </w:r>
      </w:hyperlink>
    </w:p>
    <w:p w14:paraId="45DC915C"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Russo, D., &amp; Ancillotto, L. (2015). Sensitivity of bats to urbanization: a review. </w:t>
      </w:r>
      <w:r>
        <w:rPr>
          <w:rFonts w:asciiTheme="minorHAnsi" w:eastAsia="Arial" w:hAnsiTheme="minorHAnsi" w:cstheme="minorHAnsi"/>
        </w:rPr>
        <w:tab/>
      </w:r>
      <w:r w:rsidRPr="00D253EF">
        <w:rPr>
          <w:rFonts w:asciiTheme="minorHAnsi" w:eastAsia="Arial" w:hAnsiTheme="minorHAnsi" w:cstheme="minorHAnsi"/>
          <w:i/>
        </w:rPr>
        <w:t xml:space="preserve">Mammalian Biology, </w:t>
      </w:r>
      <w:r w:rsidRPr="00D253EF">
        <w:rPr>
          <w:rFonts w:asciiTheme="minorHAnsi" w:eastAsia="Arial" w:hAnsiTheme="minorHAnsi" w:cstheme="minorHAnsi"/>
          <w:i/>
        </w:rPr>
        <w:tab/>
        <w:t>80</w:t>
      </w:r>
      <w:r w:rsidRPr="00D253EF">
        <w:rPr>
          <w:rFonts w:asciiTheme="minorHAnsi" w:eastAsia="Arial" w:hAnsiTheme="minorHAnsi" w:cstheme="minorHAnsi"/>
        </w:rPr>
        <w:t>(3)</w:t>
      </w:r>
      <w:r w:rsidRPr="00D253EF">
        <w:rPr>
          <w:rFonts w:asciiTheme="minorHAnsi" w:eastAsia="Arial" w:hAnsiTheme="minorHAnsi" w:cstheme="minorHAnsi"/>
          <w:i/>
        </w:rPr>
        <w:t>,</w:t>
      </w:r>
      <w:r w:rsidRPr="00D253EF">
        <w:rPr>
          <w:rFonts w:asciiTheme="minorHAnsi" w:eastAsia="Arial" w:hAnsiTheme="minorHAnsi" w:cstheme="minorHAnsi"/>
        </w:rPr>
        <w:t xml:space="preserve"> 205–212. </w:t>
      </w:r>
      <w:r>
        <w:rPr>
          <w:rFonts w:asciiTheme="minorHAnsi" w:eastAsia="Arial" w:hAnsiTheme="minorHAnsi" w:cstheme="minorHAnsi"/>
        </w:rPr>
        <w:tab/>
      </w:r>
      <w:hyperlink r:id="rId151" w:history="1">
        <w:r w:rsidRPr="001843D3">
          <w:rPr>
            <w:rStyle w:val="Hyperlink"/>
            <w:rFonts w:asciiTheme="minorHAnsi" w:eastAsia="Arial" w:hAnsiTheme="minorHAnsi" w:cstheme="minorHAnsi"/>
          </w:rPr>
          <w:t>https://doi.org/10.1016/j.mambio.2014.10.003</w:t>
        </w:r>
      </w:hyperlink>
      <w:r w:rsidRPr="00D253EF">
        <w:rPr>
          <w:rFonts w:asciiTheme="minorHAnsi" w:eastAsia="Arial" w:hAnsiTheme="minorHAnsi" w:cstheme="minorHAnsi"/>
        </w:rPr>
        <w:t xml:space="preserve"> </w:t>
      </w:r>
    </w:p>
    <w:p w14:paraId="39C16072"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Russo, D., Cistrone, L., Budinski, I., Console, G., Della Corte, M., Milighetti, C.,Di </w:t>
      </w:r>
      <w:r>
        <w:rPr>
          <w:rFonts w:asciiTheme="minorHAnsi" w:eastAsia="Arial" w:hAnsiTheme="minorHAnsi" w:cstheme="minorHAnsi"/>
        </w:rPr>
        <w:tab/>
      </w:r>
      <w:r w:rsidRPr="00D253EF">
        <w:rPr>
          <w:rFonts w:asciiTheme="minorHAnsi" w:eastAsia="Arial" w:hAnsiTheme="minorHAnsi" w:cstheme="minorHAnsi"/>
        </w:rPr>
        <w:t xml:space="preserve">Salvo, I., Nardone, V., </w:t>
      </w:r>
      <w:r w:rsidRPr="00D253EF">
        <w:rPr>
          <w:rFonts w:asciiTheme="minorHAnsi" w:eastAsia="Arial" w:hAnsiTheme="minorHAnsi" w:cstheme="minorHAnsi"/>
        </w:rPr>
        <w:tab/>
        <w:t xml:space="preserve">Brigham, R. M., Ancillotto, L. (2017). Sociality </w:t>
      </w:r>
      <w:r>
        <w:rPr>
          <w:rFonts w:asciiTheme="minorHAnsi" w:eastAsia="Arial" w:hAnsiTheme="minorHAnsi" w:cstheme="minorHAnsi"/>
        </w:rPr>
        <w:tab/>
      </w:r>
      <w:r w:rsidRPr="00D253EF">
        <w:rPr>
          <w:rFonts w:asciiTheme="minorHAnsi" w:eastAsia="Arial" w:hAnsiTheme="minorHAnsi" w:cstheme="minorHAnsi"/>
        </w:rPr>
        <w:t xml:space="preserve">influences thermoregulation and roost switching in a forest bat using </w:t>
      </w:r>
      <w:r>
        <w:rPr>
          <w:rFonts w:asciiTheme="minorHAnsi" w:eastAsia="Arial" w:hAnsiTheme="minorHAnsi" w:cstheme="minorHAnsi"/>
        </w:rPr>
        <w:tab/>
      </w:r>
      <w:r w:rsidRPr="00D253EF">
        <w:rPr>
          <w:rFonts w:asciiTheme="minorHAnsi" w:eastAsia="Arial" w:hAnsiTheme="minorHAnsi" w:cstheme="minorHAnsi"/>
        </w:rPr>
        <w:t xml:space="preserve">ephemeral roosts. </w:t>
      </w:r>
      <w:r w:rsidRPr="00D253EF">
        <w:rPr>
          <w:rFonts w:asciiTheme="minorHAnsi" w:eastAsia="Arial" w:hAnsiTheme="minorHAnsi" w:cstheme="minorHAnsi"/>
          <w:i/>
        </w:rPr>
        <w:t>Ecology and Evolution, 7</w:t>
      </w:r>
      <w:r w:rsidRPr="00D253EF">
        <w:rPr>
          <w:rFonts w:asciiTheme="minorHAnsi" w:eastAsia="Arial" w:hAnsiTheme="minorHAnsi" w:cstheme="minorHAnsi"/>
        </w:rPr>
        <w:t>(14)</w:t>
      </w:r>
      <w:r w:rsidRPr="00D253EF">
        <w:rPr>
          <w:rFonts w:asciiTheme="minorHAnsi" w:eastAsia="Arial" w:hAnsiTheme="minorHAnsi" w:cstheme="minorHAnsi"/>
          <w:i/>
        </w:rPr>
        <w:t>,</w:t>
      </w:r>
      <w:r w:rsidRPr="00D253EF">
        <w:rPr>
          <w:rFonts w:asciiTheme="minorHAnsi" w:eastAsia="Arial" w:hAnsiTheme="minorHAnsi" w:cstheme="minorHAnsi"/>
        </w:rPr>
        <w:t xml:space="preserve"> 5310–5321. </w:t>
      </w:r>
      <w:r>
        <w:rPr>
          <w:rFonts w:asciiTheme="minorHAnsi" w:eastAsia="Arial" w:hAnsiTheme="minorHAnsi" w:cstheme="minorHAnsi"/>
        </w:rPr>
        <w:tab/>
      </w:r>
      <w:hyperlink r:id="rId152" w:history="1">
        <w:r w:rsidRPr="001843D3">
          <w:rPr>
            <w:rStyle w:val="Hyperlink"/>
            <w:rFonts w:asciiTheme="minorHAnsi" w:eastAsia="Arial" w:hAnsiTheme="minorHAnsi" w:cstheme="minorHAnsi"/>
          </w:rPr>
          <w:t>https://doi.org/10.1002/ece3.3111</w:t>
        </w:r>
      </w:hyperlink>
    </w:p>
    <w:p w14:paraId="4A9DD014"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Russo, D., Maglio, G., Rainho, A., Meyer, C., &amp; Palmeirim, J. (2011). Out of the dark: </w:t>
      </w:r>
      <w:r>
        <w:rPr>
          <w:rFonts w:asciiTheme="minorHAnsi" w:eastAsia="Arial" w:hAnsiTheme="minorHAnsi" w:cstheme="minorHAnsi"/>
        </w:rPr>
        <w:tab/>
      </w:r>
      <w:r w:rsidRPr="00D253EF">
        <w:rPr>
          <w:rFonts w:asciiTheme="minorHAnsi" w:eastAsia="Arial" w:hAnsiTheme="minorHAnsi" w:cstheme="minorHAnsi"/>
        </w:rPr>
        <w:t>Diurnal activity in</w:t>
      </w:r>
      <w:r>
        <w:rPr>
          <w:rFonts w:asciiTheme="minorHAnsi" w:eastAsia="Arial" w:hAnsiTheme="minorHAnsi" w:cstheme="minorHAnsi"/>
        </w:rPr>
        <w:t xml:space="preserve"> </w:t>
      </w:r>
      <w:r w:rsidRPr="00D253EF">
        <w:rPr>
          <w:rFonts w:asciiTheme="minorHAnsi" w:eastAsia="Arial" w:hAnsiTheme="minorHAnsi" w:cstheme="minorHAnsi"/>
        </w:rPr>
        <w:t xml:space="preserve">the bat Hipposideros ruber on São Tomé island (West </w:t>
      </w:r>
      <w:r>
        <w:rPr>
          <w:rFonts w:asciiTheme="minorHAnsi" w:eastAsia="Arial" w:hAnsiTheme="minorHAnsi" w:cstheme="minorHAnsi"/>
        </w:rPr>
        <w:tab/>
      </w:r>
      <w:r w:rsidRPr="00D253EF">
        <w:rPr>
          <w:rFonts w:asciiTheme="minorHAnsi" w:eastAsia="Arial" w:hAnsiTheme="minorHAnsi" w:cstheme="minorHAnsi"/>
        </w:rPr>
        <w:t xml:space="preserve">Africa). </w:t>
      </w:r>
      <w:r w:rsidRPr="00D253EF">
        <w:rPr>
          <w:rFonts w:asciiTheme="minorHAnsi" w:eastAsia="Arial" w:hAnsiTheme="minorHAnsi" w:cstheme="minorHAnsi"/>
          <w:i/>
        </w:rPr>
        <w:t>Mammalian Biology, 76</w:t>
      </w:r>
      <w:r w:rsidRPr="00D253EF">
        <w:rPr>
          <w:rFonts w:asciiTheme="minorHAnsi" w:eastAsia="Arial" w:hAnsiTheme="minorHAnsi" w:cstheme="minorHAnsi"/>
        </w:rPr>
        <w:t xml:space="preserve">(6), 701–708. </w:t>
      </w:r>
      <w:r>
        <w:rPr>
          <w:rFonts w:asciiTheme="minorHAnsi" w:eastAsia="Arial" w:hAnsiTheme="minorHAnsi" w:cstheme="minorHAnsi"/>
        </w:rPr>
        <w:tab/>
      </w:r>
      <w:hyperlink r:id="rId153" w:history="1">
        <w:r w:rsidRPr="001843D3">
          <w:rPr>
            <w:rStyle w:val="Hyperlink"/>
            <w:rFonts w:asciiTheme="minorHAnsi" w:eastAsia="Arial" w:hAnsiTheme="minorHAnsi" w:cstheme="minorHAnsi"/>
          </w:rPr>
          <w:t>https://doi.org/10.1016/j.mambio.2010.11.007</w:t>
        </w:r>
      </w:hyperlink>
    </w:p>
    <w:p w14:paraId="234460DD"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Santana, S., Dial, T., Eiting, T., Alfaro, M., &amp; Fenton, B. (2011). Roosting Ecology and </w:t>
      </w:r>
      <w:r>
        <w:rPr>
          <w:rFonts w:asciiTheme="minorHAnsi" w:eastAsia="Arial" w:hAnsiTheme="minorHAnsi" w:cstheme="minorHAnsi"/>
        </w:rPr>
        <w:tab/>
      </w:r>
      <w:r w:rsidRPr="00D253EF">
        <w:rPr>
          <w:rFonts w:asciiTheme="minorHAnsi" w:eastAsia="Arial" w:hAnsiTheme="minorHAnsi" w:cstheme="minorHAnsi"/>
        </w:rPr>
        <w:t xml:space="preserve">the Evolution of Pelage Markings in Bats (Roosting Ecology and Evolution of </w:t>
      </w:r>
      <w:r>
        <w:rPr>
          <w:rFonts w:asciiTheme="minorHAnsi" w:eastAsia="Arial" w:hAnsiTheme="minorHAnsi" w:cstheme="minorHAnsi"/>
        </w:rPr>
        <w:tab/>
      </w:r>
      <w:r w:rsidRPr="00D253EF">
        <w:rPr>
          <w:rFonts w:asciiTheme="minorHAnsi" w:eastAsia="Arial" w:hAnsiTheme="minorHAnsi" w:cstheme="minorHAnsi"/>
        </w:rPr>
        <w:t xml:space="preserve">Bat Markings). </w:t>
      </w:r>
      <w:r w:rsidRPr="00D253EF">
        <w:rPr>
          <w:rFonts w:asciiTheme="minorHAnsi" w:eastAsia="Arial" w:hAnsiTheme="minorHAnsi" w:cstheme="minorHAnsi"/>
          <w:i/>
        </w:rPr>
        <w:t>PLoS ONE, 6</w:t>
      </w:r>
      <w:r w:rsidRPr="00D253EF">
        <w:rPr>
          <w:rFonts w:asciiTheme="minorHAnsi" w:eastAsia="Arial" w:hAnsiTheme="minorHAnsi" w:cstheme="minorHAnsi"/>
        </w:rPr>
        <w:t>(10)</w:t>
      </w:r>
      <w:r w:rsidRPr="00D253EF">
        <w:rPr>
          <w:rFonts w:asciiTheme="minorHAnsi" w:eastAsia="Arial" w:hAnsiTheme="minorHAnsi" w:cstheme="minorHAnsi"/>
          <w:i/>
        </w:rPr>
        <w:t>,</w:t>
      </w:r>
      <w:r w:rsidRPr="00D253EF">
        <w:rPr>
          <w:rFonts w:asciiTheme="minorHAnsi" w:eastAsia="Arial" w:hAnsiTheme="minorHAnsi" w:cstheme="minorHAnsi"/>
        </w:rPr>
        <w:t xml:space="preserve"> e25845. </w:t>
      </w:r>
      <w:r>
        <w:rPr>
          <w:rFonts w:asciiTheme="minorHAnsi" w:eastAsia="Arial" w:hAnsiTheme="minorHAnsi" w:cstheme="minorHAnsi"/>
        </w:rPr>
        <w:tab/>
      </w:r>
      <w:hyperlink r:id="rId154" w:history="1">
        <w:r w:rsidRPr="001843D3">
          <w:rPr>
            <w:rStyle w:val="Hyperlink"/>
            <w:rFonts w:asciiTheme="minorHAnsi" w:eastAsia="Arial" w:hAnsiTheme="minorHAnsi" w:cstheme="minorHAnsi"/>
          </w:rPr>
          <w:t>https://doi.org/10.1371/journal.pone.0025845</w:t>
        </w:r>
      </w:hyperlink>
    </w:p>
    <w:p w14:paraId="1144D0B6"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Seebeck, J. H. &amp; Hamilton-Smith, E. (1968). </w:t>
      </w:r>
      <w:r w:rsidRPr="00D253EF">
        <w:rPr>
          <w:rFonts w:asciiTheme="minorHAnsi" w:eastAsia="Arial" w:hAnsiTheme="minorHAnsi" w:cstheme="minorHAnsi"/>
          <w:i/>
        </w:rPr>
        <w:t>Notes on a wintering colony of bats</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 xml:space="preserve">[Melbourne]: </w:t>
      </w:r>
      <w:r w:rsidRPr="00D253EF">
        <w:rPr>
          <w:rFonts w:asciiTheme="minorHAnsi" w:eastAsia="Arial" w:hAnsiTheme="minorHAnsi" w:cstheme="minorHAnsi"/>
        </w:rPr>
        <w:tab/>
        <w:t>Fisheries and Wildlife Dept</w:t>
      </w:r>
    </w:p>
    <w:p w14:paraId="1807821A"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Seltmann, A., Czirják, G., Courtiol, A., Bernard, H., Struebig, M., &amp; Voigt, C. (2017). </w:t>
      </w:r>
      <w:r>
        <w:rPr>
          <w:rFonts w:asciiTheme="minorHAnsi" w:eastAsia="Arial" w:hAnsiTheme="minorHAnsi" w:cstheme="minorHAnsi"/>
        </w:rPr>
        <w:tab/>
      </w:r>
      <w:r w:rsidRPr="00D253EF">
        <w:rPr>
          <w:rFonts w:asciiTheme="minorHAnsi" w:eastAsia="Arial" w:hAnsiTheme="minorHAnsi" w:cstheme="minorHAnsi"/>
        </w:rPr>
        <w:t xml:space="preserve">Habitat disturbance </w:t>
      </w:r>
      <w:r w:rsidRPr="00D253EF">
        <w:rPr>
          <w:rFonts w:asciiTheme="minorHAnsi" w:eastAsia="Arial" w:hAnsiTheme="minorHAnsi" w:cstheme="minorHAnsi"/>
        </w:rPr>
        <w:tab/>
        <w:t xml:space="preserve">results in chronic stress and impaired health status in </w:t>
      </w:r>
      <w:r>
        <w:rPr>
          <w:rFonts w:asciiTheme="minorHAnsi" w:eastAsia="Arial" w:hAnsiTheme="minorHAnsi" w:cstheme="minorHAnsi"/>
        </w:rPr>
        <w:lastRenderedPageBreak/>
        <w:tab/>
      </w:r>
      <w:r w:rsidRPr="00D253EF">
        <w:rPr>
          <w:rFonts w:asciiTheme="minorHAnsi" w:eastAsia="Arial" w:hAnsiTheme="minorHAnsi" w:cstheme="minorHAnsi"/>
        </w:rPr>
        <w:t>forest-dwelling paleotropical bats.</w:t>
      </w:r>
      <w:r w:rsidRPr="00D253EF">
        <w:rPr>
          <w:rFonts w:asciiTheme="minorHAnsi" w:eastAsia="Arial" w:hAnsiTheme="minorHAnsi" w:cstheme="minorHAnsi"/>
          <w:i/>
        </w:rPr>
        <w:t xml:space="preserve"> Conservation Physiology, 5</w:t>
      </w:r>
      <w:r w:rsidRPr="00D253EF">
        <w:rPr>
          <w:rFonts w:asciiTheme="minorHAnsi" w:eastAsia="Arial" w:hAnsiTheme="minorHAnsi" w:cstheme="minorHAnsi"/>
        </w:rPr>
        <w:t>(1), cox020–</w:t>
      </w:r>
      <w:r>
        <w:rPr>
          <w:rFonts w:asciiTheme="minorHAnsi" w:eastAsia="Arial" w:hAnsiTheme="minorHAnsi" w:cstheme="minorHAnsi"/>
        </w:rPr>
        <w:tab/>
      </w:r>
      <w:r w:rsidRPr="00D253EF">
        <w:rPr>
          <w:rFonts w:asciiTheme="minorHAnsi" w:eastAsia="Arial" w:hAnsiTheme="minorHAnsi" w:cstheme="minorHAnsi"/>
        </w:rPr>
        <w:t xml:space="preserve">cox020. </w:t>
      </w:r>
      <w:hyperlink r:id="rId155" w:history="1">
        <w:r w:rsidRPr="00D253EF">
          <w:rPr>
            <w:rStyle w:val="Hyperlink"/>
            <w:rFonts w:asciiTheme="minorHAnsi" w:eastAsia="Arial" w:hAnsiTheme="minorHAnsi" w:cstheme="minorHAnsi"/>
          </w:rPr>
          <w:t>https://doi.org/10.1093/conphys/cox020</w:t>
        </w:r>
      </w:hyperlink>
    </w:p>
    <w:p w14:paraId="7316EAD2" w14:textId="77777777" w:rsidR="00772596" w:rsidRPr="00D253EF" w:rsidRDefault="00772596" w:rsidP="00252EE1">
      <w:pPr>
        <w:spacing w:after="240"/>
        <w:rPr>
          <w:rFonts w:asciiTheme="minorHAnsi" w:hAnsiTheme="minorHAnsi" w:cstheme="minorHAnsi"/>
        </w:rPr>
      </w:pPr>
      <w:bookmarkStart w:id="41" w:name="_Hlk71175472"/>
      <w:r w:rsidRPr="00D253EF">
        <w:rPr>
          <w:rFonts w:asciiTheme="minorHAnsi" w:hAnsiTheme="minorHAnsi" w:cstheme="minorHAnsi"/>
        </w:rPr>
        <w:t xml:space="preserve">Simmons, B., Wilson, K., Marcos-Martinez, R., Bryan, B., Holland, O., &amp; Law, E. </w:t>
      </w:r>
      <w:r>
        <w:rPr>
          <w:rFonts w:asciiTheme="minorHAnsi" w:hAnsiTheme="minorHAnsi" w:cstheme="minorHAnsi"/>
        </w:rPr>
        <w:tab/>
      </w:r>
      <w:r w:rsidRPr="00D253EF">
        <w:rPr>
          <w:rFonts w:asciiTheme="minorHAnsi" w:hAnsiTheme="minorHAnsi" w:cstheme="minorHAnsi"/>
        </w:rPr>
        <w:t xml:space="preserve">(2018). Effectiveness of regulatory policy in curbing deforestation in a </w:t>
      </w:r>
      <w:r>
        <w:rPr>
          <w:rFonts w:asciiTheme="minorHAnsi" w:hAnsiTheme="minorHAnsi" w:cstheme="minorHAnsi"/>
        </w:rPr>
        <w:tab/>
      </w:r>
      <w:r w:rsidRPr="00D253EF">
        <w:rPr>
          <w:rFonts w:asciiTheme="minorHAnsi" w:hAnsiTheme="minorHAnsi" w:cstheme="minorHAnsi"/>
        </w:rPr>
        <w:t xml:space="preserve">biodiversity hotspot. </w:t>
      </w:r>
      <w:r w:rsidRPr="00D253EF">
        <w:rPr>
          <w:rFonts w:asciiTheme="minorHAnsi" w:hAnsiTheme="minorHAnsi" w:cstheme="minorHAnsi"/>
          <w:i/>
          <w:iCs/>
        </w:rPr>
        <w:t>Environmental</w:t>
      </w:r>
      <w:r>
        <w:rPr>
          <w:rFonts w:asciiTheme="minorHAnsi" w:hAnsiTheme="minorHAnsi" w:cstheme="minorHAnsi"/>
          <w:i/>
          <w:iCs/>
        </w:rPr>
        <w:t xml:space="preserve"> </w:t>
      </w:r>
      <w:r w:rsidRPr="00D253EF">
        <w:rPr>
          <w:rFonts w:asciiTheme="minorHAnsi" w:hAnsiTheme="minorHAnsi" w:cstheme="minorHAnsi"/>
          <w:i/>
          <w:iCs/>
        </w:rPr>
        <w:t>Research</w:t>
      </w:r>
      <w:r>
        <w:rPr>
          <w:rFonts w:asciiTheme="minorHAnsi" w:hAnsiTheme="minorHAnsi" w:cstheme="minorHAnsi"/>
          <w:i/>
          <w:iCs/>
        </w:rPr>
        <w:t xml:space="preserve"> </w:t>
      </w:r>
      <w:r w:rsidRPr="00D253EF">
        <w:rPr>
          <w:rFonts w:asciiTheme="minorHAnsi" w:hAnsiTheme="minorHAnsi" w:cstheme="minorHAnsi"/>
          <w:i/>
          <w:iCs/>
        </w:rPr>
        <w:t>Letters,13</w:t>
      </w:r>
      <w:r w:rsidRPr="00D253EF">
        <w:rPr>
          <w:rFonts w:asciiTheme="minorHAnsi" w:hAnsiTheme="minorHAnsi" w:cstheme="minorHAnsi"/>
        </w:rPr>
        <w:t>(12),1–</w:t>
      </w:r>
      <w:r>
        <w:rPr>
          <w:rFonts w:asciiTheme="minorHAnsi" w:hAnsiTheme="minorHAnsi" w:cstheme="minorHAnsi"/>
        </w:rPr>
        <w:tab/>
      </w:r>
      <w:r w:rsidRPr="00D253EF">
        <w:rPr>
          <w:rFonts w:asciiTheme="minorHAnsi" w:hAnsiTheme="minorHAnsi" w:cstheme="minorHAnsi"/>
        </w:rPr>
        <w:t>10.</w:t>
      </w:r>
      <w:hyperlink r:id="rId156" w:history="1">
        <w:r w:rsidRPr="001843D3">
          <w:rPr>
            <w:rStyle w:val="Hyperlink"/>
            <w:rFonts w:asciiTheme="minorHAnsi" w:hAnsiTheme="minorHAnsi" w:cstheme="minorHAnsi"/>
          </w:rPr>
          <w:t>https://doi.org/10.1088/1748-9326/aae7f9</w:t>
        </w:r>
      </w:hyperlink>
    </w:p>
    <w:bookmarkEnd w:id="41"/>
    <w:p w14:paraId="513B7027"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Simmons, J. (1973). The resolution of target range by echolocating bats.</w:t>
      </w:r>
      <w:r w:rsidRPr="00D253EF">
        <w:rPr>
          <w:rFonts w:asciiTheme="minorHAnsi" w:eastAsia="Arial" w:hAnsiTheme="minorHAnsi" w:cstheme="minorHAnsi"/>
          <w:i/>
        </w:rPr>
        <w:t xml:space="preserve"> The Journal </w:t>
      </w:r>
      <w:r>
        <w:rPr>
          <w:rFonts w:asciiTheme="minorHAnsi" w:eastAsia="Arial" w:hAnsiTheme="minorHAnsi" w:cstheme="minorHAnsi"/>
          <w:i/>
        </w:rPr>
        <w:tab/>
      </w:r>
      <w:r w:rsidRPr="00D253EF">
        <w:rPr>
          <w:rFonts w:asciiTheme="minorHAnsi" w:eastAsia="Arial" w:hAnsiTheme="minorHAnsi" w:cstheme="minorHAnsi"/>
          <w:i/>
        </w:rPr>
        <w:t>of the Acoustical Society of America, 54</w:t>
      </w:r>
      <w:r w:rsidRPr="00D253EF">
        <w:rPr>
          <w:rFonts w:asciiTheme="minorHAnsi" w:eastAsia="Arial" w:hAnsiTheme="minorHAnsi" w:cstheme="minorHAnsi"/>
        </w:rPr>
        <w:t xml:space="preserve">(1), 157–173. </w:t>
      </w:r>
      <w:r>
        <w:rPr>
          <w:rFonts w:asciiTheme="minorHAnsi" w:eastAsia="Arial" w:hAnsiTheme="minorHAnsi" w:cstheme="minorHAnsi"/>
        </w:rPr>
        <w:tab/>
      </w:r>
      <w:hyperlink r:id="rId157" w:history="1">
        <w:r w:rsidRPr="001843D3">
          <w:rPr>
            <w:rStyle w:val="Hyperlink"/>
            <w:rFonts w:asciiTheme="minorHAnsi" w:eastAsia="Arial" w:hAnsiTheme="minorHAnsi" w:cstheme="minorHAnsi"/>
          </w:rPr>
          <w:t>https://doi.org/10.1121/1.1913559</w:t>
        </w:r>
      </w:hyperlink>
    </w:p>
    <w:p w14:paraId="704A575D"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Snoyman, S., &amp; Brown, C. (2011). Microclimate preferences of the grey-headed </w:t>
      </w:r>
      <w:r>
        <w:rPr>
          <w:rFonts w:asciiTheme="minorHAnsi" w:eastAsia="Arial" w:hAnsiTheme="minorHAnsi" w:cstheme="minorHAnsi"/>
        </w:rPr>
        <w:tab/>
      </w:r>
      <w:r w:rsidRPr="00D253EF">
        <w:rPr>
          <w:rFonts w:asciiTheme="minorHAnsi" w:eastAsia="Arial" w:hAnsiTheme="minorHAnsi" w:cstheme="minorHAnsi"/>
        </w:rPr>
        <w:t xml:space="preserve">flying fox (Pteropus poliocephalus) in the Sydney region. </w:t>
      </w:r>
      <w:r w:rsidRPr="00D253EF">
        <w:rPr>
          <w:rFonts w:asciiTheme="minorHAnsi" w:eastAsia="Arial" w:hAnsiTheme="minorHAnsi" w:cstheme="minorHAnsi"/>
          <w:i/>
        </w:rPr>
        <w:t xml:space="preserve">Australian Journal </w:t>
      </w:r>
      <w:r>
        <w:rPr>
          <w:rFonts w:asciiTheme="minorHAnsi" w:eastAsia="Arial" w:hAnsiTheme="minorHAnsi" w:cstheme="minorHAnsi"/>
          <w:i/>
        </w:rPr>
        <w:tab/>
      </w:r>
      <w:r w:rsidRPr="00D253EF">
        <w:rPr>
          <w:rFonts w:asciiTheme="minorHAnsi" w:eastAsia="Arial" w:hAnsiTheme="minorHAnsi" w:cstheme="minorHAnsi"/>
          <w:i/>
        </w:rPr>
        <w:t>of Zoology, 58</w:t>
      </w:r>
      <w:r w:rsidRPr="00D253EF">
        <w:rPr>
          <w:rFonts w:asciiTheme="minorHAnsi" w:eastAsia="Arial" w:hAnsiTheme="minorHAnsi" w:cstheme="minorHAnsi"/>
        </w:rPr>
        <w:t xml:space="preserve">, 376–383. </w:t>
      </w:r>
      <w:hyperlink r:id="rId158" w:history="1">
        <w:r w:rsidRPr="001843D3">
          <w:rPr>
            <w:rStyle w:val="Hyperlink"/>
            <w:rFonts w:asciiTheme="minorHAnsi" w:eastAsia="Arial" w:hAnsiTheme="minorHAnsi" w:cstheme="minorHAnsi"/>
          </w:rPr>
          <w:t>https://doi.org/10.1071/ZO10062</w:t>
        </w:r>
      </w:hyperlink>
    </w:p>
    <w:p w14:paraId="6F068AC3"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Stawski, C., Willis, C., &amp; Geiser, F. (2014). The importance of temporal heterothermy </w:t>
      </w:r>
      <w:r>
        <w:rPr>
          <w:rFonts w:asciiTheme="minorHAnsi" w:eastAsia="Arial" w:hAnsiTheme="minorHAnsi" w:cstheme="minorHAnsi"/>
        </w:rPr>
        <w:tab/>
      </w:r>
      <w:r w:rsidRPr="00D253EF">
        <w:rPr>
          <w:rFonts w:asciiTheme="minorHAnsi" w:eastAsia="Arial" w:hAnsiTheme="minorHAnsi" w:cstheme="minorHAnsi"/>
        </w:rPr>
        <w:t>in bats.</w:t>
      </w:r>
      <w:r w:rsidRPr="00D253EF">
        <w:rPr>
          <w:rFonts w:asciiTheme="minorHAnsi" w:eastAsia="Arial" w:hAnsiTheme="minorHAnsi" w:cstheme="minorHAnsi"/>
          <w:i/>
        </w:rPr>
        <w:t xml:space="preserve"> Journal of Zoology. 292,</w:t>
      </w:r>
      <w:r w:rsidRPr="00D253EF">
        <w:rPr>
          <w:rFonts w:asciiTheme="minorHAnsi" w:eastAsia="Arial" w:hAnsiTheme="minorHAnsi" w:cstheme="minorHAnsi"/>
        </w:rPr>
        <w:t xml:space="preserve"> 86-100. </w:t>
      </w:r>
      <w:hyperlink r:id="rId159" w:history="1">
        <w:bookmarkStart w:id="42" w:name="_Hlk71383786"/>
        <w:r w:rsidRPr="00D253EF">
          <w:rPr>
            <w:rStyle w:val="Hyperlink"/>
            <w:rFonts w:asciiTheme="minorHAnsi" w:eastAsia="Arial" w:hAnsiTheme="minorHAnsi" w:cstheme="minorHAnsi"/>
          </w:rPr>
          <w:t>https://doi.org/</w:t>
        </w:r>
        <w:bookmarkEnd w:id="42"/>
        <w:r w:rsidRPr="00D253EF">
          <w:rPr>
            <w:rStyle w:val="Hyperlink"/>
            <w:rFonts w:asciiTheme="minorHAnsi" w:eastAsia="Arial" w:hAnsiTheme="minorHAnsi" w:cstheme="minorHAnsi"/>
          </w:rPr>
          <w:t>10.1111/jzo.12105</w:t>
        </w:r>
      </w:hyperlink>
    </w:p>
    <w:p w14:paraId="69063DF8" w14:textId="77777777" w:rsidR="00772596" w:rsidRPr="00D253EF" w:rsidRDefault="00772596" w:rsidP="0031425A">
      <w:pPr>
        <w:rPr>
          <w:rFonts w:asciiTheme="minorHAnsi" w:eastAsia="Arial" w:hAnsiTheme="minorHAnsi" w:cstheme="minorHAnsi"/>
        </w:rPr>
      </w:pPr>
      <w:r w:rsidRPr="00D253EF">
        <w:rPr>
          <w:rFonts w:asciiTheme="minorHAnsi" w:eastAsia="Arial" w:hAnsiTheme="minorHAnsi" w:cstheme="minorHAnsi"/>
        </w:rPr>
        <w:t xml:space="preserve">Stoffberg, S., Jacobs, D., &amp; Matthee, C. (2011). The Divergence of Echolocation </w:t>
      </w:r>
      <w:r>
        <w:rPr>
          <w:rFonts w:asciiTheme="minorHAnsi" w:eastAsia="Arial" w:hAnsiTheme="minorHAnsi" w:cstheme="minorHAnsi"/>
        </w:rPr>
        <w:tab/>
      </w:r>
      <w:r w:rsidRPr="00D253EF">
        <w:rPr>
          <w:rFonts w:asciiTheme="minorHAnsi" w:eastAsia="Arial" w:hAnsiTheme="minorHAnsi" w:cstheme="minorHAnsi"/>
        </w:rPr>
        <w:t xml:space="preserve">Frequency in Horseshoe Bats: Moth Hearing, Body Size or Habitat? </w:t>
      </w:r>
      <w:r w:rsidRPr="00D253EF">
        <w:rPr>
          <w:rFonts w:asciiTheme="minorHAnsi" w:eastAsia="Arial" w:hAnsiTheme="minorHAnsi" w:cstheme="minorHAnsi"/>
          <w:i/>
        </w:rPr>
        <w:t xml:space="preserve">Journal of </w:t>
      </w:r>
      <w:r>
        <w:rPr>
          <w:rFonts w:asciiTheme="minorHAnsi" w:eastAsia="Arial" w:hAnsiTheme="minorHAnsi" w:cstheme="minorHAnsi"/>
          <w:i/>
        </w:rPr>
        <w:tab/>
      </w:r>
      <w:r w:rsidRPr="00D253EF">
        <w:rPr>
          <w:rFonts w:asciiTheme="minorHAnsi" w:eastAsia="Arial" w:hAnsiTheme="minorHAnsi" w:cstheme="minorHAnsi"/>
          <w:i/>
        </w:rPr>
        <w:t>Mammalian Evolution, 18</w:t>
      </w:r>
      <w:r w:rsidRPr="00D253EF">
        <w:rPr>
          <w:rFonts w:asciiTheme="minorHAnsi" w:eastAsia="Arial" w:hAnsiTheme="minorHAnsi" w:cstheme="minorHAnsi"/>
        </w:rPr>
        <w:t>(2)</w:t>
      </w:r>
      <w:r w:rsidRPr="00D253EF">
        <w:rPr>
          <w:rFonts w:asciiTheme="minorHAnsi" w:eastAsia="Arial" w:hAnsiTheme="minorHAnsi" w:cstheme="minorHAnsi"/>
          <w:i/>
        </w:rPr>
        <w:t>,</w:t>
      </w:r>
      <w:r w:rsidRPr="00D253EF">
        <w:rPr>
          <w:rFonts w:asciiTheme="minorHAnsi" w:eastAsia="Arial" w:hAnsiTheme="minorHAnsi" w:cstheme="minorHAnsi"/>
        </w:rPr>
        <w:t xml:space="preserve"> 117–129. </w:t>
      </w:r>
      <w:r>
        <w:rPr>
          <w:rStyle w:val="Hyperlink"/>
          <w:rFonts w:asciiTheme="minorHAnsi" w:eastAsia="Arial" w:hAnsiTheme="minorHAnsi" w:cstheme="minorHAnsi"/>
        </w:rPr>
        <w:t xml:space="preserve">          </w:t>
      </w:r>
      <w:r>
        <w:rPr>
          <w:rStyle w:val="Hyperlink"/>
          <w:rFonts w:asciiTheme="minorHAnsi" w:eastAsia="Arial" w:hAnsiTheme="minorHAnsi" w:cstheme="minorHAnsi"/>
        </w:rPr>
        <w:tab/>
      </w:r>
      <w:hyperlink r:id="rId160" w:history="1">
        <w:r w:rsidRPr="001843D3">
          <w:rPr>
            <w:rStyle w:val="Hyperlink"/>
            <w:rFonts w:asciiTheme="minorHAnsi" w:eastAsia="Arial" w:hAnsiTheme="minorHAnsi" w:cstheme="minorHAnsi"/>
          </w:rPr>
          <w:t>https://doi.org/10.1007/s10914-011-9158-x</w:t>
        </w:r>
      </w:hyperlink>
    </w:p>
    <w:p w14:paraId="2F8438EC"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Surlykke, A., Boel Pedersen, S., &amp; Jakobsen, L. (2009). Echolocating bats emit a </w:t>
      </w:r>
      <w:r>
        <w:rPr>
          <w:rFonts w:asciiTheme="minorHAnsi" w:eastAsia="Arial" w:hAnsiTheme="minorHAnsi" w:cstheme="minorHAnsi"/>
        </w:rPr>
        <w:tab/>
      </w:r>
      <w:r w:rsidRPr="00D253EF">
        <w:rPr>
          <w:rFonts w:asciiTheme="minorHAnsi" w:eastAsia="Arial" w:hAnsiTheme="minorHAnsi" w:cstheme="minorHAnsi"/>
        </w:rPr>
        <w:t xml:space="preserve">highly directional sonar sound beam in the field. </w:t>
      </w:r>
      <w:r w:rsidRPr="00D253EF">
        <w:rPr>
          <w:rFonts w:asciiTheme="minorHAnsi" w:eastAsia="Arial" w:hAnsiTheme="minorHAnsi" w:cstheme="minorHAnsi"/>
          <w:i/>
        </w:rPr>
        <w:t xml:space="preserve">Biological Sciences, </w:t>
      </w:r>
      <w:r>
        <w:rPr>
          <w:rFonts w:asciiTheme="minorHAnsi" w:eastAsia="Arial" w:hAnsiTheme="minorHAnsi" w:cstheme="minorHAnsi"/>
          <w:i/>
        </w:rPr>
        <w:tab/>
      </w:r>
      <w:r w:rsidRPr="00D253EF">
        <w:rPr>
          <w:rFonts w:asciiTheme="minorHAnsi" w:eastAsia="Arial" w:hAnsiTheme="minorHAnsi" w:cstheme="minorHAnsi"/>
          <w:i/>
        </w:rPr>
        <w:t>276</w:t>
      </w:r>
      <w:r w:rsidRPr="00D253EF">
        <w:rPr>
          <w:rFonts w:asciiTheme="minorHAnsi" w:eastAsia="Arial" w:hAnsiTheme="minorHAnsi" w:cstheme="minorHAnsi"/>
        </w:rPr>
        <w:t>(1658), 853–860.</w:t>
      </w:r>
      <w:r>
        <w:rPr>
          <w:rFonts w:asciiTheme="minorHAnsi" w:eastAsia="Arial" w:hAnsiTheme="minorHAnsi" w:cstheme="minorHAnsi"/>
        </w:rPr>
        <w:t xml:space="preserve"> </w:t>
      </w:r>
      <w:hyperlink r:id="rId161" w:history="1">
        <w:r w:rsidRPr="001843D3">
          <w:rPr>
            <w:rStyle w:val="Hyperlink"/>
            <w:rFonts w:asciiTheme="minorHAnsi" w:eastAsia="Arial" w:hAnsiTheme="minorHAnsi" w:cstheme="minorHAnsi"/>
          </w:rPr>
          <w:t>https://doi.org/10.1098/rspb.2008.1505</w:t>
        </w:r>
      </w:hyperlink>
    </w:p>
    <w:p w14:paraId="7E8889CD"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Threlfall, C., Law, B., &amp; Banks, P. (2012). Sensitivity of insectivorous bats to </w:t>
      </w:r>
      <w:r>
        <w:rPr>
          <w:rFonts w:asciiTheme="minorHAnsi" w:eastAsia="Arial" w:hAnsiTheme="minorHAnsi" w:cstheme="minorHAnsi"/>
        </w:rPr>
        <w:tab/>
      </w:r>
      <w:r w:rsidRPr="00D253EF">
        <w:rPr>
          <w:rFonts w:asciiTheme="minorHAnsi" w:eastAsia="Arial" w:hAnsiTheme="minorHAnsi" w:cstheme="minorHAnsi"/>
        </w:rPr>
        <w:t xml:space="preserve">urbanization: Implications for suburban conservation planning. </w:t>
      </w:r>
      <w:r w:rsidRPr="00D253EF">
        <w:rPr>
          <w:rFonts w:asciiTheme="minorHAnsi" w:eastAsia="Arial" w:hAnsiTheme="minorHAnsi" w:cstheme="minorHAnsi"/>
          <w:i/>
        </w:rPr>
        <w:t xml:space="preserve">Biological </w:t>
      </w:r>
      <w:r>
        <w:rPr>
          <w:rFonts w:asciiTheme="minorHAnsi" w:eastAsia="Arial" w:hAnsiTheme="minorHAnsi" w:cstheme="minorHAnsi"/>
          <w:i/>
        </w:rPr>
        <w:tab/>
      </w:r>
      <w:r w:rsidRPr="00D253EF">
        <w:rPr>
          <w:rFonts w:asciiTheme="minorHAnsi" w:eastAsia="Arial" w:hAnsiTheme="minorHAnsi" w:cstheme="minorHAnsi"/>
          <w:i/>
        </w:rPr>
        <w:t>Conservation, 146</w:t>
      </w:r>
      <w:r w:rsidRPr="00D253EF">
        <w:rPr>
          <w:rFonts w:asciiTheme="minorHAnsi" w:eastAsia="Arial" w:hAnsiTheme="minorHAnsi" w:cstheme="minorHAnsi"/>
        </w:rPr>
        <w:t>(1), 41–52.</w:t>
      </w:r>
      <w:r w:rsidRPr="00D253EF">
        <w:rPr>
          <w:rFonts w:asciiTheme="minorHAnsi" w:eastAsia="Arial" w:hAnsiTheme="minorHAnsi" w:cstheme="minorHAnsi"/>
        </w:rPr>
        <w:tab/>
      </w:r>
      <w:hyperlink r:id="rId162" w:history="1">
        <w:r w:rsidRPr="00D253EF">
          <w:rPr>
            <w:rStyle w:val="Hyperlink"/>
            <w:rFonts w:asciiTheme="minorHAnsi" w:eastAsia="Arial" w:hAnsiTheme="minorHAnsi" w:cstheme="minorHAnsi"/>
          </w:rPr>
          <w:t>https://doi.org/10.1016/j.biocon.2011.11.026</w:t>
        </w:r>
      </w:hyperlink>
    </w:p>
    <w:p w14:paraId="571B7608" w14:textId="77777777" w:rsidR="00772596"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Threlfall, C., Law, B., &amp; Banks, P. (2013). The urban matrix and artificial light restricts </w:t>
      </w:r>
      <w:r>
        <w:rPr>
          <w:rFonts w:asciiTheme="minorHAnsi" w:eastAsia="Arial" w:hAnsiTheme="minorHAnsi" w:cstheme="minorHAnsi"/>
        </w:rPr>
        <w:tab/>
      </w:r>
      <w:r w:rsidRPr="00D253EF">
        <w:rPr>
          <w:rFonts w:asciiTheme="minorHAnsi" w:eastAsia="Arial" w:hAnsiTheme="minorHAnsi" w:cstheme="minorHAnsi"/>
        </w:rPr>
        <w:t>the nightly ranging behaviour of Gould’s long-eared bat (</w:t>
      </w:r>
      <w:r w:rsidRPr="00186573">
        <w:rPr>
          <w:rFonts w:asciiTheme="minorHAnsi" w:eastAsia="Arial" w:hAnsiTheme="minorHAnsi" w:cstheme="minorHAnsi"/>
          <w:i/>
          <w:iCs/>
        </w:rPr>
        <w:t xml:space="preserve">Nyctophilus </w:t>
      </w:r>
      <w:r w:rsidRPr="00186573">
        <w:rPr>
          <w:rFonts w:asciiTheme="minorHAnsi" w:eastAsia="Arial" w:hAnsiTheme="minorHAnsi" w:cstheme="minorHAnsi"/>
          <w:i/>
          <w:iCs/>
        </w:rPr>
        <w:tab/>
        <w:t>gouldi</w:t>
      </w:r>
      <w:r w:rsidRPr="00D253EF">
        <w:rPr>
          <w:rFonts w:asciiTheme="minorHAnsi" w:eastAsia="Arial" w:hAnsiTheme="minorHAnsi" w:cstheme="minorHAnsi"/>
        </w:rPr>
        <w:t xml:space="preserve">). </w:t>
      </w:r>
      <w:r w:rsidRPr="00D253EF">
        <w:rPr>
          <w:rFonts w:asciiTheme="minorHAnsi" w:eastAsia="Arial" w:hAnsiTheme="minorHAnsi" w:cstheme="minorHAnsi"/>
          <w:i/>
        </w:rPr>
        <w:t>Austral Ecology, 38</w:t>
      </w:r>
      <w:r w:rsidRPr="00D253EF">
        <w:rPr>
          <w:rFonts w:asciiTheme="minorHAnsi" w:eastAsia="Arial" w:hAnsiTheme="minorHAnsi" w:cstheme="minorHAnsi"/>
        </w:rPr>
        <w:t xml:space="preserve">(8), 921–930. </w:t>
      </w:r>
      <w:hyperlink r:id="rId163" w:history="1">
        <w:r w:rsidRPr="001843D3">
          <w:rPr>
            <w:rStyle w:val="Hyperlink"/>
            <w:rFonts w:asciiTheme="minorHAnsi" w:eastAsia="Arial" w:hAnsiTheme="minorHAnsi" w:cstheme="minorHAnsi"/>
          </w:rPr>
          <w:t>https://doi.org/10.1111/aec.12034</w:t>
        </w:r>
      </w:hyperlink>
    </w:p>
    <w:p w14:paraId="538BF4C9"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Treby, D., &amp; Castley, J. (2016). Determinants of microbat communities in urban </w:t>
      </w:r>
      <w:r>
        <w:rPr>
          <w:rFonts w:asciiTheme="minorHAnsi" w:eastAsia="Arial" w:hAnsiTheme="minorHAnsi" w:cstheme="minorHAnsi"/>
        </w:rPr>
        <w:tab/>
      </w:r>
      <w:r w:rsidRPr="00D253EF">
        <w:rPr>
          <w:rFonts w:asciiTheme="minorHAnsi" w:eastAsia="Arial" w:hAnsiTheme="minorHAnsi" w:cstheme="minorHAnsi"/>
        </w:rPr>
        <w:t xml:space="preserve">forest remnants: a rapid landscape scale assessment. </w:t>
      </w:r>
      <w:r w:rsidRPr="00D253EF">
        <w:rPr>
          <w:rFonts w:asciiTheme="minorHAnsi" w:eastAsia="Arial" w:hAnsiTheme="minorHAnsi" w:cstheme="minorHAnsi"/>
          <w:i/>
        </w:rPr>
        <w:t xml:space="preserve">Urban Ecosystems, </w:t>
      </w:r>
      <w:r>
        <w:rPr>
          <w:rFonts w:asciiTheme="minorHAnsi" w:eastAsia="Arial" w:hAnsiTheme="minorHAnsi" w:cstheme="minorHAnsi"/>
          <w:i/>
        </w:rPr>
        <w:tab/>
      </w:r>
      <w:r w:rsidRPr="00D253EF">
        <w:rPr>
          <w:rFonts w:asciiTheme="minorHAnsi" w:eastAsia="Arial" w:hAnsiTheme="minorHAnsi" w:cstheme="minorHAnsi"/>
          <w:i/>
        </w:rPr>
        <w:t>19</w:t>
      </w:r>
      <w:r w:rsidRPr="00D253EF">
        <w:rPr>
          <w:rFonts w:asciiTheme="minorHAnsi" w:eastAsia="Arial" w:hAnsiTheme="minorHAnsi" w:cstheme="minorHAnsi"/>
        </w:rPr>
        <w:t xml:space="preserve">(3), 1351–1371. </w:t>
      </w:r>
      <w:hyperlink r:id="rId164" w:history="1">
        <w:r w:rsidRPr="001843D3">
          <w:rPr>
            <w:rStyle w:val="Hyperlink"/>
            <w:rFonts w:asciiTheme="minorHAnsi" w:eastAsia="Arial" w:hAnsiTheme="minorHAnsi" w:cstheme="minorHAnsi"/>
          </w:rPr>
          <w:t>https://doi.org/10.1007/s11252-016-0552-2</w:t>
        </w:r>
      </w:hyperlink>
    </w:p>
    <w:p w14:paraId="3B3AA1BB"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Wang, Z., Dai, M., Wang, Y., Cooper, K., Zhu, T., Dong, D., Zhang, J., &amp; Zhang, S. </w:t>
      </w:r>
      <w:r>
        <w:rPr>
          <w:rFonts w:asciiTheme="minorHAnsi" w:eastAsia="Arial" w:hAnsiTheme="minorHAnsi" w:cstheme="minorHAnsi"/>
        </w:rPr>
        <w:tab/>
      </w:r>
      <w:r w:rsidRPr="00D253EF">
        <w:rPr>
          <w:rFonts w:asciiTheme="minorHAnsi" w:eastAsia="Arial" w:hAnsiTheme="minorHAnsi" w:cstheme="minorHAnsi"/>
        </w:rPr>
        <w:t xml:space="preserve">(2014). Unique expression patterns of multiple key genes associated with </w:t>
      </w:r>
      <w:r>
        <w:rPr>
          <w:rFonts w:asciiTheme="minorHAnsi" w:eastAsia="Arial" w:hAnsiTheme="minorHAnsi" w:cstheme="minorHAnsi"/>
        </w:rPr>
        <w:tab/>
      </w:r>
      <w:r w:rsidRPr="00D253EF">
        <w:rPr>
          <w:rFonts w:asciiTheme="minorHAnsi" w:eastAsia="Arial" w:hAnsiTheme="minorHAnsi" w:cstheme="minorHAnsi"/>
        </w:rPr>
        <w:t xml:space="preserve">the evolution of mammalian flight. </w:t>
      </w:r>
      <w:r w:rsidRPr="00D253EF">
        <w:rPr>
          <w:rFonts w:asciiTheme="minorHAnsi" w:eastAsia="Arial" w:hAnsiTheme="minorHAnsi" w:cstheme="minorHAnsi"/>
          <w:i/>
          <w:iCs/>
        </w:rPr>
        <w:t xml:space="preserve">Proceedings of the Royal Society. B, </w:t>
      </w:r>
      <w:r>
        <w:rPr>
          <w:rFonts w:asciiTheme="minorHAnsi" w:eastAsia="Arial" w:hAnsiTheme="minorHAnsi" w:cstheme="minorHAnsi"/>
          <w:i/>
          <w:iCs/>
        </w:rPr>
        <w:tab/>
      </w:r>
      <w:r w:rsidRPr="00D253EF">
        <w:rPr>
          <w:rFonts w:asciiTheme="minorHAnsi" w:eastAsia="Arial" w:hAnsiTheme="minorHAnsi" w:cstheme="minorHAnsi"/>
          <w:i/>
          <w:iCs/>
        </w:rPr>
        <w:t>Biological Sciences, 281</w:t>
      </w:r>
      <w:r w:rsidRPr="00D253EF">
        <w:rPr>
          <w:rFonts w:asciiTheme="minorHAnsi" w:eastAsia="Arial" w:hAnsiTheme="minorHAnsi" w:cstheme="minorHAnsi"/>
        </w:rPr>
        <w:t xml:space="preserve">(1783), 20133133–20133133. </w:t>
      </w:r>
      <w:bookmarkStart w:id="43" w:name="_Hlk71384138"/>
      <w:r>
        <w:rPr>
          <w:rFonts w:asciiTheme="minorHAnsi" w:eastAsia="Arial" w:hAnsiTheme="minorHAnsi" w:cstheme="minorHAnsi"/>
        </w:rPr>
        <w:tab/>
      </w:r>
      <w:bookmarkEnd w:id="43"/>
      <w:r>
        <w:rPr>
          <w:rFonts w:asciiTheme="minorHAnsi" w:eastAsia="Arial" w:hAnsiTheme="minorHAnsi" w:cstheme="minorHAnsi"/>
        </w:rPr>
        <w:fldChar w:fldCharType="begin"/>
      </w:r>
      <w:r>
        <w:rPr>
          <w:rFonts w:asciiTheme="minorHAnsi" w:eastAsia="Arial" w:hAnsiTheme="minorHAnsi" w:cstheme="minorHAnsi"/>
        </w:rPr>
        <w:instrText xml:space="preserve"> HYPERLINK "</w:instrText>
      </w:r>
      <w:r w:rsidRPr="00812183">
        <w:rPr>
          <w:rFonts w:asciiTheme="minorHAnsi" w:eastAsia="Arial" w:hAnsiTheme="minorHAnsi" w:cstheme="minorHAnsi"/>
        </w:rPr>
        <w:instrText>https://doi.org/10.1098/rspb.2013.3133</w:instrText>
      </w:r>
      <w:r>
        <w:rPr>
          <w:rFonts w:asciiTheme="minorHAnsi" w:eastAsia="Arial" w:hAnsiTheme="minorHAnsi" w:cstheme="minorHAnsi"/>
        </w:rPr>
        <w:instrText xml:space="preserve">" </w:instrText>
      </w:r>
      <w:r>
        <w:rPr>
          <w:rFonts w:asciiTheme="minorHAnsi" w:eastAsia="Arial" w:hAnsiTheme="minorHAnsi" w:cstheme="minorHAnsi"/>
        </w:rPr>
        <w:fldChar w:fldCharType="separate"/>
      </w:r>
      <w:r w:rsidRPr="001843D3">
        <w:rPr>
          <w:rStyle w:val="Hyperlink"/>
          <w:rFonts w:asciiTheme="minorHAnsi" w:eastAsia="Arial" w:hAnsiTheme="minorHAnsi" w:cstheme="minorHAnsi"/>
        </w:rPr>
        <w:t>https://doi.org/10.1098/rspb.2013.3133</w:t>
      </w:r>
      <w:r>
        <w:rPr>
          <w:rFonts w:asciiTheme="minorHAnsi" w:eastAsia="Arial" w:hAnsiTheme="minorHAnsi" w:cstheme="minorHAnsi"/>
        </w:rPr>
        <w:fldChar w:fldCharType="end"/>
      </w:r>
    </w:p>
    <w:p w14:paraId="535B4D30" w14:textId="77777777" w:rsidR="00772596" w:rsidRPr="00D253EF" w:rsidRDefault="00772596" w:rsidP="00E238A4">
      <w:pPr>
        <w:spacing w:after="240"/>
        <w:rPr>
          <w:rFonts w:asciiTheme="minorHAnsi" w:hAnsiTheme="minorHAnsi" w:cstheme="minorHAnsi"/>
          <w:noProof/>
          <w:color w:val="2E2E2E"/>
        </w:rPr>
      </w:pPr>
      <w:r w:rsidRPr="00D253EF">
        <w:rPr>
          <w:rFonts w:asciiTheme="minorHAnsi" w:hAnsiTheme="minorHAnsi" w:cstheme="minorHAnsi"/>
          <w:noProof/>
          <w:color w:val="2E2E2E"/>
        </w:rPr>
        <w:t xml:space="preserve">Welch, J. N. &amp; Leppanen, C. (2017). The threat of invasive species to bats: a review. </w:t>
      </w:r>
      <w:r>
        <w:rPr>
          <w:rFonts w:asciiTheme="minorHAnsi" w:hAnsiTheme="minorHAnsi" w:cstheme="minorHAnsi"/>
          <w:noProof/>
          <w:color w:val="2E2E2E"/>
        </w:rPr>
        <w:tab/>
      </w:r>
      <w:r w:rsidRPr="00D253EF">
        <w:rPr>
          <w:rFonts w:asciiTheme="minorHAnsi" w:hAnsiTheme="minorHAnsi" w:cstheme="minorHAnsi"/>
          <w:i/>
          <w:noProof/>
          <w:color w:val="2E2E2E"/>
        </w:rPr>
        <w:t>Mammal Review. 47</w:t>
      </w:r>
      <w:r w:rsidRPr="00D253EF">
        <w:rPr>
          <w:rFonts w:asciiTheme="minorHAnsi" w:hAnsiTheme="minorHAnsi" w:cstheme="minorHAnsi"/>
          <w:noProof/>
          <w:color w:val="2E2E2E"/>
        </w:rPr>
        <w:t>(4)</w:t>
      </w:r>
      <w:r w:rsidRPr="00D253EF">
        <w:rPr>
          <w:rFonts w:asciiTheme="minorHAnsi" w:hAnsiTheme="minorHAnsi" w:cstheme="minorHAnsi"/>
          <w:i/>
          <w:noProof/>
          <w:color w:val="2E2E2E"/>
        </w:rPr>
        <w:t xml:space="preserve">, </w:t>
      </w:r>
      <w:r w:rsidRPr="00D253EF">
        <w:rPr>
          <w:rFonts w:asciiTheme="minorHAnsi" w:hAnsiTheme="minorHAnsi" w:cstheme="minorHAnsi"/>
          <w:noProof/>
          <w:color w:val="2E2E2E"/>
        </w:rPr>
        <w:t xml:space="preserve">277-290. </w:t>
      </w:r>
      <w:hyperlink r:id="rId165" w:history="1">
        <w:r w:rsidRPr="00D253EF">
          <w:rPr>
            <w:rStyle w:val="Hyperlink"/>
            <w:rFonts w:asciiTheme="minorHAnsi" w:hAnsiTheme="minorHAnsi" w:cstheme="minorHAnsi"/>
            <w:noProof/>
          </w:rPr>
          <w:t>https://doi.org/10.1111/mam.12099</w:t>
        </w:r>
      </w:hyperlink>
    </w:p>
    <w:p w14:paraId="70AD0480"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White, A. (2011). Roosting dynamics of Eastern Bent-wing Bats Miniopterus </w:t>
      </w:r>
      <w:r>
        <w:rPr>
          <w:rFonts w:asciiTheme="minorHAnsi" w:eastAsia="Arial" w:hAnsiTheme="minorHAnsi" w:cstheme="minorHAnsi"/>
        </w:rPr>
        <w:tab/>
      </w:r>
      <w:r w:rsidRPr="00D253EF">
        <w:rPr>
          <w:rFonts w:asciiTheme="minorHAnsi" w:eastAsia="Arial" w:hAnsiTheme="minorHAnsi" w:cstheme="minorHAnsi"/>
        </w:rPr>
        <w:t xml:space="preserve">schreibersii oceanensis in disused military sites in eastern Sydney. </w:t>
      </w:r>
      <w:r w:rsidRPr="00D253EF">
        <w:rPr>
          <w:rFonts w:asciiTheme="minorHAnsi" w:eastAsia="Arial" w:hAnsiTheme="minorHAnsi" w:cstheme="minorHAnsi"/>
          <w:i/>
        </w:rPr>
        <w:t xml:space="preserve">Australian </w:t>
      </w:r>
      <w:r>
        <w:rPr>
          <w:rFonts w:asciiTheme="minorHAnsi" w:eastAsia="Arial" w:hAnsiTheme="minorHAnsi" w:cstheme="minorHAnsi"/>
          <w:i/>
        </w:rPr>
        <w:tab/>
      </w:r>
      <w:r w:rsidRPr="00D253EF">
        <w:rPr>
          <w:rFonts w:asciiTheme="minorHAnsi" w:eastAsia="Arial" w:hAnsiTheme="minorHAnsi" w:cstheme="minorHAnsi"/>
          <w:i/>
        </w:rPr>
        <w:t xml:space="preserve">Zoologist, 35, </w:t>
      </w:r>
      <w:r w:rsidRPr="00D253EF">
        <w:rPr>
          <w:rFonts w:asciiTheme="minorHAnsi" w:eastAsia="Arial" w:hAnsiTheme="minorHAnsi" w:cstheme="minorHAnsi"/>
        </w:rPr>
        <w:t xml:space="preserve">471-484. </w:t>
      </w:r>
      <w:hyperlink r:id="rId166" w:history="1">
        <w:r w:rsidRPr="001843D3">
          <w:rPr>
            <w:rStyle w:val="Hyperlink"/>
            <w:rFonts w:asciiTheme="minorHAnsi" w:eastAsia="Arial" w:hAnsiTheme="minorHAnsi" w:cstheme="minorHAnsi"/>
          </w:rPr>
          <w:t>https://doi.org/10.7882/FS.2011.047</w:t>
        </w:r>
      </w:hyperlink>
    </w:p>
    <w:p w14:paraId="38928914"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Williams‐Guillén, K., &amp; Perfecto, I. (2010). Effects of Agricultural Intensification on </w:t>
      </w:r>
      <w:r>
        <w:rPr>
          <w:rFonts w:asciiTheme="minorHAnsi" w:eastAsia="Arial" w:hAnsiTheme="minorHAnsi" w:cstheme="minorHAnsi"/>
        </w:rPr>
        <w:tab/>
      </w:r>
      <w:r w:rsidRPr="00D253EF">
        <w:rPr>
          <w:rFonts w:asciiTheme="minorHAnsi" w:eastAsia="Arial" w:hAnsiTheme="minorHAnsi" w:cstheme="minorHAnsi"/>
        </w:rPr>
        <w:t xml:space="preserve">the Assemblage of Leaf‐Nosed Bats (Phyllostomidae) in a Coffee Landscape </w:t>
      </w:r>
      <w:r>
        <w:rPr>
          <w:rFonts w:asciiTheme="minorHAnsi" w:eastAsia="Arial" w:hAnsiTheme="minorHAnsi" w:cstheme="minorHAnsi"/>
        </w:rPr>
        <w:tab/>
      </w:r>
      <w:r w:rsidRPr="00D253EF">
        <w:rPr>
          <w:rFonts w:asciiTheme="minorHAnsi" w:eastAsia="Arial" w:hAnsiTheme="minorHAnsi" w:cstheme="minorHAnsi"/>
        </w:rPr>
        <w:t xml:space="preserve">in Chiapas, Mexico. </w:t>
      </w:r>
      <w:r w:rsidRPr="00D253EF">
        <w:rPr>
          <w:rFonts w:asciiTheme="minorHAnsi" w:eastAsia="Arial" w:hAnsiTheme="minorHAnsi" w:cstheme="minorHAnsi"/>
          <w:i/>
        </w:rPr>
        <w:t>Biotropica, 42</w:t>
      </w:r>
      <w:r w:rsidRPr="00D253EF">
        <w:rPr>
          <w:rFonts w:asciiTheme="minorHAnsi" w:eastAsia="Arial" w:hAnsiTheme="minorHAnsi" w:cstheme="minorHAnsi"/>
        </w:rPr>
        <w:t>(5)</w:t>
      </w:r>
      <w:r w:rsidRPr="00D253EF">
        <w:rPr>
          <w:rFonts w:asciiTheme="minorHAnsi" w:eastAsia="Arial" w:hAnsiTheme="minorHAnsi" w:cstheme="minorHAnsi"/>
          <w:i/>
        </w:rPr>
        <w:t>,</w:t>
      </w:r>
      <w:r w:rsidRPr="00D253EF">
        <w:rPr>
          <w:rFonts w:asciiTheme="minorHAnsi" w:eastAsia="Arial" w:hAnsiTheme="minorHAnsi" w:cstheme="minorHAnsi"/>
        </w:rPr>
        <w:t xml:space="preserve"> 605–613. </w:t>
      </w:r>
      <w:r>
        <w:rPr>
          <w:rFonts w:asciiTheme="minorHAnsi" w:eastAsia="Arial" w:hAnsiTheme="minorHAnsi" w:cstheme="minorHAnsi"/>
        </w:rPr>
        <w:tab/>
      </w:r>
      <w:hyperlink r:id="rId167" w:history="1">
        <w:r w:rsidRPr="001843D3">
          <w:rPr>
            <w:rStyle w:val="Hyperlink"/>
            <w:rFonts w:asciiTheme="minorHAnsi" w:eastAsia="Arial" w:hAnsiTheme="minorHAnsi" w:cstheme="minorHAnsi"/>
          </w:rPr>
          <w:t>https://doi.org/10.1111/j.1744-7429.2010.00626.x</w:t>
        </w:r>
      </w:hyperlink>
    </w:p>
    <w:p w14:paraId="68A1915D"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Williams-Guillén, K., Perfecto, I., &amp; Vandermeer, J. (2008). Bats limit insects in a </w:t>
      </w:r>
      <w:r>
        <w:rPr>
          <w:rFonts w:asciiTheme="minorHAnsi" w:eastAsia="Arial" w:hAnsiTheme="minorHAnsi" w:cstheme="minorHAnsi"/>
        </w:rPr>
        <w:tab/>
      </w:r>
      <w:r w:rsidRPr="00D253EF">
        <w:rPr>
          <w:rFonts w:asciiTheme="minorHAnsi" w:eastAsia="Arial" w:hAnsiTheme="minorHAnsi" w:cstheme="minorHAnsi"/>
        </w:rPr>
        <w:t xml:space="preserve">neotropical agroforestry system. </w:t>
      </w:r>
      <w:r w:rsidRPr="00D253EF">
        <w:rPr>
          <w:rFonts w:asciiTheme="minorHAnsi" w:eastAsia="Arial" w:hAnsiTheme="minorHAnsi" w:cstheme="minorHAnsi"/>
          <w:i/>
        </w:rPr>
        <w:t>Science (New York, N.Y.), 320</w:t>
      </w:r>
      <w:r w:rsidRPr="00D253EF">
        <w:rPr>
          <w:rFonts w:asciiTheme="minorHAnsi" w:eastAsia="Arial" w:hAnsiTheme="minorHAnsi" w:cstheme="minorHAnsi"/>
        </w:rPr>
        <w:t xml:space="preserve">(5872), 70-70. </w:t>
      </w:r>
      <w:r>
        <w:rPr>
          <w:rFonts w:asciiTheme="minorHAnsi" w:eastAsia="Arial" w:hAnsiTheme="minorHAnsi" w:cstheme="minorHAnsi"/>
        </w:rPr>
        <w:tab/>
      </w:r>
      <w:hyperlink r:id="rId168" w:history="1">
        <w:r w:rsidRPr="001843D3">
          <w:rPr>
            <w:rStyle w:val="Hyperlink"/>
            <w:rFonts w:asciiTheme="minorHAnsi" w:eastAsia="Arial" w:hAnsiTheme="minorHAnsi" w:cstheme="minorHAnsi"/>
          </w:rPr>
          <w:t>https://doi.org/10.1126/science.1152944</w:t>
        </w:r>
      </w:hyperlink>
    </w:p>
    <w:p w14:paraId="19529978" w14:textId="77777777" w:rsidR="00772596" w:rsidRPr="00D253EF" w:rsidRDefault="00772596" w:rsidP="00E238A4">
      <w:pPr>
        <w:spacing w:after="240"/>
        <w:rPr>
          <w:rFonts w:asciiTheme="minorHAnsi" w:eastAsia="Arial" w:hAnsiTheme="minorHAnsi" w:cstheme="minorHAnsi"/>
        </w:rPr>
      </w:pPr>
      <w:r w:rsidRPr="00D253EF">
        <w:rPr>
          <w:rFonts w:asciiTheme="minorHAnsi" w:eastAsia="Arial" w:hAnsiTheme="minorHAnsi" w:cstheme="minorHAnsi"/>
        </w:rPr>
        <w:t xml:space="preserve">Wilson, M., Chen, X., Corlett, R., Didham, R., Ding, P., Holt, R., Holyoak, M., Hu, G., </w:t>
      </w:r>
      <w:r>
        <w:rPr>
          <w:rFonts w:asciiTheme="minorHAnsi" w:eastAsia="Arial" w:hAnsiTheme="minorHAnsi" w:cstheme="minorHAnsi"/>
        </w:rPr>
        <w:tab/>
      </w:r>
      <w:r w:rsidRPr="00D253EF">
        <w:rPr>
          <w:rFonts w:asciiTheme="minorHAnsi" w:eastAsia="Arial" w:hAnsiTheme="minorHAnsi" w:cstheme="minorHAnsi"/>
        </w:rPr>
        <w:t xml:space="preserve">Hughes, A., Jiang, L., </w:t>
      </w:r>
      <w:r w:rsidRPr="00D253EF">
        <w:rPr>
          <w:rFonts w:asciiTheme="minorHAnsi" w:eastAsia="Arial" w:hAnsiTheme="minorHAnsi" w:cstheme="minorHAnsi"/>
        </w:rPr>
        <w:tab/>
        <w:t xml:space="preserve">Laurance, W., Liu, J., Pimm, S., Robinson, S., Russo, S., </w:t>
      </w:r>
      <w:r>
        <w:rPr>
          <w:rFonts w:asciiTheme="minorHAnsi" w:eastAsia="Arial" w:hAnsiTheme="minorHAnsi" w:cstheme="minorHAnsi"/>
        </w:rPr>
        <w:tab/>
      </w:r>
      <w:r w:rsidRPr="00D253EF">
        <w:rPr>
          <w:rFonts w:asciiTheme="minorHAnsi" w:eastAsia="Arial" w:hAnsiTheme="minorHAnsi" w:cstheme="minorHAnsi"/>
        </w:rPr>
        <w:t xml:space="preserve">Si, X., Wilcove, D., Wu, J., Yu, M. (2016). Habitat fragmentation and </w:t>
      </w:r>
      <w:r>
        <w:rPr>
          <w:rFonts w:asciiTheme="minorHAnsi" w:eastAsia="Arial" w:hAnsiTheme="minorHAnsi" w:cstheme="minorHAnsi"/>
        </w:rPr>
        <w:tab/>
      </w:r>
      <w:r w:rsidRPr="00D253EF">
        <w:rPr>
          <w:rFonts w:asciiTheme="minorHAnsi" w:eastAsia="Arial" w:hAnsiTheme="minorHAnsi" w:cstheme="minorHAnsi"/>
        </w:rPr>
        <w:t xml:space="preserve">biodiversity conservation: key findings and future challenges. </w:t>
      </w:r>
      <w:r w:rsidRPr="00D253EF">
        <w:rPr>
          <w:rFonts w:asciiTheme="minorHAnsi" w:eastAsia="Arial" w:hAnsiTheme="minorHAnsi" w:cstheme="minorHAnsi"/>
          <w:i/>
        </w:rPr>
        <w:t xml:space="preserve">Landscape </w:t>
      </w:r>
      <w:r>
        <w:rPr>
          <w:rFonts w:asciiTheme="minorHAnsi" w:eastAsia="Arial" w:hAnsiTheme="minorHAnsi" w:cstheme="minorHAnsi"/>
          <w:i/>
        </w:rPr>
        <w:tab/>
      </w:r>
      <w:r w:rsidRPr="00D253EF">
        <w:rPr>
          <w:rFonts w:asciiTheme="minorHAnsi" w:eastAsia="Arial" w:hAnsiTheme="minorHAnsi" w:cstheme="minorHAnsi"/>
          <w:i/>
        </w:rPr>
        <w:t>Ecology, 31</w:t>
      </w:r>
      <w:r w:rsidRPr="00D253EF">
        <w:rPr>
          <w:rFonts w:asciiTheme="minorHAnsi" w:eastAsia="Arial" w:hAnsiTheme="minorHAnsi" w:cstheme="minorHAnsi"/>
        </w:rPr>
        <w:t>(2)</w:t>
      </w:r>
      <w:r w:rsidRPr="00D253EF">
        <w:rPr>
          <w:rFonts w:asciiTheme="minorHAnsi" w:eastAsia="Arial" w:hAnsiTheme="minorHAnsi" w:cstheme="minorHAnsi"/>
          <w:i/>
        </w:rPr>
        <w:t xml:space="preserve">, </w:t>
      </w:r>
      <w:r w:rsidRPr="00D253EF">
        <w:rPr>
          <w:rFonts w:asciiTheme="minorHAnsi" w:eastAsia="Arial" w:hAnsiTheme="minorHAnsi" w:cstheme="minorHAnsi"/>
        </w:rPr>
        <w:t xml:space="preserve">219-227. </w:t>
      </w:r>
      <w:hyperlink r:id="rId169" w:history="1">
        <w:r w:rsidRPr="00D253EF">
          <w:rPr>
            <w:rStyle w:val="Hyperlink"/>
            <w:rFonts w:asciiTheme="minorHAnsi" w:eastAsia="Arial" w:hAnsiTheme="minorHAnsi" w:cstheme="minorHAnsi"/>
          </w:rPr>
          <w:t>https://doi.org/10.1007/s10980-015-0322-1</w:t>
        </w:r>
      </w:hyperlink>
    </w:p>
    <w:p w14:paraId="10D64DAA" w14:textId="77777777" w:rsidR="00772596" w:rsidRPr="00D253EF" w:rsidRDefault="00772596" w:rsidP="00E238A4">
      <w:pPr>
        <w:spacing w:after="240"/>
        <w:rPr>
          <w:rFonts w:asciiTheme="minorHAnsi" w:hAnsiTheme="minorHAnsi" w:cstheme="minorHAnsi"/>
        </w:rPr>
      </w:pPr>
      <w:r w:rsidRPr="00D253EF">
        <w:rPr>
          <w:rFonts w:asciiTheme="minorHAnsi" w:hAnsiTheme="minorHAnsi" w:cstheme="minorHAnsi"/>
        </w:rPr>
        <w:t>Young, R. (2001). The eastern horseshoe bat, Rhinolophus megaphyllus, in south-</w:t>
      </w:r>
      <w:r>
        <w:rPr>
          <w:rFonts w:asciiTheme="minorHAnsi" w:hAnsiTheme="minorHAnsi" w:cstheme="minorHAnsi"/>
        </w:rPr>
        <w:tab/>
      </w:r>
      <w:r w:rsidRPr="00D253EF">
        <w:rPr>
          <w:rFonts w:asciiTheme="minorHAnsi" w:hAnsiTheme="minorHAnsi" w:cstheme="minorHAnsi"/>
        </w:rPr>
        <w:t xml:space="preserve">east Queensland, Australia: Colony demography and dynamics, activity </w:t>
      </w:r>
      <w:r>
        <w:rPr>
          <w:rFonts w:asciiTheme="minorHAnsi" w:hAnsiTheme="minorHAnsi" w:cstheme="minorHAnsi"/>
        </w:rPr>
        <w:tab/>
      </w:r>
      <w:r w:rsidRPr="00D253EF">
        <w:rPr>
          <w:rFonts w:asciiTheme="minorHAnsi" w:hAnsiTheme="minorHAnsi" w:cstheme="minorHAnsi"/>
        </w:rPr>
        <w:t xml:space="preserve">levels, seasonal weight changes, and capture-recapture analyses. </w:t>
      </w:r>
      <w:r w:rsidRPr="00D253EF">
        <w:rPr>
          <w:rFonts w:asciiTheme="minorHAnsi" w:hAnsiTheme="minorHAnsi" w:cstheme="minorHAnsi"/>
          <w:i/>
          <w:iCs/>
        </w:rPr>
        <w:t xml:space="preserve">Wildlife </w:t>
      </w:r>
      <w:r>
        <w:rPr>
          <w:rFonts w:asciiTheme="minorHAnsi" w:hAnsiTheme="minorHAnsi" w:cstheme="minorHAnsi"/>
          <w:i/>
          <w:iCs/>
        </w:rPr>
        <w:tab/>
      </w:r>
      <w:r w:rsidRPr="00D253EF">
        <w:rPr>
          <w:rFonts w:asciiTheme="minorHAnsi" w:hAnsiTheme="minorHAnsi" w:cstheme="minorHAnsi"/>
          <w:i/>
          <w:iCs/>
        </w:rPr>
        <w:t>Research (East Melbourne), 28</w:t>
      </w:r>
      <w:r w:rsidRPr="00D253EF">
        <w:rPr>
          <w:rFonts w:asciiTheme="minorHAnsi" w:hAnsiTheme="minorHAnsi" w:cstheme="minorHAnsi"/>
        </w:rPr>
        <w:t xml:space="preserve">(4), 425–434. </w:t>
      </w:r>
      <w:r>
        <w:rPr>
          <w:rFonts w:asciiTheme="minorHAnsi" w:hAnsiTheme="minorHAnsi" w:cstheme="minorHAnsi"/>
        </w:rPr>
        <w:tab/>
      </w:r>
      <w:hyperlink r:id="rId170" w:history="1">
        <w:r w:rsidRPr="001843D3">
          <w:rPr>
            <w:rStyle w:val="Hyperlink"/>
            <w:rFonts w:asciiTheme="minorHAnsi" w:hAnsiTheme="minorHAnsi" w:cstheme="minorHAnsi"/>
          </w:rPr>
          <w:t>https://doi.org/10.1071/WR99106</w:t>
        </w:r>
      </w:hyperlink>
    </w:p>
    <w:p w14:paraId="4169EEC3" w14:textId="77777777" w:rsidR="00DE7E21" w:rsidRPr="00D253EF" w:rsidRDefault="00DE7E21" w:rsidP="006545B8">
      <w:pPr>
        <w:pStyle w:val="PhDNormal"/>
        <w:spacing w:line="360" w:lineRule="auto"/>
        <w:rPr>
          <w:rFonts w:asciiTheme="minorHAnsi" w:hAnsiTheme="minorHAnsi" w:cstheme="minorHAnsi"/>
        </w:rPr>
      </w:pPr>
    </w:p>
    <w:p w14:paraId="17F97965" w14:textId="77777777" w:rsidR="00883E09" w:rsidRPr="00D253EF" w:rsidRDefault="00883E09" w:rsidP="006545B8">
      <w:pPr>
        <w:pStyle w:val="PhDNormal"/>
        <w:spacing w:line="360" w:lineRule="auto"/>
        <w:rPr>
          <w:rFonts w:asciiTheme="minorHAnsi" w:hAnsiTheme="minorHAnsi" w:cstheme="minorHAnsi"/>
        </w:rPr>
      </w:pPr>
    </w:p>
    <w:p w14:paraId="58B2E744" w14:textId="77777777" w:rsidR="001D1804" w:rsidRPr="00D253EF" w:rsidRDefault="001D1804" w:rsidP="006545B8">
      <w:pPr>
        <w:pStyle w:val="Heading1"/>
        <w:spacing w:line="360" w:lineRule="auto"/>
        <w:rPr>
          <w:rFonts w:asciiTheme="minorHAnsi" w:hAnsiTheme="minorHAnsi" w:cstheme="minorHAnsi"/>
        </w:rPr>
        <w:sectPr w:rsidR="001D1804" w:rsidRPr="00D253EF" w:rsidSect="0074317B">
          <w:headerReference w:type="even" r:id="rId171"/>
          <w:headerReference w:type="default" r:id="rId172"/>
          <w:footerReference w:type="even" r:id="rId173"/>
          <w:footerReference w:type="default" r:id="rId174"/>
          <w:headerReference w:type="first" r:id="rId175"/>
          <w:footerReference w:type="first" r:id="rId176"/>
          <w:type w:val="oddPage"/>
          <w:pgSz w:w="11907" w:h="16840" w:code="9"/>
          <w:pgMar w:top="1418" w:right="1418" w:bottom="1418" w:left="2268" w:header="720" w:footer="720" w:gutter="0"/>
          <w:pgNumType w:start="1"/>
          <w:cols w:space="720"/>
          <w:docGrid w:linePitch="326"/>
        </w:sectPr>
      </w:pPr>
    </w:p>
    <w:p w14:paraId="625EF1CB" w14:textId="3C71D336" w:rsidR="00C701B3" w:rsidRPr="007852D7" w:rsidRDefault="00735166" w:rsidP="007852D7">
      <w:pPr>
        <w:pStyle w:val="Heading1"/>
        <w:pBdr>
          <w:bottom w:val="single" w:sz="4" w:space="1" w:color="auto"/>
        </w:pBdr>
        <w:spacing w:line="360" w:lineRule="auto"/>
        <w:rPr>
          <w:rFonts w:asciiTheme="minorHAnsi" w:hAnsiTheme="minorHAnsi" w:cstheme="minorHAnsi"/>
          <w:sz w:val="40"/>
          <w:szCs w:val="40"/>
        </w:rPr>
      </w:pPr>
      <w:bookmarkStart w:id="44" w:name="_Toc86701833"/>
      <w:r w:rsidRPr="007852D7">
        <w:rPr>
          <w:rFonts w:asciiTheme="minorHAnsi" w:hAnsiTheme="minorHAnsi" w:cstheme="minorHAnsi"/>
          <w:sz w:val="40"/>
          <w:szCs w:val="40"/>
        </w:rPr>
        <w:lastRenderedPageBreak/>
        <w:t>Understanding the bat species, population and their emergence and return pattern in the Yugar tunnel</w:t>
      </w:r>
      <w:bookmarkEnd w:id="44"/>
    </w:p>
    <w:p w14:paraId="75C0808D" w14:textId="10D3EEFF" w:rsidR="00666B6A" w:rsidRPr="007852D7" w:rsidRDefault="00666B6A" w:rsidP="00666B6A">
      <w:pPr>
        <w:pStyle w:val="Heading2"/>
        <w:rPr>
          <w:rFonts w:asciiTheme="minorHAnsi" w:hAnsiTheme="minorHAnsi" w:cstheme="minorHAnsi"/>
          <w:sz w:val="36"/>
          <w:szCs w:val="36"/>
        </w:rPr>
      </w:pPr>
      <w:bookmarkStart w:id="45" w:name="_Toc86701834"/>
      <w:r w:rsidRPr="007852D7">
        <w:rPr>
          <w:rFonts w:asciiTheme="minorHAnsi" w:hAnsiTheme="minorHAnsi" w:cstheme="minorHAnsi"/>
          <w:sz w:val="36"/>
          <w:szCs w:val="36"/>
        </w:rPr>
        <w:t>2.1</w:t>
      </w:r>
      <w:r w:rsidRPr="007852D7">
        <w:rPr>
          <w:rFonts w:asciiTheme="minorHAnsi" w:hAnsiTheme="minorHAnsi" w:cstheme="minorHAnsi"/>
          <w:sz w:val="36"/>
          <w:szCs w:val="36"/>
        </w:rPr>
        <w:tab/>
        <w:t>Introduction</w:t>
      </w:r>
      <w:bookmarkEnd w:id="45"/>
    </w:p>
    <w:p w14:paraId="6E9F1061" w14:textId="77777777" w:rsidR="00666B6A" w:rsidRPr="00D253EF" w:rsidRDefault="00666B6A" w:rsidP="006545B8">
      <w:pPr>
        <w:spacing w:line="360" w:lineRule="auto"/>
        <w:ind w:firstLine="567"/>
        <w:jc w:val="both"/>
        <w:rPr>
          <w:rFonts w:asciiTheme="minorHAnsi" w:eastAsia="PMingLiU" w:hAnsiTheme="minorHAnsi" w:cstheme="minorHAnsi"/>
        </w:rPr>
      </w:pPr>
    </w:p>
    <w:p w14:paraId="2F92DC36" w14:textId="59997DA9"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Tunnels play an important role in the life history of bats </w:t>
      </w:r>
      <w:r w:rsidR="00EC426F">
        <w:rPr>
          <w:rFonts w:asciiTheme="minorHAnsi" w:eastAsia="PMingLiU" w:hAnsiTheme="minorHAnsi" w:cstheme="minorHAnsi"/>
        </w:rPr>
        <w:t>by providing</w:t>
      </w:r>
      <w:r w:rsidRPr="00D253EF">
        <w:rPr>
          <w:rFonts w:asciiTheme="minorHAnsi" w:eastAsia="PMingLiU" w:hAnsiTheme="minorHAnsi" w:cstheme="minorHAnsi"/>
        </w:rPr>
        <w:t xml:space="preserve"> landscape connectivity across significant barriers, connecting populations that might otherwise be isolated or reducing movement costs. Tunnels also provide significant stable protected roosting habitat for a number of species (Bach et al</w:t>
      </w:r>
      <w:r w:rsidR="00D81137">
        <w:rPr>
          <w:rFonts w:asciiTheme="minorHAnsi" w:eastAsia="PMingLiU" w:hAnsiTheme="minorHAnsi" w:cstheme="minorHAnsi"/>
        </w:rPr>
        <w:t>.</w:t>
      </w:r>
      <w:r w:rsidRPr="00D253EF">
        <w:rPr>
          <w:rFonts w:asciiTheme="minorHAnsi" w:eastAsia="PMingLiU" w:hAnsiTheme="minorHAnsi" w:cstheme="minorHAnsi"/>
        </w:rPr>
        <w:t xml:space="preserve"> 2004). Studies on insectivorous bats around the world have recorded many bats species including </w:t>
      </w:r>
      <w:r w:rsidRPr="00D253EF">
        <w:rPr>
          <w:rFonts w:asciiTheme="minorHAnsi" w:eastAsia="PMingLiU" w:hAnsiTheme="minorHAnsi" w:cstheme="minorHAnsi"/>
          <w:i/>
          <w:iCs/>
        </w:rPr>
        <w:t>Myotis lucifugus</w:t>
      </w:r>
      <w:r w:rsidRPr="00D253EF">
        <w:rPr>
          <w:rFonts w:asciiTheme="minorHAnsi" w:eastAsia="PMingLiU" w:hAnsiTheme="minorHAnsi" w:cstheme="minorHAnsi"/>
        </w:rPr>
        <w:t xml:space="preserve"> (Keen &amp; Hitchcock 1980), </w:t>
      </w:r>
      <w:r w:rsidRPr="00D253EF">
        <w:rPr>
          <w:rFonts w:asciiTheme="minorHAnsi" w:eastAsia="PMingLiU" w:hAnsiTheme="minorHAnsi" w:cstheme="minorHAnsi"/>
          <w:i/>
          <w:iCs/>
        </w:rPr>
        <w:t>Myotis leibii</w:t>
      </w:r>
      <w:r w:rsidRPr="00D253EF">
        <w:rPr>
          <w:rFonts w:asciiTheme="minorHAnsi" w:eastAsia="PMingLiU" w:hAnsiTheme="minorHAnsi" w:cstheme="minorHAnsi"/>
        </w:rPr>
        <w:t xml:space="preserve"> (Johnson &amp; Gates 2008), </w:t>
      </w:r>
      <w:r w:rsidRPr="00D253EF">
        <w:rPr>
          <w:rFonts w:asciiTheme="minorHAnsi" w:eastAsia="PMingLiU" w:hAnsiTheme="minorHAnsi" w:cstheme="minorHAnsi"/>
          <w:i/>
          <w:iCs/>
        </w:rPr>
        <w:t>Rhinolophus euryale</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R. ferrumequinum</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Barbastella barbastellus</w:t>
      </w:r>
      <w:r w:rsidRPr="00D253EF">
        <w:rPr>
          <w:rFonts w:asciiTheme="minorHAnsi" w:eastAsia="PMingLiU" w:hAnsiTheme="minorHAnsi" w:cstheme="minorHAnsi"/>
        </w:rPr>
        <w:t xml:space="preserve"> (Uhrin et al. 2010), and </w:t>
      </w:r>
      <w:r w:rsidRPr="00D253EF">
        <w:rPr>
          <w:rFonts w:asciiTheme="minorHAnsi" w:eastAsia="PMingLiU" w:hAnsiTheme="minorHAnsi" w:cstheme="minorHAnsi"/>
          <w:i/>
          <w:iCs/>
        </w:rPr>
        <w:t>Pipistrellus pipistrellus</w:t>
      </w:r>
      <w:r w:rsidRPr="00D253EF">
        <w:rPr>
          <w:rFonts w:asciiTheme="minorHAnsi" w:eastAsia="PMingLiU" w:hAnsiTheme="minorHAnsi" w:cstheme="minorHAnsi"/>
        </w:rPr>
        <w:t xml:space="preserve"> (Kerbiriou et al. 2015) roosting in artificial tunnels. Meanwhile, insectivorous bat species such as </w:t>
      </w:r>
      <w:r w:rsidRPr="00D253EF">
        <w:rPr>
          <w:rFonts w:asciiTheme="minorHAnsi" w:eastAsia="PMingLiU" w:hAnsiTheme="minorHAnsi" w:cstheme="minorHAnsi"/>
          <w:i/>
          <w:iCs/>
        </w:rPr>
        <w:t>Myotis macropus</w:t>
      </w:r>
      <w:r w:rsidRPr="00D253EF">
        <w:rPr>
          <w:rFonts w:asciiTheme="minorHAnsi" w:eastAsia="PMingLiU" w:hAnsiTheme="minorHAnsi" w:cstheme="minorHAnsi"/>
        </w:rPr>
        <w:t xml:space="preserve"> (Campbell 2009), </w:t>
      </w:r>
      <w:r w:rsidRPr="00D253EF">
        <w:rPr>
          <w:rFonts w:asciiTheme="minorHAnsi" w:eastAsia="PMingLiU" w:hAnsiTheme="minorHAnsi" w:cstheme="minorHAnsi"/>
          <w:i/>
          <w:iCs/>
        </w:rPr>
        <w:t>Chalinolobus dwyeri</w:t>
      </w:r>
      <w:r w:rsidRPr="00D253EF">
        <w:rPr>
          <w:rFonts w:asciiTheme="minorHAnsi" w:eastAsia="PMingLiU" w:hAnsiTheme="minorHAnsi" w:cstheme="minorHAnsi"/>
        </w:rPr>
        <w:t xml:space="preserve"> (Dwyer 1966), </w:t>
      </w:r>
      <w:r w:rsidRPr="000A1F22">
        <w:rPr>
          <w:rFonts w:asciiTheme="minorHAnsi" w:eastAsia="PMingLiU" w:hAnsiTheme="minorHAnsi" w:cstheme="minorHAnsi"/>
          <w:i/>
          <w:iCs/>
        </w:rPr>
        <w:t xml:space="preserve">Miniopterus </w:t>
      </w:r>
      <w:r w:rsidR="001F48A1" w:rsidRPr="000A1F22">
        <w:rPr>
          <w:rFonts w:asciiTheme="minorHAnsi" w:eastAsia="PMingLiU" w:hAnsiTheme="minorHAnsi" w:cstheme="minorHAnsi"/>
          <w:i/>
          <w:iCs/>
        </w:rPr>
        <w:t>orianae</w:t>
      </w:r>
      <w:r w:rsidR="008D2E3E" w:rsidRPr="000A1F22">
        <w:rPr>
          <w:rFonts w:asciiTheme="minorHAnsi" w:eastAsia="PMingLiU" w:hAnsiTheme="minorHAnsi" w:cstheme="minorHAnsi"/>
          <w:i/>
          <w:iCs/>
        </w:rPr>
        <w:t xml:space="preserve"> </w:t>
      </w:r>
      <w:r w:rsidRPr="000A1F22">
        <w:rPr>
          <w:rFonts w:asciiTheme="minorHAnsi" w:eastAsia="PMingLiU" w:hAnsiTheme="minorHAnsi" w:cstheme="minorHAnsi"/>
          <w:i/>
          <w:iCs/>
        </w:rPr>
        <w:t>oceanensis</w:t>
      </w:r>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(White 2011) have also been found occupying abandoned tunnels in Australia. </w:t>
      </w:r>
    </w:p>
    <w:p w14:paraId="74D61F64" w14:textId="7CCD1439"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Many studies on bat roosting sites have documented physical and environmental factors that affect the timing and behaviour of bats as they emerge or return to tunnel or cave roosts (Campbell 2009; García Ruiz et al. 2017; Pretorius et al. 2020; </w:t>
      </w:r>
      <w:r w:rsidRPr="00D253EF">
        <w:rPr>
          <w:rFonts w:asciiTheme="minorHAnsi" w:eastAsia="PMingLiU" w:hAnsiTheme="minorHAnsi" w:cstheme="minorHAnsi"/>
          <w:lang w:val="en-US"/>
        </w:rPr>
        <w:t xml:space="preserve">Gonsalves &amp; Law 2017; </w:t>
      </w:r>
      <w:r w:rsidRPr="00D253EF">
        <w:rPr>
          <w:rFonts w:asciiTheme="minorHAnsi" w:eastAsia="PMingLiU" w:hAnsiTheme="minorHAnsi" w:cstheme="minorHAnsi"/>
        </w:rPr>
        <w:t xml:space="preserve">Maltagliati et al. 2013; Thies et al. 2006; Funakoshi &amp; Maeda 2003). Emergence and return behaviour are strongly correlated with sunrise and sunset, and influenced by day – night cycle which is synchronised with the endogenous rhythm of bats (Russo et al 2007; </w:t>
      </w:r>
      <w:r w:rsidRPr="00D253EF">
        <w:rPr>
          <w:rFonts w:asciiTheme="minorHAnsi" w:eastAsia="PMingLiU" w:hAnsiTheme="minorHAnsi" w:cstheme="minorHAnsi"/>
          <w:lang w:val="en-US"/>
        </w:rPr>
        <w:t>Erkert 1978</w:t>
      </w:r>
      <w:r w:rsidRPr="00D253EF">
        <w:rPr>
          <w:rFonts w:asciiTheme="minorHAnsi" w:eastAsia="PMingLiU" w:hAnsiTheme="minorHAnsi" w:cstheme="minorHAnsi"/>
        </w:rPr>
        <w:t xml:space="preserve">). Bats typically emerge from roosts after sunset and return before sunrise when light levels are low (Rydell et al. 1996; Arndt et al. 2018; Zhang et al. 2015). However, this is not always the case with species such as </w:t>
      </w:r>
      <w:r w:rsidRPr="00D253EF">
        <w:rPr>
          <w:rFonts w:asciiTheme="minorHAnsi" w:eastAsia="PMingLiU" w:hAnsiTheme="minorHAnsi" w:cstheme="minorHAnsi"/>
          <w:i/>
          <w:iCs/>
        </w:rPr>
        <w:t xml:space="preserve">Tadarida </w:t>
      </w:r>
      <w:r w:rsidRPr="00D253EF">
        <w:rPr>
          <w:rFonts w:asciiTheme="minorHAnsi" w:eastAsia="PMingLiU" w:hAnsiTheme="minorHAnsi" w:cstheme="minorHAnsi"/>
          <w:i/>
          <w:iCs/>
        </w:rPr>
        <w:lastRenderedPageBreak/>
        <w:t>brasiliensis</w:t>
      </w:r>
      <w:r w:rsidRPr="00D253EF">
        <w:rPr>
          <w:rFonts w:asciiTheme="minorHAnsi" w:eastAsia="PMingLiU" w:hAnsiTheme="minorHAnsi" w:cstheme="minorHAnsi"/>
        </w:rPr>
        <w:t xml:space="preserve"> (Reichard et al. 2009; Frick et al. 2012), </w:t>
      </w:r>
      <w:r w:rsidRPr="00D253EF">
        <w:rPr>
          <w:rFonts w:asciiTheme="minorHAnsi" w:eastAsia="PMingLiU" w:hAnsiTheme="minorHAnsi" w:cstheme="minorHAnsi"/>
          <w:i/>
          <w:iCs/>
        </w:rPr>
        <w:t>Pipistrellus pygmaeus</w:t>
      </w:r>
      <w:r w:rsidRPr="00D253EF">
        <w:rPr>
          <w:rFonts w:asciiTheme="minorHAnsi" w:eastAsia="PMingLiU" w:hAnsiTheme="minorHAnsi" w:cstheme="minorHAnsi"/>
        </w:rPr>
        <w:t xml:space="preserve"> (Frafjord 2021), and </w:t>
      </w:r>
      <w:r w:rsidRPr="00D253EF">
        <w:rPr>
          <w:rFonts w:asciiTheme="minorHAnsi" w:eastAsia="PMingLiU" w:hAnsiTheme="minorHAnsi" w:cstheme="minorHAnsi"/>
          <w:i/>
          <w:iCs/>
        </w:rPr>
        <w:t>Chalinolobus tuberculatus</w:t>
      </w:r>
      <w:r w:rsidRPr="00D253EF">
        <w:rPr>
          <w:rFonts w:asciiTheme="minorHAnsi" w:eastAsia="PMingLiU" w:hAnsiTheme="minorHAnsi" w:cstheme="minorHAnsi"/>
        </w:rPr>
        <w:t xml:space="preserve"> (Griffiths 2007) emerging before or soon after sunset. Factors such as light intensity, resource availability, climate conditions, foraging strategies, reproductive stages and predation risk are suggested to influence bat emergence and return patterns and foraging behaviours (Frick et al. 2012; Russo et al. 2007; Thomas &amp; Jacobs 2013; Arndt et al. 2018; Kunz 1974). Resource availability and predation risk can reflect the cost-benefit trade-off </w:t>
      </w:r>
      <w:r w:rsidR="00650C45">
        <w:rPr>
          <w:rFonts w:asciiTheme="minorHAnsi" w:eastAsia="PMingLiU" w:hAnsiTheme="minorHAnsi" w:cstheme="minorHAnsi"/>
        </w:rPr>
        <w:t>faced by</w:t>
      </w:r>
      <w:r w:rsidRPr="00D253EF">
        <w:rPr>
          <w:rFonts w:asciiTheme="minorHAnsi" w:eastAsia="PMingLiU" w:hAnsiTheme="minorHAnsi" w:cstheme="minorHAnsi"/>
        </w:rPr>
        <w:t xml:space="preserve"> foraging bats (Thies et al. 2006). Bats may emerge earlier, risking predation by diurnal predators, for better foraging opportunities during low resource availability or times of high energetic demand such as during reproductive periods (Frick et al. 2012; Reichard et al. 2009). In contrast, some bats may emerge later after sunset under low light to avoid predators when resources are abundant (Frick et al. 2012; Jones &amp; Rydell 1994; Russo et al. 2007).  </w:t>
      </w:r>
    </w:p>
    <w:p w14:paraId="34E03976" w14:textId="0CE1DBB0"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As most bat species do not build their own roost and so are heavily dependent on pre-existing structures, roost sites are a crucial but limited resource (Kunz and Lumsden 2003; Kerth 2008). Therefore, artificial structures may play an important role as substitutes for natural roosts (Lisón et al. 2013). Many cave-dwelling bat species in Australia including </w:t>
      </w:r>
      <w:r w:rsidRPr="00D253EF">
        <w:rPr>
          <w:rFonts w:asciiTheme="minorHAnsi" w:eastAsia="PMingLiU" w:hAnsiTheme="minorHAnsi" w:cstheme="minorHAnsi"/>
          <w:i/>
        </w:rPr>
        <w:t>Hipposideros semoni</w:t>
      </w:r>
      <w:r w:rsidRPr="00D253EF">
        <w:rPr>
          <w:rFonts w:asciiTheme="minorHAnsi" w:eastAsia="PMingLiU" w:hAnsiTheme="minorHAnsi" w:cstheme="minorHAnsi"/>
        </w:rPr>
        <w:t xml:space="preserve">, </w:t>
      </w:r>
      <w:r w:rsidRPr="00D253EF">
        <w:rPr>
          <w:rFonts w:asciiTheme="minorHAnsi" w:eastAsia="PMingLiU" w:hAnsiTheme="minorHAnsi" w:cstheme="minorHAnsi"/>
          <w:i/>
        </w:rPr>
        <w:t>Taphozous troughtoni,</w:t>
      </w:r>
      <w:r w:rsidRPr="00D253EF">
        <w:rPr>
          <w:rFonts w:asciiTheme="minorHAnsi" w:eastAsia="PMingLiU" w:hAnsiTheme="minorHAnsi" w:cstheme="minorHAnsi"/>
        </w:rPr>
        <w:t xml:space="preserve"> </w:t>
      </w:r>
      <w:r w:rsidRPr="00C46589">
        <w:rPr>
          <w:rFonts w:asciiTheme="minorHAnsi" w:eastAsia="PMingLiU" w:hAnsiTheme="minorHAnsi" w:cstheme="minorHAnsi"/>
          <w:i/>
        </w:rPr>
        <w:t xml:space="preserve">Miniopterus </w:t>
      </w:r>
      <w:r w:rsidR="00CA69F7" w:rsidRPr="00C46589">
        <w:rPr>
          <w:rFonts w:asciiTheme="minorHAnsi" w:eastAsia="PMingLiU" w:hAnsiTheme="minorHAnsi" w:cstheme="minorHAnsi"/>
          <w:i/>
        </w:rPr>
        <w:t>orianae</w:t>
      </w:r>
      <w:r w:rsidRPr="00D253EF">
        <w:rPr>
          <w:rFonts w:asciiTheme="minorHAnsi" w:eastAsia="PMingLiU" w:hAnsiTheme="minorHAnsi" w:cstheme="minorHAnsi"/>
          <w:i/>
        </w:rPr>
        <w:t>, Rhinolophus capensis</w:t>
      </w:r>
      <w:r w:rsidRPr="00D253EF">
        <w:rPr>
          <w:rFonts w:asciiTheme="minorHAnsi" w:eastAsia="PMingLiU" w:hAnsiTheme="minorHAnsi" w:cstheme="minorHAnsi"/>
        </w:rPr>
        <w:t xml:space="preserve"> and </w:t>
      </w:r>
      <w:r w:rsidRPr="00D253EF">
        <w:rPr>
          <w:rFonts w:asciiTheme="minorHAnsi" w:eastAsia="PMingLiU" w:hAnsiTheme="minorHAnsi" w:cstheme="minorHAnsi"/>
          <w:i/>
        </w:rPr>
        <w:t>Rhinolophus philippinensis</w:t>
      </w:r>
      <w:r w:rsidRPr="00D253EF">
        <w:rPr>
          <w:rFonts w:asciiTheme="minorHAnsi" w:eastAsia="PMingLiU" w:hAnsiTheme="minorHAnsi" w:cstheme="minorHAnsi"/>
        </w:rPr>
        <w:t xml:space="preserve"> are found roosting in tunnels (Brown &amp; Bernard 1994; Thomson et al. 2005). Artificial structures likely reduce exposure to predators and offer protection</w:t>
      </w:r>
      <w:r w:rsidR="00962BD3">
        <w:rPr>
          <w:rFonts w:asciiTheme="minorHAnsi" w:eastAsia="PMingLiU" w:hAnsiTheme="minorHAnsi" w:cstheme="minorHAnsi"/>
        </w:rPr>
        <w:t xml:space="preserve"> for bats</w:t>
      </w:r>
      <w:r w:rsidRPr="00D253EF">
        <w:rPr>
          <w:rFonts w:asciiTheme="minorHAnsi" w:eastAsia="PMingLiU" w:hAnsiTheme="minorHAnsi" w:cstheme="minorHAnsi"/>
        </w:rPr>
        <w:t xml:space="preserve"> under severe weather conditions such as </w:t>
      </w:r>
      <w:r w:rsidR="00962BD3">
        <w:rPr>
          <w:rFonts w:asciiTheme="minorHAnsi" w:eastAsia="PMingLiU" w:hAnsiTheme="minorHAnsi" w:cstheme="minorHAnsi"/>
        </w:rPr>
        <w:t xml:space="preserve">heavy </w:t>
      </w:r>
      <w:r w:rsidRPr="00D253EF">
        <w:rPr>
          <w:rFonts w:asciiTheme="minorHAnsi" w:eastAsia="PMingLiU" w:hAnsiTheme="minorHAnsi" w:cstheme="minorHAnsi"/>
        </w:rPr>
        <w:t>rain or</w:t>
      </w:r>
      <w:r w:rsidR="00962BD3">
        <w:rPr>
          <w:rFonts w:asciiTheme="minorHAnsi" w:eastAsia="PMingLiU" w:hAnsiTheme="minorHAnsi" w:cstheme="minorHAnsi"/>
        </w:rPr>
        <w:t xml:space="preserve"> during</w:t>
      </w:r>
      <w:r w:rsidRPr="00D253EF">
        <w:rPr>
          <w:rFonts w:asciiTheme="minorHAnsi" w:eastAsia="PMingLiU" w:hAnsiTheme="minorHAnsi" w:cstheme="minorHAnsi"/>
        </w:rPr>
        <w:t xml:space="preserve"> low ambient temperatures (Lausen &amp; Barclay 2006; O’Malley et al. 2020). Artificial structures may also provide stable roosting microclimate which enhance the energetic benefits for roosting bats, particularly during reproductive stages and hibernation (Vivier and van der Merwe 2007; Lausen &amp; Barclay 2006; Johnson et al. 2019). However, some cave-dwelling species such as </w:t>
      </w:r>
      <w:r w:rsidRPr="00D253EF">
        <w:rPr>
          <w:rFonts w:asciiTheme="minorHAnsi" w:eastAsia="PMingLiU" w:hAnsiTheme="minorHAnsi" w:cstheme="minorHAnsi"/>
          <w:i/>
          <w:iCs/>
        </w:rPr>
        <w:t>Myotis macropus</w:t>
      </w:r>
      <w:r w:rsidRPr="00D253EF">
        <w:rPr>
          <w:rFonts w:asciiTheme="minorHAnsi" w:eastAsia="PMingLiU" w:hAnsiTheme="minorHAnsi" w:cstheme="minorHAnsi"/>
        </w:rPr>
        <w:t xml:space="preserve"> (Campbell 2009) and </w:t>
      </w:r>
      <w:r w:rsidRPr="00D253EF">
        <w:rPr>
          <w:rFonts w:asciiTheme="minorHAnsi" w:eastAsia="PMingLiU" w:hAnsiTheme="minorHAnsi" w:cstheme="minorHAnsi"/>
          <w:i/>
          <w:iCs/>
        </w:rPr>
        <w:t>Chalinolobus morio</w:t>
      </w:r>
      <w:r w:rsidRPr="00D253EF">
        <w:rPr>
          <w:rFonts w:asciiTheme="minorHAnsi" w:eastAsia="PMingLiU" w:hAnsiTheme="minorHAnsi" w:cstheme="minorHAnsi"/>
        </w:rPr>
        <w:t xml:space="preserve"> (Turbill 2006) do not only roost in cave-like structures, but also roost in tree hollows unlike other species such as </w:t>
      </w:r>
      <w:r w:rsidRPr="00D253EF">
        <w:rPr>
          <w:rFonts w:asciiTheme="minorHAnsi" w:eastAsia="PMingLiU" w:hAnsiTheme="minorHAnsi" w:cstheme="minorHAnsi"/>
          <w:i/>
          <w:iCs/>
        </w:rPr>
        <w:t>Rhinolophus megaphyllus</w:t>
      </w:r>
      <w:r w:rsidRPr="00D253EF">
        <w:rPr>
          <w:rFonts w:asciiTheme="minorHAnsi" w:eastAsia="PMingLiU" w:hAnsiTheme="minorHAnsi" w:cstheme="minorHAnsi"/>
        </w:rPr>
        <w:t xml:space="preserve"> (Murphy 2014; Pavey 1998) and </w:t>
      </w:r>
      <w:r w:rsidRPr="000C4D1A">
        <w:rPr>
          <w:rFonts w:asciiTheme="minorHAnsi" w:eastAsia="PMingLiU" w:hAnsiTheme="minorHAnsi" w:cstheme="minorHAnsi"/>
          <w:i/>
          <w:iCs/>
        </w:rPr>
        <w:t>Miniopterus schreibersii</w:t>
      </w:r>
      <w:r w:rsidRPr="00D253EF">
        <w:rPr>
          <w:rFonts w:asciiTheme="minorHAnsi" w:eastAsia="PMingLiU" w:hAnsiTheme="minorHAnsi" w:cstheme="minorHAnsi"/>
        </w:rPr>
        <w:t xml:space="preserve"> (Ramos Pereira et al. 2009; Mispagel et al 2004) which primarily roost in caves or cave-like structures.</w:t>
      </w:r>
    </w:p>
    <w:p w14:paraId="1BC28D51" w14:textId="7F7B8C9F" w:rsidR="00495C60"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 xml:space="preserve">The value of the Yugar tunnel for local bats is </w:t>
      </w:r>
      <w:r w:rsidR="003F4959">
        <w:rPr>
          <w:rFonts w:asciiTheme="minorHAnsi" w:eastAsia="PMingLiU" w:hAnsiTheme="minorHAnsi" w:cstheme="minorHAnsi"/>
        </w:rPr>
        <w:t>more</w:t>
      </w:r>
      <w:r w:rsidRPr="00D253EF">
        <w:rPr>
          <w:rFonts w:asciiTheme="minorHAnsi" w:eastAsia="PMingLiU" w:hAnsiTheme="minorHAnsi" w:cstheme="minorHAnsi"/>
        </w:rPr>
        <w:t xml:space="preserve"> likely to be as a roosting site in both summer and winter, as it can no longer act as a movement corridor - the northern entrance to the tunnel is blocked and there are no other known entrances apart from the southern portal. A past study of bats in the tunnel has documented that </w:t>
      </w:r>
      <w:r w:rsidRPr="00D253EF">
        <w:rPr>
          <w:rFonts w:asciiTheme="minorHAnsi" w:eastAsia="PMingLiU" w:hAnsiTheme="minorHAnsi" w:cstheme="minorHAnsi"/>
          <w:i/>
        </w:rPr>
        <w:t>Miniopterus australis</w:t>
      </w:r>
      <w:r w:rsidRPr="00D253EF">
        <w:rPr>
          <w:rFonts w:asciiTheme="minorHAnsi" w:eastAsia="PMingLiU" w:hAnsiTheme="minorHAnsi" w:cstheme="minorHAnsi"/>
        </w:rPr>
        <w:t xml:space="preserve"> was usually found roosting during February to April, whereas </w:t>
      </w:r>
      <w:r w:rsidRPr="00D253EF">
        <w:rPr>
          <w:rFonts w:asciiTheme="minorHAnsi" w:eastAsia="PMingLiU" w:hAnsiTheme="minorHAnsi" w:cstheme="minorHAnsi"/>
          <w:i/>
        </w:rPr>
        <w:t>Myotis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rPr>
        <w:t>Rhinolophus megaphyllus</w:t>
      </w:r>
      <w:r w:rsidRPr="00D253EF">
        <w:rPr>
          <w:rFonts w:asciiTheme="minorHAnsi" w:eastAsia="PMingLiU" w:hAnsiTheme="minorHAnsi" w:cstheme="minorHAnsi"/>
        </w:rPr>
        <w:t xml:space="preserve"> were found </w:t>
      </w:r>
      <w:r w:rsidR="003F4959">
        <w:rPr>
          <w:rFonts w:asciiTheme="minorHAnsi" w:eastAsia="PMingLiU" w:hAnsiTheme="minorHAnsi" w:cstheme="minorHAnsi"/>
        </w:rPr>
        <w:t>throughout</w:t>
      </w:r>
      <w:r w:rsidRPr="00D253EF">
        <w:rPr>
          <w:rFonts w:asciiTheme="minorHAnsi" w:eastAsia="PMingLiU" w:hAnsiTheme="minorHAnsi" w:cstheme="minorHAnsi"/>
        </w:rPr>
        <w:t xml:space="preserve"> the year, but numbers were lower when </w:t>
      </w:r>
      <w:r w:rsidRPr="00D253EF">
        <w:rPr>
          <w:rFonts w:asciiTheme="minorHAnsi" w:eastAsia="PMingLiU" w:hAnsiTheme="minorHAnsi" w:cstheme="minorHAnsi"/>
          <w:i/>
        </w:rPr>
        <w:t>M. australis</w:t>
      </w:r>
      <w:r w:rsidRPr="00D253EF">
        <w:rPr>
          <w:rFonts w:asciiTheme="minorHAnsi" w:eastAsia="PMingLiU" w:hAnsiTheme="minorHAnsi" w:cstheme="minorHAnsi"/>
        </w:rPr>
        <w:t xml:space="preserve"> was present (Ha</w:t>
      </w:r>
      <w:r w:rsidR="0078017B">
        <w:rPr>
          <w:rFonts w:asciiTheme="minorHAnsi" w:eastAsia="PMingLiU" w:hAnsiTheme="minorHAnsi" w:cstheme="minorHAnsi"/>
        </w:rPr>
        <w:t>l</w:t>
      </w:r>
      <w:r w:rsidRPr="00D253EF">
        <w:rPr>
          <w:rFonts w:asciiTheme="minorHAnsi" w:eastAsia="PMingLiU" w:hAnsiTheme="minorHAnsi" w:cstheme="minorHAnsi"/>
        </w:rPr>
        <w:t>l 2015). However, it is uncertain whether other insectivorous bat species are also using the tunnel;</w:t>
      </w:r>
      <w:r w:rsidRPr="00D253EF">
        <w:rPr>
          <w:rFonts w:asciiTheme="minorHAnsi" w:eastAsia="PMingLiU" w:hAnsiTheme="minorHAnsi" w:cstheme="minorHAnsi"/>
          <w:iCs/>
        </w:rPr>
        <w:t xml:space="preserve"> other species may be present but have not been recorded due to being missed during earlier surveys or due to taxonomic redescriptions (e.g. </w:t>
      </w:r>
      <w:r w:rsidR="00FA37E4" w:rsidRPr="00FA37E4">
        <w:rPr>
          <w:rFonts w:asciiTheme="minorHAnsi" w:eastAsia="PMingLiU" w:hAnsiTheme="minorHAnsi" w:cstheme="minorHAnsi"/>
          <w:i/>
        </w:rPr>
        <w:t>Miniopterus orianae oceanensis</w:t>
      </w:r>
      <w:r w:rsidRPr="00D253EF">
        <w:rPr>
          <w:rFonts w:asciiTheme="minorHAnsi" w:eastAsia="PMingLiU" w:hAnsiTheme="minorHAnsi" w:cstheme="minorHAnsi"/>
          <w:iCs/>
        </w:rPr>
        <w:t xml:space="preserve">). In addition, </w:t>
      </w:r>
      <w:r w:rsidRPr="00D253EF">
        <w:rPr>
          <w:rFonts w:asciiTheme="minorHAnsi" w:eastAsia="PMingLiU" w:hAnsiTheme="minorHAnsi" w:cstheme="minorHAnsi"/>
        </w:rPr>
        <w:t>little is known about why or how bats are using the tunnel. For example, the emergence and return behaviour of these three species remain relatively undocumented. Understanding the timing</w:t>
      </w:r>
      <w:r w:rsidR="00AB6B62">
        <w:rPr>
          <w:rFonts w:asciiTheme="minorHAnsi" w:eastAsia="PMingLiU" w:hAnsiTheme="minorHAnsi" w:cstheme="minorHAnsi"/>
        </w:rPr>
        <w:t xml:space="preserve"> of</w:t>
      </w:r>
      <w:r w:rsidRPr="00D253EF">
        <w:rPr>
          <w:rFonts w:asciiTheme="minorHAnsi" w:eastAsia="PMingLiU" w:hAnsiTheme="minorHAnsi" w:cstheme="minorHAnsi"/>
        </w:rPr>
        <w:t xml:space="preserve"> emergence and return of these bats maybe useful </w:t>
      </w:r>
      <w:r w:rsidR="0078017B">
        <w:rPr>
          <w:rFonts w:asciiTheme="minorHAnsi" w:eastAsia="PMingLiU" w:hAnsiTheme="minorHAnsi" w:cstheme="minorHAnsi"/>
        </w:rPr>
        <w:t xml:space="preserve">for </w:t>
      </w:r>
      <w:r w:rsidRPr="00D253EF">
        <w:rPr>
          <w:rFonts w:asciiTheme="minorHAnsi" w:eastAsia="PMingLiU" w:hAnsiTheme="minorHAnsi" w:cstheme="minorHAnsi"/>
        </w:rPr>
        <w:t xml:space="preserve">providing information on factors influencing which species occupy the tunnel and provide a baseline for monitoring the health (size) of the populations. </w:t>
      </w:r>
    </w:p>
    <w:p w14:paraId="7D825F26" w14:textId="13A7B812" w:rsidR="006A1285" w:rsidRPr="00D253EF" w:rsidRDefault="00735166" w:rsidP="007852D7">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 aim of this study was to determine the number and species of bats using the tunnel through the application of three techniques: exit counts, acoustic monitoring and walk-through surveys. Using each of these techniques we sought to fulfil the following objectives: 1) to determine the species inhabiting the tunnel and their relative population sizes, 2) to determine the emergence and return pattern of each species in the tunnel.  </w:t>
      </w:r>
    </w:p>
    <w:p w14:paraId="17099782" w14:textId="6A631B3E" w:rsidR="00735166" w:rsidRPr="007852D7" w:rsidRDefault="00735166" w:rsidP="006A1285">
      <w:pPr>
        <w:pStyle w:val="Heading2"/>
        <w:spacing w:line="360" w:lineRule="auto"/>
        <w:rPr>
          <w:rFonts w:asciiTheme="minorHAnsi" w:eastAsia="PMingLiU" w:hAnsiTheme="minorHAnsi" w:cstheme="minorHAnsi"/>
          <w:sz w:val="36"/>
          <w:szCs w:val="36"/>
        </w:rPr>
      </w:pPr>
      <w:bookmarkStart w:id="46" w:name="_Toc71543606"/>
      <w:bookmarkStart w:id="47" w:name="_Toc86701835"/>
      <w:r w:rsidRPr="007852D7">
        <w:rPr>
          <w:rFonts w:asciiTheme="minorHAnsi" w:eastAsia="PMingLiU" w:hAnsiTheme="minorHAnsi" w:cstheme="minorHAnsi"/>
          <w:sz w:val="36"/>
          <w:szCs w:val="36"/>
        </w:rPr>
        <w:t>2.2</w:t>
      </w:r>
      <w:r w:rsidRPr="007852D7">
        <w:rPr>
          <w:rFonts w:asciiTheme="minorHAnsi" w:eastAsia="PMingLiU" w:hAnsiTheme="minorHAnsi" w:cstheme="minorHAnsi"/>
          <w:sz w:val="36"/>
          <w:szCs w:val="36"/>
        </w:rPr>
        <w:tab/>
        <w:t>Method</w:t>
      </w:r>
      <w:r w:rsidR="00CB1DE4">
        <w:rPr>
          <w:rFonts w:asciiTheme="minorHAnsi" w:eastAsia="PMingLiU" w:hAnsiTheme="minorHAnsi" w:cstheme="minorHAnsi"/>
          <w:sz w:val="36"/>
          <w:szCs w:val="36"/>
        </w:rPr>
        <w:t>s</w:t>
      </w:r>
      <w:r w:rsidRPr="007852D7">
        <w:rPr>
          <w:rFonts w:asciiTheme="minorHAnsi" w:eastAsia="PMingLiU" w:hAnsiTheme="minorHAnsi" w:cstheme="minorHAnsi"/>
          <w:sz w:val="36"/>
          <w:szCs w:val="36"/>
        </w:rPr>
        <w:t xml:space="preserve"> and analysis</w:t>
      </w:r>
      <w:bookmarkEnd w:id="46"/>
      <w:bookmarkEnd w:id="47"/>
    </w:p>
    <w:p w14:paraId="6606238D" w14:textId="0D4B40FD" w:rsidR="00735166" w:rsidRPr="00D253EF" w:rsidRDefault="00735166" w:rsidP="006160EE">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Acoustic monitoring surveys, exit counts, and walk-through surveys were conducted to determine the composition, emergence / return timing and size of the bat population occupying the Yugar tunnel. </w:t>
      </w:r>
      <w:r w:rsidR="0091488B" w:rsidRPr="00720ADF">
        <w:rPr>
          <w:rFonts w:asciiTheme="minorHAnsi" w:eastAsia="PMingLiU" w:hAnsiTheme="minorHAnsi" w:cstheme="minorHAnsi"/>
        </w:rPr>
        <w:t>Under</w:t>
      </w:r>
      <w:r w:rsidR="006160EE" w:rsidRPr="00720ADF">
        <w:rPr>
          <w:rFonts w:asciiTheme="minorHAnsi" w:eastAsia="PMingLiU" w:hAnsiTheme="minorHAnsi" w:cstheme="minorHAnsi"/>
        </w:rPr>
        <w:t xml:space="preserve"> the</w:t>
      </w:r>
      <w:r w:rsidR="006160EE" w:rsidRPr="00720ADF">
        <w:t xml:space="preserve"> </w:t>
      </w:r>
      <w:r w:rsidR="006160EE" w:rsidRPr="00720ADF">
        <w:rPr>
          <w:rFonts w:asciiTheme="minorHAnsi" w:eastAsia="PMingLiU" w:hAnsiTheme="minorHAnsi" w:cstheme="minorHAnsi"/>
        </w:rPr>
        <w:t>Köppen climate classification system, Brisbane is classified as a subtropical region characterised by humid and hot summers and mild winters (Peel et al. 2007).</w:t>
      </w:r>
      <w:r w:rsidR="006875A1" w:rsidRPr="00720ADF">
        <w:rPr>
          <w:rFonts w:asciiTheme="minorHAnsi" w:eastAsia="PMingLiU" w:hAnsiTheme="minorHAnsi" w:cstheme="minorHAnsi"/>
        </w:rPr>
        <w:t xml:space="preserve"> To align the findings from </w:t>
      </w:r>
      <w:r w:rsidR="0091488B" w:rsidRPr="00720ADF">
        <w:rPr>
          <w:rFonts w:asciiTheme="minorHAnsi" w:eastAsia="PMingLiU" w:hAnsiTheme="minorHAnsi" w:cstheme="minorHAnsi"/>
        </w:rPr>
        <w:t xml:space="preserve">a </w:t>
      </w:r>
      <w:r w:rsidR="006875A1" w:rsidRPr="00720ADF">
        <w:rPr>
          <w:rFonts w:asciiTheme="minorHAnsi" w:eastAsia="PMingLiU" w:hAnsiTheme="minorHAnsi" w:cstheme="minorHAnsi"/>
        </w:rPr>
        <w:t xml:space="preserve">study by Hall (2015), two </w:t>
      </w:r>
      <w:r w:rsidR="006875A1" w:rsidRPr="00720ADF">
        <w:rPr>
          <w:rFonts w:asciiTheme="minorHAnsi" w:eastAsia="PMingLiU" w:hAnsiTheme="minorHAnsi" w:cstheme="minorHAnsi"/>
        </w:rPr>
        <w:lastRenderedPageBreak/>
        <w:t xml:space="preserve">seasons (summer and winter) were </w:t>
      </w:r>
      <w:r w:rsidR="0091488B" w:rsidRPr="00720ADF">
        <w:rPr>
          <w:rFonts w:asciiTheme="minorHAnsi" w:eastAsia="PMingLiU" w:hAnsiTheme="minorHAnsi" w:cstheme="minorHAnsi"/>
        </w:rPr>
        <w:t xml:space="preserve">used </w:t>
      </w:r>
      <w:r w:rsidR="006875A1" w:rsidRPr="00720ADF">
        <w:rPr>
          <w:rFonts w:asciiTheme="minorHAnsi" w:eastAsia="PMingLiU" w:hAnsiTheme="minorHAnsi" w:cstheme="minorHAnsi"/>
        </w:rPr>
        <w:t>as the sampling periods throughout the study.</w:t>
      </w:r>
      <w:r w:rsidR="006160EE" w:rsidRPr="00720ADF">
        <w:rPr>
          <w:rFonts w:asciiTheme="minorHAnsi" w:eastAsia="PMingLiU" w:hAnsiTheme="minorHAnsi" w:cstheme="minorHAnsi"/>
        </w:rPr>
        <w:t xml:space="preserve"> </w:t>
      </w:r>
      <w:r w:rsidR="00A56BE5" w:rsidRPr="00720ADF">
        <w:rPr>
          <w:rFonts w:asciiTheme="minorHAnsi" w:eastAsia="PMingLiU" w:hAnsiTheme="minorHAnsi" w:cstheme="minorHAnsi"/>
        </w:rPr>
        <w:t xml:space="preserve">The exit counts and acoustic surveys </w:t>
      </w:r>
      <w:r w:rsidRPr="00720ADF">
        <w:rPr>
          <w:rFonts w:asciiTheme="minorHAnsi" w:eastAsia="PMingLiU" w:hAnsiTheme="minorHAnsi" w:cstheme="minorHAnsi"/>
        </w:rPr>
        <w:t>were conducted simultaneously in summer (15</w:t>
      </w:r>
      <w:r w:rsidRPr="00720ADF">
        <w:rPr>
          <w:rFonts w:asciiTheme="minorHAnsi" w:eastAsia="PMingLiU" w:hAnsiTheme="minorHAnsi" w:cstheme="minorHAnsi"/>
          <w:vertAlign w:val="superscript"/>
        </w:rPr>
        <w:t>th</w:t>
      </w:r>
      <w:r w:rsidRPr="00720ADF">
        <w:rPr>
          <w:rFonts w:asciiTheme="minorHAnsi" w:eastAsia="PMingLiU" w:hAnsiTheme="minorHAnsi" w:cstheme="minorHAnsi"/>
        </w:rPr>
        <w:t xml:space="preserve"> – 19</w:t>
      </w:r>
      <w:r w:rsidRPr="00720ADF">
        <w:rPr>
          <w:rFonts w:asciiTheme="minorHAnsi" w:eastAsia="PMingLiU" w:hAnsiTheme="minorHAnsi" w:cstheme="minorHAnsi"/>
          <w:vertAlign w:val="superscript"/>
        </w:rPr>
        <w:t>th</w:t>
      </w:r>
      <w:r w:rsidRPr="00720ADF">
        <w:rPr>
          <w:rFonts w:asciiTheme="minorHAnsi" w:eastAsia="PMingLiU" w:hAnsiTheme="minorHAnsi" w:cstheme="minorHAnsi"/>
        </w:rPr>
        <w:t xml:space="preserve"> January 2020) and winter (17</w:t>
      </w:r>
      <w:r w:rsidRPr="00720ADF">
        <w:rPr>
          <w:rFonts w:asciiTheme="minorHAnsi" w:eastAsia="PMingLiU" w:hAnsiTheme="minorHAnsi" w:cstheme="minorHAnsi"/>
          <w:vertAlign w:val="superscript"/>
        </w:rPr>
        <w:t>th</w:t>
      </w:r>
      <w:r w:rsidRPr="00720ADF">
        <w:rPr>
          <w:rFonts w:asciiTheme="minorHAnsi" w:eastAsia="PMingLiU" w:hAnsiTheme="minorHAnsi" w:cstheme="minorHAnsi"/>
        </w:rPr>
        <w:t xml:space="preserve"> – 21</w:t>
      </w:r>
      <w:r w:rsidRPr="00720ADF">
        <w:rPr>
          <w:rFonts w:asciiTheme="minorHAnsi" w:eastAsia="PMingLiU" w:hAnsiTheme="minorHAnsi" w:cstheme="minorHAnsi"/>
          <w:vertAlign w:val="superscript"/>
        </w:rPr>
        <w:t>st</w:t>
      </w:r>
      <w:r w:rsidRPr="00720ADF">
        <w:rPr>
          <w:rFonts w:asciiTheme="minorHAnsi" w:eastAsia="PMingLiU" w:hAnsiTheme="minorHAnsi" w:cstheme="minorHAnsi"/>
        </w:rPr>
        <w:t xml:space="preserve"> July 2020)</w:t>
      </w:r>
      <w:r w:rsidR="0091488B" w:rsidRPr="00720ADF">
        <w:rPr>
          <w:rFonts w:asciiTheme="minorHAnsi" w:eastAsia="PMingLiU" w:hAnsiTheme="minorHAnsi" w:cstheme="minorHAnsi"/>
        </w:rPr>
        <w:t>. W</w:t>
      </w:r>
      <w:r w:rsidR="005B713F" w:rsidRPr="00720ADF">
        <w:rPr>
          <w:rFonts w:asciiTheme="minorHAnsi" w:eastAsia="PMingLiU" w:hAnsiTheme="minorHAnsi" w:cstheme="minorHAnsi"/>
        </w:rPr>
        <w:t>alk</w:t>
      </w:r>
      <w:r w:rsidR="005B713F" w:rsidRPr="00720ADF">
        <w:rPr>
          <w:rFonts w:asciiTheme="minorHAnsi" w:eastAsia="PMingLiU" w:hAnsiTheme="minorHAnsi" w:cstheme="minorHAnsi"/>
        </w:rPr>
        <w:t>-through survey</w:t>
      </w:r>
      <w:r w:rsidR="00720ADF" w:rsidRPr="00720ADF">
        <w:rPr>
          <w:rFonts w:asciiTheme="minorHAnsi" w:eastAsia="PMingLiU" w:hAnsiTheme="minorHAnsi" w:cstheme="minorHAnsi"/>
        </w:rPr>
        <w:t>s</w:t>
      </w:r>
      <w:r w:rsidR="005B713F" w:rsidRPr="00720ADF">
        <w:rPr>
          <w:rFonts w:asciiTheme="minorHAnsi" w:eastAsia="PMingLiU" w:hAnsiTheme="minorHAnsi" w:cstheme="minorHAnsi"/>
        </w:rPr>
        <w:t xml:space="preserve"> </w:t>
      </w:r>
      <w:r w:rsidR="0091488B" w:rsidRPr="00720ADF">
        <w:rPr>
          <w:rFonts w:asciiTheme="minorHAnsi" w:eastAsia="PMingLiU" w:hAnsiTheme="minorHAnsi" w:cstheme="minorHAnsi"/>
        </w:rPr>
        <w:t xml:space="preserve">were </w:t>
      </w:r>
      <w:r w:rsidR="005B713F" w:rsidRPr="00720ADF">
        <w:rPr>
          <w:rFonts w:asciiTheme="minorHAnsi" w:eastAsia="PMingLiU" w:hAnsiTheme="minorHAnsi" w:cstheme="minorHAnsi"/>
        </w:rPr>
        <w:t xml:space="preserve">conducted two days later to minimize disturbance </w:t>
      </w:r>
      <w:r w:rsidR="0091488B" w:rsidRPr="00720ADF">
        <w:rPr>
          <w:rFonts w:asciiTheme="minorHAnsi" w:eastAsia="PMingLiU" w:hAnsiTheme="minorHAnsi" w:cstheme="minorHAnsi"/>
        </w:rPr>
        <w:t xml:space="preserve">could </w:t>
      </w:r>
      <w:r w:rsidR="005B713F" w:rsidRPr="00720ADF">
        <w:rPr>
          <w:rFonts w:asciiTheme="minorHAnsi" w:eastAsia="PMingLiU" w:hAnsiTheme="minorHAnsi" w:cstheme="minorHAnsi"/>
        </w:rPr>
        <w:t>potentially affect the emergence pattern of the bats</w:t>
      </w:r>
      <w:r w:rsidRPr="00720ADF">
        <w:rPr>
          <w:rFonts w:asciiTheme="minorHAnsi" w:eastAsia="PMingLiU" w:hAnsiTheme="minorHAnsi" w:cstheme="minorHAnsi"/>
        </w:rPr>
        <w:t>.</w:t>
      </w:r>
      <w:r w:rsidRPr="00D253EF">
        <w:rPr>
          <w:rFonts w:asciiTheme="minorHAnsi" w:eastAsia="PMingLiU" w:hAnsiTheme="minorHAnsi" w:cstheme="minorHAnsi"/>
        </w:rPr>
        <w:t xml:space="preserve"> </w:t>
      </w:r>
    </w:p>
    <w:p w14:paraId="5AB3EA05" w14:textId="0152F43E"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To determine the species and temporal pattern of activity of bats emerging and returning through the southern portal of the tunnel</w:t>
      </w:r>
      <w:r w:rsidR="00CA0018">
        <w:rPr>
          <w:rFonts w:asciiTheme="minorHAnsi" w:eastAsia="PMingLiU" w:hAnsiTheme="minorHAnsi" w:cstheme="minorHAnsi"/>
        </w:rPr>
        <w:t>,</w:t>
      </w:r>
      <w:r w:rsidRPr="00D253EF">
        <w:rPr>
          <w:rFonts w:asciiTheme="minorHAnsi" w:eastAsia="PMingLiU" w:hAnsiTheme="minorHAnsi" w:cstheme="minorHAnsi"/>
        </w:rPr>
        <w:t xml:space="preserve"> an SM3 acoustic monitoring unit (Wildlife Acoustics, Maynard Massachusetts) was used. The SM3 was set up approximately 5</w:t>
      </w:r>
      <w:commentRangeStart w:id="48"/>
      <w:r w:rsidRPr="00D253EF">
        <w:rPr>
          <w:rFonts w:asciiTheme="minorHAnsi" w:eastAsia="PMingLiU" w:hAnsiTheme="minorHAnsi" w:cstheme="minorHAnsi"/>
        </w:rPr>
        <w:t xml:space="preserve"> m </w:t>
      </w:r>
      <w:commentRangeEnd w:id="48"/>
      <w:r w:rsidRPr="00D253EF">
        <w:rPr>
          <w:rFonts w:asciiTheme="minorHAnsi" w:eastAsia="PMingLiU" w:hAnsiTheme="minorHAnsi" w:cstheme="minorHAnsi"/>
          <w:sz w:val="16"/>
          <w:szCs w:val="16"/>
        </w:rPr>
        <w:commentReference w:id="48"/>
      </w:r>
      <w:r w:rsidRPr="00D253EF">
        <w:rPr>
          <w:rFonts w:asciiTheme="minorHAnsi" w:eastAsia="PMingLiU" w:hAnsiTheme="minorHAnsi" w:cstheme="minorHAnsi"/>
        </w:rPr>
        <w:t xml:space="preserve">from the entrance to the tunnel and configured to make full spectrum triggered recordings at a sampling rate of 384 kHz with 16-bit precision. The SM3 recorded from 30 minutes prior to official sunset until 30 minutes after official dawn, for 5 consecutive nights. After each 5 days deployment, the SM3 was retrieved from the site and all recording data transferred from the SD cards to a computer for back up and analysis. </w:t>
      </w:r>
      <w:r w:rsidRPr="00D253EF">
        <w:rPr>
          <w:rFonts w:asciiTheme="minorHAnsi" w:eastAsia="PMingLiU" w:hAnsiTheme="minorHAnsi" w:cstheme="minorHAnsi"/>
          <w:lang w:val="en-US"/>
        </w:rPr>
        <w:t>In summer the recorder was in the field for 5 da</w:t>
      </w:r>
      <w:r w:rsidR="00355D4A">
        <w:rPr>
          <w:rFonts w:asciiTheme="minorHAnsi" w:eastAsia="PMingLiU" w:hAnsiTheme="minorHAnsi" w:cstheme="minorHAnsi"/>
          <w:lang w:val="en-US"/>
        </w:rPr>
        <w:t>y</w:t>
      </w:r>
      <w:r w:rsidR="007F5643">
        <w:rPr>
          <w:rFonts w:asciiTheme="minorHAnsi" w:eastAsia="PMingLiU" w:hAnsiTheme="minorHAnsi" w:cstheme="minorHAnsi"/>
          <w:lang w:val="en-US"/>
        </w:rPr>
        <w:t>s</w:t>
      </w:r>
      <w:r w:rsidRPr="00D253EF">
        <w:rPr>
          <w:rFonts w:asciiTheme="minorHAnsi" w:eastAsia="PMingLiU" w:hAnsiTheme="minorHAnsi" w:cstheme="minorHAnsi"/>
          <w:lang w:val="en-US"/>
        </w:rPr>
        <w:t>. However, it experienced a fault on the 4</w:t>
      </w:r>
      <w:r w:rsidRPr="00D253EF">
        <w:rPr>
          <w:rFonts w:asciiTheme="minorHAnsi" w:eastAsia="PMingLiU" w:hAnsiTheme="minorHAnsi" w:cstheme="minorHAnsi"/>
          <w:vertAlign w:val="superscript"/>
          <w:lang w:val="en-US"/>
        </w:rPr>
        <w:t>th</w:t>
      </w:r>
      <w:r w:rsidRPr="00D253EF">
        <w:rPr>
          <w:rFonts w:asciiTheme="minorHAnsi" w:eastAsia="PMingLiU" w:hAnsiTheme="minorHAnsi" w:cstheme="minorHAnsi"/>
          <w:lang w:val="en-US"/>
        </w:rPr>
        <w:t xml:space="preserve"> day of the recording meaning </w:t>
      </w:r>
      <w:r w:rsidR="00BE0A8D">
        <w:rPr>
          <w:rFonts w:asciiTheme="minorHAnsi" w:eastAsia="PMingLiU" w:hAnsiTheme="minorHAnsi" w:cstheme="minorHAnsi"/>
          <w:lang w:val="en-US"/>
        </w:rPr>
        <w:t>only three nights of data were available for analysis</w:t>
      </w:r>
      <w:r w:rsidRPr="00842755">
        <w:rPr>
          <w:rFonts w:asciiTheme="minorHAnsi" w:eastAsia="PMingLiU" w:hAnsiTheme="minorHAnsi" w:cstheme="minorHAnsi"/>
          <w:lang w:val="en-US"/>
        </w:rPr>
        <w:t>.</w:t>
      </w:r>
      <w:r w:rsidRPr="00842755">
        <w:rPr>
          <w:rFonts w:asciiTheme="minorHAnsi" w:eastAsia="PMingLiU" w:hAnsiTheme="minorHAnsi" w:cstheme="minorHAnsi"/>
          <w:i/>
          <w:iCs/>
          <w:lang w:val="en-US"/>
        </w:rPr>
        <w:t xml:space="preserve"> </w:t>
      </w:r>
      <w:r w:rsidR="00C14760" w:rsidRPr="00842755">
        <w:rPr>
          <w:rFonts w:asciiTheme="minorHAnsi" w:eastAsia="PMingLiU" w:hAnsiTheme="minorHAnsi" w:cstheme="minorHAnsi"/>
          <w:lang w:val="en-US"/>
        </w:rPr>
        <w:t xml:space="preserve">In addition, there </w:t>
      </w:r>
      <w:r w:rsidR="00F13704" w:rsidRPr="00842755">
        <w:rPr>
          <w:rFonts w:asciiTheme="minorHAnsi" w:eastAsia="PMingLiU" w:hAnsiTheme="minorHAnsi" w:cstheme="minorHAnsi"/>
          <w:lang w:val="en-US"/>
        </w:rPr>
        <w:t xml:space="preserve">was </w:t>
      </w:r>
      <w:r w:rsidR="00C14760" w:rsidRPr="00842755">
        <w:rPr>
          <w:rFonts w:asciiTheme="minorHAnsi" w:eastAsia="PMingLiU" w:hAnsiTheme="minorHAnsi" w:cstheme="minorHAnsi"/>
          <w:lang w:val="en-US"/>
        </w:rPr>
        <w:t xml:space="preserve">heavy rain over the 3 sampling nights </w:t>
      </w:r>
      <w:r w:rsidR="00F13704" w:rsidRPr="00842755">
        <w:rPr>
          <w:rFonts w:asciiTheme="minorHAnsi" w:eastAsia="PMingLiU" w:hAnsiTheme="minorHAnsi" w:cstheme="minorHAnsi"/>
          <w:lang w:val="en-US"/>
        </w:rPr>
        <w:t xml:space="preserve">in summer, </w:t>
      </w:r>
      <w:r w:rsidR="00C14760" w:rsidRPr="00842755">
        <w:rPr>
          <w:rFonts w:asciiTheme="minorHAnsi" w:eastAsia="PMingLiU" w:hAnsiTheme="minorHAnsi" w:cstheme="minorHAnsi"/>
          <w:lang w:val="en-US"/>
        </w:rPr>
        <w:t>and no pattern of bat emergence under normal weather condition was recoded.</w:t>
      </w:r>
      <w:r w:rsidR="00C14760">
        <w:rPr>
          <w:rFonts w:asciiTheme="minorHAnsi" w:eastAsia="PMingLiU" w:hAnsiTheme="minorHAnsi" w:cstheme="minorHAnsi"/>
          <w:lang w:val="en-US"/>
        </w:rPr>
        <w:t xml:space="preserve"> </w:t>
      </w:r>
      <w:r w:rsidRPr="00D253EF">
        <w:rPr>
          <w:rFonts w:asciiTheme="minorHAnsi" w:eastAsia="PMingLiU" w:hAnsiTheme="minorHAnsi" w:cstheme="minorHAnsi"/>
        </w:rPr>
        <w:t>Recordings were visualised and echolocation calls paramet</w:t>
      </w:r>
      <w:r w:rsidR="009C4330">
        <w:rPr>
          <w:rFonts w:asciiTheme="minorHAnsi" w:eastAsia="PMingLiU" w:hAnsiTheme="minorHAnsi" w:cstheme="minorHAnsi"/>
        </w:rPr>
        <w:t>e</w:t>
      </w:r>
      <w:r w:rsidRPr="00D253EF">
        <w:rPr>
          <w:rFonts w:asciiTheme="minorHAnsi" w:eastAsia="PMingLiU" w:hAnsiTheme="minorHAnsi" w:cstheme="minorHAnsi"/>
        </w:rPr>
        <w:t xml:space="preserve">rised using Raven v1.5 software for Windows (Cornell Laboratory of </w:t>
      </w:r>
      <w:r w:rsidRPr="0067263F">
        <w:rPr>
          <w:rFonts w:asciiTheme="minorHAnsi" w:eastAsia="PMingLiU" w:hAnsiTheme="minorHAnsi" w:cstheme="minorHAnsi"/>
        </w:rPr>
        <w:t>Ornithology, Ithaca, New York)</w:t>
      </w:r>
      <w:r w:rsidR="002730E3" w:rsidRPr="0067263F">
        <w:rPr>
          <w:rFonts w:asciiTheme="minorHAnsi" w:eastAsia="PMingLiU" w:hAnsiTheme="minorHAnsi" w:cstheme="minorHAnsi"/>
        </w:rPr>
        <w:t>.</w:t>
      </w:r>
      <w:r w:rsidRPr="0067263F">
        <w:rPr>
          <w:rFonts w:asciiTheme="minorHAnsi" w:eastAsia="PMingLiU" w:hAnsiTheme="minorHAnsi" w:cstheme="minorHAnsi"/>
        </w:rPr>
        <w:t xml:space="preserve"> Reinhold et al</w:t>
      </w:r>
      <w:r w:rsidR="00E6494E" w:rsidRPr="0067263F">
        <w:rPr>
          <w:rFonts w:asciiTheme="minorHAnsi" w:eastAsia="PMingLiU" w:hAnsiTheme="minorHAnsi" w:cstheme="minorHAnsi"/>
        </w:rPr>
        <w:t>.</w:t>
      </w:r>
      <w:r w:rsidRPr="0067263F">
        <w:rPr>
          <w:rFonts w:asciiTheme="minorHAnsi" w:eastAsia="PMingLiU" w:hAnsiTheme="minorHAnsi" w:cstheme="minorHAnsi"/>
        </w:rPr>
        <w:t xml:space="preserve"> (2001) was used to key out species based on their calls</w:t>
      </w:r>
      <w:r w:rsidR="00EA1D32" w:rsidRPr="0067263F">
        <w:rPr>
          <w:rFonts w:asciiTheme="minorHAnsi" w:eastAsia="PMingLiU" w:hAnsiTheme="minorHAnsi" w:cstheme="minorHAnsi"/>
        </w:rPr>
        <w:t xml:space="preserve">, with some call identifications reviewed by a bat expert </w:t>
      </w:r>
      <w:r w:rsidR="00F13704" w:rsidRPr="0067263F">
        <w:rPr>
          <w:rFonts w:asciiTheme="minorHAnsi" w:eastAsia="PMingLiU" w:hAnsiTheme="minorHAnsi" w:cstheme="minorHAnsi"/>
        </w:rPr>
        <w:t>(</w:t>
      </w:r>
      <w:r w:rsidR="00EA1D32" w:rsidRPr="0067263F">
        <w:rPr>
          <w:rFonts w:asciiTheme="minorHAnsi" w:eastAsia="PMingLiU" w:hAnsiTheme="minorHAnsi" w:cstheme="minorHAnsi"/>
        </w:rPr>
        <w:t>Dr. Roger Coles</w:t>
      </w:r>
      <w:r w:rsidR="00F13704" w:rsidRPr="0067263F">
        <w:rPr>
          <w:rFonts w:asciiTheme="minorHAnsi" w:eastAsia="PMingLiU" w:hAnsiTheme="minorHAnsi" w:cstheme="minorHAnsi"/>
        </w:rPr>
        <w:t>)</w:t>
      </w:r>
      <w:r w:rsidR="00EA1D32" w:rsidRPr="0067263F">
        <w:rPr>
          <w:rFonts w:asciiTheme="minorHAnsi" w:eastAsia="PMingLiU" w:hAnsiTheme="minorHAnsi" w:cstheme="minorHAnsi"/>
        </w:rPr>
        <w:t xml:space="preserve"> to improve accuracy</w:t>
      </w:r>
      <w:r w:rsidRPr="0067263F">
        <w:rPr>
          <w:rFonts w:asciiTheme="minorHAnsi" w:eastAsia="PMingLiU" w:hAnsiTheme="minorHAnsi" w:cstheme="minorHAnsi"/>
        </w:rPr>
        <w:t>.</w:t>
      </w:r>
      <w:r w:rsidR="005F25B9" w:rsidRPr="0067263F">
        <w:rPr>
          <w:rFonts w:asciiTheme="minorHAnsi" w:eastAsia="PMingLiU" w:hAnsiTheme="minorHAnsi" w:cstheme="minorHAnsi"/>
        </w:rPr>
        <w:t xml:space="preserve"> </w:t>
      </w:r>
      <w:r w:rsidR="00F13704" w:rsidRPr="0067263F">
        <w:rPr>
          <w:rFonts w:asciiTheme="minorHAnsi" w:eastAsia="PMingLiU" w:hAnsiTheme="minorHAnsi" w:cstheme="minorHAnsi"/>
        </w:rPr>
        <w:t xml:space="preserve">Any calls whose identify </w:t>
      </w:r>
      <w:r w:rsidR="005F25B9" w:rsidRPr="0067263F">
        <w:rPr>
          <w:rFonts w:asciiTheme="minorHAnsi" w:eastAsia="PMingLiU" w:hAnsiTheme="minorHAnsi" w:cstheme="minorHAnsi"/>
        </w:rPr>
        <w:t xml:space="preserve"> remained uncertain w</w:t>
      </w:r>
      <w:r w:rsidR="00000E57" w:rsidRPr="0067263F">
        <w:rPr>
          <w:rFonts w:asciiTheme="minorHAnsi" w:eastAsia="PMingLiU" w:hAnsiTheme="minorHAnsi" w:cstheme="minorHAnsi"/>
        </w:rPr>
        <w:t>ere</w:t>
      </w:r>
      <w:r w:rsidR="005F25B9" w:rsidRPr="0067263F">
        <w:rPr>
          <w:rFonts w:asciiTheme="minorHAnsi" w:eastAsia="PMingLiU" w:hAnsiTheme="minorHAnsi" w:cstheme="minorHAnsi"/>
        </w:rPr>
        <w:t xml:space="preserve"> </w:t>
      </w:r>
      <w:r w:rsidR="00F13704" w:rsidRPr="0067263F">
        <w:rPr>
          <w:rFonts w:asciiTheme="minorHAnsi" w:eastAsia="PMingLiU" w:hAnsiTheme="minorHAnsi" w:cstheme="minorHAnsi"/>
        </w:rPr>
        <w:t>not used in further analyses</w:t>
      </w:r>
      <w:r w:rsidR="005F25B9" w:rsidRPr="0067263F">
        <w:rPr>
          <w:rFonts w:asciiTheme="minorHAnsi" w:eastAsia="PMingLiU" w:hAnsiTheme="minorHAnsi" w:cstheme="minorHAnsi"/>
        </w:rPr>
        <w:t>.</w:t>
      </w:r>
      <w:r w:rsidR="00EA1D32" w:rsidRPr="0067263F">
        <w:rPr>
          <w:rFonts w:asciiTheme="minorHAnsi" w:eastAsia="PMingLiU" w:hAnsiTheme="minorHAnsi" w:cstheme="minorHAnsi"/>
        </w:rPr>
        <w:t xml:space="preserve"> </w:t>
      </w:r>
      <w:r w:rsidRPr="0067263F">
        <w:rPr>
          <w:rFonts w:asciiTheme="minorHAnsi" w:eastAsia="PMingLiU" w:hAnsiTheme="minorHAnsi" w:cstheme="minorHAnsi"/>
        </w:rPr>
        <w:t>Acoustic data was analysed in terms of species present, types of echolocation calls (search phase or feeding buzz), and number of passes per minute. We defined a pass as a series of calls separated from another series of calls by a period of silence lasting at least 1.5 s.</w:t>
      </w:r>
      <w:r w:rsidR="005112AD" w:rsidRPr="0067263F">
        <w:rPr>
          <w:rFonts w:asciiTheme="minorHAnsi" w:eastAsia="PMingLiU" w:hAnsiTheme="minorHAnsi" w:cstheme="minorHAnsi"/>
        </w:rPr>
        <w:t xml:space="preserve"> If many bats exit</w:t>
      </w:r>
      <w:r w:rsidR="00F13704" w:rsidRPr="0067263F">
        <w:rPr>
          <w:rFonts w:asciiTheme="minorHAnsi" w:eastAsia="PMingLiU" w:hAnsiTheme="minorHAnsi" w:cstheme="minorHAnsi"/>
        </w:rPr>
        <w:t>ed</w:t>
      </w:r>
      <w:r w:rsidR="005112AD" w:rsidRPr="0067263F">
        <w:rPr>
          <w:rFonts w:asciiTheme="minorHAnsi" w:eastAsia="PMingLiU" w:hAnsiTheme="minorHAnsi" w:cstheme="minorHAnsi"/>
        </w:rPr>
        <w:t xml:space="preserve"> at once, the echolocation calls </w:t>
      </w:r>
      <w:r w:rsidR="00F13704" w:rsidRPr="0067263F">
        <w:rPr>
          <w:rFonts w:asciiTheme="minorHAnsi" w:eastAsia="PMingLiU" w:hAnsiTheme="minorHAnsi" w:cstheme="minorHAnsi"/>
        </w:rPr>
        <w:t xml:space="preserve">recorded during </w:t>
      </w:r>
      <w:r w:rsidR="005112AD" w:rsidRPr="0067263F">
        <w:rPr>
          <w:rFonts w:asciiTheme="minorHAnsi" w:eastAsia="PMingLiU" w:hAnsiTheme="minorHAnsi" w:cstheme="minorHAnsi"/>
        </w:rPr>
        <w:t xml:space="preserve">that period </w:t>
      </w:r>
      <w:r w:rsidR="00F13704" w:rsidRPr="0067263F">
        <w:rPr>
          <w:rFonts w:asciiTheme="minorHAnsi" w:eastAsia="PMingLiU" w:hAnsiTheme="minorHAnsi" w:cstheme="minorHAnsi"/>
        </w:rPr>
        <w:t>of time were examined at high (millisecond) temporal resolution</w:t>
      </w:r>
      <w:r w:rsidR="005112AD" w:rsidRPr="0067263F">
        <w:rPr>
          <w:rFonts w:asciiTheme="minorHAnsi" w:eastAsia="PMingLiU" w:hAnsiTheme="minorHAnsi" w:cstheme="minorHAnsi"/>
        </w:rPr>
        <w:t xml:space="preserve">. </w:t>
      </w:r>
      <w:r w:rsidRPr="0067263F">
        <w:rPr>
          <w:rFonts w:asciiTheme="minorHAnsi" w:eastAsia="PMingLiU" w:hAnsiTheme="minorHAnsi" w:cstheme="minorHAnsi"/>
        </w:rPr>
        <w:t>It is difficult</w:t>
      </w:r>
      <w:r w:rsidRPr="00D253EF">
        <w:rPr>
          <w:rFonts w:asciiTheme="minorHAnsi" w:eastAsia="PMingLiU" w:hAnsiTheme="minorHAnsi" w:cstheme="minorHAnsi"/>
        </w:rPr>
        <w:t xml:space="preserve"> to distinguish whether recorded echolocation calls from the same species belong to the same individuals or other conspecifics (Hogue &amp; McGowan 2018). Thus, this analysis aimed to quantify the relative </w:t>
      </w:r>
      <w:r w:rsidRPr="00D253EF">
        <w:rPr>
          <w:rFonts w:asciiTheme="minorHAnsi" w:eastAsia="PMingLiU" w:hAnsiTheme="minorHAnsi" w:cstheme="minorHAnsi"/>
        </w:rPr>
        <w:lastRenderedPageBreak/>
        <w:t xml:space="preserve">activity of bats leaving the </w:t>
      </w:r>
      <w:r w:rsidR="00774202">
        <w:rPr>
          <w:rFonts w:asciiTheme="minorHAnsi" w:eastAsia="PMingLiU" w:hAnsiTheme="minorHAnsi" w:cstheme="minorHAnsi"/>
        </w:rPr>
        <w:t>tunnel</w:t>
      </w:r>
      <w:r w:rsidRPr="00D253EF">
        <w:rPr>
          <w:rFonts w:asciiTheme="minorHAnsi" w:eastAsia="PMingLiU" w:hAnsiTheme="minorHAnsi" w:cstheme="minorHAnsi"/>
        </w:rPr>
        <w:t xml:space="preserve">. However, </w:t>
      </w:r>
      <w:r w:rsidR="007F5643">
        <w:rPr>
          <w:rFonts w:asciiTheme="minorHAnsi" w:eastAsia="PMingLiU" w:hAnsiTheme="minorHAnsi" w:cstheme="minorHAnsi"/>
        </w:rPr>
        <w:t>I</w:t>
      </w:r>
      <w:r w:rsidRPr="00D253EF">
        <w:rPr>
          <w:rFonts w:asciiTheme="minorHAnsi" w:eastAsia="PMingLiU" w:hAnsiTheme="minorHAnsi" w:cstheme="minorHAnsi"/>
        </w:rPr>
        <w:t xml:space="preserve"> acknowledge</w:t>
      </w:r>
      <w:r w:rsidR="00CA0018">
        <w:rPr>
          <w:rFonts w:asciiTheme="minorHAnsi" w:eastAsia="PMingLiU" w:hAnsiTheme="minorHAnsi" w:cstheme="minorHAnsi"/>
        </w:rPr>
        <w:t xml:space="preserve"> that </w:t>
      </w:r>
      <w:r w:rsidRPr="00D253EF">
        <w:rPr>
          <w:rFonts w:asciiTheme="minorHAnsi" w:eastAsia="PMingLiU" w:hAnsiTheme="minorHAnsi" w:cstheme="minorHAnsi"/>
        </w:rPr>
        <w:t xml:space="preserve">due to the placement of the SM3 we cannot rule out that some echolocation calls came from bats flying in the vicinity of the cave (i.e. bats recorded were not roosting in the </w:t>
      </w:r>
      <w:r w:rsidR="007F5643">
        <w:rPr>
          <w:rFonts w:asciiTheme="minorHAnsi" w:eastAsia="PMingLiU" w:hAnsiTheme="minorHAnsi" w:cstheme="minorHAnsi"/>
        </w:rPr>
        <w:t>tunnel</w:t>
      </w:r>
      <w:r w:rsidRPr="00D253EF">
        <w:rPr>
          <w:rFonts w:asciiTheme="minorHAnsi" w:eastAsia="PMingLiU" w:hAnsiTheme="minorHAnsi" w:cstheme="minorHAnsi"/>
        </w:rPr>
        <w:t>).</w:t>
      </w:r>
    </w:p>
    <w:p w14:paraId="314246F6" w14:textId="284F5A84"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To determine the timing of bat emergence from the southern portal of the tunnel, exit count surveys were conducted simultaneously with the above acoustic surveys in </w:t>
      </w:r>
      <w:r w:rsidRPr="004F1E1D">
        <w:rPr>
          <w:rFonts w:asciiTheme="minorHAnsi" w:eastAsia="PMingLiU" w:hAnsiTheme="minorHAnsi" w:cstheme="minorHAnsi"/>
        </w:rPr>
        <w:t>both summer and winter.</w:t>
      </w:r>
      <w:r w:rsidRPr="00D253EF">
        <w:rPr>
          <w:rFonts w:asciiTheme="minorHAnsi" w:eastAsia="PMingLiU" w:hAnsiTheme="minorHAnsi" w:cstheme="minorHAnsi"/>
        </w:rPr>
        <w:t xml:space="preserve"> Two observers undertook simultaneous counts outside the tunnel entrance. Each observer used two hand-held counters to determine the number of bats emerging from the southern portal. The first counter was used to record the number of bats exiting the tunnel while the second was used to record the number of bats returning into the tunnel. For each observer, the number of bats leaving the tunnel was determined by subtracting the </w:t>
      </w:r>
      <w:r w:rsidR="00CA19FB">
        <w:rPr>
          <w:rFonts w:asciiTheme="minorHAnsi" w:eastAsia="PMingLiU" w:hAnsiTheme="minorHAnsi" w:cstheme="minorHAnsi"/>
        </w:rPr>
        <w:t xml:space="preserve">number </w:t>
      </w:r>
      <w:r w:rsidR="00EA6F53">
        <w:rPr>
          <w:rFonts w:asciiTheme="minorHAnsi" w:eastAsia="PMingLiU" w:hAnsiTheme="minorHAnsi" w:cstheme="minorHAnsi"/>
        </w:rPr>
        <w:t>of the exit counter</w:t>
      </w:r>
      <w:r w:rsidR="00CA19FB">
        <w:rPr>
          <w:rFonts w:asciiTheme="minorHAnsi" w:eastAsia="PMingLiU" w:hAnsiTheme="minorHAnsi" w:cstheme="minorHAnsi"/>
        </w:rPr>
        <w:t xml:space="preserve"> by number of </w:t>
      </w:r>
      <w:r w:rsidR="00EA6F53">
        <w:rPr>
          <w:rFonts w:asciiTheme="minorHAnsi" w:eastAsia="PMingLiU" w:hAnsiTheme="minorHAnsi" w:cstheme="minorHAnsi"/>
        </w:rPr>
        <w:t>return counter</w:t>
      </w:r>
      <w:r w:rsidRPr="00D253EF">
        <w:rPr>
          <w:rFonts w:asciiTheme="minorHAnsi" w:eastAsia="PMingLiU" w:hAnsiTheme="minorHAnsi" w:cstheme="minorHAnsi"/>
        </w:rPr>
        <w:t xml:space="preserve">. The counting session began 30 minutes before official sunset. Each observer was situated near the tunnel entrance such that emerging bats were backlit against the sky. Continuous counts were made and subsequently tallied into 15-minute time intervals. Counting stopped when the observers could no longer reliably see the bats (after approximately 1 hour of observation). </w:t>
      </w:r>
      <w:r w:rsidRPr="00842755">
        <w:rPr>
          <w:rFonts w:asciiTheme="minorHAnsi" w:eastAsia="PMingLiU" w:hAnsiTheme="minorHAnsi" w:cstheme="minorHAnsi"/>
        </w:rPr>
        <w:t xml:space="preserve">The final exit count </w:t>
      </w:r>
      <w:r w:rsidR="007C5ED7" w:rsidRPr="00842755">
        <w:rPr>
          <w:rFonts w:asciiTheme="minorHAnsi" w:eastAsia="PMingLiU" w:hAnsiTheme="minorHAnsi" w:cstheme="minorHAnsi"/>
        </w:rPr>
        <w:t>for</w:t>
      </w:r>
      <w:r w:rsidR="00BA1909" w:rsidRPr="00842755">
        <w:rPr>
          <w:rFonts w:asciiTheme="minorHAnsi" w:eastAsia="PMingLiU" w:hAnsiTheme="minorHAnsi" w:cstheme="minorHAnsi"/>
        </w:rPr>
        <w:t xml:space="preserve"> each night </w:t>
      </w:r>
      <w:r w:rsidRPr="00842755">
        <w:rPr>
          <w:rFonts w:asciiTheme="minorHAnsi" w:eastAsia="PMingLiU" w:hAnsiTheme="minorHAnsi" w:cstheme="minorHAnsi"/>
        </w:rPr>
        <w:t>was calculated by averaging the count of bats leaving the tunnel</w:t>
      </w:r>
      <w:r w:rsidR="007C5ED7" w:rsidRPr="00842755">
        <w:rPr>
          <w:rFonts w:asciiTheme="minorHAnsi" w:eastAsia="PMingLiU" w:hAnsiTheme="minorHAnsi" w:cstheme="minorHAnsi"/>
        </w:rPr>
        <w:t>, as</w:t>
      </w:r>
      <w:r w:rsidRPr="00842755">
        <w:rPr>
          <w:rFonts w:asciiTheme="minorHAnsi" w:eastAsia="PMingLiU" w:hAnsiTheme="minorHAnsi" w:cstheme="minorHAnsi"/>
        </w:rPr>
        <w:t xml:space="preserve"> determined by each observer</w:t>
      </w:r>
      <w:r w:rsidR="007C5ED7" w:rsidRPr="00842755">
        <w:rPr>
          <w:rFonts w:asciiTheme="minorHAnsi" w:eastAsia="PMingLiU" w:hAnsiTheme="minorHAnsi" w:cstheme="minorHAnsi"/>
        </w:rPr>
        <w:t>. T</w:t>
      </w:r>
      <w:r w:rsidR="00B02740" w:rsidRPr="00842755">
        <w:rPr>
          <w:rFonts w:asciiTheme="minorHAnsi" w:eastAsia="PMingLiU" w:hAnsiTheme="minorHAnsi" w:cstheme="minorHAnsi"/>
        </w:rPr>
        <w:t>his result was averaged over 5 nights and compared between summer and winter</w:t>
      </w:r>
      <w:r w:rsidRPr="00842755">
        <w:rPr>
          <w:rFonts w:asciiTheme="minorHAnsi" w:eastAsia="PMingLiU" w:hAnsiTheme="minorHAnsi" w:cstheme="minorHAnsi"/>
        </w:rPr>
        <w:t>.</w:t>
      </w:r>
      <w:r w:rsidRPr="00D253EF">
        <w:rPr>
          <w:rFonts w:asciiTheme="minorHAnsi" w:eastAsia="PMingLiU" w:hAnsiTheme="minorHAnsi" w:cstheme="minorHAnsi"/>
        </w:rPr>
        <w:t xml:space="preserve"> Analysis of emergence count data was used to determine the time of first bat emergence, and the time of peak emergence (the highest number of bats recorded in a 15-minute interval). Data on emergence time are presented relative to the time of official dusk, thus allowing meaningful comparisons across nights and seasons.</w:t>
      </w:r>
    </w:p>
    <w:p w14:paraId="1599ED88" w14:textId="0A8C370A"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Walk-through surveys were conducted a day after the exit count and acoustic sampling survey to determine the species, location</w:t>
      </w:r>
      <w:r w:rsidR="007C5ED7">
        <w:rPr>
          <w:rFonts w:asciiTheme="minorHAnsi" w:eastAsia="PMingLiU" w:hAnsiTheme="minorHAnsi" w:cstheme="minorHAnsi"/>
        </w:rPr>
        <w:t>,</w:t>
      </w:r>
      <w:r w:rsidRPr="00D253EF">
        <w:rPr>
          <w:rFonts w:asciiTheme="minorHAnsi" w:eastAsia="PMingLiU" w:hAnsiTheme="minorHAnsi" w:cstheme="minorHAnsi"/>
        </w:rPr>
        <w:t xml:space="preserve"> and </w:t>
      </w:r>
      <w:commentRangeStart w:id="49"/>
      <w:r w:rsidRPr="00D253EF">
        <w:rPr>
          <w:rFonts w:asciiTheme="minorHAnsi" w:eastAsia="PMingLiU" w:hAnsiTheme="minorHAnsi" w:cstheme="minorHAnsi"/>
        </w:rPr>
        <w:t xml:space="preserve">number </w:t>
      </w:r>
      <w:commentRangeEnd w:id="49"/>
      <w:r w:rsidRPr="00D253EF">
        <w:rPr>
          <w:rFonts w:asciiTheme="minorHAnsi" w:eastAsia="PMingLiU" w:hAnsiTheme="minorHAnsi" w:cstheme="minorHAnsi"/>
          <w:sz w:val="16"/>
          <w:szCs w:val="16"/>
        </w:rPr>
        <w:commentReference w:id="49"/>
      </w:r>
      <w:r w:rsidRPr="00D253EF">
        <w:rPr>
          <w:rFonts w:asciiTheme="minorHAnsi" w:eastAsia="PMingLiU" w:hAnsiTheme="minorHAnsi" w:cstheme="minorHAnsi"/>
        </w:rPr>
        <w:t xml:space="preserve">of bats roosting within the tunnel. A 100 m measuring tape was placed along the centreline of the tunnel from the entrance to the back (82 m). </w:t>
      </w:r>
      <w:r w:rsidRPr="00842755">
        <w:rPr>
          <w:rFonts w:asciiTheme="minorHAnsi" w:eastAsia="PMingLiU" w:hAnsiTheme="minorHAnsi" w:cstheme="minorHAnsi"/>
        </w:rPr>
        <w:t xml:space="preserve">The transect line was followed at a slow walk and the species </w:t>
      </w:r>
      <w:r w:rsidR="00751CA7" w:rsidRPr="00842755">
        <w:rPr>
          <w:rFonts w:asciiTheme="minorHAnsi" w:eastAsia="PMingLiU" w:hAnsiTheme="minorHAnsi" w:cstheme="minorHAnsi"/>
        </w:rPr>
        <w:t>were observed</w:t>
      </w:r>
      <w:r w:rsidR="007C5ED7" w:rsidRPr="00842755">
        <w:rPr>
          <w:rFonts w:asciiTheme="minorHAnsi" w:eastAsia="PMingLiU" w:hAnsiTheme="minorHAnsi" w:cstheme="minorHAnsi"/>
        </w:rPr>
        <w:t xml:space="preserve">, </w:t>
      </w:r>
      <w:r w:rsidR="00751CA7" w:rsidRPr="00842755">
        <w:rPr>
          <w:rFonts w:asciiTheme="minorHAnsi" w:eastAsia="PMingLiU" w:hAnsiTheme="minorHAnsi" w:cstheme="minorHAnsi"/>
        </w:rPr>
        <w:t xml:space="preserve">identified </w:t>
      </w:r>
      <w:r w:rsidR="007C5ED7" w:rsidRPr="00842755">
        <w:rPr>
          <w:rFonts w:asciiTheme="minorHAnsi" w:eastAsia="PMingLiU" w:hAnsiTheme="minorHAnsi" w:cstheme="minorHAnsi"/>
        </w:rPr>
        <w:t xml:space="preserve">and counted </w:t>
      </w:r>
      <w:r w:rsidR="00751CA7" w:rsidRPr="00842755">
        <w:rPr>
          <w:rFonts w:asciiTheme="minorHAnsi" w:eastAsia="PMingLiU" w:hAnsiTheme="minorHAnsi" w:cstheme="minorHAnsi"/>
        </w:rPr>
        <w:t xml:space="preserve">with the assist of prepared photos of </w:t>
      </w:r>
      <w:r w:rsidR="00D0569E" w:rsidRPr="00842755">
        <w:rPr>
          <w:rFonts w:asciiTheme="minorHAnsi" w:eastAsia="PMingLiU" w:hAnsiTheme="minorHAnsi" w:cstheme="minorHAnsi"/>
        </w:rPr>
        <w:t>cave roosting</w:t>
      </w:r>
      <w:r w:rsidR="00751CA7" w:rsidRPr="00842755">
        <w:rPr>
          <w:rFonts w:asciiTheme="minorHAnsi" w:eastAsia="PMingLiU" w:hAnsiTheme="minorHAnsi" w:cstheme="minorHAnsi"/>
        </w:rPr>
        <w:t xml:space="preserve"> bat species</w:t>
      </w:r>
      <w:r w:rsidR="00D0569E" w:rsidRPr="00842755">
        <w:rPr>
          <w:rFonts w:asciiTheme="minorHAnsi" w:eastAsia="PMingLiU" w:hAnsiTheme="minorHAnsi" w:cstheme="minorHAnsi"/>
        </w:rPr>
        <w:t xml:space="preserve"> in Queensland</w:t>
      </w:r>
      <w:r w:rsidR="007C5ED7" w:rsidRPr="00842755">
        <w:rPr>
          <w:rFonts w:asciiTheme="minorHAnsi" w:eastAsia="PMingLiU" w:hAnsiTheme="minorHAnsi" w:cstheme="minorHAnsi"/>
        </w:rPr>
        <w:t>;</w:t>
      </w:r>
      <w:r w:rsidR="00751CA7" w:rsidRPr="00842755">
        <w:rPr>
          <w:rFonts w:asciiTheme="minorHAnsi" w:eastAsia="PMingLiU" w:hAnsiTheme="minorHAnsi" w:cstheme="minorHAnsi"/>
        </w:rPr>
        <w:t xml:space="preserve"> </w:t>
      </w:r>
      <w:r w:rsidRPr="00842755">
        <w:rPr>
          <w:rFonts w:asciiTheme="minorHAnsi" w:eastAsia="PMingLiU" w:hAnsiTheme="minorHAnsi" w:cstheme="minorHAnsi"/>
        </w:rPr>
        <w:t xml:space="preserve">distance from the entrance and height on the tunnel </w:t>
      </w:r>
      <w:r w:rsidRPr="00842755">
        <w:rPr>
          <w:rFonts w:asciiTheme="minorHAnsi" w:eastAsia="PMingLiU" w:hAnsiTheme="minorHAnsi" w:cstheme="minorHAnsi"/>
        </w:rPr>
        <w:lastRenderedPageBreak/>
        <w:t>wall was recorded.</w:t>
      </w:r>
      <w:r w:rsidRPr="00D253EF">
        <w:rPr>
          <w:rFonts w:asciiTheme="minorHAnsi" w:eastAsia="PMingLiU" w:hAnsiTheme="minorHAnsi" w:cstheme="minorHAnsi"/>
        </w:rPr>
        <w:t xml:space="preserve"> Direct counting was used to determine the number of bats in small clusters. For larger clusters, the number of bats in a sub-area was counted, and then extrapolated to represent the number of bats in the entire cluster. Any specific roosting structures (e.g. holes in the tunnel wall) used by the bats was also recorded. A red light was used during the surveys to minimise disturbance to the bats and to maximise the accuracy of the count. Photos of bat clusters were taken (under red light) for a supplementary count for checking against </w:t>
      </w:r>
      <w:r w:rsidR="006314C9">
        <w:rPr>
          <w:rFonts w:asciiTheme="minorHAnsi" w:eastAsia="PMingLiU" w:hAnsiTheme="minorHAnsi" w:cstheme="minorHAnsi"/>
        </w:rPr>
        <w:t>visual</w:t>
      </w:r>
      <w:r w:rsidRPr="00D253EF">
        <w:rPr>
          <w:rFonts w:asciiTheme="minorHAnsi" w:eastAsia="PMingLiU" w:hAnsiTheme="minorHAnsi" w:cstheme="minorHAnsi"/>
        </w:rPr>
        <w:t xml:space="preserve"> counts.  </w:t>
      </w:r>
    </w:p>
    <w:p w14:paraId="386BE4F5" w14:textId="19DF3E63"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Walkthrough surveys were approved by the QUT Animal Care and Biosafety committees (approval number: 1900000687),</w:t>
      </w:r>
      <w:r w:rsidR="00751CA7">
        <w:rPr>
          <w:rFonts w:asciiTheme="minorHAnsi" w:eastAsia="PMingLiU" w:hAnsiTheme="minorHAnsi" w:cstheme="minorHAnsi"/>
        </w:rPr>
        <w:t xml:space="preserve"> </w:t>
      </w:r>
      <w:r w:rsidRPr="00D253EF">
        <w:rPr>
          <w:rFonts w:asciiTheme="minorHAnsi" w:eastAsia="PMingLiU" w:hAnsiTheme="minorHAnsi" w:cstheme="minorHAnsi"/>
        </w:rPr>
        <w:t>and conducted with permission of Moreton Bay Regional Council.</w:t>
      </w:r>
    </w:p>
    <w:p w14:paraId="53483FA2" w14:textId="6CC491CA"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A statistical analysis was completed using Rstudio Desktop version 1.2.5042. A two-way non-parametric ANOVA using an </w:t>
      </w:r>
      <w:r w:rsidRPr="00D253EF">
        <w:rPr>
          <w:rFonts w:asciiTheme="minorHAnsi" w:eastAsia="PMingLiU" w:hAnsiTheme="minorHAnsi" w:cstheme="minorHAnsi"/>
          <w:i/>
          <w:iCs/>
        </w:rPr>
        <w:t>a priori</w:t>
      </w:r>
      <w:r w:rsidRPr="00D253EF">
        <w:rPr>
          <w:rFonts w:asciiTheme="minorHAnsi" w:eastAsia="PMingLiU" w:hAnsiTheme="minorHAnsi" w:cstheme="minorHAnsi"/>
        </w:rPr>
        <w:t xml:space="preserve"> significance level of 5% was conducted to examine seasonal effect</w:t>
      </w:r>
      <w:r w:rsidR="00215238">
        <w:rPr>
          <w:rFonts w:asciiTheme="minorHAnsi" w:eastAsia="PMingLiU" w:hAnsiTheme="minorHAnsi" w:cstheme="minorHAnsi"/>
        </w:rPr>
        <w:t>s</w:t>
      </w:r>
      <w:r w:rsidR="009D437B">
        <w:rPr>
          <w:rFonts w:asciiTheme="minorHAnsi" w:eastAsia="PMingLiU" w:hAnsiTheme="minorHAnsi" w:cstheme="minorHAnsi"/>
        </w:rPr>
        <w:t xml:space="preserve"> </w:t>
      </w:r>
      <w:r w:rsidR="00D475B5">
        <w:rPr>
          <w:rFonts w:asciiTheme="minorHAnsi" w:eastAsia="PMingLiU" w:hAnsiTheme="minorHAnsi" w:cstheme="minorHAnsi"/>
        </w:rPr>
        <w:t xml:space="preserve">of the acoustic data </w:t>
      </w:r>
      <w:r w:rsidR="00215238">
        <w:rPr>
          <w:rFonts w:asciiTheme="minorHAnsi" w:eastAsia="PMingLiU" w:hAnsiTheme="minorHAnsi" w:cstheme="minorHAnsi"/>
        </w:rPr>
        <w:t>on</w:t>
      </w:r>
      <w:r w:rsidRPr="00D253EF">
        <w:rPr>
          <w:rFonts w:asciiTheme="minorHAnsi" w:eastAsia="PMingLiU" w:hAnsiTheme="minorHAnsi" w:cstheme="minorHAnsi"/>
        </w:rPr>
        <w:t xml:space="preserve"> first emergence and peak emergence time (relative to sunset; leave) and the peak return time (relative to sunrise; return) for each species in the tunnel </w:t>
      </w:r>
      <w:r w:rsidRPr="00012B5B">
        <w:rPr>
          <w:rFonts w:asciiTheme="minorHAnsi" w:eastAsia="PMingLiU" w:hAnsiTheme="minorHAnsi" w:cstheme="minorHAnsi"/>
        </w:rPr>
        <w:t>across summer and winter.</w:t>
      </w:r>
      <w:r w:rsidRPr="00D253EF">
        <w:rPr>
          <w:rFonts w:asciiTheme="minorHAnsi" w:eastAsia="PMingLiU" w:hAnsiTheme="minorHAnsi" w:cstheme="minorHAnsi"/>
        </w:rPr>
        <w:t xml:space="preserve"> </w:t>
      </w:r>
      <w:r w:rsidR="00BE6638" w:rsidRPr="00842755">
        <w:rPr>
          <w:rFonts w:asciiTheme="minorHAnsi" w:eastAsia="PMingLiU" w:hAnsiTheme="minorHAnsi" w:cstheme="minorHAnsi"/>
        </w:rPr>
        <w:t>Multiple plots were created to examine the nightly activity pattern of bats, and a peak in activity was identified by observing these plots</w:t>
      </w:r>
      <w:r w:rsidR="007C5ED7" w:rsidRPr="00842755">
        <w:rPr>
          <w:rFonts w:asciiTheme="minorHAnsi" w:eastAsia="PMingLiU" w:hAnsiTheme="minorHAnsi" w:cstheme="minorHAnsi"/>
        </w:rPr>
        <w:t>.</w:t>
      </w:r>
      <w:r w:rsidR="00BE6638" w:rsidRPr="00842755">
        <w:rPr>
          <w:rFonts w:asciiTheme="minorHAnsi" w:eastAsia="PMingLiU" w:hAnsiTheme="minorHAnsi" w:cstheme="minorHAnsi"/>
        </w:rPr>
        <w:t xml:space="preserve"> </w:t>
      </w:r>
      <w:r w:rsidR="00D475B5" w:rsidRPr="00842755">
        <w:rPr>
          <w:rFonts w:asciiTheme="minorHAnsi" w:eastAsia="PMingLiU" w:hAnsiTheme="minorHAnsi" w:cstheme="minorHAnsi"/>
        </w:rPr>
        <w:t xml:space="preserve">Results from exit counts and walk-through surveys </w:t>
      </w:r>
      <w:r w:rsidR="006A2D2E" w:rsidRPr="00842755">
        <w:rPr>
          <w:rFonts w:asciiTheme="minorHAnsi" w:eastAsia="PMingLiU" w:hAnsiTheme="minorHAnsi" w:cstheme="minorHAnsi"/>
        </w:rPr>
        <w:t>did not undergo statistical tests but</w:t>
      </w:r>
      <w:r w:rsidR="00D475B5" w:rsidRPr="00842755">
        <w:rPr>
          <w:rFonts w:asciiTheme="minorHAnsi" w:eastAsia="PMingLiU" w:hAnsiTheme="minorHAnsi" w:cstheme="minorHAnsi"/>
        </w:rPr>
        <w:t xml:space="preserve"> </w:t>
      </w:r>
      <w:r w:rsidR="007C5ED7" w:rsidRPr="00842755">
        <w:rPr>
          <w:rFonts w:asciiTheme="minorHAnsi" w:eastAsia="PMingLiU" w:hAnsiTheme="minorHAnsi" w:cstheme="minorHAnsi"/>
        </w:rPr>
        <w:t xml:space="preserve">were </w:t>
      </w:r>
      <w:r w:rsidR="00D475B5" w:rsidRPr="00842755">
        <w:rPr>
          <w:rFonts w:asciiTheme="minorHAnsi" w:eastAsia="PMingLiU" w:hAnsiTheme="minorHAnsi" w:cstheme="minorHAnsi"/>
        </w:rPr>
        <w:t xml:space="preserve">used to </w:t>
      </w:r>
      <w:r w:rsidR="006A2D2E" w:rsidRPr="00842755">
        <w:rPr>
          <w:rFonts w:asciiTheme="minorHAnsi" w:eastAsia="PMingLiU" w:hAnsiTheme="minorHAnsi" w:cstheme="minorHAnsi"/>
        </w:rPr>
        <w:t xml:space="preserve">compare the estimated bat population in the tunnel. The exit count results also assisted </w:t>
      </w:r>
      <w:r w:rsidR="007C5ED7" w:rsidRPr="00842755">
        <w:rPr>
          <w:rFonts w:asciiTheme="minorHAnsi" w:eastAsia="PMingLiU" w:hAnsiTheme="minorHAnsi" w:cstheme="minorHAnsi"/>
        </w:rPr>
        <w:t>in</w:t>
      </w:r>
      <w:r w:rsidR="006A2D2E" w:rsidRPr="00842755">
        <w:rPr>
          <w:rFonts w:asciiTheme="minorHAnsi" w:eastAsia="PMingLiU" w:hAnsiTheme="minorHAnsi" w:cstheme="minorHAnsi"/>
        </w:rPr>
        <w:t xml:space="preserve"> determin</w:t>
      </w:r>
      <w:r w:rsidR="007C5ED7" w:rsidRPr="00842755">
        <w:rPr>
          <w:rFonts w:asciiTheme="minorHAnsi" w:eastAsia="PMingLiU" w:hAnsiTheme="minorHAnsi" w:cstheme="minorHAnsi"/>
        </w:rPr>
        <w:t>ing</w:t>
      </w:r>
      <w:r w:rsidR="006A2D2E" w:rsidRPr="00842755">
        <w:rPr>
          <w:rFonts w:asciiTheme="minorHAnsi" w:eastAsia="PMingLiU" w:hAnsiTheme="minorHAnsi" w:cstheme="minorHAnsi"/>
        </w:rPr>
        <w:t xml:space="preserve"> the first emergence </w:t>
      </w:r>
      <w:r w:rsidR="00CC3165" w:rsidRPr="00842755">
        <w:rPr>
          <w:rFonts w:asciiTheme="minorHAnsi" w:eastAsia="PMingLiU" w:hAnsiTheme="minorHAnsi" w:cstheme="minorHAnsi"/>
        </w:rPr>
        <w:t xml:space="preserve">and </w:t>
      </w:r>
      <w:r w:rsidR="007C5ED7" w:rsidRPr="00842755">
        <w:rPr>
          <w:rFonts w:asciiTheme="minorHAnsi" w:eastAsia="PMingLiU" w:hAnsiTheme="minorHAnsi" w:cstheme="minorHAnsi"/>
        </w:rPr>
        <w:t xml:space="preserve">were </w:t>
      </w:r>
      <w:r w:rsidR="00CC3165" w:rsidRPr="00842755">
        <w:rPr>
          <w:rFonts w:asciiTheme="minorHAnsi" w:eastAsia="PMingLiU" w:hAnsiTheme="minorHAnsi" w:cstheme="minorHAnsi"/>
        </w:rPr>
        <w:t xml:space="preserve">used to compare the time of first emergence peak with </w:t>
      </w:r>
      <w:r w:rsidR="006A2D2E" w:rsidRPr="00842755">
        <w:rPr>
          <w:rFonts w:asciiTheme="minorHAnsi" w:eastAsia="PMingLiU" w:hAnsiTheme="minorHAnsi" w:cstheme="minorHAnsi"/>
        </w:rPr>
        <w:t>the acoustic data.</w:t>
      </w:r>
      <w:r w:rsidR="006A2D2E">
        <w:rPr>
          <w:rFonts w:asciiTheme="minorHAnsi" w:eastAsia="PMingLiU" w:hAnsiTheme="minorHAnsi" w:cstheme="minorHAnsi"/>
        </w:rPr>
        <w:t xml:space="preserve"> </w:t>
      </w:r>
    </w:p>
    <w:p w14:paraId="3127D134" w14:textId="77777777" w:rsidR="004F1E1D" w:rsidRDefault="004F1E1D">
      <w:pPr>
        <w:rPr>
          <w:rFonts w:asciiTheme="minorHAnsi" w:hAnsiTheme="minorHAnsi" w:cstheme="minorHAnsi"/>
          <w:b/>
          <w:bCs/>
          <w:iCs/>
          <w:sz w:val="36"/>
          <w:szCs w:val="36"/>
        </w:rPr>
      </w:pPr>
      <w:bookmarkStart w:id="50" w:name="_gjdgxs" w:colFirst="0" w:colLast="0"/>
      <w:bookmarkStart w:id="51" w:name="_Toc71543607"/>
      <w:bookmarkStart w:id="52" w:name="_Hlk71550705"/>
      <w:bookmarkEnd w:id="50"/>
      <w:r>
        <w:rPr>
          <w:rFonts w:asciiTheme="minorHAnsi" w:hAnsiTheme="minorHAnsi" w:cstheme="minorHAnsi"/>
          <w:sz w:val="36"/>
          <w:szCs w:val="36"/>
        </w:rPr>
        <w:br w:type="page"/>
      </w:r>
    </w:p>
    <w:p w14:paraId="4A59E3C3" w14:textId="3A6433E6" w:rsidR="0037163A" w:rsidRPr="007852D7" w:rsidRDefault="00735166" w:rsidP="006A1285">
      <w:pPr>
        <w:pStyle w:val="Heading2"/>
        <w:spacing w:line="360" w:lineRule="auto"/>
        <w:rPr>
          <w:rFonts w:asciiTheme="minorHAnsi" w:eastAsia="PMingLiU" w:hAnsiTheme="minorHAnsi" w:cstheme="minorHAnsi"/>
          <w:sz w:val="36"/>
          <w:szCs w:val="36"/>
        </w:rPr>
      </w:pPr>
      <w:bookmarkStart w:id="53" w:name="_Toc86701836"/>
      <w:r w:rsidRPr="007852D7">
        <w:rPr>
          <w:rFonts w:asciiTheme="minorHAnsi" w:hAnsiTheme="minorHAnsi" w:cstheme="minorHAnsi"/>
          <w:sz w:val="36"/>
          <w:szCs w:val="36"/>
        </w:rPr>
        <w:lastRenderedPageBreak/>
        <w:t>2.3</w:t>
      </w:r>
      <w:r w:rsidRPr="007852D7">
        <w:rPr>
          <w:rFonts w:asciiTheme="minorHAnsi" w:hAnsiTheme="minorHAnsi" w:cstheme="minorHAnsi"/>
          <w:sz w:val="36"/>
          <w:szCs w:val="36"/>
        </w:rPr>
        <w:tab/>
        <w:t>Results</w:t>
      </w:r>
      <w:bookmarkEnd w:id="51"/>
      <w:bookmarkEnd w:id="53"/>
    </w:p>
    <w:bookmarkEnd w:id="52"/>
    <w:p w14:paraId="7B748BDC" w14:textId="5B5C7865" w:rsidR="0099619A" w:rsidRPr="007852D7" w:rsidRDefault="00735166" w:rsidP="006A1285">
      <w:pPr>
        <w:spacing w:after="240" w:line="360" w:lineRule="auto"/>
        <w:jc w:val="both"/>
        <w:rPr>
          <w:rFonts w:asciiTheme="minorHAnsi" w:eastAsia="PMingLiU" w:hAnsiTheme="minorHAnsi" w:cstheme="minorHAnsi"/>
          <w:b/>
          <w:bCs/>
          <w:sz w:val="28"/>
          <w:szCs w:val="28"/>
        </w:rPr>
      </w:pPr>
      <w:r w:rsidRPr="007852D7">
        <w:rPr>
          <w:rFonts w:asciiTheme="minorHAnsi" w:eastAsia="PMingLiU" w:hAnsiTheme="minorHAnsi" w:cstheme="minorHAnsi"/>
          <w:b/>
          <w:bCs/>
          <w:sz w:val="28"/>
          <w:szCs w:val="28"/>
        </w:rPr>
        <w:t>Acoustic Surveys</w:t>
      </w:r>
    </w:p>
    <w:p w14:paraId="1AB37246" w14:textId="3757CF6E" w:rsidR="00735166" w:rsidRPr="00D253EF" w:rsidRDefault="00735166" w:rsidP="006A1285">
      <w:pPr>
        <w:spacing w:after="240" w:line="360" w:lineRule="auto"/>
        <w:ind w:firstLine="720"/>
        <w:jc w:val="both"/>
        <w:rPr>
          <w:rFonts w:asciiTheme="minorHAnsi" w:eastAsia="PMingLiU" w:hAnsiTheme="minorHAnsi" w:cstheme="minorHAnsi"/>
        </w:rPr>
      </w:pPr>
      <w:commentRangeStart w:id="54"/>
      <w:r w:rsidRPr="00D253EF">
        <w:rPr>
          <w:rFonts w:asciiTheme="minorHAnsi" w:eastAsia="PMingLiU" w:hAnsiTheme="minorHAnsi" w:cstheme="minorHAnsi"/>
        </w:rPr>
        <w:t xml:space="preserve">Acoustic surveys </w:t>
      </w:r>
      <w:commentRangeEnd w:id="54"/>
      <w:r w:rsidRPr="00D253EF">
        <w:rPr>
          <w:rFonts w:asciiTheme="minorHAnsi" w:eastAsia="PMingLiU" w:hAnsiTheme="minorHAnsi" w:cstheme="minorHAnsi"/>
          <w:sz w:val="16"/>
          <w:szCs w:val="16"/>
        </w:rPr>
        <w:commentReference w:id="54"/>
      </w:r>
      <w:r w:rsidRPr="00D253EF">
        <w:rPr>
          <w:rFonts w:asciiTheme="minorHAnsi" w:eastAsia="PMingLiU" w:hAnsiTheme="minorHAnsi" w:cstheme="minorHAnsi"/>
        </w:rPr>
        <w:t xml:space="preserve">at the tunnel entrance were conducted for a total of 57.5 hours in summer and winter. This resulted in the detection of 12 species; all 12 were recorded in summer but only 3 in winter (Table 2-1). Among the 12 species detected in summer, three cave-roosting species,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were the major contribut</w:t>
      </w:r>
      <w:r w:rsidR="00535DBF">
        <w:rPr>
          <w:rFonts w:asciiTheme="minorHAnsi" w:eastAsia="PMingLiU" w:hAnsiTheme="minorHAnsi" w:cstheme="minorHAnsi"/>
        </w:rPr>
        <w:t>ors</w:t>
      </w:r>
      <w:r w:rsidRPr="00D253EF">
        <w:rPr>
          <w:rFonts w:asciiTheme="minorHAnsi" w:eastAsia="PMingLiU" w:hAnsiTheme="minorHAnsi" w:cstheme="minorHAnsi"/>
        </w:rPr>
        <w:t xml:space="preserve"> to total bat activity. Other species showed relatively low levels of activity. </w:t>
      </w:r>
      <w:r w:rsidRPr="00C46589">
        <w:rPr>
          <w:rFonts w:asciiTheme="minorHAnsi" w:eastAsia="PMingLiU" w:hAnsiTheme="minorHAnsi" w:cstheme="minorHAnsi"/>
          <w:i/>
          <w:iCs/>
        </w:rPr>
        <w:t xml:space="preserve">Miniopterus </w:t>
      </w:r>
      <w:r w:rsidR="00CA69F7" w:rsidRPr="00C46589">
        <w:rPr>
          <w:rFonts w:asciiTheme="minorHAnsi" w:eastAsia="PMingLiU" w:hAnsiTheme="minorHAnsi" w:cstheme="minorHAnsi"/>
          <w:i/>
          <w:iCs/>
        </w:rPr>
        <w:t>orianae</w:t>
      </w:r>
      <w:r w:rsidRPr="00C46589">
        <w:rPr>
          <w:rFonts w:asciiTheme="minorHAnsi" w:eastAsia="PMingLiU" w:hAnsiTheme="minorHAnsi" w:cstheme="minorHAnsi"/>
          <w:i/>
          <w:iCs/>
        </w:rPr>
        <w:t xml:space="preserve"> oceanesis</w:t>
      </w:r>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another cave-roosting species, had </w:t>
      </w:r>
      <w:commentRangeStart w:id="55"/>
      <w:r w:rsidR="00CA69F7" w:rsidRPr="00D253EF">
        <w:rPr>
          <w:rFonts w:asciiTheme="minorHAnsi" w:eastAsia="PMingLiU" w:hAnsiTheme="minorHAnsi" w:cstheme="minorHAnsi"/>
        </w:rPr>
        <w:t>between 9</w:t>
      </w:r>
      <w:r w:rsidRPr="00D253EF">
        <w:rPr>
          <w:rFonts w:asciiTheme="minorHAnsi" w:eastAsia="PMingLiU" w:hAnsiTheme="minorHAnsi" w:cstheme="minorHAnsi"/>
        </w:rPr>
        <w:t xml:space="preserve"> and 19 passes recorded each night in summer with activity usually occurring within the first 3 hours after sunset</w:t>
      </w:r>
      <w:commentRangeEnd w:id="55"/>
      <w:r w:rsidRPr="00D253EF">
        <w:rPr>
          <w:rFonts w:asciiTheme="minorHAnsi" w:eastAsia="PMingLiU" w:hAnsiTheme="minorHAnsi" w:cstheme="minorHAnsi"/>
          <w:sz w:val="16"/>
          <w:szCs w:val="16"/>
        </w:rPr>
        <w:commentReference w:id="55"/>
      </w:r>
      <w:r w:rsidRPr="00D253EF">
        <w:rPr>
          <w:rFonts w:asciiTheme="minorHAnsi" w:eastAsia="PMingLiU" w:hAnsiTheme="minorHAnsi" w:cstheme="minorHAnsi"/>
        </w:rPr>
        <w:t xml:space="preserve">. </w:t>
      </w:r>
    </w:p>
    <w:p w14:paraId="01ECEB4C" w14:textId="77777777" w:rsidR="006545B8" w:rsidRPr="00D253EF" w:rsidRDefault="00735166" w:rsidP="006545B8">
      <w:pPr>
        <w:spacing w:line="360" w:lineRule="auto"/>
        <w:jc w:val="both"/>
        <w:rPr>
          <w:rFonts w:asciiTheme="minorHAnsi" w:eastAsia="PMingLiU" w:hAnsiTheme="minorHAnsi" w:cstheme="minorHAnsi"/>
        </w:rPr>
      </w:pPr>
      <w:commentRangeStart w:id="56"/>
      <w:commentRangeEnd w:id="56"/>
      <w:r w:rsidRPr="00D253EF">
        <w:rPr>
          <w:rFonts w:asciiTheme="minorHAnsi" w:eastAsia="PMingLiU" w:hAnsiTheme="minorHAnsi" w:cstheme="minorHAnsi"/>
          <w:sz w:val="16"/>
          <w:szCs w:val="16"/>
        </w:rPr>
        <w:commentReference w:id="56"/>
      </w:r>
    </w:p>
    <w:p w14:paraId="5A576CE9" w14:textId="7B83993A" w:rsidR="006545B8" w:rsidRPr="00D253EF" w:rsidRDefault="006545B8" w:rsidP="006545B8">
      <w:pPr>
        <w:pStyle w:val="Caption"/>
        <w:keepNext/>
        <w:rPr>
          <w:rFonts w:asciiTheme="minorHAnsi" w:hAnsiTheme="minorHAnsi" w:cstheme="minorHAnsi"/>
          <w:b w:val="0"/>
          <w:bCs w:val="0"/>
        </w:rPr>
      </w:pPr>
      <w:bookmarkStart w:id="57" w:name="_Toc71670548"/>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9E45A0">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9E45A0">
        <w:rPr>
          <w:rFonts w:asciiTheme="minorHAnsi" w:hAnsiTheme="minorHAnsi" w:cstheme="minorHAnsi"/>
          <w:b w:val="0"/>
          <w:bCs w:val="0"/>
          <w:noProof/>
        </w:rPr>
        <w:t>1</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Total number of species identified from the SM3 near the tunnel entrance in summer and winter.</w:t>
      </w:r>
      <w:bookmarkEnd w:id="57"/>
    </w:p>
    <w:p w14:paraId="1B40932D" w14:textId="77777777" w:rsidR="006545B8" w:rsidRPr="00D253EF" w:rsidRDefault="006545B8" w:rsidP="006545B8">
      <w:pPr>
        <w:rPr>
          <w:rFonts w:asciiTheme="minorHAnsi" w:hAnsiTheme="minorHAnsi" w:cstheme="minorHAnsi"/>
        </w:rPr>
      </w:pPr>
    </w:p>
    <w:tbl>
      <w:tblPr>
        <w:tblStyle w:val="TableGrid1"/>
        <w:tblW w:w="0" w:type="auto"/>
        <w:tblLook w:val="04A0" w:firstRow="1" w:lastRow="0" w:firstColumn="1" w:lastColumn="0" w:noHBand="0" w:noVBand="1"/>
      </w:tblPr>
      <w:tblGrid>
        <w:gridCol w:w="982"/>
        <w:gridCol w:w="3537"/>
        <w:gridCol w:w="1146"/>
        <w:gridCol w:w="1134"/>
        <w:gridCol w:w="1745"/>
      </w:tblGrid>
      <w:tr w:rsidR="00390EA2" w:rsidRPr="00D253EF" w14:paraId="24483C08" w14:textId="77777777" w:rsidTr="00C82799">
        <w:tc>
          <w:tcPr>
            <w:tcW w:w="982" w:type="dxa"/>
            <w:vAlign w:val="center"/>
          </w:tcPr>
          <w:p w14:paraId="15160EC1" w14:textId="77777777" w:rsidR="00390EA2" w:rsidRPr="00D253EF" w:rsidRDefault="00390EA2" w:rsidP="0037163A">
            <w:pPr>
              <w:jc w:val="center"/>
              <w:rPr>
                <w:rFonts w:asciiTheme="minorHAnsi" w:hAnsiTheme="minorHAnsi" w:cstheme="minorHAnsi"/>
                <w:b/>
                <w:bCs/>
                <w:color w:val="000000"/>
                <w:sz w:val="22"/>
                <w:lang w:eastAsia="zh-TW"/>
              </w:rPr>
            </w:pPr>
            <w:r w:rsidRPr="00D253EF">
              <w:rPr>
                <w:rFonts w:asciiTheme="minorHAnsi" w:hAnsiTheme="minorHAnsi" w:cstheme="minorHAnsi"/>
                <w:b/>
                <w:bCs/>
                <w:color w:val="000000"/>
                <w:sz w:val="22"/>
                <w:lang w:eastAsia="zh-TW"/>
              </w:rPr>
              <w:t>Number</w:t>
            </w:r>
          </w:p>
        </w:tc>
        <w:tc>
          <w:tcPr>
            <w:tcW w:w="3537" w:type="dxa"/>
            <w:vAlign w:val="center"/>
          </w:tcPr>
          <w:p w14:paraId="0A40BCB6" w14:textId="77777777" w:rsidR="00390EA2" w:rsidRPr="00D253EF" w:rsidRDefault="00390EA2" w:rsidP="0037163A">
            <w:pPr>
              <w:jc w:val="center"/>
              <w:rPr>
                <w:rFonts w:asciiTheme="minorHAnsi" w:hAnsiTheme="minorHAnsi" w:cstheme="minorHAnsi"/>
                <w:sz w:val="22"/>
                <w:lang w:eastAsia="zh-TW"/>
              </w:rPr>
            </w:pPr>
            <w:r w:rsidRPr="00D253EF">
              <w:rPr>
                <w:rFonts w:asciiTheme="minorHAnsi" w:hAnsiTheme="minorHAnsi" w:cstheme="minorHAnsi"/>
                <w:b/>
                <w:bCs/>
                <w:color w:val="000000"/>
                <w:sz w:val="22"/>
                <w:lang w:eastAsia="zh-TW"/>
              </w:rPr>
              <w:t>Species</w:t>
            </w:r>
          </w:p>
        </w:tc>
        <w:tc>
          <w:tcPr>
            <w:tcW w:w="1146" w:type="dxa"/>
            <w:vAlign w:val="center"/>
          </w:tcPr>
          <w:p w14:paraId="7094473D" w14:textId="77777777" w:rsidR="00390EA2" w:rsidRPr="00D253EF" w:rsidRDefault="00390EA2" w:rsidP="0037163A">
            <w:pPr>
              <w:jc w:val="center"/>
              <w:rPr>
                <w:rFonts w:asciiTheme="minorHAnsi" w:hAnsiTheme="minorHAnsi" w:cstheme="minorHAnsi"/>
                <w:sz w:val="22"/>
                <w:lang w:eastAsia="zh-TW"/>
              </w:rPr>
            </w:pPr>
            <w:r w:rsidRPr="00D253EF">
              <w:rPr>
                <w:rFonts w:asciiTheme="minorHAnsi" w:hAnsiTheme="minorHAnsi" w:cstheme="minorHAnsi"/>
                <w:b/>
                <w:bCs/>
                <w:color w:val="000000"/>
                <w:sz w:val="22"/>
                <w:lang w:eastAsia="zh-TW"/>
              </w:rPr>
              <w:t>Summer</w:t>
            </w:r>
          </w:p>
        </w:tc>
        <w:tc>
          <w:tcPr>
            <w:tcW w:w="1134" w:type="dxa"/>
            <w:vAlign w:val="center"/>
          </w:tcPr>
          <w:p w14:paraId="037DE70D" w14:textId="77777777" w:rsidR="00390EA2" w:rsidRPr="00D253EF" w:rsidRDefault="00390EA2" w:rsidP="0037163A">
            <w:pPr>
              <w:jc w:val="center"/>
              <w:rPr>
                <w:rFonts w:asciiTheme="minorHAnsi" w:hAnsiTheme="minorHAnsi" w:cstheme="minorHAnsi"/>
                <w:sz w:val="22"/>
                <w:lang w:eastAsia="zh-TW"/>
              </w:rPr>
            </w:pPr>
            <w:r w:rsidRPr="00D253EF">
              <w:rPr>
                <w:rFonts w:asciiTheme="minorHAnsi" w:hAnsiTheme="minorHAnsi" w:cstheme="minorHAnsi"/>
                <w:b/>
                <w:bCs/>
                <w:color w:val="000000"/>
                <w:sz w:val="22"/>
                <w:lang w:eastAsia="zh-TW"/>
              </w:rPr>
              <w:t>Winter</w:t>
            </w:r>
          </w:p>
        </w:tc>
        <w:tc>
          <w:tcPr>
            <w:tcW w:w="1745" w:type="dxa"/>
            <w:vAlign w:val="center"/>
          </w:tcPr>
          <w:p w14:paraId="101582D1" w14:textId="77777777" w:rsidR="00390EA2" w:rsidRPr="00D253EF" w:rsidRDefault="00390EA2" w:rsidP="0037163A">
            <w:pPr>
              <w:jc w:val="center"/>
              <w:rPr>
                <w:rFonts w:asciiTheme="minorHAnsi" w:hAnsiTheme="minorHAnsi" w:cstheme="minorHAnsi"/>
                <w:sz w:val="22"/>
                <w:lang w:eastAsia="zh-TW"/>
              </w:rPr>
            </w:pPr>
            <w:r w:rsidRPr="00D253EF">
              <w:rPr>
                <w:rFonts w:asciiTheme="minorHAnsi" w:hAnsiTheme="minorHAnsi" w:cstheme="minorHAnsi"/>
                <w:b/>
                <w:bCs/>
                <w:color w:val="000000"/>
                <w:sz w:val="22"/>
                <w:lang w:eastAsia="zh-TW"/>
              </w:rPr>
              <w:t>Cave roosting species</w:t>
            </w:r>
          </w:p>
        </w:tc>
      </w:tr>
      <w:tr w:rsidR="0079792A" w:rsidRPr="00D253EF" w14:paraId="515F938C" w14:textId="77777777" w:rsidTr="00C82799">
        <w:tc>
          <w:tcPr>
            <w:tcW w:w="982" w:type="dxa"/>
          </w:tcPr>
          <w:p w14:paraId="2A265DB8" w14:textId="4D25793A" w:rsidR="0079792A" w:rsidRPr="005E006D" w:rsidRDefault="0079792A" w:rsidP="006545B8">
            <w:pPr>
              <w:jc w:val="center"/>
              <w:rPr>
                <w:rFonts w:asciiTheme="minorHAnsi" w:hAnsiTheme="minorHAnsi" w:cstheme="minorHAnsi"/>
                <w:color w:val="000000"/>
                <w:sz w:val="22"/>
                <w:lang w:eastAsia="zh-TW"/>
              </w:rPr>
            </w:pPr>
            <w:r w:rsidRPr="005E006D">
              <w:rPr>
                <w:rFonts w:asciiTheme="minorHAnsi" w:hAnsiTheme="minorHAnsi" w:cstheme="minorHAnsi"/>
                <w:color w:val="000000"/>
                <w:sz w:val="22"/>
                <w:lang w:eastAsia="zh-TW"/>
              </w:rPr>
              <w:t>1</w:t>
            </w:r>
          </w:p>
        </w:tc>
        <w:tc>
          <w:tcPr>
            <w:tcW w:w="3537" w:type="dxa"/>
            <w:vAlign w:val="bottom"/>
          </w:tcPr>
          <w:p w14:paraId="1CE632D7" w14:textId="77777777" w:rsidR="0079792A" w:rsidRPr="005E006D" w:rsidRDefault="0079792A" w:rsidP="006545B8">
            <w:pPr>
              <w:rPr>
                <w:rFonts w:asciiTheme="minorHAnsi" w:hAnsiTheme="minorHAnsi" w:cstheme="minorHAnsi"/>
                <w:i/>
                <w:iCs/>
                <w:sz w:val="22"/>
                <w:lang w:eastAsia="zh-TW"/>
              </w:rPr>
            </w:pPr>
            <w:r w:rsidRPr="005E006D">
              <w:rPr>
                <w:rFonts w:asciiTheme="minorHAnsi" w:hAnsiTheme="minorHAnsi" w:cstheme="minorHAnsi"/>
                <w:i/>
                <w:iCs/>
                <w:color w:val="000000"/>
                <w:sz w:val="22"/>
                <w:lang w:eastAsia="zh-TW"/>
              </w:rPr>
              <w:t>Austronomus australis</w:t>
            </w:r>
          </w:p>
        </w:tc>
        <w:tc>
          <w:tcPr>
            <w:tcW w:w="1146" w:type="dxa"/>
            <w:shd w:val="clear" w:color="auto" w:fill="C0504D"/>
          </w:tcPr>
          <w:p w14:paraId="46391129" w14:textId="77777777" w:rsidR="0079792A" w:rsidRPr="00D253EF" w:rsidRDefault="0079792A" w:rsidP="006545B8">
            <w:pPr>
              <w:jc w:val="center"/>
              <w:rPr>
                <w:rFonts w:asciiTheme="minorHAnsi" w:hAnsiTheme="minorHAnsi" w:cstheme="minorHAnsi"/>
                <w:sz w:val="22"/>
                <w:lang w:eastAsia="zh-TW"/>
              </w:rPr>
            </w:pPr>
          </w:p>
        </w:tc>
        <w:tc>
          <w:tcPr>
            <w:tcW w:w="1134" w:type="dxa"/>
          </w:tcPr>
          <w:p w14:paraId="16542E6F" w14:textId="77777777" w:rsidR="0079792A" w:rsidRPr="00D253EF" w:rsidRDefault="0079792A" w:rsidP="006545B8">
            <w:pPr>
              <w:jc w:val="center"/>
              <w:rPr>
                <w:rFonts w:asciiTheme="minorHAnsi" w:hAnsiTheme="minorHAnsi" w:cstheme="minorHAnsi"/>
                <w:sz w:val="22"/>
                <w:lang w:eastAsia="zh-TW"/>
              </w:rPr>
            </w:pPr>
          </w:p>
        </w:tc>
        <w:tc>
          <w:tcPr>
            <w:tcW w:w="1745" w:type="dxa"/>
          </w:tcPr>
          <w:p w14:paraId="36861850" w14:textId="77777777" w:rsidR="0079792A" w:rsidRPr="00D253EF" w:rsidRDefault="0079792A" w:rsidP="006545B8">
            <w:pPr>
              <w:jc w:val="center"/>
              <w:rPr>
                <w:rFonts w:asciiTheme="minorHAnsi" w:hAnsiTheme="minorHAnsi" w:cstheme="minorHAnsi"/>
                <w:sz w:val="22"/>
                <w:lang w:eastAsia="zh-TW"/>
              </w:rPr>
            </w:pPr>
          </w:p>
        </w:tc>
      </w:tr>
      <w:tr w:rsidR="0079792A" w:rsidRPr="00D253EF" w14:paraId="63501640" w14:textId="77777777" w:rsidTr="00C82799">
        <w:tc>
          <w:tcPr>
            <w:tcW w:w="982" w:type="dxa"/>
          </w:tcPr>
          <w:p w14:paraId="5AAC3D92" w14:textId="6B25D389" w:rsidR="0079792A" w:rsidRPr="00D253EF" w:rsidRDefault="0079792A" w:rsidP="006545B8">
            <w:pPr>
              <w:jc w:val="center"/>
              <w:rPr>
                <w:rFonts w:asciiTheme="minorHAnsi" w:hAnsiTheme="minorHAnsi" w:cstheme="minorHAnsi"/>
                <w:color w:val="000000"/>
                <w:sz w:val="22"/>
                <w:lang w:eastAsia="zh-TW"/>
              </w:rPr>
            </w:pPr>
            <w:r>
              <w:rPr>
                <w:rFonts w:asciiTheme="minorHAnsi" w:hAnsiTheme="minorHAnsi" w:cstheme="minorHAnsi"/>
                <w:color w:val="000000"/>
                <w:sz w:val="22"/>
                <w:lang w:eastAsia="zh-TW"/>
              </w:rPr>
              <w:t>2</w:t>
            </w:r>
          </w:p>
        </w:tc>
        <w:tc>
          <w:tcPr>
            <w:tcW w:w="3537" w:type="dxa"/>
            <w:vAlign w:val="bottom"/>
          </w:tcPr>
          <w:p w14:paraId="1CC2F078" w14:textId="77777777" w:rsidR="0079792A" w:rsidRPr="00D253EF" w:rsidRDefault="0079792A"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Chalinolobus gouldii</w:t>
            </w:r>
          </w:p>
        </w:tc>
        <w:tc>
          <w:tcPr>
            <w:tcW w:w="1146" w:type="dxa"/>
            <w:shd w:val="clear" w:color="auto" w:fill="C0504D"/>
          </w:tcPr>
          <w:p w14:paraId="7D8FEAAE" w14:textId="77777777" w:rsidR="0079792A" w:rsidRPr="00D253EF" w:rsidRDefault="0079792A" w:rsidP="006545B8">
            <w:pPr>
              <w:jc w:val="center"/>
              <w:rPr>
                <w:rFonts w:asciiTheme="minorHAnsi" w:hAnsiTheme="minorHAnsi" w:cstheme="minorHAnsi"/>
                <w:sz w:val="22"/>
                <w:lang w:eastAsia="zh-TW"/>
              </w:rPr>
            </w:pPr>
          </w:p>
        </w:tc>
        <w:tc>
          <w:tcPr>
            <w:tcW w:w="1134" w:type="dxa"/>
          </w:tcPr>
          <w:p w14:paraId="152B132B" w14:textId="77777777" w:rsidR="0079792A" w:rsidRPr="00D253EF" w:rsidRDefault="0079792A" w:rsidP="006545B8">
            <w:pPr>
              <w:jc w:val="center"/>
              <w:rPr>
                <w:rFonts w:asciiTheme="minorHAnsi" w:hAnsiTheme="minorHAnsi" w:cstheme="minorHAnsi"/>
                <w:sz w:val="22"/>
                <w:lang w:eastAsia="zh-TW"/>
              </w:rPr>
            </w:pPr>
          </w:p>
        </w:tc>
        <w:tc>
          <w:tcPr>
            <w:tcW w:w="1745" w:type="dxa"/>
          </w:tcPr>
          <w:p w14:paraId="308B1923" w14:textId="77777777" w:rsidR="0079792A" w:rsidRPr="00D253EF" w:rsidRDefault="0079792A" w:rsidP="006545B8">
            <w:pPr>
              <w:jc w:val="center"/>
              <w:rPr>
                <w:rFonts w:asciiTheme="minorHAnsi" w:hAnsiTheme="minorHAnsi" w:cstheme="minorHAnsi"/>
                <w:sz w:val="22"/>
                <w:lang w:eastAsia="zh-TW"/>
              </w:rPr>
            </w:pPr>
          </w:p>
        </w:tc>
      </w:tr>
      <w:tr w:rsidR="0079792A" w:rsidRPr="00D253EF" w14:paraId="503B6B13" w14:textId="77777777" w:rsidTr="00C82799">
        <w:tc>
          <w:tcPr>
            <w:tcW w:w="982" w:type="dxa"/>
          </w:tcPr>
          <w:p w14:paraId="12727A7B" w14:textId="490AE665" w:rsidR="0079792A" w:rsidRPr="00D253EF" w:rsidRDefault="0079792A" w:rsidP="006545B8">
            <w:pPr>
              <w:jc w:val="center"/>
              <w:rPr>
                <w:rFonts w:asciiTheme="minorHAnsi" w:hAnsiTheme="minorHAnsi" w:cstheme="minorHAnsi"/>
                <w:color w:val="000000"/>
                <w:sz w:val="22"/>
                <w:lang w:eastAsia="zh-TW"/>
              </w:rPr>
            </w:pPr>
            <w:r>
              <w:rPr>
                <w:rFonts w:asciiTheme="minorHAnsi" w:hAnsiTheme="minorHAnsi" w:cstheme="minorHAnsi"/>
                <w:color w:val="000000"/>
                <w:sz w:val="22"/>
                <w:lang w:eastAsia="zh-TW"/>
              </w:rPr>
              <w:t>3</w:t>
            </w:r>
          </w:p>
        </w:tc>
        <w:tc>
          <w:tcPr>
            <w:tcW w:w="3537" w:type="dxa"/>
            <w:vAlign w:val="bottom"/>
          </w:tcPr>
          <w:p w14:paraId="4CD1835F" w14:textId="77777777" w:rsidR="0079792A" w:rsidRPr="00D253EF" w:rsidRDefault="0079792A"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Miniopterus australis</w:t>
            </w:r>
          </w:p>
        </w:tc>
        <w:tc>
          <w:tcPr>
            <w:tcW w:w="1146" w:type="dxa"/>
            <w:shd w:val="clear" w:color="auto" w:fill="C0504D"/>
          </w:tcPr>
          <w:p w14:paraId="1CA9A051" w14:textId="77777777" w:rsidR="0079792A" w:rsidRPr="00D253EF" w:rsidRDefault="0079792A" w:rsidP="006545B8">
            <w:pPr>
              <w:jc w:val="center"/>
              <w:rPr>
                <w:rFonts w:asciiTheme="minorHAnsi" w:hAnsiTheme="minorHAnsi" w:cstheme="minorHAnsi"/>
                <w:sz w:val="22"/>
                <w:lang w:eastAsia="zh-TW"/>
              </w:rPr>
            </w:pPr>
          </w:p>
        </w:tc>
        <w:tc>
          <w:tcPr>
            <w:tcW w:w="1134" w:type="dxa"/>
            <w:shd w:val="clear" w:color="auto" w:fill="00B0F0"/>
          </w:tcPr>
          <w:p w14:paraId="3277FDDF" w14:textId="77777777" w:rsidR="0079792A" w:rsidRPr="00D253EF" w:rsidRDefault="0079792A" w:rsidP="006545B8">
            <w:pPr>
              <w:jc w:val="center"/>
              <w:rPr>
                <w:rFonts w:asciiTheme="minorHAnsi" w:hAnsiTheme="minorHAnsi" w:cstheme="minorHAnsi"/>
                <w:sz w:val="22"/>
                <w:lang w:eastAsia="zh-TW"/>
              </w:rPr>
            </w:pPr>
          </w:p>
        </w:tc>
        <w:tc>
          <w:tcPr>
            <w:tcW w:w="1745" w:type="dxa"/>
            <w:shd w:val="clear" w:color="auto" w:fill="FFFF00"/>
          </w:tcPr>
          <w:p w14:paraId="40532190" w14:textId="77777777" w:rsidR="0079792A" w:rsidRPr="00D253EF" w:rsidRDefault="0079792A" w:rsidP="006545B8">
            <w:pPr>
              <w:jc w:val="center"/>
              <w:rPr>
                <w:rFonts w:asciiTheme="minorHAnsi" w:hAnsiTheme="minorHAnsi" w:cstheme="minorHAnsi"/>
                <w:sz w:val="22"/>
                <w:lang w:eastAsia="zh-TW"/>
              </w:rPr>
            </w:pPr>
          </w:p>
        </w:tc>
      </w:tr>
      <w:tr w:rsidR="0079792A" w:rsidRPr="00D253EF" w14:paraId="7B27B8A8" w14:textId="77777777" w:rsidTr="00C82799">
        <w:tc>
          <w:tcPr>
            <w:tcW w:w="982" w:type="dxa"/>
          </w:tcPr>
          <w:p w14:paraId="1287A8F9" w14:textId="6F303681" w:rsidR="0079792A" w:rsidRPr="00D253EF" w:rsidRDefault="0079792A" w:rsidP="006545B8">
            <w:pPr>
              <w:jc w:val="center"/>
              <w:rPr>
                <w:rFonts w:asciiTheme="minorHAnsi" w:hAnsiTheme="minorHAnsi" w:cstheme="minorHAnsi"/>
                <w:color w:val="000000"/>
                <w:sz w:val="22"/>
                <w:lang w:eastAsia="zh-TW"/>
              </w:rPr>
            </w:pPr>
            <w:r>
              <w:rPr>
                <w:rFonts w:asciiTheme="minorHAnsi" w:hAnsiTheme="minorHAnsi" w:cstheme="minorHAnsi"/>
                <w:color w:val="000000"/>
                <w:sz w:val="22"/>
                <w:lang w:eastAsia="zh-TW"/>
              </w:rPr>
              <w:t>4</w:t>
            </w:r>
          </w:p>
        </w:tc>
        <w:tc>
          <w:tcPr>
            <w:tcW w:w="3537" w:type="dxa"/>
            <w:vAlign w:val="bottom"/>
          </w:tcPr>
          <w:p w14:paraId="796A0F9A" w14:textId="77777777" w:rsidR="0079792A" w:rsidRPr="00C46589" w:rsidRDefault="0079792A" w:rsidP="006545B8">
            <w:pPr>
              <w:rPr>
                <w:rFonts w:asciiTheme="minorHAnsi" w:hAnsiTheme="minorHAnsi" w:cstheme="minorHAnsi"/>
                <w:i/>
                <w:iCs/>
                <w:sz w:val="22"/>
                <w:lang w:eastAsia="zh-TW"/>
              </w:rPr>
            </w:pPr>
            <w:r w:rsidRPr="00C46589">
              <w:rPr>
                <w:rFonts w:asciiTheme="minorHAnsi" w:hAnsiTheme="minorHAnsi" w:cstheme="minorHAnsi"/>
                <w:i/>
                <w:iCs/>
                <w:color w:val="000000"/>
                <w:sz w:val="22"/>
                <w:lang w:eastAsia="zh-TW"/>
              </w:rPr>
              <w:t>Miniopterus orianae oceanesis</w:t>
            </w:r>
          </w:p>
        </w:tc>
        <w:tc>
          <w:tcPr>
            <w:tcW w:w="1146" w:type="dxa"/>
            <w:shd w:val="clear" w:color="auto" w:fill="C0504D"/>
          </w:tcPr>
          <w:p w14:paraId="74E57B28" w14:textId="77777777" w:rsidR="0079792A" w:rsidRPr="00D253EF" w:rsidRDefault="0079792A" w:rsidP="006545B8">
            <w:pPr>
              <w:jc w:val="center"/>
              <w:rPr>
                <w:rFonts w:asciiTheme="minorHAnsi" w:hAnsiTheme="minorHAnsi" w:cstheme="minorHAnsi"/>
                <w:sz w:val="22"/>
                <w:lang w:eastAsia="zh-TW"/>
              </w:rPr>
            </w:pPr>
          </w:p>
        </w:tc>
        <w:tc>
          <w:tcPr>
            <w:tcW w:w="1134" w:type="dxa"/>
          </w:tcPr>
          <w:p w14:paraId="22B2A33F" w14:textId="77777777" w:rsidR="0079792A" w:rsidRPr="00D253EF" w:rsidRDefault="0079792A" w:rsidP="006545B8">
            <w:pPr>
              <w:jc w:val="center"/>
              <w:rPr>
                <w:rFonts w:asciiTheme="minorHAnsi" w:hAnsiTheme="minorHAnsi" w:cstheme="minorHAnsi"/>
                <w:sz w:val="22"/>
                <w:lang w:eastAsia="zh-TW"/>
              </w:rPr>
            </w:pPr>
          </w:p>
        </w:tc>
        <w:tc>
          <w:tcPr>
            <w:tcW w:w="1745" w:type="dxa"/>
            <w:shd w:val="clear" w:color="auto" w:fill="FFFF00"/>
          </w:tcPr>
          <w:p w14:paraId="3A2D6926" w14:textId="77777777" w:rsidR="0079792A" w:rsidRPr="00D253EF" w:rsidRDefault="0079792A" w:rsidP="006545B8">
            <w:pPr>
              <w:jc w:val="center"/>
              <w:rPr>
                <w:rFonts w:asciiTheme="minorHAnsi" w:hAnsiTheme="minorHAnsi" w:cstheme="minorHAnsi"/>
                <w:sz w:val="22"/>
                <w:lang w:eastAsia="zh-TW"/>
              </w:rPr>
            </w:pPr>
          </w:p>
        </w:tc>
      </w:tr>
      <w:tr w:rsidR="0079792A" w:rsidRPr="00D253EF" w14:paraId="2C426020" w14:textId="77777777" w:rsidTr="00C82799">
        <w:tc>
          <w:tcPr>
            <w:tcW w:w="982" w:type="dxa"/>
          </w:tcPr>
          <w:p w14:paraId="3DE40DC7" w14:textId="68D64B47" w:rsidR="0079792A" w:rsidRPr="00D253EF" w:rsidRDefault="0079792A" w:rsidP="006545B8">
            <w:pPr>
              <w:jc w:val="center"/>
              <w:rPr>
                <w:rFonts w:asciiTheme="minorHAnsi" w:hAnsiTheme="minorHAnsi" w:cstheme="minorHAnsi"/>
                <w:color w:val="000000"/>
                <w:sz w:val="22"/>
                <w:lang w:eastAsia="zh-TW"/>
              </w:rPr>
            </w:pPr>
            <w:r>
              <w:rPr>
                <w:rFonts w:asciiTheme="minorHAnsi" w:hAnsiTheme="minorHAnsi" w:cstheme="minorHAnsi"/>
                <w:color w:val="000000"/>
                <w:sz w:val="22"/>
                <w:lang w:eastAsia="zh-TW"/>
              </w:rPr>
              <w:t>5</w:t>
            </w:r>
          </w:p>
        </w:tc>
        <w:tc>
          <w:tcPr>
            <w:tcW w:w="3537" w:type="dxa"/>
            <w:vAlign w:val="bottom"/>
          </w:tcPr>
          <w:p w14:paraId="70F151CC" w14:textId="77777777" w:rsidR="0079792A" w:rsidRPr="00D253EF" w:rsidRDefault="0079792A"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Myotis macropus</w:t>
            </w:r>
          </w:p>
        </w:tc>
        <w:tc>
          <w:tcPr>
            <w:tcW w:w="1146" w:type="dxa"/>
            <w:shd w:val="clear" w:color="auto" w:fill="C0504D"/>
          </w:tcPr>
          <w:p w14:paraId="74DBFC63" w14:textId="77777777" w:rsidR="0079792A" w:rsidRPr="00D253EF" w:rsidRDefault="0079792A" w:rsidP="006545B8">
            <w:pPr>
              <w:jc w:val="center"/>
              <w:rPr>
                <w:rFonts w:asciiTheme="minorHAnsi" w:hAnsiTheme="minorHAnsi" w:cstheme="minorHAnsi"/>
                <w:sz w:val="22"/>
                <w:lang w:eastAsia="zh-TW"/>
              </w:rPr>
            </w:pPr>
          </w:p>
        </w:tc>
        <w:tc>
          <w:tcPr>
            <w:tcW w:w="1134" w:type="dxa"/>
            <w:shd w:val="clear" w:color="auto" w:fill="00B0F0"/>
          </w:tcPr>
          <w:p w14:paraId="366E56C7" w14:textId="77777777" w:rsidR="0079792A" w:rsidRPr="00D253EF" w:rsidRDefault="0079792A" w:rsidP="006545B8">
            <w:pPr>
              <w:jc w:val="center"/>
              <w:rPr>
                <w:rFonts w:asciiTheme="minorHAnsi" w:hAnsiTheme="minorHAnsi" w:cstheme="minorHAnsi"/>
                <w:sz w:val="22"/>
                <w:lang w:eastAsia="zh-TW"/>
              </w:rPr>
            </w:pPr>
          </w:p>
        </w:tc>
        <w:tc>
          <w:tcPr>
            <w:tcW w:w="1745" w:type="dxa"/>
            <w:shd w:val="clear" w:color="auto" w:fill="FFFF00"/>
          </w:tcPr>
          <w:p w14:paraId="4203F107" w14:textId="77777777" w:rsidR="0079792A" w:rsidRPr="00D253EF" w:rsidRDefault="0079792A" w:rsidP="006545B8">
            <w:pPr>
              <w:jc w:val="center"/>
              <w:rPr>
                <w:rFonts w:asciiTheme="minorHAnsi" w:hAnsiTheme="minorHAnsi" w:cstheme="minorHAnsi"/>
                <w:sz w:val="22"/>
                <w:lang w:eastAsia="zh-TW"/>
              </w:rPr>
            </w:pPr>
          </w:p>
        </w:tc>
      </w:tr>
      <w:tr w:rsidR="0079792A" w:rsidRPr="00D253EF" w14:paraId="646E4EE1" w14:textId="77777777" w:rsidTr="00C82799">
        <w:tc>
          <w:tcPr>
            <w:tcW w:w="982" w:type="dxa"/>
          </w:tcPr>
          <w:p w14:paraId="096E8984" w14:textId="62D76C12" w:rsidR="0079792A" w:rsidRPr="00D253EF" w:rsidRDefault="0079792A" w:rsidP="006545B8">
            <w:pPr>
              <w:jc w:val="center"/>
              <w:rPr>
                <w:rFonts w:asciiTheme="minorHAnsi" w:hAnsiTheme="minorHAnsi" w:cstheme="minorHAnsi"/>
                <w:color w:val="000000"/>
                <w:sz w:val="22"/>
                <w:lang w:eastAsia="zh-TW"/>
              </w:rPr>
            </w:pPr>
            <w:r>
              <w:rPr>
                <w:rFonts w:asciiTheme="minorHAnsi" w:hAnsiTheme="minorHAnsi" w:cstheme="minorHAnsi"/>
                <w:color w:val="000000"/>
                <w:sz w:val="22"/>
                <w:lang w:eastAsia="zh-TW"/>
              </w:rPr>
              <w:t>6</w:t>
            </w:r>
          </w:p>
        </w:tc>
        <w:tc>
          <w:tcPr>
            <w:tcW w:w="3537" w:type="dxa"/>
            <w:vAlign w:val="bottom"/>
          </w:tcPr>
          <w:p w14:paraId="709E30EB" w14:textId="77777777" w:rsidR="0079792A" w:rsidRPr="00D253EF" w:rsidRDefault="0079792A"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 xml:space="preserve">Nyctophilus </w:t>
            </w:r>
            <w:r>
              <w:rPr>
                <w:rFonts w:asciiTheme="minorHAnsi" w:hAnsiTheme="minorHAnsi" w:cstheme="minorHAnsi"/>
                <w:i/>
                <w:iCs/>
                <w:color w:val="000000"/>
                <w:sz w:val="22"/>
                <w:lang w:eastAsia="zh-TW"/>
              </w:rPr>
              <w:t>gouldi/ Nyctophilus bifax</w:t>
            </w:r>
          </w:p>
        </w:tc>
        <w:tc>
          <w:tcPr>
            <w:tcW w:w="1146" w:type="dxa"/>
            <w:shd w:val="clear" w:color="auto" w:fill="C0504D"/>
          </w:tcPr>
          <w:p w14:paraId="7FC78866" w14:textId="77777777" w:rsidR="0079792A" w:rsidRPr="00D253EF" w:rsidRDefault="0079792A" w:rsidP="006545B8">
            <w:pPr>
              <w:jc w:val="center"/>
              <w:rPr>
                <w:rFonts w:asciiTheme="minorHAnsi" w:hAnsiTheme="minorHAnsi" w:cstheme="minorHAnsi"/>
                <w:sz w:val="22"/>
                <w:lang w:eastAsia="zh-TW"/>
              </w:rPr>
            </w:pPr>
          </w:p>
        </w:tc>
        <w:tc>
          <w:tcPr>
            <w:tcW w:w="1134" w:type="dxa"/>
          </w:tcPr>
          <w:p w14:paraId="24C8B9F3" w14:textId="77777777" w:rsidR="0079792A" w:rsidRPr="00D253EF" w:rsidRDefault="0079792A" w:rsidP="006545B8">
            <w:pPr>
              <w:jc w:val="center"/>
              <w:rPr>
                <w:rFonts w:asciiTheme="minorHAnsi" w:hAnsiTheme="minorHAnsi" w:cstheme="minorHAnsi"/>
                <w:sz w:val="22"/>
                <w:lang w:eastAsia="zh-TW"/>
              </w:rPr>
            </w:pPr>
          </w:p>
        </w:tc>
        <w:tc>
          <w:tcPr>
            <w:tcW w:w="1745" w:type="dxa"/>
          </w:tcPr>
          <w:p w14:paraId="439273B9" w14:textId="77777777" w:rsidR="0079792A" w:rsidRPr="00D253EF" w:rsidRDefault="0079792A" w:rsidP="006545B8">
            <w:pPr>
              <w:jc w:val="center"/>
              <w:rPr>
                <w:rFonts w:asciiTheme="minorHAnsi" w:hAnsiTheme="minorHAnsi" w:cstheme="minorHAnsi"/>
                <w:sz w:val="22"/>
                <w:lang w:eastAsia="zh-TW"/>
              </w:rPr>
            </w:pPr>
          </w:p>
        </w:tc>
      </w:tr>
      <w:tr w:rsidR="0079792A" w:rsidRPr="00D253EF" w14:paraId="58EBBC67" w14:textId="77777777" w:rsidTr="00C82799">
        <w:tc>
          <w:tcPr>
            <w:tcW w:w="982" w:type="dxa"/>
          </w:tcPr>
          <w:p w14:paraId="76D5034C" w14:textId="3E62AD70" w:rsidR="0079792A" w:rsidRPr="00D253EF" w:rsidRDefault="0079792A" w:rsidP="006545B8">
            <w:pPr>
              <w:jc w:val="center"/>
              <w:rPr>
                <w:rFonts w:asciiTheme="minorHAnsi" w:hAnsiTheme="minorHAnsi" w:cstheme="minorHAnsi"/>
                <w:color w:val="000000"/>
                <w:sz w:val="22"/>
                <w:lang w:eastAsia="zh-TW"/>
              </w:rPr>
            </w:pPr>
            <w:r>
              <w:rPr>
                <w:rFonts w:asciiTheme="minorHAnsi" w:hAnsiTheme="minorHAnsi" w:cstheme="minorHAnsi"/>
                <w:color w:val="000000"/>
                <w:sz w:val="22"/>
                <w:lang w:eastAsia="zh-TW"/>
              </w:rPr>
              <w:t>7</w:t>
            </w:r>
          </w:p>
        </w:tc>
        <w:tc>
          <w:tcPr>
            <w:tcW w:w="3537" w:type="dxa"/>
            <w:vAlign w:val="bottom"/>
          </w:tcPr>
          <w:p w14:paraId="64EC7A96" w14:textId="0A449CBD" w:rsidR="0079792A" w:rsidRPr="00D253EF" w:rsidRDefault="0079792A" w:rsidP="006545B8">
            <w:pPr>
              <w:rPr>
                <w:rFonts w:asciiTheme="minorHAnsi" w:hAnsiTheme="minorHAnsi" w:cstheme="minorHAnsi"/>
                <w:i/>
                <w:iCs/>
                <w:sz w:val="22"/>
                <w:lang w:eastAsia="zh-TW"/>
              </w:rPr>
            </w:pPr>
            <w:r w:rsidRPr="00AD121C">
              <w:rPr>
                <w:rFonts w:asciiTheme="minorHAnsi" w:hAnsiTheme="minorHAnsi" w:cstheme="minorHAnsi"/>
                <w:i/>
                <w:iCs/>
                <w:color w:val="000000"/>
                <w:sz w:val="22"/>
                <w:lang w:eastAsia="zh-TW"/>
              </w:rPr>
              <w:t>Ozimops lumsdenae</w:t>
            </w:r>
          </w:p>
        </w:tc>
        <w:tc>
          <w:tcPr>
            <w:tcW w:w="1146" w:type="dxa"/>
            <w:shd w:val="clear" w:color="auto" w:fill="C0504D"/>
          </w:tcPr>
          <w:p w14:paraId="5F27AF9F" w14:textId="77777777" w:rsidR="0079792A" w:rsidRPr="00D253EF" w:rsidRDefault="0079792A" w:rsidP="006545B8">
            <w:pPr>
              <w:jc w:val="center"/>
              <w:rPr>
                <w:rFonts w:asciiTheme="minorHAnsi" w:hAnsiTheme="minorHAnsi" w:cstheme="minorHAnsi"/>
                <w:sz w:val="22"/>
                <w:lang w:eastAsia="zh-TW"/>
              </w:rPr>
            </w:pPr>
          </w:p>
        </w:tc>
        <w:tc>
          <w:tcPr>
            <w:tcW w:w="1134" w:type="dxa"/>
          </w:tcPr>
          <w:p w14:paraId="10894C84" w14:textId="77777777" w:rsidR="0079792A" w:rsidRPr="00D253EF" w:rsidRDefault="0079792A" w:rsidP="006545B8">
            <w:pPr>
              <w:jc w:val="center"/>
              <w:rPr>
                <w:rFonts w:asciiTheme="minorHAnsi" w:hAnsiTheme="minorHAnsi" w:cstheme="minorHAnsi"/>
                <w:sz w:val="22"/>
                <w:lang w:eastAsia="zh-TW"/>
              </w:rPr>
            </w:pPr>
          </w:p>
        </w:tc>
        <w:tc>
          <w:tcPr>
            <w:tcW w:w="1745" w:type="dxa"/>
          </w:tcPr>
          <w:p w14:paraId="7E49310D" w14:textId="77777777" w:rsidR="0079792A" w:rsidRPr="00D253EF" w:rsidRDefault="0079792A" w:rsidP="006545B8">
            <w:pPr>
              <w:jc w:val="center"/>
              <w:rPr>
                <w:rFonts w:asciiTheme="minorHAnsi" w:hAnsiTheme="minorHAnsi" w:cstheme="minorHAnsi"/>
                <w:sz w:val="22"/>
                <w:lang w:eastAsia="zh-TW"/>
              </w:rPr>
            </w:pPr>
          </w:p>
        </w:tc>
      </w:tr>
      <w:tr w:rsidR="0079792A" w:rsidRPr="00D253EF" w14:paraId="601B0F21" w14:textId="77777777" w:rsidTr="00C82799">
        <w:tc>
          <w:tcPr>
            <w:tcW w:w="982" w:type="dxa"/>
          </w:tcPr>
          <w:p w14:paraId="66A79ED9" w14:textId="4CAD7AE4" w:rsidR="0079792A" w:rsidRPr="00D253EF" w:rsidRDefault="0079792A" w:rsidP="006545B8">
            <w:pPr>
              <w:jc w:val="center"/>
              <w:rPr>
                <w:rFonts w:asciiTheme="minorHAnsi" w:hAnsiTheme="minorHAnsi" w:cstheme="minorHAnsi"/>
                <w:color w:val="000000"/>
                <w:sz w:val="22"/>
                <w:lang w:eastAsia="zh-TW"/>
              </w:rPr>
            </w:pPr>
            <w:r>
              <w:rPr>
                <w:rFonts w:asciiTheme="minorHAnsi" w:hAnsiTheme="minorHAnsi" w:cstheme="minorHAnsi"/>
                <w:color w:val="000000"/>
                <w:sz w:val="22"/>
                <w:lang w:eastAsia="zh-TW"/>
              </w:rPr>
              <w:t>8</w:t>
            </w:r>
          </w:p>
        </w:tc>
        <w:tc>
          <w:tcPr>
            <w:tcW w:w="3537" w:type="dxa"/>
            <w:vAlign w:val="bottom"/>
          </w:tcPr>
          <w:p w14:paraId="4785C618" w14:textId="77777777" w:rsidR="0079792A" w:rsidRPr="002642CE" w:rsidRDefault="0079792A" w:rsidP="006545B8">
            <w:pPr>
              <w:rPr>
                <w:rFonts w:asciiTheme="minorHAnsi" w:hAnsiTheme="minorHAnsi" w:cstheme="minorHAnsi"/>
                <w:i/>
                <w:iCs/>
                <w:sz w:val="22"/>
                <w:highlight w:val="yellow"/>
                <w:lang w:eastAsia="zh-TW"/>
              </w:rPr>
            </w:pPr>
            <w:r w:rsidRPr="004A3490">
              <w:rPr>
                <w:rFonts w:asciiTheme="minorHAnsi" w:hAnsiTheme="minorHAnsi" w:cstheme="minorHAnsi"/>
                <w:i/>
                <w:iCs/>
                <w:color w:val="000000"/>
                <w:sz w:val="22"/>
                <w:lang w:eastAsia="zh-TW"/>
              </w:rPr>
              <w:t xml:space="preserve">Ozimops ridei/ </w:t>
            </w:r>
            <w:r>
              <w:rPr>
                <w:rFonts w:asciiTheme="minorHAnsi" w:hAnsiTheme="minorHAnsi" w:cstheme="minorHAnsi"/>
                <w:i/>
                <w:iCs/>
                <w:color w:val="000000"/>
                <w:sz w:val="22"/>
                <w:lang w:eastAsia="zh-TW"/>
              </w:rPr>
              <w:t>Ozimops petersi</w:t>
            </w:r>
          </w:p>
        </w:tc>
        <w:tc>
          <w:tcPr>
            <w:tcW w:w="1146" w:type="dxa"/>
            <w:shd w:val="clear" w:color="auto" w:fill="C0504D"/>
          </w:tcPr>
          <w:p w14:paraId="720D69B2" w14:textId="77777777" w:rsidR="0079792A" w:rsidRPr="00D253EF" w:rsidRDefault="0079792A" w:rsidP="006545B8">
            <w:pPr>
              <w:jc w:val="center"/>
              <w:rPr>
                <w:rFonts w:asciiTheme="minorHAnsi" w:hAnsiTheme="minorHAnsi" w:cstheme="minorHAnsi"/>
                <w:sz w:val="22"/>
                <w:lang w:eastAsia="zh-TW"/>
              </w:rPr>
            </w:pPr>
          </w:p>
        </w:tc>
        <w:tc>
          <w:tcPr>
            <w:tcW w:w="1134" w:type="dxa"/>
          </w:tcPr>
          <w:p w14:paraId="079CCFD9" w14:textId="77777777" w:rsidR="0079792A" w:rsidRPr="00D253EF" w:rsidRDefault="0079792A" w:rsidP="006545B8">
            <w:pPr>
              <w:jc w:val="center"/>
              <w:rPr>
                <w:rFonts w:asciiTheme="minorHAnsi" w:hAnsiTheme="minorHAnsi" w:cstheme="minorHAnsi"/>
                <w:sz w:val="22"/>
                <w:lang w:eastAsia="zh-TW"/>
              </w:rPr>
            </w:pPr>
          </w:p>
        </w:tc>
        <w:tc>
          <w:tcPr>
            <w:tcW w:w="1745" w:type="dxa"/>
          </w:tcPr>
          <w:p w14:paraId="25DE66D0" w14:textId="77777777" w:rsidR="0079792A" w:rsidRPr="00D253EF" w:rsidRDefault="0079792A" w:rsidP="006545B8">
            <w:pPr>
              <w:jc w:val="center"/>
              <w:rPr>
                <w:rFonts w:asciiTheme="minorHAnsi" w:hAnsiTheme="minorHAnsi" w:cstheme="minorHAnsi"/>
                <w:sz w:val="22"/>
                <w:lang w:eastAsia="zh-TW"/>
              </w:rPr>
            </w:pPr>
          </w:p>
        </w:tc>
      </w:tr>
      <w:tr w:rsidR="0079792A" w:rsidRPr="00D253EF" w14:paraId="4F25943E" w14:textId="77777777" w:rsidTr="00C82799">
        <w:tc>
          <w:tcPr>
            <w:tcW w:w="982" w:type="dxa"/>
          </w:tcPr>
          <w:p w14:paraId="09204F77" w14:textId="0A515A52" w:rsidR="0079792A" w:rsidRPr="00D253EF" w:rsidRDefault="0079792A" w:rsidP="006545B8">
            <w:pPr>
              <w:jc w:val="center"/>
              <w:rPr>
                <w:rFonts w:asciiTheme="minorHAnsi" w:hAnsiTheme="minorHAnsi" w:cstheme="minorHAnsi"/>
                <w:color w:val="000000"/>
                <w:sz w:val="22"/>
                <w:lang w:eastAsia="zh-TW"/>
              </w:rPr>
            </w:pPr>
            <w:r>
              <w:rPr>
                <w:rFonts w:asciiTheme="minorHAnsi" w:hAnsiTheme="minorHAnsi" w:cstheme="minorHAnsi"/>
                <w:color w:val="000000"/>
                <w:sz w:val="22"/>
                <w:lang w:eastAsia="zh-TW"/>
              </w:rPr>
              <w:t>9</w:t>
            </w:r>
          </w:p>
        </w:tc>
        <w:tc>
          <w:tcPr>
            <w:tcW w:w="3537" w:type="dxa"/>
            <w:vAlign w:val="bottom"/>
          </w:tcPr>
          <w:p w14:paraId="37953FFA" w14:textId="77777777" w:rsidR="0079792A" w:rsidRPr="00D253EF" w:rsidRDefault="0079792A"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Rhinolophus megaphyllus</w:t>
            </w:r>
          </w:p>
        </w:tc>
        <w:tc>
          <w:tcPr>
            <w:tcW w:w="1146" w:type="dxa"/>
            <w:shd w:val="clear" w:color="auto" w:fill="C0504D"/>
          </w:tcPr>
          <w:p w14:paraId="73C4390D" w14:textId="77777777" w:rsidR="0079792A" w:rsidRPr="00D253EF" w:rsidRDefault="0079792A" w:rsidP="006545B8">
            <w:pPr>
              <w:jc w:val="center"/>
              <w:rPr>
                <w:rFonts w:asciiTheme="minorHAnsi" w:hAnsiTheme="minorHAnsi" w:cstheme="minorHAnsi"/>
                <w:sz w:val="22"/>
                <w:lang w:eastAsia="zh-TW"/>
              </w:rPr>
            </w:pPr>
          </w:p>
        </w:tc>
        <w:tc>
          <w:tcPr>
            <w:tcW w:w="1134" w:type="dxa"/>
            <w:shd w:val="clear" w:color="auto" w:fill="00B0F0"/>
          </w:tcPr>
          <w:p w14:paraId="49CDA2C1" w14:textId="77777777" w:rsidR="0079792A" w:rsidRPr="00D253EF" w:rsidRDefault="0079792A" w:rsidP="006545B8">
            <w:pPr>
              <w:jc w:val="center"/>
              <w:rPr>
                <w:rFonts w:asciiTheme="minorHAnsi" w:hAnsiTheme="minorHAnsi" w:cstheme="minorHAnsi"/>
                <w:sz w:val="22"/>
                <w:lang w:eastAsia="zh-TW"/>
              </w:rPr>
            </w:pPr>
          </w:p>
        </w:tc>
        <w:tc>
          <w:tcPr>
            <w:tcW w:w="1745" w:type="dxa"/>
            <w:shd w:val="clear" w:color="auto" w:fill="FFFF00"/>
          </w:tcPr>
          <w:p w14:paraId="70E9A9D7" w14:textId="77777777" w:rsidR="0079792A" w:rsidRPr="00D253EF" w:rsidRDefault="0079792A" w:rsidP="006545B8">
            <w:pPr>
              <w:jc w:val="center"/>
              <w:rPr>
                <w:rFonts w:asciiTheme="minorHAnsi" w:hAnsiTheme="minorHAnsi" w:cstheme="minorHAnsi"/>
                <w:sz w:val="22"/>
                <w:lang w:eastAsia="zh-TW"/>
              </w:rPr>
            </w:pPr>
          </w:p>
        </w:tc>
      </w:tr>
      <w:tr w:rsidR="0079792A" w:rsidRPr="00D253EF" w14:paraId="0EF6A84F" w14:textId="77777777" w:rsidTr="00C82799">
        <w:tc>
          <w:tcPr>
            <w:tcW w:w="982" w:type="dxa"/>
          </w:tcPr>
          <w:p w14:paraId="6FB4E12B" w14:textId="7EBD21D8" w:rsidR="0079792A" w:rsidRPr="00D253EF" w:rsidRDefault="0079792A" w:rsidP="006545B8">
            <w:pPr>
              <w:jc w:val="center"/>
              <w:rPr>
                <w:rFonts w:asciiTheme="minorHAnsi" w:hAnsiTheme="minorHAnsi" w:cstheme="minorHAnsi"/>
                <w:color w:val="000000"/>
                <w:sz w:val="22"/>
                <w:lang w:eastAsia="zh-TW"/>
              </w:rPr>
            </w:pPr>
            <w:r>
              <w:rPr>
                <w:rFonts w:asciiTheme="minorHAnsi" w:hAnsiTheme="minorHAnsi" w:cstheme="minorHAnsi"/>
                <w:color w:val="000000"/>
                <w:sz w:val="22"/>
                <w:lang w:eastAsia="zh-TW"/>
              </w:rPr>
              <w:t>10</w:t>
            </w:r>
          </w:p>
        </w:tc>
        <w:tc>
          <w:tcPr>
            <w:tcW w:w="3537" w:type="dxa"/>
            <w:vAlign w:val="bottom"/>
          </w:tcPr>
          <w:p w14:paraId="092F15E0" w14:textId="77777777" w:rsidR="0079792A" w:rsidRPr="00D253EF" w:rsidRDefault="0079792A"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Saccolaimus flaviventris</w:t>
            </w:r>
          </w:p>
        </w:tc>
        <w:tc>
          <w:tcPr>
            <w:tcW w:w="1146" w:type="dxa"/>
            <w:shd w:val="clear" w:color="auto" w:fill="C0504D"/>
          </w:tcPr>
          <w:p w14:paraId="6E66F189" w14:textId="77777777" w:rsidR="0079792A" w:rsidRPr="00D253EF" w:rsidRDefault="0079792A" w:rsidP="006545B8">
            <w:pPr>
              <w:jc w:val="center"/>
              <w:rPr>
                <w:rFonts w:asciiTheme="minorHAnsi" w:hAnsiTheme="minorHAnsi" w:cstheme="minorHAnsi"/>
                <w:sz w:val="22"/>
                <w:lang w:eastAsia="zh-TW"/>
              </w:rPr>
            </w:pPr>
          </w:p>
        </w:tc>
        <w:tc>
          <w:tcPr>
            <w:tcW w:w="1134" w:type="dxa"/>
          </w:tcPr>
          <w:p w14:paraId="7E4D19B0" w14:textId="77777777" w:rsidR="0079792A" w:rsidRPr="00D253EF" w:rsidRDefault="0079792A" w:rsidP="006545B8">
            <w:pPr>
              <w:jc w:val="center"/>
              <w:rPr>
                <w:rFonts w:asciiTheme="minorHAnsi" w:hAnsiTheme="minorHAnsi" w:cstheme="minorHAnsi"/>
                <w:sz w:val="22"/>
                <w:lang w:eastAsia="zh-TW"/>
              </w:rPr>
            </w:pPr>
          </w:p>
        </w:tc>
        <w:tc>
          <w:tcPr>
            <w:tcW w:w="1745" w:type="dxa"/>
          </w:tcPr>
          <w:p w14:paraId="6EDF7E21" w14:textId="77777777" w:rsidR="0079792A" w:rsidRPr="00D253EF" w:rsidRDefault="0079792A" w:rsidP="006545B8">
            <w:pPr>
              <w:jc w:val="center"/>
              <w:rPr>
                <w:rFonts w:asciiTheme="minorHAnsi" w:hAnsiTheme="minorHAnsi" w:cstheme="minorHAnsi"/>
                <w:sz w:val="22"/>
                <w:lang w:eastAsia="zh-TW"/>
              </w:rPr>
            </w:pPr>
          </w:p>
        </w:tc>
      </w:tr>
      <w:tr w:rsidR="0079792A" w:rsidRPr="00D253EF" w14:paraId="303EF732" w14:textId="77777777" w:rsidTr="00C82799">
        <w:tc>
          <w:tcPr>
            <w:tcW w:w="982" w:type="dxa"/>
          </w:tcPr>
          <w:p w14:paraId="27A39CF7" w14:textId="4F323D58" w:rsidR="0079792A" w:rsidRPr="00D253EF" w:rsidRDefault="0079792A" w:rsidP="006545B8">
            <w:pPr>
              <w:jc w:val="center"/>
              <w:rPr>
                <w:rFonts w:asciiTheme="minorHAnsi" w:hAnsiTheme="minorHAnsi" w:cstheme="minorHAnsi"/>
                <w:color w:val="000000"/>
                <w:sz w:val="22"/>
                <w:lang w:eastAsia="zh-TW"/>
              </w:rPr>
            </w:pPr>
            <w:r>
              <w:rPr>
                <w:rFonts w:asciiTheme="minorHAnsi" w:hAnsiTheme="minorHAnsi" w:cstheme="minorHAnsi"/>
                <w:color w:val="000000"/>
                <w:sz w:val="22"/>
                <w:lang w:eastAsia="zh-TW"/>
              </w:rPr>
              <w:t>11</w:t>
            </w:r>
          </w:p>
        </w:tc>
        <w:tc>
          <w:tcPr>
            <w:tcW w:w="3537" w:type="dxa"/>
            <w:vAlign w:val="bottom"/>
          </w:tcPr>
          <w:p w14:paraId="4AC98765" w14:textId="77777777" w:rsidR="0079792A" w:rsidRPr="00D253EF" w:rsidRDefault="0079792A"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 xml:space="preserve">Scotorepens </w:t>
            </w:r>
            <w:r>
              <w:rPr>
                <w:rFonts w:asciiTheme="minorHAnsi" w:hAnsiTheme="minorHAnsi" w:cstheme="minorHAnsi"/>
                <w:i/>
                <w:iCs/>
                <w:color w:val="000000"/>
                <w:sz w:val="22"/>
                <w:lang w:eastAsia="zh-TW"/>
              </w:rPr>
              <w:t>greyii</w:t>
            </w:r>
          </w:p>
        </w:tc>
        <w:tc>
          <w:tcPr>
            <w:tcW w:w="1146" w:type="dxa"/>
            <w:shd w:val="clear" w:color="auto" w:fill="C0504D"/>
          </w:tcPr>
          <w:p w14:paraId="305C1B76" w14:textId="77777777" w:rsidR="0079792A" w:rsidRPr="00D253EF" w:rsidRDefault="0079792A" w:rsidP="006545B8">
            <w:pPr>
              <w:jc w:val="center"/>
              <w:rPr>
                <w:rFonts w:asciiTheme="minorHAnsi" w:hAnsiTheme="minorHAnsi" w:cstheme="minorHAnsi"/>
                <w:sz w:val="22"/>
                <w:lang w:eastAsia="zh-TW"/>
              </w:rPr>
            </w:pPr>
          </w:p>
        </w:tc>
        <w:tc>
          <w:tcPr>
            <w:tcW w:w="1134" w:type="dxa"/>
          </w:tcPr>
          <w:p w14:paraId="58965BAD" w14:textId="77777777" w:rsidR="0079792A" w:rsidRPr="00D253EF" w:rsidRDefault="0079792A" w:rsidP="006545B8">
            <w:pPr>
              <w:jc w:val="center"/>
              <w:rPr>
                <w:rFonts w:asciiTheme="minorHAnsi" w:hAnsiTheme="minorHAnsi" w:cstheme="minorHAnsi"/>
                <w:sz w:val="22"/>
                <w:lang w:eastAsia="zh-TW"/>
              </w:rPr>
            </w:pPr>
          </w:p>
        </w:tc>
        <w:tc>
          <w:tcPr>
            <w:tcW w:w="1745" w:type="dxa"/>
          </w:tcPr>
          <w:p w14:paraId="1B47E593" w14:textId="77777777" w:rsidR="0079792A" w:rsidRPr="00D253EF" w:rsidRDefault="0079792A" w:rsidP="006545B8">
            <w:pPr>
              <w:jc w:val="center"/>
              <w:rPr>
                <w:rFonts w:asciiTheme="minorHAnsi" w:hAnsiTheme="minorHAnsi" w:cstheme="minorHAnsi"/>
                <w:sz w:val="22"/>
                <w:lang w:eastAsia="zh-TW"/>
              </w:rPr>
            </w:pPr>
          </w:p>
        </w:tc>
      </w:tr>
      <w:tr w:rsidR="0079792A" w:rsidRPr="00D253EF" w14:paraId="72C1388A" w14:textId="77777777" w:rsidTr="00C82799">
        <w:tc>
          <w:tcPr>
            <w:tcW w:w="982" w:type="dxa"/>
          </w:tcPr>
          <w:p w14:paraId="7A9DF4E1" w14:textId="4935D87B" w:rsidR="0079792A" w:rsidRPr="00D253EF" w:rsidRDefault="0079792A" w:rsidP="006545B8">
            <w:pPr>
              <w:jc w:val="center"/>
              <w:rPr>
                <w:rFonts w:asciiTheme="minorHAnsi" w:hAnsiTheme="minorHAnsi" w:cstheme="minorHAnsi"/>
                <w:color w:val="000000"/>
                <w:sz w:val="22"/>
                <w:lang w:eastAsia="zh-TW"/>
              </w:rPr>
            </w:pPr>
            <w:r>
              <w:rPr>
                <w:rFonts w:asciiTheme="minorHAnsi" w:hAnsiTheme="minorHAnsi" w:cstheme="minorHAnsi"/>
                <w:color w:val="000000"/>
                <w:sz w:val="22"/>
                <w:lang w:eastAsia="zh-TW"/>
              </w:rPr>
              <w:t>12</w:t>
            </w:r>
          </w:p>
        </w:tc>
        <w:tc>
          <w:tcPr>
            <w:tcW w:w="3537" w:type="dxa"/>
            <w:vAlign w:val="bottom"/>
          </w:tcPr>
          <w:p w14:paraId="18C85307" w14:textId="77777777" w:rsidR="0079792A" w:rsidRPr="00D253EF" w:rsidRDefault="0079792A"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Vespadelus darlingtoni</w:t>
            </w:r>
          </w:p>
        </w:tc>
        <w:tc>
          <w:tcPr>
            <w:tcW w:w="1146" w:type="dxa"/>
            <w:shd w:val="clear" w:color="auto" w:fill="C0504D"/>
          </w:tcPr>
          <w:p w14:paraId="5825ED9C" w14:textId="77777777" w:rsidR="0079792A" w:rsidRPr="00D253EF" w:rsidRDefault="0079792A" w:rsidP="006545B8">
            <w:pPr>
              <w:jc w:val="center"/>
              <w:rPr>
                <w:rFonts w:asciiTheme="minorHAnsi" w:hAnsiTheme="minorHAnsi" w:cstheme="minorHAnsi"/>
                <w:sz w:val="22"/>
                <w:lang w:eastAsia="zh-TW"/>
              </w:rPr>
            </w:pPr>
          </w:p>
        </w:tc>
        <w:tc>
          <w:tcPr>
            <w:tcW w:w="1134" w:type="dxa"/>
          </w:tcPr>
          <w:p w14:paraId="4219711C" w14:textId="77777777" w:rsidR="0079792A" w:rsidRPr="00D253EF" w:rsidRDefault="0079792A" w:rsidP="006545B8">
            <w:pPr>
              <w:jc w:val="center"/>
              <w:rPr>
                <w:rFonts w:asciiTheme="minorHAnsi" w:hAnsiTheme="minorHAnsi" w:cstheme="minorHAnsi"/>
                <w:sz w:val="22"/>
                <w:lang w:eastAsia="zh-TW"/>
              </w:rPr>
            </w:pPr>
          </w:p>
        </w:tc>
        <w:tc>
          <w:tcPr>
            <w:tcW w:w="1745" w:type="dxa"/>
          </w:tcPr>
          <w:p w14:paraId="6515072D" w14:textId="77777777" w:rsidR="0079792A" w:rsidRPr="00D253EF" w:rsidRDefault="0079792A" w:rsidP="006545B8">
            <w:pPr>
              <w:jc w:val="center"/>
              <w:rPr>
                <w:rFonts w:asciiTheme="minorHAnsi" w:hAnsiTheme="minorHAnsi" w:cstheme="minorHAnsi"/>
                <w:sz w:val="22"/>
                <w:lang w:eastAsia="zh-TW"/>
              </w:rPr>
            </w:pPr>
          </w:p>
        </w:tc>
      </w:tr>
    </w:tbl>
    <w:p w14:paraId="3DE724DA" w14:textId="77777777" w:rsidR="00E62BEF" w:rsidRDefault="00E62BEF">
      <w:pPr>
        <w:rPr>
          <w:rFonts w:asciiTheme="minorHAnsi" w:eastAsia="PMingLiU" w:hAnsiTheme="minorHAnsi" w:cstheme="minorHAnsi"/>
        </w:rPr>
      </w:pPr>
    </w:p>
    <w:p w14:paraId="768E4A0A" w14:textId="77777777" w:rsidR="00E62BEF" w:rsidRDefault="00E62BEF">
      <w:pPr>
        <w:rPr>
          <w:rFonts w:asciiTheme="minorHAnsi" w:eastAsia="PMingLiU" w:hAnsiTheme="minorHAnsi" w:cstheme="minorHAnsi"/>
        </w:rPr>
      </w:pPr>
    </w:p>
    <w:p w14:paraId="4C37AC66" w14:textId="1FF3F510" w:rsidR="00E62BEF" w:rsidRPr="00D253EF" w:rsidRDefault="00E62BEF" w:rsidP="00E62BEF">
      <w:pPr>
        <w:spacing w:after="240" w:line="360" w:lineRule="auto"/>
        <w:jc w:val="both"/>
        <w:rPr>
          <w:rFonts w:asciiTheme="minorHAnsi" w:eastAsia="PMingLiU" w:hAnsiTheme="minorHAnsi" w:cstheme="minorHAnsi"/>
          <w:lang w:val="en-US"/>
        </w:rPr>
      </w:pPr>
      <w:r w:rsidRPr="00D253EF">
        <w:rPr>
          <w:rFonts w:asciiTheme="minorHAnsi" w:eastAsia="PMingLiU" w:hAnsiTheme="minorHAnsi" w:cstheme="minorHAnsi"/>
        </w:rPr>
        <w:t xml:space="preserve">Relative levels of bat activity throughout the night, as determined by acoustic surveys at the tunnel entrance, showed contrasting patterns in summer and winter, although the level of bat activity recorded across the two seasons was similar with peaks between 200 - 300 passes per hour. In summer, the first peak in activity occurred within the first hour </w:t>
      </w:r>
      <w:r w:rsidRPr="00D253EF">
        <w:rPr>
          <w:rFonts w:asciiTheme="minorHAnsi" w:eastAsia="PMingLiU" w:hAnsiTheme="minorHAnsi" w:cstheme="minorHAnsi"/>
        </w:rPr>
        <w:lastRenderedPageBreak/>
        <w:t xml:space="preserve">after sunset, then a second larger peak occurred 2 hours before sunrise; activity level between these two peaks was variable across nights (Figure 2-1). In winter, the first peak also occurred within the first hour after sunset, but the second peak was smaller and occurred 6 hours before sunrise; the level of activity between these two peaks also varied across nights (Figure 2-2). The largest activity peak occurred earlier in winter (shortly after sunset) than in summer (several hours before sunrise). Bats stayed active longer in winter than in summer relative to official sunset; the last nightly </w:t>
      </w:r>
      <w:commentRangeStart w:id="58"/>
      <w:commentRangeStart w:id="59"/>
      <w:r w:rsidRPr="00D253EF">
        <w:rPr>
          <w:rFonts w:asciiTheme="minorHAnsi" w:eastAsia="PMingLiU" w:hAnsiTheme="minorHAnsi" w:cstheme="minorHAnsi"/>
        </w:rPr>
        <w:t xml:space="preserve">activity in summer occurred 2 hours before sunrise, while in winter it occurred 30 mins after </w:t>
      </w:r>
      <w:r w:rsidR="00645303" w:rsidRPr="00D253EF">
        <w:rPr>
          <w:rFonts w:asciiTheme="minorHAnsi" w:eastAsia="PMingLiU" w:hAnsiTheme="minorHAnsi" w:cstheme="minorHAnsi"/>
          <w:noProof/>
        </w:rPr>
        <w:drawing>
          <wp:anchor distT="0" distB="0" distL="114300" distR="114300" simplePos="0" relativeHeight="251680768" behindDoc="0" locked="0" layoutInCell="1" allowOverlap="1" wp14:anchorId="37EFBA59" wp14:editId="37B7C707">
            <wp:simplePos x="0" y="0"/>
            <wp:positionH relativeFrom="margin">
              <wp:align>right</wp:align>
            </wp:positionH>
            <wp:positionV relativeFrom="paragraph">
              <wp:posOffset>2653653</wp:posOffset>
            </wp:positionV>
            <wp:extent cx="5429250" cy="3000375"/>
            <wp:effectExtent l="0" t="0" r="0" b="9525"/>
            <wp:wrapNone/>
            <wp:docPr id="8" name="Chart 8">
              <a:extLst xmlns:a="http://schemas.openxmlformats.org/drawingml/2006/main">
                <a:ext uri="{FF2B5EF4-FFF2-40B4-BE49-F238E27FC236}">
                  <a16:creationId xmlns:a16="http://schemas.microsoft.com/office/drawing/2014/main" id="{185F5AAC-F77F-422B-AC9C-C15DA8005C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7"/>
              </a:graphicData>
            </a:graphic>
            <wp14:sizeRelH relativeFrom="margin">
              <wp14:pctWidth>0</wp14:pctWidth>
            </wp14:sizeRelH>
            <wp14:sizeRelV relativeFrom="margin">
              <wp14:pctHeight>0</wp14:pctHeight>
            </wp14:sizeRelV>
          </wp:anchor>
        </w:drawing>
      </w:r>
      <w:r w:rsidRPr="00D253EF">
        <w:rPr>
          <w:rFonts w:asciiTheme="minorHAnsi" w:eastAsia="PMingLiU" w:hAnsiTheme="minorHAnsi" w:cstheme="minorHAnsi"/>
        </w:rPr>
        <w:t>sunrise</w:t>
      </w:r>
      <w:r w:rsidRPr="00D253EF">
        <w:rPr>
          <w:rFonts w:asciiTheme="minorHAnsi" w:eastAsia="PMingLiU" w:hAnsiTheme="minorHAnsi" w:cstheme="minorHAnsi"/>
          <w:lang w:val="en-US"/>
        </w:rPr>
        <w:t>.</w:t>
      </w:r>
      <w:commentRangeEnd w:id="58"/>
      <w:r w:rsidRPr="00D253EF">
        <w:rPr>
          <w:rFonts w:asciiTheme="minorHAnsi" w:eastAsia="PMingLiU" w:hAnsiTheme="minorHAnsi" w:cstheme="minorHAnsi"/>
          <w:sz w:val="16"/>
          <w:szCs w:val="16"/>
        </w:rPr>
        <w:commentReference w:id="58"/>
      </w:r>
      <w:commentRangeEnd w:id="59"/>
      <w:r w:rsidRPr="00D253EF">
        <w:rPr>
          <w:rFonts w:asciiTheme="minorHAnsi" w:eastAsia="PMingLiU" w:hAnsiTheme="minorHAnsi" w:cstheme="minorHAnsi"/>
          <w:sz w:val="16"/>
          <w:szCs w:val="16"/>
        </w:rPr>
        <w:commentReference w:id="59"/>
      </w:r>
    </w:p>
    <w:p w14:paraId="794802F5" w14:textId="283862A3" w:rsidR="006A1285" w:rsidRPr="00D253EF" w:rsidRDefault="00645303">
      <w:pPr>
        <w:rPr>
          <w:rFonts w:asciiTheme="minorHAnsi" w:eastAsia="PMingLiU"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682816" behindDoc="0" locked="0" layoutInCell="1" allowOverlap="1" wp14:anchorId="6463E4B5" wp14:editId="6A8704CF">
                <wp:simplePos x="0" y="0"/>
                <wp:positionH relativeFrom="margin">
                  <wp:align>right</wp:align>
                </wp:positionH>
                <wp:positionV relativeFrom="paragraph">
                  <wp:posOffset>3103964</wp:posOffset>
                </wp:positionV>
                <wp:extent cx="5408762" cy="635"/>
                <wp:effectExtent l="0" t="0" r="1905" b="6350"/>
                <wp:wrapNone/>
                <wp:docPr id="4" name="Text Box 4"/>
                <wp:cNvGraphicFramePr/>
                <a:graphic xmlns:a="http://schemas.openxmlformats.org/drawingml/2006/main">
                  <a:graphicData uri="http://schemas.microsoft.com/office/word/2010/wordprocessingShape">
                    <wps:wsp>
                      <wps:cNvSpPr txBox="1"/>
                      <wps:spPr>
                        <a:xfrm>
                          <a:off x="0" y="0"/>
                          <a:ext cx="5408762" cy="635"/>
                        </a:xfrm>
                        <a:prstGeom prst="rect">
                          <a:avLst/>
                        </a:prstGeom>
                        <a:solidFill>
                          <a:prstClr val="white"/>
                        </a:solidFill>
                        <a:ln>
                          <a:noFill/>
                        </a:ln>
                      </wps:spPr>
                      <wps:txbx>
                        <w:txbxContent>
                          <w:p w14:paraId="357E07CC" w14:textId="7D1140B5" w:rsidR="006545B8" w:rsidRPr="006357C1" w:rsidRDefault="006545B8" w:rsidP="00454B1B">
                            <w:pPr>
                              <w:pStyle w:val="Caption"/>
                              <w:jc w:val="both"/>
                              <w:rPr>
                                <w:rFonts w:asciiTheme="minorHAnsi" w:eastAsia="PMingLiU" w:hAnsiTheme="minorHAnsi" w:cstheme="minorHAnsi"/>
                                <w:b w:val="0"/>
                                <w:bCs w:val="0"/>
                              </w:rPr>
                            </w:pPr>
                            <w:bookmarkStart w:id="60" w:name="_Toc84262589"/>
                            <w:bookmarkStart w:id="61" w:name="_Toc85420485"/>
                            <w:r w:rsidRPr="006357C1">
                              <w:rPr>
                                <w:rFonts w:asciiTheme="minorHAnsi" w:hAnsiTheme="minorHAnsi" w:cstheme="minorHAnsi"/>
                                <w:b w:val="0"/>
                                <w:bCs w:val="0"/>
                              </w:rPr>
                              <w:t xml:space="preserve">Figure </w:t>
                            </w:r>
                            <w:r w:rsidR="001E78D0" w:rsidRPr="006357C1">
                              <w:rPr>
                                <w:rFonts w:asciiTheme="minorHAnsi" w:hAnsiTheme="minorHAnsi" w:cstheme="minorHAnsi"/>
                                <w:b w:val="0"/>
                                <w:bCs w:val="0"/>
                              </w:rPr>
                              <w:fldChar w:fldCharType="begin"/>
                            </w:r>
                            <w:r w:rsidR="001E78D0" w:rsidRPr="006357C1">
                              <w:rPr>
                                <w:rFonts w:asciiTheme="minorHAnsi" w:hAnsiTheme="minorHAnsi" w:cstheme="minorHAnsi"/>
                                <w:b w:val="0"/>
                                <w:bCs w:val="0"/>
                              </w:rPr>
                              <w:instrText xml:space="preserve"> STYLEREF 1 \s </w:instrText>
                            </w:r>
                            <w:r w:rsidR="001E78D0" w:rsidRPr="006357C1">
                              <w:rPr>
                                <w:rFonts w:asciiTheme="minorHAnsi" w:hAnsiTheme="minorHAnsi" w:cstheme="minorHAnsi"/>
                                <w:b w:val="0"/>
                                <w:bCs w:val="0"/>
                              </w:rPr>
                              <w:fldChar w:fldCharType="separate"/>
                            </w:r>
                            <w:r w:rsidR="009E45A0">
                              <w:rPr>
                                <w:rFonts w:asciiTheme="minorHAnsi" w:hAnsiTheme="minorHAnsi" w:cstheme="minorHAnsi"/>
                                <w:b w:val="0"/>
                                <w:bCs w:val="0"/>
                                <w:noProof/>
                              </w:rPr>
                              <w:t>2</w:t>
                            </w:r>
                            <w:r w:rsidR="001E78D0" w:rsidRPr="006357C1">
                              <w:rPr>
                                <w:rFonts w:asciiTheme="minorHAnsi" w:hAnsiTheme="minorHAnsi" w:cstheme="minorHAnsi"/>
                                <w:b w:val="0"/>
                                <w:bCs w:val="0"/>
                              </w:rPr>
                              <w:fldChar w:fldCharType="end"/>
                            </w:r>
                            <w:r w:rsidR="001E78D0" w:rsidRPr="006357C1">
                              <w:rPr>
                                <w:rFonts w:asciiTheme="minorHAnsi" w:hAnsiTheme="minorHAnsi" w:cstheme="minorHAnsi"/>
                                <w:b w:val="0"/>
                                <w:bCs w:val="0"/>
                              </w:rPr>
                              <w:noBreakHyphen/>
                            </w:r>
                            <w:r w:rsidR="001E78D0" w:rsidRPr="006357C1">
                              <w:rPr>
                                <w:rFonts w:asciiTheme="minorHAnsi" w:hAnsiTheme="minorHAnsi" w:cstheme="minorHAnsi"/>
                                <w:b w:val="0"/>
                                <w:bCs w:val="0"/>
                              </w:rPr>
                              <w:fldChar w:fldCharType="begin"/>
                            </w:r>
                            <w:r w:rsidR="001E78D0" w:rsidRPr="006357C1">
                              <w:rPr>
                                <w:rFonts w:asciiTheme="minorHAnsi" w:hAnsiTheme="minorHAnsi" w:cstheme="minorHAnsi"/>
                                <w:b w:val="0"/>
                                <w:bCs w:val="0"/>
                              </w:rPr>
                              <w:instrText xml:space="preserve"> SEQ Figure \* ARABIC \s 1 </w:instrText>
                            </w:r>
                            <w:r w:rsidR="001E78D0" w:rsidRPr="006357C1">
                              <w:rPr>
                                <w:rFonts w:asciiTheme="minorHAnsi" w:hAnsiTheme="minorHAnsi" w:cstheme="minorHAnsi"/>
                                <w:b w:val="0"/>
                                <w:bCs w:val="0"/>
                              </w:rPr>
                              <w:fldChar w:fldCharType="separate"/>
                            </w:r>
                            <w:r w:rsidR="009E45A0">
                              <w:rPr>
                                <w:rFonts w:asciiTheme="minorHAnsi" w:hAnsiTheme="minorHAnsi" w:cstheme="minorHAnsi"/>
                                <w:b w:val="0"/>
                                <w:bCs w:val="0"/>
                                <w:noProof/>
                              </w:rPr>
                              <w:t>1</w:t>
                            </w:r>
                            <w:r w:rsidR="001E78D0" w:rsidRPr="006357C1">
                              <w:rPr>
                                <w:rFonts w:asciiTheme="minorHAnsi" w:hAnsiTheme="minorHAnsi" w:cstheme="minorHAnsi"/>
                                <w:b w:val="0"/>
                                <w:bCs w:val="0"/>
                              </w:rPr>
                              <w:fldChar w:fldCharType="end"/>
                            </w:r>
                            <w:r w:rsidRPr="006357C1">
                              <w:rPr>
                                <w:rFonts w:asciiTheme="minorHAnsi" w:hAnsiTheme="minorHAnsi" w:cstheme="minorHAnsi"/>
                                <w:b w:val="0"/>
                                <w:bCs w:val="0"/>
                              </w:rPr>
                              <w:t xml:space="preserve"> </w:t>
                            </w:r>
                            <w:r w:rsidR="001837A5" w:rsidRPr="006357C1">
                              <w:rPr>
                                <w:rFonts w:asciiTheme="minorHAnsi" w:hAnsiTheme="minorHAnsi" w:cstheme="minorHAnsi"/>
                                <w:b w:val="0"/>
                                <w:bCs w:val="0"/>
                              </w:rPr>
                              <w:t>Results from 5 nights of acoustic recording of bats’ activity approximately 5 m away from the tunnel entrance from 30 minutes before official sunset to 30 minutes after official sunrise, over 3 nights in summer. (Nightly time was divided into 2 perspectives: 1. hours after official sunset and 2. hours before official sunrise, where the dotted line marks the transition between two perspectives) (solid line separate each night and -dotted line indicates the 5th hour after official sunset and before official sunrise) (Note: The recorder was in the field for 5 days. However, it experienced a fault on the 4th day of the recording meaning the final 2 days of recordings were lost). Bats’ activity over 3 nights present similar patterns; the first peak in activity occurred within the first hour after official sunset, and the last peak (highest activities of each nights occurred between 2 to 3 hours before official sunrise. On 2 out of 3 days minimum activity occurred between 3 – 4 hours after sunset. Activity never reached 0 between the beginning of first peak in activity and the end of last peak activity.</w:t>
                            </w:r>
                            <w:bookmarkEnd w:id="60"/>
                            <w:bookmarkEnd w:id="61"/>
                          </w:p>
                          <w:p w14:paraId="5712D53C" w14:textId="6973B4E4" w:rsidR="006545B8" w:rsidRPr="006357C1" w:rsidRDefault="006545B8" w:rsidP="00454B1B">
                            <w:pPr>
                              <w:pStyle w:val="Caption"/>
                              <w:jc w:val="both"/>
                              <w:rPr>
                                <w:rFonts w:asciiTheme="minorHAnsi" w:eastAsia="PMingLiU" w:hAnsiTheme="minorHAnsi" w:cs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463E4B5" id="_x0000_t202" coordsize="21600,21600" o:spt="202" path="m,l,21600r21600,l21600,xe">
                <v:stroke joinstyle="miter"/>
                <v:path gradientshapeok="t" o:connecttype="rect"/>
              </v:shapetype>
              <v:shape id="Text Box 4" o:spid="_x0000_s1026" type="#_x0000_t202" style="position:absolute;margin-left:374.7pt;margin-top:244.4pt;width:425.9pt;height:.05pt;z-index:2516828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" stroked="f">
                <v:textbox style="mso-fit-shape-to-text:t" inset="0,0,0,0">
                  <w:txbxContent>
                    <w:p w14:paraId="357E07CC" w14:textId="7D1140B5" w:rsidR="006545B8" w:rsidRPr="006357C1" w:rsidRDefault="006545B8" w:rsidP="00454B1B">
                      <w:pPr>
                        <w:pStyle w:val="Caption"/>
                        <w:jc w:val="both"/>
                        <w:rPr>
                          <w:rFonts w:asciiTheme="minorHAnsi" w:eastAsia="PMingLiU" w:hAnsiTheme="minorHAnsi" w:cstheme="minorHAnsi"/>
                          <w:b w:val="0"/>
                          <w:bCs w:val="0"/>
                        </w:rPr>
                      </w:pPr>
                      <w:bookmarkStart w:id="62" w:name="_Toc84262589"/>
                      <w:bookmarkStart w:id="63" w:name="_Toc85420485"/>
                      <w:r w:rsidRPr="006357C1">
                        <w:rPr>
                          <w:rFonts w:asciiTheme="minorHAnsi" w:hAnsiTheme="minorHAnsi" w:cstheme="minorHAnsi"/>
                          <w:b w:val="0"/>
                          <w:bCs w:val="0"/>
                        </w:rPr>
                        <w:t xml:space="preserve">Figure </w:t>
                      </w:r>
                      <w:r w:rsidR="001E78D0" w:rsidRPr="006357C1">
                        <w:rPr>
                          <w:rFonts w:asciiTheme="minorHAnsi" w:hAnsiTheme="minorHAnsi" w:cstheme="minorHAnsi"/>
                          <w:b w:val="0"/>
                          <w:bCs w:val="0"/>
                        </w:rPr>
                        <w:fldChar w:fldCharType="begin"/>
                      </w:r>
                      <w:r w:rsidR="001E78D0" w:rsidRPr="006357C1">
                        <w:rPr>
                          <w:rFonts w:asciiTheme="minorHAnsi" w:hAnsiTheme="minorHAnsi" w:cstheme="minorHAnsi"/>
                          <w:b w:val="0"/>
                          <w:bCs w:val="0"/>
                        </w:rPr>
                        <w:instrText xml:space="preserve"> STYLEREF 1 \s </w:instrText>
                      </w:r>
                      <w:r w:rsidR="001E78D0" w:rsidRPr="006357C1">
                        <w:rPr>
                          <w:rFonts w:asciiTheme="minorHAnsi" w:hAnsiTheme="minorHAnsi" w:cstheme="minorHAnsi"/>
                          <w:b w:val="0"/>
                          <w:bCs w:val="0"/>
                        </w:rPr>
                        <w:fldChar w:fldCharType="separate"/>
                      </w:r>
                      <w:r w:rsidR="009E45A0">
                        <w:rPr>
                          <w:rFonts w:asciiTheme="minorHAnsi" w:hAnsiTheme="minorHAnsi" w:cstheme="minorHAnsi"/>
                          <w:b w:val="0"/>
                          <w:bCs w:val="0"/>
                          <w:noProof/>
                        </w:rPr>
                        <w:t>2</w:t>
                      </w:r>
                      <w:r w:rsidR="001E78D0" w:rsidRPr="006357C1">
                        <w:rPr>
                          <w:rFonts w:asciiTheme="minorHAnsi" w:hAnsiTheme="minorHAnsi" w:cstheme="minorHAnsi"/>
                          <w:b w:val="0"/>
                          <w:bCs w:val="0"/>
                        </w:rPr>
                        <w:fldChar w:fldCharType="end"/>
                      </w:r>
                      <w:r w:rsidR="001E78D0" w:rsidRPr="006357C1">
                        <w:rPr>
                          <w:rFonts w:asciiTheme="minorHAnsi" w:hAnsiTheme="minorHAnsi" w:cstheme="minorHAnsi"/>
                          <w:b w:val="0"/>
                          <w:bCs w:val="0"/>
                        </w:rPr>
                        <w:noBreakHyphen/>
                      </w:r>
                      <w:r w:rsidR="001E78D0" w:rsidRPr="006357C1">
                        <w:rPr>
                          <w:rFonts w:asciiTheme="minorHAnsi" w:hAnsiTheme="minorHAnsi" w:cstheme="minorHAnsi"/>
                          <w:b w:val="0"/>
                          <w:bCs w:val="0"/>
                        </w:rPr>
                        <w:fldChar w:fldCharType="begin"/>
                      </w:r>
                      <w:r w:rsidR="001E78D0" w:rsidRPr="006357C1">
                        <w:rPr>
                          <w:rFonts w:asciiTheme="minorHAnsi" w:hAnsiTheme="minorHAnsi" w:cstheme="minorHAnsi"/>
                          <w:b w:val="0"/>
                          <w:bCs w:val="0"/>
                        </w:rPr>
                        <w:instrText xml:space="preserve"> SEQ Figure \* ARABIC \s 1 </w:instrText>
                      </w:r>
                      <w:r w:rsidR="001E78D0" w:rsidRPr="006357C1">
                        <w:rPr>
                          <w:rFonts w:asciiTheme="minorHAnsi" w:hAnsiTheme="minorHAnsi" w:cstheme="minorHAnsi"/>
                          <w:b w:val="0"/>
                          <w:bCs w:val="0"/>
                        </w:rPr>
                        <w:fldChar w:fldCharType="separate"/>
                      </w:r>
                      <w:r w:rsidR="009E45A0">
                        <w:rPr>
                          <w:rFonts w:asciiTheme="minorHAnsi" w:hAnsiTheme="minorHAnsi" w:cstheme="minorHAnsi"/>
                          <w:b w:val="0"/>
                          <w:bCs w:val="0"/>
                          <w:noProof/>
                        </w:rPr>
                        <w:t>1</w:t>
                      </w:r>
                      <w:r w:rsidR="001E78D0" w:rsidRPr="006357C1">
                        <w:rPr>
                          <w:rFonts w:asciiTheme="minorHAnsi" w:hAnsiTheme="minorHAnsi" w:cstheme="minorHAnsi"/>
                          <w:b w:val="0"/>
                          <w:bCs w:val="0"/>
                        </w:rPr>
                        <w:fldChar w:fldCharType="end"/>
                      </w:r>
                      <w:r w:rsidRPr="006357C1">
                        <w:rPr>
                          <w:rFonts w:asciiTheme="minorHAnsi" w:hAnsiTheme="minorHAnsi" w:cstheme="minorHAnsi"/>
                          <w:b w:val="0"/>
                          <w:bCs w:val="0"/>
                        </w:rPr>
                        <w:t xml:space="preserve"> </w:t>
                      </w:r>
                      <w:r w:rsidR="001837A5" w:rsidRPr="006357C1">
                        <w:rPr>
                          <w:rFonts w:asciiTheme="minorHAnsi" w:hAnsiTheme="minorHAnsi" w:cstheme="minorHAnsi"/>
                          <w:b w:val="0"/>
                          <w:bCs w:val="0"/>
                        </w:rPr>
                        <w:t>Results from 5 nights of acoustic recording of bats’ activity approximately 5 m away from the tunnel entrance from 30 minutes before official sunset to 30 minutes after official sunrise, over 3 nights in summer. (Nightly time was divided into 2 perspectives: 1. hours after official sunset and 2. hours before official sunrise, where the dotted line marks the transition between two perspectives) (solid line separate each night and -dotted line indicates the 5th hour after official sunset and before official sunrise) (Note: The recorder was in the field for 5 days. However, it experienced a fault on the 4th day of the recording meaning the final 2 days of recordings were lost). Bats’ activity over 3 nights present similar patterns; the first peak in activity occurred within the first hour after official sunset, and the last peak (highest activities of each nights occurred between 2 to 3 hours before official sunrise. On 2 out of 3 days minimum activity occurred between 3 – 4 hours after sunset. Activity never reached 0 between the beginning of first peak in activity and the end of last peak activity.</w:t>
                      </w:r>
                      <w:bookmarkEnd w:id="62"/>
                      <w:bookmarkEnd w:id="63"/>
                    </w:p>
                    <w:p w14:paraId="5712D53C" w14:textId="6973B4E4" w:rsidR="006545B8" w:rsidRPr="006357C1" w:rsidRDefault="006545B8" w:rsidP="00454B1B">
                      <w:pPr>
                        <w:pStyle w:val="Caption"/>
                        <w:jc w:val="both"/>
                        <w:rPr>
                          <w:rFonts w:asciiTheme="minorHAnsi" w:eastAsia="PMingLiU" w:hAnsiTheme="minorHAnsi" w:cstheme="minorHAnsi"/>
                          <w:b w:val="0"/>
                          <w:bCs w:val="0"/>
                        </w:rPr>
                      </w:pPr>
                    </w:p>
                  </w:txbxContent>
                </v:textbox>
                <w10:wrap anchorx="margin"/>
              </v:shape>
            </w:pict>
          </mc:Fallback>
        </mc:AlternateContent>
      </w:r>
      <w:r w:rsidR="006A1285" w:rsidRPr="00D253EF">
        <w:rPr>
          <w:rFonts w:asciiTheme="minorHAnsi" w:eastAsia="PMingLiU" w:hAnsiTheme="minorHAnsi" w:cstheme="minorHAnsi"/>
        </w:rPr>
        <w:br w:type="page"/>
      </w:r>
    </w:p>
    <w:p w14:paraId="6A4DDA80" w14:textId="6477C90A" w:rsidR="00735166" w:rsidRPr="00D253EF" w:rsidRDefault="00735166" w:rsidP="006545B8">
      <w:pPr>
        <w:spacing w:line="360" w:lineRule="auto"/>
        <w:rPr>
          <w:rFonts w:asciiTheme="minorHAnsi" w:eastAsia="PMingLiU" w:hAnsiTheme="minorHAnsi" w:cstheme="minorHAnsi"/>
        </w:rPr>
        <w:sectPr w:rsidR="00735166" w:rsidRPr="00D253EF" w:rsidSect="00BB2564">
          <w:headerReference w:type="default" r:id="rId178"/>
          <w:pgSz w:w="12240" w:h="15840"/>
          <w:pgMar w:top="1418" w:right="1418" w:bottom="1418" w:left="2268" w:header="720" w:footer="720" w:gutter="0"/>
          <w:cols w:space="720"/>
        </w:sectPr>
      </w:pPr>
    </w:p>
    <w:p w14:paraId="47C43ED6" w14:textId="47A44384" w:rsidR="00735166" w:rsidRPr="00D253EF" w:rsidRDefault="00E30F3E" w:rsidP="006545B8">
      <w:pPr>
        <w:keepNext/>
        <w:spacing w:line="360" w:lineRule="auto"/>
        <w:jc w:val="both"/>
        <w:rPr>
          <w:rFonts w:asciiTheme="minorHAnsi" w:eastAsiaTheme="minorEastAsia" w:hAnsiTheme="minorHAnsi" w:cstheme="minorHAnsi"/>
        </w:rPr>
        <w:sectPr w:rsidR="00735166" w:rsidRPr="00D253EF" w:rsidSect="002B056B">
          <w:pgSz w:w="15840" w:h="12240" w:orient="landscape"/>
          <w:pgMar w:top="1440" w:right="1440" w:bottom="1440" w:left="1440" w:header="720" w:footer="720" w:gutter="0"/>
          <w:cols w:space="720"/>
        </w:sectPr>
      </w:pPr>
      <w:r w:rsidRPr="00D253EF">
        <w:rPr>
          <w:rFonts w:asciiTheme="minorHAnsi" w:hAnsiTheme="minorHAnsi" w:cstheme="minorHAnsi"/>
          <w:noProof/>
        </w:rPr>
        <w:lastRenderedPageBreak/>
        <mc:AlternateContent>
          <mc:Choice Requires="wps">
            <w:drawing>
              <wp:anchor distT="0" distB="0" distL="114300" distR="114300" simplePos="0" relativeHeight="251684864" behindDoc="0" locked="0" layoutInCell="1" allowOverlap="1" wp14:anchorId="54A0225E" wp14:editId="10C4EAC1">
                <wp:simplePos x="0" y="0"/>
                <wp:positionH relativeFrom="margin">
                  <wp:align>right</wp:align>
                </wp:positionH>
                <wp:positionV relativeFrom="paragraph">
                  <wp:posOffset>3968152</wp:posOffset>
                </wp:positionV>
                <wp:extent cx="8220075" cy="1026543"/>
                <wp:effectExtent l="0" t="0" r="9525" b="2540"/>
                <wp:wrapNone/>
                <wp:docPr id="16" name="Text Box 16"/>
                <wp:cNvGraphicFramePr/>
                <a:graphic xmlns:a="http://schemas.openxmlformats.org/drawingml/2006/main">
                  <a:graphicData uri="http://schemas.microsoft.com/office/word/2010/wordprocessingShape">
                    <wps:wsp>
                      <wps:cNvSpPr txBox="1"/>
                      <wps:spPr>
                        <a:xfrm>
                          <a:off x="0" y="0"/>
                          <a:ext cx="8220075" cy="1026543"/>
                        </a:xfrm>
                        <a:prstGeom prst="rect">
                          <a:avLst/>
                        </a:prstGeom>
                        <a:solidFill>
                          <a:prstClr val="white"/>
                        </a:solidFill>
                        <a:ln>
                          <a:noFill/>
                        </a:ln>
                      </wps:spPr>
                      <wps:txbx>
                        <w:txbxContent>
                          <w:p w14:paraId="33E2D275" w14:textId="0E550327" w:rsidR="00046BCD" w:rsidRPr="00046BCD" w:rsidRDefault="00046BCD" w:rsidP="00046BCD">
                            <w:pPr>
                              <w:pStyle w:val="Caption"/>
                              <w:rPr>
                                <w:rFonts w:asciiTheme="minorHAnsi" w:eastAsia="PMingLiU" w:hAnsiTheme="minorHAnsi" w:cstheme="minorHAnsi"/>
                                <w:b w:val="0"/>
                                <w:bCs w:val="0"/>
                                <w:noProof/>
                              </w:rPr>
                            </w:pPr>
                            <w:bookmarkStart w:id="64" w:name="_Toc84262590"/>
                            <w:bookmarkStart w:id="65" w:name="_Toc85420486"/>
                            <w:r w:rsidRPr="00046BC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046BCD">
                              <w:rPr>
                                <w:rFonts w:asciiTheme="minorHAnsi" w:hAnsiTheme="minorHAnsi" w:cstheme="minorHAnsi"/>
                                <w:b w:val="0"/>
                                <w:bCs w:val="0"/>
                              </w:rPr>
                              <w:t xml:space="preserve"> Results from 5 nights of acoustic recording of bats’ activity approximately 5 m away from the tunnel entrance from 30 minutes before official sunset to 30 minutes after official sunrise, over 5 nights in winter. (Nightly time was divided into 2 perspectives: 1. hours after official sunset and 2. hours before official sunrise, where - - - dotted line marked the transition between two perspectives) (--- solid line separate each night and - - - dotted line indicates 7.3 hours after official sunset or 6 hours before official sunrise). First peak of bats activity occurred within the first hour and the second peak occurred at 6 hours before official sunrise, these patterns remained the same throughout the 5 nights in winter. Last activity was decided between sunrise and 30 minutes after sunrise each day</w:t>
                            </w:r>
                            <w:r w:rsidR="00E30F3E">
                              <w:rPr>
                                <w:rFonts w:asciiTheme="minorHAnsi" w:hAnsiTheme="minorHAnsi" w:cstheme="minorHAnsi"/>
                                <w:b w:val="0"/>
                                <w:bCs w:val="0"/>
                              </w:rPr>
                              <w:t>.</w:t>
                            </w:r>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A0225E" id="Text Box 16" o:spid="_x0000_s1027" type="#_x0000_t202" style="position:absolute;left:0;text-align:left;margin-left:596.05pt;margin-top:312.45pt;width:647.25pt;height:80.85pt;z-index:2516848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" stroked="f">
                <v:textbox inset="0,0,0,0">
                  <w:txbxContent>
                    <w:p w14:paraId="33E2D275" w14:textId="0E550327" w:rsidR="00046BCD" w:rsidRPr="00046BCD" w:rsidRDefault="00046BCD" w:rsidP="00046BCD">
                      <w:pPr>
                        <w:pStyle w:val="Caption"/>
                        <w:rPr>
                          <w:rFonts w:asciiTheme="minorHAnsi" w:eastAsia="PMingLiU" w:hAnsiTheme="minorHAnsi" w:cstheme="minorHAnsi"/>
                          <w:b w:val="0"/>
                          <w:bCs w:val="0"/>
                          <w:noProof/>
                        </w:rPr>
                      </w:pPr>
                      <w:bookmarkStart w:id="66" w:name="_Toc84262590"/>
                      <w:bookmarkStart w:id="67" w:name="_Toc85420486"/>
                      <w:r w:rsidRPr="00046BC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046BCD">
                        <w:rPr>
                          <w:rFonts w:asciiTheme="minorHAnsi" w:hAnsiTheme="minorHAnsi" w:cstheme="minorHAnsi"/>
                          <w:b w:val="0"/>
                          <w:bCs w:val="0"/>
                        </w:rPr>
                        <w:t xml:space="preserve"> Results from 5 nights of acoustic recording of bats’ activity approximately 5 m away from the tunnel entrance from 30 minutes before official sunset to 30 minutes after official sunrise, over 5 nights in winter. (Nightly time was divided into 2 perspectives: 1. hours after official sunset and 2. hours before official sunrise, where - - - dotted line marked the transition between two perspectives) (--- solid line separate each night and - - - dotted line indicates 7.3 hours after official sunset or 6 hours before official sunrise). First peak of bats activity occurred within the first hour and the second peak occurred at 6 hours before official sunrise, these patterns remained the same throughout the 5 nights in winter. Last activity was decided between sunrise and 30 minutes after sunrise each day</w:t>
                      </w:r>
                      <w:r w:rsidR="00E30F3E">
                        <w:rPr>
                          <w:rFonts w:asciiTheme="minorHAnsi" w:hAnsiTheme="minorHAnsi" w:cstheme="minorHAnsi"/>
                          <w:b w:val="0"/>
                          <w:bCs w:val="0"/>
                        </w:rPr>
                        <w:t>.</w:t>
                      </w:r>
                      <w:bookmarkEnd w:id="66"/>
                      <w:bookmarkEnd w:id="67"/>
                    </w:p>
                  </w:txbxContent>
                </v:textbox>
                <w10:wrap anchorx="margin"/>
              </v:shape>
            </w:pict>
          </mc:Fallback>
        </mc:AlternateContent>
      </w:r>
      <w:r w:rsidR="00A024A8" w:rsidRPr="00D253EF">
        <w:rPr>
          <w:rFonts w:asciiTheme="minorHAnsi" w:eastAsia="PMingLiU" w:hAnsiTheme="minorHAnsi" w:cstheme="minorHAnsi"/>
          <w:noProof/>
        </w:rPr>
        <w:drawing>
          <wp:anchor distT="0" distB="0" distL="114300" distR="114300" simplePos="0" relativeHeight="251674624" behindDoc="0" locked="0" layoutInCell="1" allowOverlap="1" wp14:anchorId="7A2303D0" wp14:editId="7B1CF501">
            <wp:simplePos x="0" y="0"/>
            <wp:positionH relativeFrom="column">
              <wp:posOffset>0</wp:posOffset>
            </wp:positionH>
            <wp:positionV relativeFrom="paragraph">
              <wp:posOffset>514350</wp:posOffset>
            </wp:positionV>
            <wp:extent cx="8220075" cy="3400425"/>
            <wp:effectExtent l="0" t="0" r="9525" b="9525"/>
            <wp:wrapNone/>
            <wp:docPr id="9" name="Chart 9">
              <a:extLst xmlns:a="http://schemas.openxmlformats.org/drawingml/2006/main">
                <a:ext uri="{FF2B5EF4-FFF2-40B4-BE49-F238E27FC236}">
                  <a16:creationId xmlns:a16="http://schemas.microsoft.com/office/drawing/2014/main" id="{272CB5E6-129F-476E-8583-938C6534A6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9"/>
              </a:graphicData>
            </a:graphic>
          </wp:anchor>
        </w:drawing>
      </w:r>
    </w:p>
    <w:p w14:paraId="4EAB6584" w14:textId="2F35927F"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 xml:space="preserve">The pattern of acoustic activity at the tunnel entrance in the </w:t>
      </w:r>
      <w:r w:rsidRPr="00DC59FC">
        <w:rPr>
          <w:rFonts w:asciiTheme="minorHAnsi" w:eastAsia="PMingLiU" w:hAnsiTheme="minorHAnsi" w:cstheme="minorHAnsi"/>
        </w:rPr>
        <w:t>first 4.5 hours</w:t>
      </w:r>
      <w:r w:rsidRPr="00D253EF">
        <w:rPr>
          <w:rFonts w:asciiTheme="minorHAnsi" w:eastAsia="PMingLiU" w:hAnsiTheme="minorHAnsi" w:cstheme="minorHAnsi"/>
        </w:rPr>
        <w:t xml:space="preserve"> after sunset varied between species</w:t>
      </w:r>
      <w:r w:rsidR="00982C53">
        <w:rPr>
          <w:rFonts w:asciiTheme="minorHAnsi" w:eastAsia="PMingLiU" w:hAnsiTheme="minorHAnsi" w:cstheme="minorHAnsi"/>
        </w:rPr>
        <w:t>,</w:t>
      </w:r>
      <w:r w:rsidRPr="00D253EF">
        <w:rPr>
          <w:rFonts w:asciiTheme="minorHAnsi" w:eastAsia="PMingLiU" w:hAnsiTheme="minorHAnsi" w:cstheme="minorHAnsi"/>
        </w:rPr>
        <w:t xml:space="preserve"> both daily and seasonally (</w:t>
      </w:r>
      <w:r w:rsidRPr="00DC59FC">
        <w:rPr>
          <w:rFonts w:asciiTheme="minorHAnsi" w:eastAsia="PMingLiU" w:hAnsiTheme="minorHAnsi" w:cstheme="minorHAnsi"/>
        </w:rPr>
        <w:t>Figures 2-3 and 2-4).</w:t>
      </w:r>
      <w:r w:rsidRPr="00D253EF">
        <w:rPr>
          <w:rFonts w:asciiTheme="minorHAnsi" w:eastAsia="PMingLiU" w:hAnsiTheme="minorHAnsi" w:cstheme="minorHAnsi"/>
        </w:rPr>
        <w:t xml:space="preserve"> In summer, all </w:t>
      </w:r>
      <w:r w:rsidR="006F228A">
        <w:rPr>
          <w:rFonts w:asciiTheme="minorHAnsi" w:eastAsia="PMingLiU" w:hAnsiTheme="minorHAnsi" w:cstheme="minorHAnsi"/>
        </w:rPr>
        <w:t>four</w:t>
      </w:r>
      <w:r w:rsidRPr="00D253EF">
        <w:rPr>
          <w:rFonts w:asciiTheme="minorHAnsi" w:eastAsia="PMingLiU" w:hAnsiTheme="minorHAnsi" w:cstheme="minorHAnsi"/>
        </w:rPr>
        <w:t xml:space="preserve"> species </w:t>
      </w:r>
      <w:r w:rsidR="00320F5B">
        <w:rPr>
          <w:rFonts w:asciiTheme="minorHAnsi" w:eastAsia="PMingLiU" w:hAnsiTheme="minorHAnsi" w:cstheme="minorHAnsi"/>
        </w:rPr>
        <w:t>(</w:t>
      </w:r>
      <w:r w:rsidR="00320F5B" w:rsidRPr="00320F5B">
        <w:rPr>
          <w:rFonts w:asciiTheme="minorHAnsi" w:eastAsia="PMingLiU" w:hAnsiTheme="minorHAnsi" w:cstheme="minorHAnsi"/>
          <w:i/>
          <w:iCs/>
        </w:rPr>
        <w:t>M. macropus</w:t>
      </w:r>
      <w:r w:rsidR="00320F5B">
        <w:rPr>
          <w:rFonts w:asciiTheme="minorHAnsi" w:eastAsia="PMingLiU" w:hAnsiTheme="minorHAnsi" w:cstheme="minorHAnsi"/>
        </w:rPr>
        <w:t xml:space="preserve">, </w:t>
      </w:r>
      <w:r w:rsidR="00320F5B" w:rsidRPr="00320F5B">
        <w:rPr>
          <w:rFonts w:asciiTheme="minorHAnsi" w:eastAsia="PMingLiU" w:hAnsiTheme="minorHAnsi" w:cstheme="minorHAnsi"/>
          <w:i/>
          <w:iCs/>
        </w:rPr>
        <w:t>M. australis</w:t>
      </w:r>
      <w:r w:rsidR="006F228A">
        <w:rPr>
          <w:rFonts w:asciiTheme="minorHAnsi" w:eastAsia="PMingLiU" w:hAnsiTheme="minorHAnsi" w:cstheme="minorHAnsi"/>
        </w:rPr>
        <w:t xml:space="preserve">, </w:t>
      </w:r>
      <w:r w:rsidR="006F228A" w:rsidRPr="00C46589">
        <w:rPr>
          <w:rFonts w:asciiTheme="minorHAnsi" w:eastAsia="PMingLiU" w:hAnsiTheme="minorHAnsi" w:cstheme="minorHAnsi"/>
          <w:i/>
          <w:iCs/>
        </w:rPr>
        <w:t xml:space="preserve">M. </w:t>
      </w:r>
      <w:r w:rsidR="002D2C79" w:rsidRPr="00C46589">
        <w:rPr>
          <w:rFonts w:asciiTheme="minorHAnsi" w:eastAsia="PMingLiU" w:hAnsiTheme="minorHAnsi" w:cstheme="minorHAnsi"/>
          <w:i/>
          <w:iCs/>
        </w:rPr>
        <w:t xml:space="preserve">orianae </w:t>
      </w:r>
      <w:r w:rsidR="006F228A" w:rsidRPr="00C46589">
        <w:rPr>
          <w:rFonts w:asciiTheme="minorHAnsi" w:eastAsia="PMingLiU" w:hAnsiTheme="minorHAnsi" w:cstheme="minorHAnsi"/>
          <w:i/>
          <w:iCs/>
        </w:rPr>
        <w:t>oceanesis</w:t>
      </w:r>
      <w:r w:rsidR="006F228A">
        <w:rPr>
          <w:rFonts w:asciiTheme="minorHAnsi" w:eastAsia="PMingLiU" w:hAnsiTheme="minorHAnsi" w:cstheme="minorHAnsi"/>
        </w:rPr>
        <w:t xml:space="preserve"> and </w:t>
      </w:r>
      <w:r w:rsidR="00320F5B" w:rsidRPr="00320F5B">
        <w:rPr>
          <w:rFonts w:asciiTheme="minorHAnsi" w:eastAsia="PMingLiU" w:hAnsiTheme="minorHAnsi" w:cstheme="minorHAnsi"/>
          <w:i/>
          <w:iCs/>
        </w:rPr>
        <w:t>R. megaphyllus</w:t>
      </w:r>
      <w:r w:rsidR="00320F5B">
        <w:rPr>
          <w:rFonts w:asciiTheme="minorHAnsi" w:eastAsia="PMingLiU" w:hAnsiTheme="minorHAnsi" w:cstheme="minorHAnsi"/>
        </w:rPr>
        <w:t xml:space="preserve">) </w:t>
      </w:r>
      <w:r w:rsidRPr="00D253EF">
        <w:rPr>
          <w:rFonts w:asciiTheme="minorHAnsi" w:eastAsia="PMingLiU" w:hAnsiTheme="minorHAnsi" w:cstheme="minorHAnsi"/>
        </w:rPr>
        <w:t xml:space="preserve">were first detected within 0.5 hours before sunset, but each species exhibited peak activity at different times and at different levels (Figure 2-3). Both </w:t>
      </w:r>
      <w:r w:rsidRPr="00C46589">
        <w:rPr>
          <w:rFonts w:asciiTheme="minorHAnsi" w:eastAsia="PMingLiU" w:hAnsiTheme="minorHAnsi" w:cstheme="minorHAnsi"/>
          <w:i/>
          <w:iCs/>
        </w:rPr>
        <w:t xml:space="preserve">M. </w:t>
      </w:r>
      <w:r w:rsidR="002D2C79" w:rsidRPr="00C46589">
        <w:rPr>
          <w:rFonts w:asciiTheme="minorHAnsi" w:eastAsia="PMingLiU" w:hAnsiTheme="minorHAnsi" w:cstheme="minorHAnsi"/>
          <w:i/>
          <w:iCs/>
        </w:rPr>
        <w:t xml:space="preserve">orianae </w:t>
      </w:r>
      <w:r w:rsidRPr="00C46589">
        <w:rPr>
          <w:rFonts w:asciiTheme="minorHAnsi" w:eastAsia="PMingLiU" w:hAnsiTheme="minorHAnsi" w:cstheme="minorHAnsi"/>
          <w:i/>
          <w:iCs/>
        </w:rPr>
        <w:t xml:space="preserve">oceanesis </w:t>
      </w:r>
      <w:r w:rsidRPr="00C46589">
        <w:rPr>
          <w:rFonts w:asciiTheme="minorHAnsi" w:eastAsia="PMingLiU" w:hAnsiTheme="minorHAnsi" w:cstheme="minorHAnsi"/>
        </w:rPr>
        <w:t>a</w:t>
      </w:r>
      <w:r w:rsidRPr="00D253EF">
        <w:rPr>
          <w:rFonts w:asciiTheme="minorHAnsi" w:eastAsia="PMingLiU" w:hAnsiTheme="minorHAnsi" w:cstheme="minorHAnsi"/>
        </w:rPr>
        <w:t>nd</w:t>
      </w:r>
      <w:r w:rsidRPr="00D253EF">
        <w:rPr>
          <w:rFonts w:asciiTheme="minorHAnsi" w:eastAsia="PMingLiU" w:hAnsiTheme="minorHAnsi" w:cstheme="minorHAnsi"/>
          <w:i/>
          <w:iCs/>
        </w:rPr>
        <w:t xml:space="preserve"> M. macropus </w:t>
      </w:r>
      <w:r w:rsidRPr="00D253EF">
        <w:rPr>
          <w:rFonts w:asciiTheme="minorHAnsi" w:eastAsia="PMingLiU" w:hAnsiTheme="minorHAnsi" w:cstheme="minorHAnsi"/>
        </w:rPr>
        <w:t xml:space="preserve">peaked first but only at very low levels of activity, followed by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M. australi</w:t>
      </w:r>
      <w:r w:rsidR="00037BA5">
        <w:rPr>
          <w:rFonts w:asciiTheme="minorHAnsi" w:eastAsia="PMingLiU" w:hAnsiTheme="minorHAnsi" w:cstheme="minorHAnsi"/>
          <w:i/>
          <w:iCs/>
        </w:rPr>
        <w:t>s</w:t>
      </w:r>
      <w:r w:rsidRPr="00D253EF">
        <w:rPr>
          <w:rFonts w:asciiTheme="minorHAnsi" w:eastAsia="PMingLiU" w:hAnsiTheme="minorHAnsi" w:cstheme="minorHAnsi"/>
        </w:rPr>
        <w:t xml:space="preserve">. Both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had a second larger peak between 2 and 3 hours after sunset, except</w:t>
      </w:r>
      <w:r w:rsidR="00FA0243">
        <w:rPr>
          <w:rFonts w:asciiTheme="minorHAnsi" w:eastAsia="PMingLiU" w:hAnsiTheme="minorHAnsi" w:cstheme="minorHAnsi"/>
        </w:rPr>
        <w:t xml:space="preserve">ing </w:t>
      </w:r>
      <w:r w:rsidRPr="00D253EF">
        <w:rPr>
          <w:rFonts w:asciiTheme="minorHAnsi" w:eastAsia="PMingLiU" w:hAnsiTheme="minorHAnsi" w:cstheme="minorHAnsi"/>
        </w:rPr>
        <w:t xml:space="preserve">day 1 </w:t>
      </w:r>
      <w:r w:rsidR="00FA0243">
        <w:rPr>
          <w:rFonts w:asciiTheme="minorHAnsi" w:eastAsia="PMingLiU" w:hAnsiTheme="minorHAnsi" w:cstheme="minorHAnsi"/>
        </w:rPr>
        <w:t xml:space="preserve">when the </w:t>
      </w:r>
      <w:r w:rsidRPr="00D253EF">
        <w:rPr>
          <w:rFonts w:asciiTheme="minorHAnsi" w:eastAsia="PMingLiU" w:hAnsiTheme="minorHAnsi" w:cstheme="minorHAnsi"/>
        </w:rPr>
        <w:t xml:space="preserve">second peak was smaller for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terms of activity levels, recordings were dominated by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passes, followed by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w:t>
      </w:r>
      <w:r w:rsidR="00FA0243">
        <w:rPr>
          <w:rFonts w:asciiTheme="minorHAnsi" w:eastAsia="PMingLiU" w:hAnsiTheme="minorHAnsi" w:cstheme="minorHAnsi"/>
        </w:rPr>
        <w:t>and</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activity </w:t>
      </w:r>
      <w:r w:rsidRPr="00C46589">
        <w:rPr>
          <w:rFonts w:asciiTheme="minorHAnsi" w:eastAsia="PMingLiU" w:hAnsiTheme="minorHAnsi" w:cstheme="minorHAnsi"/>
        </w:rPr>
        <w:t xml:space="preserve">from </w:t>
      </w:r>
      <w:r w:rsidRPr="00C46589">
        <w:rPr>
          <w:rFonts w:asciiTheme="minorHAnsi" w:eastAsia="PMingLiU" w:hAnsiTheme="minorHAnsi" w:cstheme="minorHAnsi"/>
          <w:i/>
          <w:iCs/>
        </w:rPr>
        <w:t xml:space="preserve">M. </w:t>
      </w:r>
      <w:r w:rsidR="002D2C79" w:rsidRPr="00C46589">
        <w:rPr>
          <w:rFonts w:asciiTheme="minorHAnsi" w:eastAsia="PMingLiU" w:hAnsiTheme="minorHAnsi" w:cstheme="minorHAnsi"/>
          <w:i/>
          <w:iCs/>
        </w:rPr>
        <w:t xml:space="preserve">orianae </w:t>
      </w:r>
      <w:r w:rsidRPr="00C46589">
        <w:rPr>
          <w:rFonts w:asciiTheme="minorHAnsi" w:eastAsia="PMingLiU" w:hAnsiTheme="minorHAnsi" w:cstheme="minorHAnsi"/>
          <w:i/>
          <w:iCs/>
        </w:rPr>
        <w:t>oceanesis</w:t>
      </w:r>
      <w:r w:rsidRPr="00D253EF">
        <w:rPr>
          <w:rFonts w:asciiTheme="minorHAnsi" w:eastAsia="PMingLiU" w:hAnsiTheme="minorHAnsi" w:cstheme="minorHAnsi"/>
        </w:rPr>
        <w:t xml:space="preserve"> was relatively low. In winter, bat activity began later when both the first and peak activity of three </w:t>
      </w:r>
      <w:r w:rsidRPr="00C46589">
        <w:rPr>
          <w:rFonts w:asciiTheme="minorHAnsi" w:eastAsia="PMingLiU" w:hAnsiTheme="minorHAnsi" w:cstheme="minorHAnsi"/>
        </w:rPr>
        <w:t>species (</w:t>
      </w:r>
      <w:r w:rsidRPr="00C46589">
        <w:rPr>
          <w:rFonts w:asciiTheme="minorHAnsi" w:eastAsia="PMingLiU" w:hAnsiTheme="minorHAnsi" w:cstheme="minorHAnsi"/>
          <w:i/>
          <w:iCs/>
        </w:rPr>
        <w:t xml:space="preserve">M. </w:t>
      </w:r>
      <w:r w:rsidR="002D2C79" w:rsidRPr="00C46589">
        <w:rPr>
          <w:rFonts w:asciiTheme="minorHAnsi" w:eastAsia="PMingLiU" w:hAnsiTheme="minorHAnsi" w:cstheme="minorHAnsi"/>
          <w:i/>
          <w:iCs/>
        </w:rPr>
        <w:t xml:space="preserve">orianae </w:t>
      </w:r>
      <w:r w:rsidRPr="00C46589">
        <w:rPr>
          <w:rFonts w:asciiTheme="minorHAnsi" w:eastAsia="PMingLiU" w:hAnsiTheme="minorHAnsi" w:cstheme="minorHAnsi"/>
          <w:i/>
          <w:iCs/>
        </w:rPr>
        <w:t xml:space="preserve">oceanesis </w:t>
      </w:r>
      <w:r w:rsidRPr="00C46589">
        <w:rPr>
          <w:rFonts w:asciiTheme="minorHAnsi" w:eastAsia="PMingLiU" w:hAnsiTheme="minorHAnsi" w:cstheme="minorHAnsi"/>
        </w:rPr>
        <w:t>was not detected in winter) was</w:t>
      </w:r>
      <w:r w:rsidRPr="00D253EF">
        <w:rPr>
          <w:rFonts w:asciiTheme="minorHAnsi" w:eastAsia="PMingLiU" w:hAnsiTheme="minorHAnsi" w:cstheme="minorHAnsi"/>
        </w:rPr>
        <w:t xml:space="preserve"> detected within the first hour after sunset (Figure 2-4). All three species presented a similar activity pattern with the major peak 1 hour after sunset and secondary peaks 3 to 4 hours after sunset. The relative activity levels differed among species with recordings dominated by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followed by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and then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Overall levels of activity were similar between seasons although as described above, the relative contribution of each species differed. Activity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was first detected in summer (within 30 minutes before sunset) earlier than in winter (within 1 hour after sunset), and both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emerged later in summer than winter.</w:t>
      </w:r>
      <w:r w:rsidRPr="00D253EF">
        <w:rPr>
          <w:rFonts w:asciiTheme="minorHAnsi" w:eastAsia="PMingLiU" w:hAnsiTheme="minorHAnsi" w:cstheme="minorHAnsi"/>
        </w:rPr>
        <w:tab/>
      </w:r>
    </w:p>
    <w:p w14:paraId="206267A0" w14:textId="77777777" w:rsidR="00735166" w:rsidRPr="00D253EF" w:rsidRDefault="00735166" w:rsidP="006545B8">
      <w:pPr>
        <w:spacing w:line="360" w:lineRule="auto"/>
        <w:jc w:val="both"/>
        <w:rPr>
          <w:rFonts w:asciiTheme="minorHAnsi" w:eastAsia="PMingLiU" w:hAnsiTheme="minorHAnsi" w:cstheme="minorHAnsi"/>
        </w:rPr>
      </w:pPr>
    </w:p>
    <w:p w14:paraId="37BC6167" w14:textId="77777777" w:rsidR="00E2398A" w:rsidRDefault="00E2398A" w:rsidP="006545B8">
      <w:pPr>
        <w:spacing w:line="360" w:lineRule="auto"/>
        <w:rPr>
          <w:rFonts w:asciiTheme="minorHAnsi" w:eastAsia="PMingLiU" w:hAnsiTheme="minorHAnsi" w:cstheme="minorHAnsi"/>
        </w:rPr>
      </w:pPr>
    </w:p>
    <w:p w14:paraId="6E237EAB" w14:textId="31428229" w:rsidR="00E2398A" w:rsidRDefault="00735166" w:rsidP="006545B8">
      <w:pPr>
        <w:spacing w:line="360" w:lineRule="auto"/>
        <w:rPr>
          <w:rFonts w:asciiTheme="minorHAnsi" w:eastAsia="PMingLiU" w:hAnsiTheme="minorHAnsi" w:cstheme="minorHAnsi"/>
        </w:rPr>
      </w:pPr>
      <w:r w:rsidRPr="00D253EF">
        <w:rPr>
          <w:rFonts w:asciiTheme="minorHAnsi" w:eastAsia="PMingLiU" w:hAnsiTheme="minorHAnsi" w:cstheme="minorHAnsi"/>
        </w:rPr>
        <w:br w:type="page"/>
      </w:r>
    </w:p>
    <w:p w14:paraId="57136ADD" w14:textId="5F882267" w:rsidR="00735166" w:rsidRPr="00D253EF" w:rsidRDefault="00813B0B" w:rsidP="006545B8">
      <w:pPr>
        <w:spacing w:line="360" w:lineRule="auto"/>
        <w:rPr>
          <w:rFonts w:asciiTheme="minorHAnsi" w:eastAsia="PMingLiU" w:hAnsiTheme="minorHAnsi" w:cstheme="minorHAnsi"/>
        </w:rPr>
      </w:pPr>
      <w:r>
        <w:rPr>
          <w:noProof/>
        </w:rPr>
        <w:lastRenderedPageBreak/>
        <w:drawing>
          <wp:anchor distT="0" distB="0" distL="114300" distR="114300" simplePos="0" relativeHeight="251911168" behindDoc="0" locked="0" layoutInCell="1" allowOverlap="1" wp14:anchorId="586F9681" wp14:editId="6C810988">
            <wp:simplePos x="0" y="0"/>
            <wp:positionH relativeFrom="margin">
              <wp:align>right</wp:align>
            </wp:positionH>
            <wp:positionV relativeFrom="paragraph">
              <wp:posOffset>-283234</wp:posOffset>
            </wp:positionV>
            <wp:extent cx="5218430" cy="3053751"/>
            <wp:effectExtent l="0" t="0" r="1270" b="13335"/>
            <wp:wrapNone/>
            <wp:docPr id="41" name="Chart 41">
              <a:extLst xmlns:a="http://schemas.openxmlformats.org/drawingml/2006/main">
                <a:ext uri="{FF2B5EF4-FFF2-40B4-BE49-F238E27FC236}">
                  <a16:creationId xmlns:a16="http://schemas.microsoft.com/office/drawing/2014/main" id="{93EBC454-76D5-47EA-8578-BCA08A49C1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0"/>
              </a:graphicData>
            </a:graphic>
            <wp14:sizeRelH relativeFrom="margin">
              <wp14:pctWidth>0</wp14:pctWidth>
            </wp14:sizeRelH>
            <wp14:sizeRelV relativeFrom="margin">
              <wp14:pctHeight>0</wp14:pctHeight>
            </wp14:sizeRelV>
          </wp:anchor>
        </w:drawing>
      </w:r>
      <w:r w:rsidRPr="00D253EF">
        <w:rPr>
          <w:rFonts w:asciiTheme="minorHAnsi" w:eastAsia="PMingLiU" w:hAnsiTheme="minorHAnsi" w:cstheme="minorHAnsi"/>
          <w:noProof/>
        </w:rPr>
        <w:drawing>
          <wp:anchor distT="0" distB="0" distL="114300" distR="114300" simplePos="0" relativeHeight="251670528" behindDoc="0" locked="0" layoutInCell="1" allowOverlap="1" wp14:anchorId="3B2BFB06" wp14:editId="2C6A7B25">
            <wp:simplePos x="0" y="0"/>
            <wp:positionH relativeFrom="margin">
              <wp:align>right</wp:align>
            </wp:positionH>
            <wp:positionV relativeFrom="paragraph">
              <wp:posOffset>-260985</wp:posOffset>
            </wp:positionV>
            <wp:extent cx="5208905" cy="3009900"/>
            <wp:effectExtent l="0" t="0" r="10795" b="0"/>
            <wp:wrapNone/>
            <wp:docPr id="12" name="Chart 12">
              <a:extLst xmlns:a="http://schemas.openxmlformats.org/drawingml/2006/main">
                <a:ext uri="{FF2B5EF4-FFF2-40B4-BE49-F238E27FC236}">
                  <a16:creationId xmlns:a16="http://schemas.microsoft.com/office/drawing/2014/main" id="{82EE21CD-7F0D-47FC-93AE-52DC75DC2B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1"/>
              </a:graphicData>
            </a:graphic>
            <wp14:sizeRelH relativeFrom="margin">
              <wp14:pctWidth>0</wp14:pctWidth>
            </wp14:sizeRelH>
            <wp14:sizeRelV relativeFrom="margin">
              <wp14:pctHeight>0</wp14:pctHeight>
            </wp14:sizeRelV>
          </wp:anchor>
        </w:drawing>
      </w:r>
    </w:p>
    <w:p w14:paraId="1EF78A03" w14:textId="1150397E" w:rsidR="00735166" w:rsidRPr="00D253EF" w:rsidRDefault="00735166" w:rsidP="006545B8">
      <w:pPr>
        <w:spacing w:line="360" w:lineRule="auto"/>
        <w:jc w:val="both"/>
        <w:rPr>
          <w:rFonts w:asciiTheme="minorHAnsi" w:eastAsia="PMingLiU" w:hAnsiTheme="minorHAnsi" w:cstheme="minorHAnsi"/>
          <w:lang w:val="en-US"/>
        </w:rPr>
      </w:pPr>
    </w:p>
    <w:p w14:paraId="65829610" w14:textId="6601CDF3" w:rsidR="007E74AC" w:rsidRPr="00D253EF" w:rsidRDefault="007E74AC" w:rsidP="006545B8">
      <w:pPr>
        <w:spacing w:line="360" w:lineRule="auto"/>
        <w:jc w:val="both"/>
        <w:rPr>
          <w:rFonts w:asciiTheme="minorHAnsi" w:eastAsia="PMingLiU" w:hAnsiTheme="minorHAnsi" w:cstheme="minorHAnsi"/>
          <w:lang w:val="en-US"/>
        </w:rPr>
      </w:pPr>
    </w:p>
    <w:p w14:paraId="3826DD04" w14:textId="0BBCA32A" w:rsidR="007E74AC" w:rsidRPr="00D253EF" w:rsidRDefault="007E74AC" w:rsidP="006545B8">
      <w:pPr>
        <w:spacing w:line="360" w:lineRule="auto"/>
        <w:jc w:val="both"/>
        <w:rPr>
          <w:rFonts w:asciiTheme="minorHAnsi" w:eastAsia="PMingLiU" w:hAnsiTheme="minorHAnsi" w:cstheme="minorHAnsi"/>
          <w:lang w:val="en-US"/>
        </w:rPr>
      </w:pPr>
    </w:p>
    <w:p w14:paraId="6683C6EE" w14:textId="7E535A27" w:rsidR="007E74AC" w:rsidRPr="00D253EF" w:rsidRDefault="007E74AC" w:rsidP="006545B8">
      <w:pPr>
        <w:spacing w:line="360" w:lineRule="auto"/>
        <w:jc w:val="both"/>
        <w:rPr>
          <w:rFonts w:asciiTheme="minorHAnsi" w:eastAsia="PMingLiU" w:hAnsiTheme="minorHAnsi" w:cstheme="minorHAnsi"/>
          <w:lang w:val="en-US"/>
        </w:rPr>
      </w:pPr>
    </w:p>
    <w:p w14:paraId="429A4867" w14:textId="57D33D9F" w:rsidR="007E74AC" w:rsidRPr="00D253EF" w:rsidRDefault="007E74AC" w:rsidP="006545B8">
      <w:pPr>
        <w:spacing w:line="360" w:lineRule="auto"/>
        <w:jc w:val="both"/>
        <w:rPr>
          <w:rFonts w:asciiTheme="minorHAnsi" w:eastAsia="PMingLiU" w:hAnsiTheme="minorHAnsi" w:cstheme="minorHAnsi"/>
          <w:lang w:val="en-US"/>
        </w:rPr>
      </w:pPr>
    </w:p>
    <w:p w14:paraId="197653E2" w14:textId="7B93CA22" w:rsidR="00735166" w:rsidRPr="00D253EF" w:rsidRDefault="00735166" w:rsidP="006545B8">
      <w:pPr>
        <w:spacing w:line="360" w:lineRule="auto"/>
        <w:jc w:val="both"/>
        <w:rPr>
          <w:rFonts w:asciiTheme="minorHAnsi" w:eastAsia="PMingLiU" w:hAnsiTheme="minorHAnsi" w:cstheme="minorHAnsi"/>
          <w:lang w:val="en-US"/>
        </w:rPr>
      </w:pPr>
      <w:commentRangeStart w:id="68"/>
      <w:commentRangeEnd w:id="68"/>
      <w:r w:rsidRPr="00D253EF">
        <w:rPr>
          <w:rFonts w:asciiTheme="minorHAnsi" w:eastAsia="PMingLiU" w:hAnsiTheme="minorHAnsi" w:cstheme="minorHAnsi"/>
          <w:sz w:val="16"/>
          <w:szCs w:val="16"/>
        </w:rPr>
        <w:commentReference w:id="68"/>
      </w:r>
      <w:commentRangeStart w:id="69"/>
      <w:commentRangeEnd w:id="69"/>
      <w:r w:rsidRPr="00D253EF">
        <w:rPr>
          <w:rFonts w:asciiTheme="minorHAnsi" w:eastAsia="PMingLiU" w:hAnsiTheme="minorHAnsi" w:cstheme="minorHAnsi"/>
          <w:sz w:val="16"/>
          <w:szCs w:val="16"/>
        </w:rPr>
        <w:commentReference w:id="69"/>
      </w:r>
    </w:p>
    <w:p w14:paraId="6B7CC0D1" w14:textId="192B913C" w:rsidR="00735166" w:rsidRPr="00D253EF" w:rsidRDefault="00735166" w:rsidP="006545B8">
      <w:pPr>
        <w:spacing w:line="360" w:lineRule="auto"/>
        <w:jc w:val="both"/>
        <w:rPr>
          <w:rFonts w:asciiTheme="minorHAnsi" w:eastAsia="PMingLiU" w:hAnsiTheme="minorHAnsi" w:cstheme="minorHAnsi"/>
          <w:lang w:val="en-US"/>
        </w:rPr>
      </w:pPr>
    </w:p>
    <w:p w14:paraId="2BFE0937" w14:textId="0F27648D" w:rsidR="00735166" w:rsidRPr="00D253EF" w:rsidRDefault="00735166" w:rsidP="006545B8">
      <w:pPr>
        <w:spacing w:line="360" w:lineRule="auto"/>
        <w:jc w:val="both"/>
        <w:rPr>
          <w:rFonts w:asciiTheme="minorHAnsi" w:eastAsia="PMingLiU" w:hAnsiTheme="minorHAnsi" w:cstheme="minorHAnsi"/>
          <w:lang w:val="en-US"/>
        </w:rPr>
      </w:pPr>
    </w:p>
    <w:p w14:paraId="4BB43D0D" w14:textId="405796E0" w:rsidR="00735166" w:rsidRPr="00D253EF" w:rsidRDefault="00735166" w:rsidP="006545B8">
      <w:pPr>
        <w:spacing w:line="360" w:lineRule="auto"/>
        <w:jc w:val="both"/>
        <w:rPr>
          <w:rFonts w:asciiTheme="minorHAnsi" w:eastAsia="PMingLiU" w:hAnsiTheme="minorHAnsi" w:cstheme="minorHAnsi"/>
          <w:lang w:val="en-US"/>
        </w:rPr>
      </w:pPr>
    </w:p>
    <w:p w14:paraId="5C96ECCB" w14:textId="45FD4871" w:rsidR="00735166" w:rsidRPr="00D253EF" w:rsidRDefault="00EB657C" w:rsidP="006545B8">
      <w:pPr>
        <w:spacing w:line="360" w:lineRule="auto"/>
        <w:jc w:val="both"/>
        <w:rPr>
          <w:rFonts w:asciiTheme="minorHAnsi" w:eastAsia="PMingLiU" w:hAnsiTheme="minorHAnsi" w:cstheme="minorHAnsi"/>
          <w:lang w:val="en-US"/>
        </w:rPr>
      </w:pPr>
      <w:r w:rsidRPr="00D253EF">
        <w:rPr>
          <w:rFonts w:asciiTheme="minorHAnsi" w:hAnsiTheme="minorHAnsi" w:cstheme="minorHAnsi"/>
          <w:noProof/>
        </w:rPr>
        <mc:AlternateContent>
          <mc:Choice Requires="wps">
            <w:drawing>
              <wp:anchor distT="0" distB="0" distL="114300" distR="114300" simplePos="0" relativeHeight="251686912" behindDoc="0" locked="0" layoutInCell="1" allowOverlap="1" wp14:anchorId="1D7FE428" wp14:editId="099B6731">
                <wp:simplePos x="0" y="0"/>
                <wp:positionH relativeFrom="margin">
                  <wp:posOffset>0</wp:posOffset>
                </wp:positionH>
                <wp:positionV relativeFrom="paragraph">
                  <wp:posOffset>14784</wp:posOffset>
                </wp:positionV>
                <wp:extent cx="5208905" cy="1276709"/>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208905" cy="1276709"/>
                        </a:xfrm>
                        <a:prstGeom prst="rect">
                          <a:avLst/>
                        </a:prstGeom>
                        <a:solidFill>
                          <a:prstClr val="white"/>
                        </a:solidFill>
                        <a:ln>
                          <a:noFill/>
                        </a:ln>
                      </wps:spPr>
                      <wps:txbx>
                        <w:txbxContent>
                          <w:p w14:paraId="02B16523" w14:textId="31057CCB" w:rsidR="007E74AC" w:rsidRPr="007E74AC" w:rsidRDefault="007E74AC" w:rsidP="007E74AC">
                            <w:pPr>
                              <w:pStyle w:val="Caption"/>
                              <w:jc w:val="both"/>
                              <w:rPr>
                                <w:rFonts w:asciiTheme="minorHAnsi" w:eastAsia="PMingLiU" w:hAnsiTheme="minorHAnsi" w:cstheme="minorHAnsi"/>
                                <w:b w:val="0"/>
                                <w:bCs w:val="0"/>
                                <w:lang w:val="en-US" w:eastAsia="zh-TW"/>
                              </w:rPr>
                            </w:pPr>
                            <w:bookmarkStart w:id="70" w:name="_Toc84262591"/>
                            <w:bookmarkStart w:id="71" w:name="_Toc85420487"/>
                            <w:r w:rsidRPr="007E74A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7E74AC">
                              <w:rPr>
                                <w:rFonts w:asciiTheme="minorHAnsi" w:hAnsiTheme="minorHAnsi" w:cstheme="minorHAnsi"/>
                                <w:b w:val="0"/>
                                <w:bCs w:val="0"/>
                              </w:rPr>
                              <w:t xml:space="preserve"> </w:t>
                            </w:r>
                            <w:r w:rsidRPr="007E74AC">
                              <w:rPr>
                                <w:rFonts w:asciiTheme="minorHAnsi" w:eastAsia="PMingLiU" w:hAnsiTheme="minorHAnsi" w:cstheme="minorHAnsi"/>
                                <w:b w:val="0"/>
                                <w:bCs w:val="0"/>
                                <w:lang w:val="en-US" w:eastAsia="zh-TW"/>
                              </w:rPr>
                              <w:t xml:space="preserve">Acoustics recording of each tunnel roosting bat species at the tunnel entrance from 30 minutes before official sunset to 4 hours after official sunset over 3 consecutive days in summer. </w:t>
                            </w:r>
                            <w:r w:rsidRPr="007E74AC">
                              <w:rPr>
                                <w:rFonts w:asciiTheme="minorHAnsi" w:eastAsia="PMingLiU" w:hAnsiTheme="minorHAnsi" w:cstheme="minorHAnsi"/>
                                <w:b w:val="0"/>
                                <w:bCs w:val="0"/>
                                <w:i/>
                                <w:iCs/>
                                <w:lang w:val="en-US" w:eastAsia="zh-TW"/>
                              </w:rPr>
                              <w:t>M</w:t>
                            </w:r>
                            <w:r w:rsidR="00222E55">
                              <w:rPr>
                                <w:rFonts w:asciiTheme="minorHAnsi" w:eastAsia="PMingLiU" w:hAnsiTheme="minorHAnsi" w:cstheme="minorHAnsi"/>
                                <w:b w:val="0"/>
                                <w:bCs w:val="0"/>
                                <w:i/>
                                <w:iCs/>
                                <w:lang w:val="en-US" w:eastAsia="zh-TW"/>
                              </w:rPr>
                              <w:t>iniopterus</w:t>
                            </w:r>
                            <w:r w:rsidRPr="007E74AC">
                              <w:rPr>
                                <w:rFonts w:asciiTheme="minorHAnsi" w:eastAsia="PMingLiU" w:hAnsiTheme="minorHAnsi" w:cstheme="minorHAnsi"/>
                                <w:b w:val="0"/>
                                <w:bCs w:val="0"/>
                                <w:i/>
                                <w:iCs/>
                                <w:lang w:val="en-US" w:eastAsia="zh-TW"/>
                              </w:rPr>
                              <w:t xml:space="preserve"> australis</w:t>
                            </w:r>
                            <w:r w:rsidRPr="007E74AC">
                              <w:rPr>
                                <w:rFonts w:asciiTheme="minorHAnsi" w:eastAsia="PMingLiU" w:hAnsiTheme="minorHAnsi" w:cstheme="minorHAnsi"/>
                                <w:b w:val="0"/>
                                <w:bCs w:val="0"/>
                                <w:lang w:val="en-US" w:eastAsia="zh-TW"/>
                              </w:rPr>
                              <w:t xml:space="preserve"> has the earliest first peak activity (within the first hour after sunset). On 2 out of 3 days </w:t>
                            </w:r>
                            <w:r w:rsidRPr="007E74AC">
                              <w:rPr>
                                <w:rFonts w:asciiTheme="minorHAnsi" w:eastAsia="PMingLiU" w:hAnsiTheme="minorHAnsi" w:cstheme="minorHAnsi"/>
                                <w:b w:val="0"/>
                                <w:bCs w:val="0"/>
                                <w:i/>
                                <w:iCs/>
                                <w:lang w:val="en-US" w:eastAsia="zh-TW"/>
                              </w:rPr>
                              <w:t>M. macropus</w:t>
                            </w:r>
                            <w:r w:rsidRPr="007E74AC">
                              <w:rPr>
                                <w:rFonts w:asciiTheme="minorHAnsi" w:eastAsia="PMingLiU" w:hAnsiTheme="minorHAnsi" w:cstheme="minorHAnsi"/>
                                <w:b w:val="0"/>
                                <w:bCs w:val="0"/>
                                <w:lang w:val="en-US" w:eastAsia="zh-TW"/>
                              </w:rPr>
                              <w:t xml:space="preserve"> reached the first in peak activity between 2-3 hours after sunset. </w:t>
                            </w:r>
                            <w:r w:rsidRPr="007E74AC">
                              <w:rPr>
                                <w:rFonts w:asciiTheme="minorHAnsi" w:eastAsia="PMingLiU" w:hAnsiTheme="minorHAnsi" w:cstheme="minorHAnsi"/>
                                <w:b w:val="0"/>
                                <w:bCs w:val="0"/>
                                <w:i/>
                                <w:iCs/>
                                <w:lang w:val="en-US" w:eastAsia="zh-TW"/>
                              </w:rPr>
                              <w:t>R</w:t>
                            </w:r>
                            <w:r w:rsidR="002B3D65">
                              <w:rPr>
                                <w:rFonts w:asciiTheme="minorHAnsi" w:eastAsia="PMingLiU" w:hAnsiTheme="minorHAnsi" w:cstheme="minorHAnsi"/>
                                <w:b w:val="0"/>
                                <w:bCs w:val="0"/>
                                <w:i/>
                                <w:iCs/>
                                <w:lang w:val="en-US" w:eastAsia="zh-TW"/>
                              </w:rPr>
                              <w:t>hinolophus</w:t>
                            </w:r>
                            <w:r w:rsidRPr="007E74AC">
                              <w:rPr>
                                <w:rFonts w:asciiTheme="minorHAnsi" w:eastAsia="PMingLiU" w:hAnsiTheme="minorHAnsi" w:cstheme="minorHAnsi"/>
                                <w:b w:val="0"/>
                                <w:bCs w:val="0"/>
                                <w:i/>
                                <w:iCs/>
                                <w:lang w:val="en-US" w:eastAsia="zh-TW"/>
                              </w:rPr>
                              <w:t xml:space="preserve"> megaphyllus</w:t>
                            </w:r>
                            <w:r w:rsidRPr="007E74AC">
                              <w:rPr>
                                <w:rFonts w:asciiTheme="minorHAnsi" w:eastAsia="PMingLiU" w:hAnsiTheme="minorHAnsi" w:cstheme="minorHAnsi"/>
                                <w:b w:val="0"/>
                                <w:bCs w:val="0"/>
                                <w:lang w:val="en-US" w:eastAsia="zh-TW"/>
                              </w:rPr>
                              <w:t xml:space="preserve"> does not have a regular pattern of first peak activity. </w:t>
                            </w:r>
                            <w:r w:rsidRPr="00D674C9">
                              <w:rPr>
                                <w:rFonts w:asciiTheme="minorHAnsi" w:eastAsia="PMingLiU" w:hAnsiTheme="minorHAnsi" w:cstheme="minorHAnsi"/>
                                <w:b w:val="0"/>
                                <w:bCs w:val="0"/>
                                <w:i/>
                                <w:iCs/>
                                <w:lang w:val="en-US" w:eastAsia="zh-TW"/>
                              </w:rPr>
                              <w:t>M</w:t>
                            </w:r>
                            <w:r w:rsidR="00222E55" w:rsidRPr="00D674C9">
                              <w:rPr>
                                <w:rFonts w:asciiTheme="minorHAnsi" w:eastAsia="PMingLiU" w:hAnsiTheme="minorHAnsi" w:cstheme="minorHAnsi"/>
                                <w:b w:val="0"/>
                                <w:bCs w:val="0"/>
                                <w:i/>
                                <w:iCs/>
                                <w:lang w:val="en-US" w:eastAsia="zh-TW"/>
                              </w:rPr>
                              <w:t>iniopterus</w:t>
                            </w:r>
                            <w:r w:rsidRPr="00D674C9">
                              <w:rPr>
                                <w:rFonts w:asciiTheme="minorHAnsi" w:eastAsia="PMingLiU" w:hAnsiTheme="minorHAnsi" w:cstheme="minorHAnsi"/>
                                <w:b w:val="0"/>
                                <w:bCs w:val="0"/>
                                <w:i/>
                                <w:iCs/>
                                <w:lang w:val="en-US" w:eastAsia="zh-TW"/>
                              </w:rPr>
                              <w:t xml:space="preserve"> </w:t>
                            </w:r>
                            <w:r w:rsidR="002D2C79" w:rsidRPr="00D674C9">
                              <w:rPr>
                                <w:rFonts w:asciiTheme="minorHAnsi" w:eastAsia="PMingLiU" w:hAnsiTheme="minorHAnsi" w:cstheme="minorHAnsi"/>
                                <w:b w:val="0"/>
                                <w:bCs w:val="0"/>
                                <w:i/>
                                <w:iCs/>
                                <w:lang w:val="en-US" w:eastAsia="zh-TW"/>
                              </w:rPr>
                              <w:t xml:space="preserve">orianae </w:t>
                            </w:r>
                            <w:r w:rsidRPr="00D674C9">
                              <w:rPr>
                                <w:rFonts w:asciiTheme="minorHAnsi" w:eastAsia="PMingLiU" w:hAnsiTheme="minorHAnsi" w:cstheme="minorHAnsi"/>
                                <w:b w:val="0"/>
                                <w:bCs w:val="0"/>
                                <w:i/>
                                <w:iCs/>
                                <w:lang w:val="en-US" w:eastAsia="zh-TW"/>
                              </w:rPr>
                              <w:t>oceanesis</w:t>
                            </w:r>
                            <w:r w:rsidRPr="007E74AC">
                              <w:rPr>
                                <w:rFonts w:asciiTheme="minorHAnsi" w:eastAsia="PMingLiU" w:hAnsiTheme="minorHAnsi" w:cstheme="minorHAnsi"/>
                                <w:b w:val="0"/>
                                <w:bCs w:val="0"/>
                                <w:lang w:val="en-US" w:eastAsia="zh-TW"/>
                              </w:rPr>
                              <w:t xml:space="preserve"> activity remained very low throughout each sampling night compared to the other three species. The time and level of activity of the three species differ among one another. Activity detected was dominated by </w:t>
                            </w:r>
                            <w:r w:rsidRPr="007E74AC">
                              <w:rPr>
                                <w:rFonts w:asciiTheme="minorHAnsi" w:eastAsia="PMingLiU" w:hAnsiTheme="minorHAnsi" w:cstheme="minorHAnsi"/>
                                <w:b w:val="0"/>
                                <w:bCs w:val="0"/>
                                <w:i/>
                                <w:iCs/>
                                <w:lang w:val="en-US" w:eastAsia="zh-TW"/>
                              </w:rPr>
                              <w:t>M. asutralis</w:t>
                            </w:r>
                            <w:r w:rsidRPr="007E74AC">
                              <w:rPr>
                                <w:rFonts w:asciiTheme="minorHAnsi" w:eastAsia="PMingLiU" w:hAnsiTheme="minorHAnsi" w:cstheme="minorHAnsi"/>
                                <w:b w:val="0"/>
                                <w:bCs w:val="0"/>
                                <w:lang w:val="en-US" w:eastAsia="zh-TW"/>
                              </w:rPr>
                              <w:t>.</w:t>
                            </w:r>
                            <w:bookmarkEnd w:id="70"/>
                            <w:bookmarkEnd w:id="71"/>
                            <w:r w:rsidRPr="007E74AC">
                              <w:rPr>
                                <w:rFonts w:asciiTheme="minorHAnsi" w:eastAsia="PMingLiU" w:hAnsiTheme="minorHAnsi" w:cstheme="minorHAnsi"/>
                                <w:b w:val="0"/>
                                <w:bCs w:val="0"/>
                                <w:lang w:val="en-US" w:eastAsia="zh-TW"/>
                              </w:rPr>
                              <w:t xml:space="preserve">   </w:t>
                            </w:r>
                          </w:p>
                          <w:p w14:paraId="6B0BA75A" w14:textId="73AEBCFA" w:rsidR="007E74AC" w:rsidRPr="0010161F" w:rsidRDefault="007E74AC" w:rsidP="007E74AC">
                            <w:pPr>
                              <w:pStyle w:val="Caption"/>
                              <w:rPr>
                                <w:rFonts w:ascii="Calibri" w:eastAsia="PMingLiU" w:hAnsi="Calibri" w:cs="Calibr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7FE428" id="Text Box 18" o:spid="_x0000_s1028" type="#_x0000_t202" style="position:absolute;left:0;text-align:left;margin-left:0;margin-top:1.15pt;width:410.15pt;height:100.55pt;z-index:251686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" stroked="f">
                <v:textbox inset="0,0,0,0">
                  <w:txbxContent>
                    <w:p w14:paraId="02B16523" w14:textId="31057CCB" w:rsidR="007E74AC" w:rsidRPr="007E74AC" w:rsidRDefault="007E74AC" w:rsidP="007E74AC">
                      <w:pPr>
                        <w:pStyle w:val="Caption"/>
                        <w:jc w:val="both"/>
                        <w:rPr>
                          <w:rFonts w:asciiTheme="minorHAnsi" w:eastAsia="PMingLiU" w:hAnsiTheme="minorHAnsi" w:cstheme="minorHAnsi"/>
                          <w:b w:val="0"/>
                          <w:bCs w:val="0"/>
                          <w:lang w:val="en-US" w:eastAsia="zh-TW"/>
                        </w:rPr>
                      </w:pPr>
                      <w:bookmarkStart w:id="72" w:name="_Toc84262591"/>
                      <w:bookmarkStart w:id="73" w:name="_Toc85420487"/>
                      <w:r w:rsidRPr="007E74A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7E74AC">
                        <w:rPr>
                          <w:rFonts w:asciiTheme="minorHAnsi" w:hAnsiTheme="minorHAnsi" w:cstheme="minorHAnsi"/>
                          <w:b w:val="0"/>
                          <w:bCs w:val="0"/>
                        </w:rPr>
                        <w:t xml:space="preserve"> </w:t>
                      </w:r>
                      <w:r w:rsidRPr="007E74AC">
                        <w:rPr>
                          <w:rFonts w:asciiTheme="minorHAnsi" w:eastAsia="PMingLiU" w:hAnsiTheme="minorHAnsi" w:cstheme="minorHAnsi"/>
                          <w:b w:val="0"/>
                          <w:bCs w:val="0"/>
                          <w:lang w:val="en-US" w:eastAsia="zh-TW"/>
                        </w:rPr>
                        <w:t xml:space="preserve">Acoustics recording of each tunnel roosting bat species at the tunnel entrance from 30 minutes before official sunset to 4 hours after official sunset over 3 consecutive days in summer. </w:t>
                      </w:r>
                      <w:r w:rsidRPr="007E74AC">
                        <w:rPr>
                          <w:rFonts w:asciiTheme="minorHAnsi" w:eastAsia="PMingLiU" w:hAnsiTheme="minorHAnsi" w:cstheme="minorHAnsi"/>
                          <w:b w:val="0"/>
                          <w:bCs w:val="0"/>
                          <w:i/>
                          <w:iCs/>
                          <w:lang w:val="en-US" w:eastAsia="zh-TW"/>
                        </w:rPr>
                        <w:t>M</w:t>
                      </w:r>
                      <w:r w:rsidR="00222E55">
                        <w:rPr>
                          <w:rFonts w:asciiTheme="minorHAnsi" w:eastAsia="PMingLiU" w:hAnsiTheme="minorHAnsi" w:cstheme="minorHAnsi"/>
                          <w:b w:val="0"/>
                          <w:bCs w:val="0"/>
                          <w:i/>
                          <w:iCs/>
                          <w:lang w:val="en-US" w:eastAsia="zh-TW"/>
                        </w:rPr>
                        <w:t>iniopterus</w:t>
                      </w:r>
                      <w:r w:rsidRPr="007E74AC">
                        <w:rPr>
                          <w:rFonts w:asciiTheme="minorHAnsi" w:eastAsia="PMingLiU" w:hAnsiTheme="minorHAnsi" w:cstheme="minorHAnsi"/>
                          <w:b w:val="0"/>
                          <w:bCs w:val="0"/>
                          <w:i/>
                          <w:iCs/>
                          <w:lang w:val="en-US" w:eastAsia="zh-TW"/>
                        </w:rPr>
                        <w:t xml:space="preserve"> australis</w:t>
                      </w:r>
                      <w:r w:rsidRPr="007E74AC">
                        <w:rPr>
                          <w:rFonts w:asciiTheme="minorHAnsi" w:eastAsia="PMingLiU" w:hAnsiTheme="minorHAnsi" w:cstheme="minorHAnsi"/>
                          <w:b w:val="0"/>
                          <w:bCs w:val="0"/>
                          <w:lang w:val="en-US" w:eastAsia="zh-TW"/>
                        </w:rPr>
                        <w:t xml:space="preserve"> has the earliest first peak activity (within the first hour after sunset). On 2 out of 3 days </w:t>
                      </w:r>
                      <w:r w:rsidRPr="007E74AC">
                        <w:rPr>
                          <w:rFonts w:asciiTheme="minorHAnsi" w:eastAsia="PMingLiU" w:hAnsiTheme="minorHAnsi" w:cstheme="minorHAnsi"/>
                          <w:b w:val="0"/>
                          <w:bCs w:val="0"/>
                          <w:i/>
                          <w:iCs/>
                          <w:lang w:val="en-US" w:eastAsia="zh-TW"/>
                        </w:rPr>
                        <w:t>M. macropus</w:t>
                      </w:r>
                      <w:r w:rsidRPr="007E74AC">
                        <w:rPr>
                          <w:rFonts w:asciiTheme="minorHAnsi" w:eastAsia="PMingLiU" w:hAnsiTheme="minorHAnsi" w:cstheme="minorHAnsi"/>
                          <w:b w:val="0"/>
                          <w:bCs w:val="0"/>
                          <w:lang w:val="en-US" w:eastAsia="zh-TW"/>
                        </w:rPr>
                        <w:t xml:space="preserve"> reached the first in peak activity between 2-3 hours after sunset. </w:t>
                      </w:r>
                      <w:r w:rsidRPr="007E74AC">
                        <w:rPr>
                          <w:rFonts w:asciiTheme="minorHAnsi" w:eastAsia="PMingLiU" w:hAnsiTheme="minorHAnsi" w:cstheme="minorHAnsi"/>
                          <w:b w:val="0"/>
                          <w:bCs w:val="0"/>
                          <w:i/>
                          <w:iCs/>
                          <w:lang w:val="en-US" w:eastAsia="zh-TW"/>
                        </w:rPr>
                        <w:t>R</w:t>
                      </w:r>
                      <w:r w:rsidR="002B3D65">
                        <w:rPr>
                          <w:rFonts w:asciiTheme="minorHAnsi" w:eastAsia="PMingLiU" w:hAnsiTheme="minorHAnsi" w:cstheme="minorHAnsi"/>
                          <w:b w:val="0"/>
                          <w:bCs w:val="0"/>
                          <w:i/>
                          <w:iCs/>
                          <w:lang w:val="en-US" w:eastAsia="zh-TW"/>
                        </w:rPr>
                        <w:t>hinolophus</w:t>
                      </w:r>
                      <w:r w:rsidRPr="007E74AC">
                        <w:rPr>
                          <w:rFonts w:asciiTheme="minorHAnsi" w:eastAsia="PMingLiU" w:hAnsiTheme="minorHAnsi" w:cstheme="minorHAnsi"/>
                          <w:b w:val="0"/>
                          <w:bCs w:val="0"/>
                          <w:i/>
                          <w:iCs/>
                          <w:lang w:val="en-US" w:eastAsia="zh-TW"/>
                        </w:rPr>
                        <w:t xml:space="preserve"> megaphyllus</w:t>
                      </w:r>
                      <w:r w:rsidRPr="007E74AC">
                        <w:rPr>
                          <w:rFonts w:asciiTheme="minorHAnsi" w:eastAsia="PMingLiU" w:hAnsiTheme="minorHAnsi" w:cstheme="minorHAnsi"/>
                          <w:b w:val="0"/>
                          <w:bCs w:val="0"/>
                          <w:lang w:val="en-US" w:eastAsia="zh-TW"/>
                        </w:rPr>
                        <w:t xml:space="preserve"> does not have a regular pattern of first peak activity. </w:t>
                      </w:r>
                      <w:r w:rsidRPr="00D674C9">
                        <w:rPr>
                          <w:rFonts w:asciiTheme="minorHAnsi" w:eastAsia="PMingLiU" w:hAnsiTheme="minorHAnsi" w:cstheme="minorHAnsi"/>
                          <w:b w:val="0"/>
                          <w:bCs w:val="0"/>
                          <w:i/>
                          <w:iCs/>
                          <w:lang w:val="en-US" w:eastAsia="zh-TW"/>
                        </w:rPr>
                        <w:t>M</w:t>
                      </w:r>
                      <w:r w:rsidR="00222E55" w:rsidRPr="00D674C9">
                        <w:rPr>
                          <w:rFonts w:asciiTheme="minorHAnsi" w:eastAsia="PMingLiU" w:hAnsiTheme="minorHAnsi" w:cstheme="minorHAnsi"/>
                          <w:b w:val="0"/>
                          <w:bCs w:val="0"/>
                          <w:i/>
                          <w:iCs/>
                          <w:lang w:val="en-US" w:eastAsia="zh-TW"/>
                        </w:rPr>
                        <w:t>iniopterus</w:t>
                      </w:r>
                      <w:r w:rsidRPr="00D674C9">
                        <w:rPr>
                          <w:rFonts w:asciiTheme="minorHAnsi" w:eastAsia="PMingLiU" w:hAnsiTheme="minorHAnsi" w:cstheme="minorHAnsi"/>
                          <w:b w:val="0"/>
                          <w:bCs w:val="0"/>
                          <w:i/>
                          <w:iCs/>
                          <w:lang w:val="en-US" w:eastAsia="zh-TW"/>
                        </w:rPr>
                        <w:t xml:space="preserve"> </w:t>
                      </w:r>
                      <w:r w:rsidR="002D2C79" w:rsidRPr="00D674C9">
                        <w:rPr>
                          <w:rFonts w:asciiTheme="minorHAnsi" w:eastAsia="PMingLiU" w:hAnsiTheme="minorHAnsi" w:cstheme="minorHAnsi"/>
                          <w:b w:val="0"/>
                          <w:bCs w:val="0"/>
                          <w:i/>
                          <w:iCs/>
                          <w:lang w:val="en-US" w:eastAsia="zh-TW"/>
                        </w:rPr>
                        <w:t xml:space="preserve">orianae </w:t>
                      </w:r>
                      <w:r w:rsidRPr="00D674C9">
                        <w:rPr>
                          <w:rFonts w:asciiTheme="minorHAnsi" w:eastAsia="PMingLiU" w:hAnsiTheme="minorHAnsi" w:cstheme="minorHAnsi"/>
                          <w:b w:val="0"/>
                          <w:bCs w:val="0"/>
                          <w:i/>
                          <w:iCs/>
                          <w:lang w:val="en-US" w:eastAsia="zh-TW"/>
                        </w:rPr>
                        <w:t>oceanesis</w:t>
                      </w:r>
                      <w:r w:rsidRPr="007E74AC">
                        <w:rPr>
                          <w:rFonts w:asciiTheme="minorHAnsi" w:eastAsia="PMingLiU" w:hAnsiTheme="minorHAnsi" w:cstheme="minorHAnsi"/>
                          <w:b w:val="0"/>
                          <w:bCs w:val="0"/>
                          <w:lang w:val="en-US" w:eastAsia="zh-TW"/>
                        </w:rPr>
                        <w:t xml:space="preserve"> activity remained very low throughout each sampling night compared to the other three species. The time and level of activity of the three species differ among one another. Activity detected was dominated by </w:t>
                      </w:r>
                      <w:r w:rsidRPr="007E74AC">
                        <w:rPr>
                          <w:rFonts w:asciiTheme="minorHAnsi" w:eastAsia="PMingLiU" w:hAnsiTheme="minorHAnsi" w:cstheme="minorHAnsi"/>
                          <w:b w:val="0"/>
                          <w:bCs w:val="0"/>
                          <w:i/>
                          <w:iCs/>
                          <w:lang w:val="en-US" w:eastAsia="zh-TW"/>
                        </w:rPr>
                        <w:t>M. asutralis</w:t>
                      </w:r>
                      <w:r w:rsidRPr="007E74AC">
                        <w:rPr>
                          <w:rFonts w:asciiTheme="minorHAnsi" w:eastAsia="PMingLiU" w:hAnsiTheme="minorHAnsi" w:cstheme="minorHAnsi"/>
                          <w:b w:val="0"/>
                          <w:bCs w:val="0"/>
                          <w:lang w:val="en-US" w:eastAsia="zh-TW"/>
                        </w:rPr>
                        <w:t>.</w:t>
                      </w:r>
                      <w:bookmarkEnd w:id="72"/>
                      <w:bookmarkEnd w:id="73"/>
                      <w:r w:rsidRPr="007E74AC">
                        <w:rPr>
                          <w:rFonts w:asciiTheme="minorHAnsi" w:eastAsia="PMingLiU" w:hAnsiTheme="minorHAnsi" w:cstheme="minorHAnsi"/>
                          <w:b w:val="0"/>
                          <w:bCs w:val="0"/>
                          <w:lang w:val="en-US" w:eastAsia="zh-TW"/>
                        </w:rPr>
                        <w:t xml:space="preserve">   </w:t>
                      </w:r>
                    </w:p>
                    <w:p w14:paraId="6B0BA75A" w14:textId="73AEBCFA" w:rsidR="007E74AC" w:rsidRPr="0010161F" w:rsidRDefault="007E74AC" w:rsidP="007E74AC">
                      <w:pPr>
                        <w:pStyle w:val="Caption"/>
                        <w:rPr>
                          <w:rFonts w:ascii="Calibri" w:eastAsia="PMingLiU" w:hAnsi="Calibri" w:cs="Calibri"/>
                          <w:noProof/>
                          <w:sz w:val="24"/>
                        </w:rPr>
                      </w:pPr>
                    </w:p>
                  </w:txbxContent>
                </v:textbox>
                <w10:wrap anchorx="margin"/>
              </v:shape>
            </w:pict>
          </mc:Fallback>
        </mc:AlternateContent>
      </w:r>
    </w:p>
    <w:p w14:paraId="2507161E" w14:textId="0F9A0075" w:rsidR="00735166" w:rsidRPr="00D253EF" w:rsidRDefault="00735166" w:rsidP="006545B8">
      <w:pPr>
        <w:spacing w:line="360" w:lineRule="auto"/>
        <w:jc w:val="both"/>
        <w:rPr>
          <w:rFonts w:asciiTheme="minorHAnsi" w:eastAsia="PMingLiU" w:hAnsiTheme="minorHAnsi" w:cstheme="minorHAnsi"/>
          <w:lang w:val="en-US"/>
        </w:rPr>
      </w:pPr>
    </w:p>
    <w:p w14:paraId="1BE845BB" w14:textId="31E276F2" w:rsidR="00735166" w:rsidRPr="00D253EF" w:rsidRDefault="00735166" w:rsidP="006545B8">
      <w:pPr>
        <w:spacing w:line="360" w:lineRule="auto"/>
        <w:jc w:val="both"/>
        <w:rPr>
          <w:rFonts w:asciiTheme="minorHAnsi" w:eastAsia="PMingLiU" w:hAnsiTheme="minorHAnsi" w:cstheme="minorHAnsi"/>
        </w:rPr>
      </w:pPr>
    </w:p>
    <w:p w14:paraId="38C7DFB1" w14:textId="2E87D91D" w:rsidR="00735166" w:rsidRPr="00D253EF" w:rsidRDefault="00735166" w:rsidP="006545B8">
      <w:pPr>
        <w:spacing w:line="360" w:lineRule="auto"/>
        <w:jc w:val="both"/>
        <w:rPr>
          <w:rFonts w:asciiTheme="minorHAnsi" w:eastAsia="PMingLiU" w:hAnsiTheme="minorHAnsi" w:cstheme="minorHAnsi"/>
        </w:rPr>
      </w:pPr>
    </w:p>
    <w:p w14:paraId="66DD4B16" w14:textId="6D9C5D34" w:rsidR="00735166" w:rsidRPr="00D253EF" w:rsidRDefault="00735166" w:rsidP="006545B8">
      <w:pPr>
        <w:spacing w:line="360" w:lineRule="auto"/>
        <w:jc w:val="both"/>
        <w:rPr>
          <w:rFonts w:asciiTheme="minorHAnsi" w:eastAsia="PMingLiU" w:hAnsiTheme="minorHAnsi" w:cstheme="minorHAnsi"/>
        </w:rPr>
      </w:pPr>
    </w:p>
    <w:p w14:paraId="52967743" w14:textId="22B0779F" w:rsidR="00735166" w:rsidRPr="00D253EF" w:rsidRDefault="007254EF" w:rsidP="006545B8">
      <w:pPr>
        <w:spacing w:line="360" w:lineRule="auto"/>
        <w:jc w:val="both"/>
        <w:rPr>
          <w:rFonts w:asciiTheme="minorHAnsi" w:eastAsia="PMingLiU" w:hAnsiTheme="minorHAnsi" w:cstheme="minorHAnsi"/>
        </w:rPr>
      </w:pPr>
      <w:r w:rsidRPr="00D253EF">
        <w:rPr>
          <w:rFonts w:asciiTheme="minorHAnsi" w:eastAsia="PMingLiU" w:hAnsiTheme="minorHAnsi" w:cstheme="minorHAnsi"/>
          <w:noProof/>
        </w:rPr>
        <w:drawing>
          <wp:anchor distT="0" distB="0" distL="114300" distR="114300" simplePos="0" relativeHeight="251669504" behindDoc="0" locked="0" layoutInCell="1" allowOverlap="1" wp14:anchorId="01068EB8" wp14:editId="288052B2">
            <wp:simplePos x="0" y="0"/>
            <wp:positionH relativeFrom="margin">
              <wp:align>right</wp:align>
            </wp:positionH>
            <wp:positionV relativeFrom="paragraph">
              <wp:posOffset>31115</wp:posOffset>
            </wp:positionV>
            <wp:extent cx="5218430" cy="3261995"/>
            <wp:effectExtent l="0" t="0" r="1270" b="14605"/>
            <wp:wrapNone/>
            <wp:docPr id="14" name="Chart 14">
              <a:extLst xmlns:a="http://schemas.openxmlformats.org/drawingml/2006/main">
                <a:ext uri="{FF2B5EF4-FFF2-40B4-BE49-F238E27FC236}">
                  <a16:creationId xmlns:a16="http://schemas.microsoft.com/office/drawing/2014/main" id="{230A4998-47DC-464B-9A24-EA70F9A650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2"/>
              </a:graphicData>
            </a:graphic>
            <wp14:sizeRelH relativeFrom="margin">
              <wp14:pctWidth>0</wp14:pctWidth>
            </wp14:sizeRelH>
          </wp:anchor>
        </w:drawing>
      </w:r>
    </w:p>
    <w:p w14:paraId="716A313C" w14:textId="27C61A22" w:rsidR="00735166" w:rsidRPr="00D253EF" w:rsidRDefault="00735166" w:rsidP="006545B8">
      <w:pPr>
        <w:spacing w:line="360" w:lineRule="auto"/>
        <w:jc w:val="both"/>
        <w:rPr>
          <w:rFonts w:asciiTheme="minorHAnsi" w:eastAsia="PMingLiU" w:hAnsiTheme="minorHAnsi" w:cstheme="minorHAnsi"/>
        </w:rPr>
      </w:pPr>
    </w:p>
    <w:p w14:paraId="11EFBA38" w14:textId="3F5C9554" w:rsidR="00735166" w:rsidRPr="00D253EF" w:rsidRDefault="00735166" w:rsidP="006545B8">
      <w:pPr>
        <w:spacing w:line="360" w:lineRule="auto"/>
        <w:jc w:val="both"/>
        <w:rPr>
          <w:rFonts w:asciiTheme="minorHAnsi" w:eastAsia="PMingLiU" w:hAnsiTheme="minorHAnsi" w:cstheme="minorHAnsi"/>
        </w:rPr>
      </w:pPr>
    </w:p>
    <w:p w14:paraId="34C7ADB7" w14:textId="1F1E2F82" w:rsidR="00735166" w:rsidRPr="00D253EF" w:rsidRDefault="00735166" w:rsidP="006545B8">
      <w:pPr>
        <w:spacing w:line="360" w:lineRule="auto"/>
        <w:jc w:val="both"/>
        <w:rPr>
          <w:rFonts w:asciiTheme="minorHAnsi" w:eastAsia="PMingLiU" w:hAnsiTheme="minorHAnsi" w:cstheme="minorHAnsi"/>
        </w:rPr>
      </w:pPr>
    </w:p>
    <w:p w14:paraId="6B60283C" w14:textId="3748BA97" w:rsidR="00735166" w:rsidRPr="00D253EF" w:rsidRDefault="00735166" w:rsidP="006545B8">
      <w:pPr>
        <w:spacing w:line="360" w:lineRule="auto"/>
        <w:jc w:val="both"/>
        <w:rPr>
          <w:rFonts w:asciiTheme="minorHAnsi" w:eastAsia="PMingLiU" w:hAnsiTheme="minorHAnsi" w:cstheme="minorHAnsi"/>
        </w:rPr>
      </w:pPr>
    </w:p>
    <w:p w14:paraId="62F46F12" w14:textId="4E8CAC3A" w:rsidR="00735166" w:rsidRPr="00D253EF" w:rsidRDefault="00735166" w:rsidP="006545B8">
      <w:pPr>
        <w:spacing w:line="360" w:lineRule="auto"/>
        <w:jc w:val="both"/>
        <w:rPr>
          <w:rFonts w:asciiTheme="minorHAnsi" w:eastAsia="PMingLiU" w:hAnsiTheme="minorHAnsi" w:cstheme="minorHAnsi"/>
        </w:rPr>
      </w:pPr>
    </w:p>
    <w:p w14:paraId="5655E752" w14:textId="43090977" w:rsidR="00735166" w:rsidRPr="00D253EF" w:rsidRDefault="00735166" w:rsidP="006545B8">
      <w:pPr>
        <w:spacing w:line="360" w:lineRule="auto"/>
        <w:jc w:val="both"/>
        <w:rPr>
          <w:rFonts w:asciiTheme="minorHAnsi" w:eastAsia="PMingLiU" w:hAnsiTheme="minorHAnsi" w:cstheme="minorHAnsi"/>
        </w:rPr>
      </w:pPr>
    </w:p>
    <w:p w14:paraId="38981034" w14:textId="0B5EC478" w:rsidR="00735166" w:rsidRPr="00D253EF" w:rsidRDefault="00735166" w:rsidP="006545B8">
      <w:pPr>
        <w:spacing w:line="360" w:lineRule="auto"/>
        <w:jc w:val="both"/>
        <w:rPr>
          <w:rFonts w:asciiTheme="minorHAnsi" w:eastAsia="PMingLiU" w:hAnsiTheme="minorHAnsi" w:cstheme="minorHAnsi"/>
        </w:rPr>
      </w:pPr>
    </w:p>
    <w:p w14:paraId="3CB26572" w14:textId="44C6D492" w:rsidR="00735166" w:rsidRPr="00D253EF" w:rsidRDefault="00735166" w:rsidP="006545B8">
      <w:pPr>
        <w:spacing w:line="360" w:lineRule="auto"/>
        <w:jc w:val="both"/>
        <w:rPr>
          <w:rFonts w:asciiTheme="minorHAnsi" w:eastAsia="PMingLiU" w:hAnsiTheme="minorHAnsi" w:cstheme="minorHAnsi"/>
        </w:rPr>
      </w:pPr>
    </w:p>
    <w:p w14:paraId="22EA95FD" w14:textId="50CF7D43" w:rsidR="00735166" w:rsidRPr="00D253EF" w:rsidRDefault="00735166" w:rsidP="006545B8">
      <w:pPr>
        <w:spacing w:line="360" w:lineRule="auto"/>
        <w:jc w:val="both"/>
        <w:rPr>
          <w:rFonts w:asciiTheme="minorHAnsi" w:eastAsia="PMingLiU" w:hAnsiTheme="minorHAnsi" w:cstheme="minorHAnsi"/>
        </w:rPr>
      </w:pPr>
    </w:p>
    <w:p w14:paraId="47CDC837" w14:textId="37046D72" w:rsidR="007E74AC" w:rsidRPr="00D253EF" w:rsidRDefault="007E74AC" w:rsidP="006545B8">
      <w:pPr>
        <w:spacing w:line="360" w:lineRule="auto"/>
        <w:jc w:val="both"/>
        <w:rPr>
          <w:rFonts w:asciiTheme="minorHAnsi" w:eastAsia="PMingLiU" w:hAnsiTheme="minorHAnsi" w:cstheme="minorHAnsi"/>
        </w:rPr>
      </w:pPr>
    </w:p>
    <w:p w14:paraId="24670A1C" w14:textId="63F75534" w:rsidR="007E74AC" w:rsidRPr="00D253EF" w:rsidRDefault="00EB657C" w:rsidP="006545B8">
      <w:pPr>
        <w:spacing w:line="360" w:lineRule="auto"/>
        <w:jc w:val="both"/>
        <w:rPr>
          <w:rFonts w:asciiTheme="minorHAnsi" w:eastAsia="PMingLiU"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677696" behindDoc="0" locked="0" layoutInCell="1" allowOverlap="1" wp14:anchorId="2D467A46" wp14:editId="4ED5CD36">
                <wp:simplePos x="0" y="0"/>
                <wp:positionH relativeFrom="margin">
                  <wp:align>center</wp:align>
                </wp:positionH>
                <wp:positionV relativeFrom="paragraph">
                  <wp:posOffset>219986</wp:posOffset>
                </wp:positionV>
                <wp:extent cx="5253487" cy="1164566"/>
                <wp:effectExtent l="0" t="0" r="4445" b="0"/>
                <wp:wrapNone/>
                <wp:docPr id="22" name="Text Box 22"/>
                <wp:cNvGraphicFramePr/>
                <a:graphic xmlns:a="http://schemas.openxmlformats.org/drawingml/2006/main">
                  <a:graphicData uri="http://schemas.microsoft.com/office/word/2010/wordprocessingShape">
                    <wps:wsp>
                      <wps:cNvSpPr txBox="1"/>
                      <wps:spPr>
                        <a:xfrm>
                          <a:off x="0" y="0"/>
                          <a:ext cx="5253487" cy="1164566"/>
                        </a:xfrm>
                        <a:prstGeom prst="rect">
                          <a:avLst/>
                        </a:prstGeom>
                        <a:solidFill>
                          <a:prstClr val="white"/>
                        </a:solidFill>
                        <a:ln>
                          <a:noFill/>
                        </a:ln>
                      </wps:spPr>
                      <wps:txbx>
                        <w:txbxContent>
                          <w:p w14:paraId="29CF231E" w14:textId="2C356233" w:rsidR="00735166" w:rsidRPr="00016AC9" w:rsidRDefault="00735166" w:rsidP="00016AC9">
                            <w:pPr>
                              <w:pStyle w:val="Caption"/>
                              <w:jc w:val="both"/>
                              <w:rPr>
                                <w:rFonts w:asciiTheme="minorHAnsi" w:eastAsia="PMingLiU" w:hAnsiTheme="minorHAnsi" w:cstheme="minorHAnsi"/>
                                <w:b w:val="0"/>
                                <w:bCs w:val="0"/>
                                <w:i/>
                                <w:iCs/>
                                <w:noProof/>
                              </w:rPr>
                            </w:pPr>
                            <w:bookmarkStart w:id="74" w:name="_Toc84262593"/>
                            <w:bookmarkStart w:id="75" w:name="_Toc85420488"/>
                            <w:bookmarkStart w:id="76" w:name="_Toc71542367"/>
                            <w:r w:rsidRPr="00444263">
                              <w:rPr>
                                <w:rFonts w:asciiTheme="minorHAnsi" w:hAnsiTheme="minorHAnsi" w:cstheme="minorHAnsi"/>
                                <w:b w:val="0"/>
                                <w:bCs w:val="0"/>
                              </w:rPr>
                              <w:t xml:space="preserve">Figure </w:t>
                            </w:r>
                            <w:r w:rsidR="001E78D0" w:rsidRPr="00444263">
                              <w:rPr>
                                <w:rFonts w:asciiTheme="minorHAnsi" w:hAnsiTheme="minorHAnsi" w:cstheme="minorHAnsi"/>
                                <w:b w:val="0"/>
                                <w:bCs w:val="0"/>
                              </w:rPr>
                              <w:fldChar w:fldCharType="begin"/>
                            </w:r>
                            <w:r w:rsidR="001E78D0" w:rsidRPr="00444263">
                              <w:rPr>
                                <w:rFonts w:asciiTheme="minorHAnsi" w:hAnsiTheme="minorHAnsi" w:cstheme="minorHAnsi"/>
                                <w:b w:val="0"/>
                                <w:bCs w:val="0"/>
                              </w:rPr>
                              <w:instrText xml:space="preserve"> STYLEREF 1 \s </w:instrText>
                            </w:r>
                            <w:r w:rsidR="001E78D0" w:rsidRPr="00444263">
                              <w:rPr>
                                <w:rFonts w:asciiTheme="minorHAnsi" w:hAnsiTheme="minorHAnsi" w:cstheme="minorHAnsi"/>
                                <w:b w:val="0"/>
                                <w:bCs w:val="0"/>
                              </w:rPr>
                              <w:fldChar w:fldCharType="separate"/>
                            </w:r>
                            <w:r w:rsidR="009E45A0">
                              <w:rPr>
                                <w:rFonts w:asciiTheme="minorHAnsi" w:hAnsiTheme="minorHAnsi" w:cstheme="minorHAnsi"/>
                                <w:b w:val="0"/>
                                <w:bCs w:val="0"/>
                                <w:noProof/>
                              </w:rPr>
                              <w:t>2</w:t>
                            </w:r>
                            <w:r w:rsidR="001E78D0" w:rsidRPr="00444263">
                              <w:rPr>
                                <w:rFonts w:asciiTheme="minorHAnsi" w:hAnsiTheme="minorHAnsi" w:cstheme="minorHAnsi"/>
                                <w:b w:val="0"/>
                                <w:bCs w:val="0"/>
                              </w:rPr>
                              <w:fldChar w:fldCharType="end"/>
                            </w:r>
                            <w:r w:rsidR="001E78D0" w:rsidRPr="00444263">
                              <w:rPr>
                                <w:rFonts w:asciiTheme="minorHAnsi" w:hAnsiTheme="minorHAnsi" w:cstheme="minorHAnsi"/>
                                <w:b w:val="0"/>
                                <w:bCs w:val="0"/>
                              </w:rPr>
                              <w:noBreakHyphen/>
                            </w:r>
                            <w:r w:rsidR="001E78D0" w:rsidRPr="00444263">
                              <w:rPr>
                                <w:rFonts w:asciiTheme="minorHAnsi" w:hAnsiTheme="minorHAnsi" w:cstheme="minorHAnsi"/>
                                <w:b w:val="0"/>
                                <w:bCs w:val="0"/>
                              </w:rPr>
                              <w:fldChar w:fldCharType="begin"/>
                            </w:r>
                            <w:r w:rsidR="001E78D0" w:rsidRPr="00444263">
                              <w:rPr>
                                <w:rFonts w:asciiTheme="minorHAnsi" w:hAnsiTheme="minorHAnsi" w:cstheme="minorHAnsi"/>
                                <w:b w:val="0"/>
                                <w:bCs w:val="0"/>
                              </w:rPr>
                              <w:instrText xml:space="preserve"> SEQ Figure \* ARABIC \s 1 </w:instrText>
                            </w:r>
                            <w:r w:rsidR="001E78D0" w:rsidRPr="00444263">
                              <w:rPr>
                                <w:rFonts w:asciiTheme="minorHAnsi" w:hAnsiTheme="minorHAnsi" w:cstheme="minorHAnsi"/>
                                <w:b w:val="0"/>
                                <w:bCs w:val="0"/>
                              </w:rPr>
                              <w:fldChar w:fldCharType="separate"/>
                            </w:r>
                            <w:r w:rsidR="009E45A0">
                              <w:rPr>
                                <w:rFonts w:asciiTheme="minorHAnsi" w:hAnsiTheme="minorHAnsi" w:cstheme="minorHAnsi"/>
                                <w:b w:val="0"/>
                                <w:bCs w:val="0"/>
                                <w:noProof/>
                              </w:rPr>
                              <w:t>4</w:t>
                            </w:r>
                            <w:r w:rsidR="001E78D0" w:rsidRPr="00444263">
                              <w:rPr>
                                <w:rFonts w:asciiTheme="minorHAnsi" w:hAnsiTheme="minorHAnsi" w:cstheme="minorHAnsi"/>
                                <w:b w:val="0"/>
                                <w:bCs w:val="0"/>
                              </w:rPr>
                              <w:fldChar w:fldCharType="end"/>
                            </w:r>
                            <w:r w:rsidRPr="00016AC9">
                              <w:rPr>
                                <w:rFonts w:asciiTheme="minorHAnsi" w:hAnsiTheme="minorHAnsi" w:cstheme="minorHAnsi"/>
                                <w:b w:val="0"/>
                                <w:bCs w:val="0"/>
                                <w:i/>
                                <w:iCs/>
                              </w:rPr>
                              <w:t xml:space="preserve"> </w:t>
                            </w:r>
                            <w:r w:rsidR="007F0873" w:rsidRPr="00016AC9">
                              <w:rPr>
                                <w:rFonts w:asciiTheme="minorHAnsi" w:hAnsiTheme="minorHAnsi" w:cstheme="minorHAnsi"/>
                                <w:b w:val="0"/>
                                <w:bCs w:val="0"/>
                                <w:lang w:val="en-US"/>
                              </w:rPr>
                              <w:t>Acoustics recording of each tunnel roosting bat species at the tunnel entrance from 30 minutes before official sunset to 4 hours after official sunset over 5 consecutive days in winter. The first activity of each species was detected within the first hour after official sunset, when all three species also reached the first peak in activity which then greatly reduced in the following hour. The three species had similar times of peak activity, but the level of activity differed from one another.</w:t>
                            </w:r>
                            <w:r w:rsidR="00553A6F">
                              <w:rPr>
                                <w:rFonts w:asciiTheme="minorHAnsi" w:hAnsiTheme="minorHAnsi" w:cstheme="minorHAnsi"/>
                                <w:b w:val="0"/>
                                <w:bCs w:val="0"/>
                                <w:lang w:val="en-US"/>
                              </w:rPr>
                              <w:t xml:space="preserve"> </w:t>
                            </w:r>
                            <w:r w:rsidR="00205E83">
                              <w:rPr>
                                <w:rFonts w:asciiTheme="minorHAnsi" w:hAnsiTheme="minorHAnsi" w:cstheme="minorHAnsi"/>
                                <w:b w:val="0"/>
                                <w:bCs w:val="0"/>
                                <w:lang w:val="en-US"/>
                              </w:rPr>
                              <w:t>M</w:t>
                            </w:r>
                            <w:r w:rsidR="007F0873" w:rsidRPr="00016AC9">
                              <w:rPr>
                                <w:rFonts w:asciiTheme="minorHAnsi" w:hAnsiTheme="minorHAnsi" w:cstheme="minorHAnsi"/>
                                <w:b w:val="0"/>
                                <w:bCs w:val="0"/>
                                <w:lang w:val="en-US"/>
                              </w:rPr>
                              <w:t xml:space="preserve">ajority of the detected activity was from </w:t>
                            </w:r>
                            <w:r w:rsidR="007F0873" w:rsidRPr="00016AC9">
                              <w:rPr>
                                <w:rFonts w:asciiTheme="minorHAnsi" w:hAnsiTheme="minorHAnsi" w:cstheme="minorHAnsi"/>
                                <w:b w:val="0"/>
                                <w:bCs w:val="0"/>
                                <w:i/>
                                <w:iCs/>
                                <w:lang w:val="en-US"/>
                              </w:rPr>
                              <w:t>M. macropus</w:t>
                            </w:r>
                            <w:r w:rsidR="007F0873" w:rsidRPr="00016AC9">
                              <w:rPr>
                                <w:rFonts w:asciiTheme="minorHAnsi" w:hAnsiTheme="minorHAnsi" w:cstheme="minorHAnsi"/>
                                <w:b w:val="0"/>
                                <w:bCs w:val="0"/>
                                <w:lang w:val="en-US"/>
                              </w:rPr>
                              <w:t xml:space="preserve">. No activity was detected from </w:t>
                            </w:r>
                            <w:r w:rsidR="007F0873" w:rsidRPr="00D674C9">
                              <w:rPr>
                                <w:rFonts w:asciiTheme="minorHAnsi" w:hAnsiTheme="minorHAnsi" w:cstheme="minorHAnsi"/>
                                <w:b w:val="0"/>
                                <w:bCs w:val="0"/>
                                <w:i/>
                                <w:iCs/>
                                <w:lang w:val="en-US"/>
                              </w:rPr>
                              <w:t xml:space="preserve">M. </w:t>
                            </w:r>
                            <w:r w:rsidR="002D2C79" w:rsidRPr="00D674C9">
                              <w:rPr>
                                <w:rFonts w:asciiTheme="minorHAnsi" w:hAnsiTheme="minorHAnsi" w:cstheme="minorHAnsi"/>
                                <w:b w:val="0"/>
                                <w:bCs w:val="0"/>
                                <w:i/>
                                <w:iCs/>
                                <w:lang w:val="en-US"/>
                              </w:rPr>
                              <w:t xml:space="preserve">orianae </w:t>
                            </w:r>
                            <w:r w:rsidR="007F0873" w:rsidRPr="00D674C9">
                              <w:rPr>
                                <w:rFonts w:asciiTheme="minorHAnsi" w:hAnsiTheme="minorHAnsi" w:cstheme="minorHAnsi"/>
                                <w:b w:val="0"/>
                                <w:bCs w:val="0"/>
                                <w:i/>
                                <w:iCs/>
                                <w:lang w:val="en-US"/>
                              </w:rPr>
                              <w:t>oceanesis</w:t>
                            </w:r>
                            <w:r w:rsidR="007F0873" w:rsidRPr="00D674C9">
                              <w:rPr>
                                <w:rFonts w:asciiTheme="minorHAnsi" w:hAnsiTheme="minorHAnsi" w:cstheme="minorHAnsi"/>
                                <w:b w:val="0"/>
                                <w:bCs w:val="0"/>
                                <w:lang w:val="en-US"/>
                              </w:rPr>
                              <w:t xml:space="preserve"> in winter.</w:t>
                            </w:r>
                            <w:bookmarkEnd w:id="74"/>
                            <w:bookmarkEnd w:id="75"/>
                          </w:p>
                          <w:p w14:paraId="0A82F84A" w14:textId="77777777" w:rsidR="00C526FE" w:rsidRDefault="00C526FE"/>
                          <w:bookmarkEnd w:id="76"/>
                          <w:p w14:paraId="2D517704" w14:textId="7716B99E" w:rsidR="00735166" w:rsidRPr="00016AC9" w:rsidRDefault="00735166" w:rsidP="00016AC9">
                            <w:pPr>
                              <w:pStyle w:val="Caption"/>
                              <w:jc w:val="both"/>
                              <w:rPr>
                                <w:rFonts w:asciiTheme="minorHAnsi" w:eastAsia="PMingLiU" w:hAnsiTheme="minorHAnsi" w:cstheme="minorHAnsi"/>
                                <w:b w:val="0"/>
                                <w:bCs w:val="0"/>
                                <w:i/>
                                <w:i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67A46" id="Text Box 22" o:spid="_x0000_s1029" type="#_x0000_t202" style="position:absolute;left:0;text-align:left;margin-left:0;margin-top:17.3pt;width:413.65pt;height:91.7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" stroked="f">
                <v:textbox inset="0,0,0,0">
                  <w:txbxContent>
                    <w:p w14:paraId="29CF231E" w14:textId="2C356233" w:rsidR="00735166" w:rsidRPr="00016AC9" w:rsidRDefault="00735166" w:rsidP="00016AC9">
                      <w:pPr>
                        <w:pStyle w:val="Caption"/>
                        <w:jc w:val="both"/>
                        <w:rPr>
                          <w:rFonts w:asciiTheme="minorHAnsi" w:eastAsia="PMingLiU" w:hAnsiTheme="minorHAnsi" w:cstheme="minorHAnsi"/>
                          <w:b w:val="0"/>
                          <w:bCs w:val="0"/>
                          <w:i/>
                          <w:iCs/>
                          <w:noProof/>
                        </w:rPr>
                      </w:pPr>
                      <w:bookmarkStart w:id="77" w:name="_Toc84262593"/>
                      <w:bookmarkStart w:id="78" w:name="_Toc85420488"/>
                      <w:bookmarkStart w:id="79" w:name="_Toc71542367"/>
                      <w:r w:rsidRPr="00444263">
                        <w:rPr>
                          <w:rFonts w:asciiTheme="minorHAnsi" w:hAnsiTheme="minorHAnsi" w:cstheme="minorHAnsi"/>
                          <w:b w:val="0"/>
                          <w:bCs w:val="0"/>
                        </w:rPr>
                        <w:t xml:space="preserve">Figure </w:t>
                      </w:r>
                      <w:r w:rsidR="001E78D0" w:rsidRPr="00444263">
                        <w:rPr>
                          <w:rFonts w:asciiTheme="minorHAnsi" w:hAnsiTheme="minorHAnsi" w:cstheme="minorHAnsi"/>
                          <w:b w:val="0"/>
                          <w:bCs w:val="0"/>
                        </w:rPr>
                        <w:fldChar w:fldCharType="begin"/>
                      </w:r>
                      <w:r w:rsidR="001E78D0" w:rsidRPr="00444263">
                        <w:rPr>
                          <w:rFonts w:asciiTheme="minorHAnsi" w:hAnsiTheme="minorHAnsi" w:cstheme="minorHAnsi"/>
                          <w:b w:val="0"/>
                          <w:bCs w:val="0"/>
                        </w:rPr>
                        <w:instrText xml:space="preserve"> STYLEREF 1 \s </w:instrText>
                      </w:r>
                      <w:r w:rsidR="001E78D0" w:rsidRPr="00444263">
                        <w:rPr>
                          <w:rFonts w:asciiTheme="minorHAnsi" w:hAnsiTheme="minorHAnsi" w:cstheme="minorHAnsi"/>
                          <w:b w:val="0"/>
                          <w:bCs w:val="0"/>
                        </w:rPr>
                        <w:fldChar w:fldCharType="separate"/>
                      </w:r>
                      <w:r w:rsidR="009E45A0">
                        <w:rPr>
                          <w:rFonts w:asciiTheme="minorHAnsi" w:hAnsiTheme="minorHAnsi" w:cstheme="minorHAnsi"/>
                          <w:b w:val="0"/>
                          <w:bCs w:val="0"/>
                          <w:noProof/>
                        </w:rPr>
                        <w:t>2</w:t>
                      </w:r>
                      <w:r w:rsidR="001E78D0" w:rsidRPr="00444263">
                        <w:rPr>
                          <w:rFonts w:asciiTheme="minorHAnsi" w:hAnsiTheme="minorHAnsi" w:cstheme="minorHAnsi"/>
                          <w:b w:val="0"/>
                          <w:bCs w:val="0"/>
                        </w:rPr>
                        <w:fldChar w:fldCharType="end"/>
                      </w:r>
                      <w:r w:rsidR="001E78D0" w:rsidRPr="00444263">
                        <w:rPr>
                          <w:rFonts w:asciiTheme="minorHAnsi" w:hAnsiTheme="minorHAnsi" w:cstheme="minorHAnsi"/>
                          <w:b w:val="0"/>
                          <w:bCs w:val="0"/>
                        </w:rPr>
                        <w:noBreakHyphen/>
                      </w:r>
                      <w:r w:rsidR="001E78D0" w:rsidRPr="00444263">
                        <w:rPr>
                          <w:rFonts w:asciiTheme="minorHAnsi" w:hAnsiTheme="minorHAnsi" w:cstheme="minorHAnsi"/>
                          <w:b w:val="0"/>
                          <w:bCs w:val="0"/>
                        </w:rPr>
                        <w:fldChar w:fldCharType="begin"/>
                      </w:r>
                      <w:r w:rsidR="001E78D0" w:rsidRPr="00444263">
                        <w:rPr>
                          <w:rFonts w:asciiTheme="minorHAnsi" w:hAnsiTheme="minorHAnsi" w:cstheme="minorHAnsi"/>
                          <w:b w:val="0"/>
                          <w:bCs w:val="0"/>
                        </w:rPr>
                        <w:instrText xml:space="preserve"> SEQ Figure \* ARABIC \s 1 </w:instrText>
                      </w:r>
                      <w:r w:rsidR="001E78D0" w:rsidRPr="00444263">
                        <w:rPr>
                          <w:rFonts w:asciiTheme="minorHAnsi" w:hAnsiTheme="minorHAnsi" w:cstheme="minorHAnsi"/>
                          <w:b w:val="0"/>
                          <w:bCs w:val="0"/>
                        </w:rPr>
                        <w:fldChar w:fldCharType="separate"/>
                      </w:r>
                      <w:r w:rsidR="009E45A0">
                        <w:rPr>
                          <w:rFonts w:asciiTheme="minorHAnsi" w:hAnsiTheme="minorHAnsi" w:cstheme="minorHAnsi"/>
                          <w:b w:val="0"/>
                          <w:bCs w:val="0"/>
                          <w:noProof/>
                        </w:rPr>
                        <w:t>4</w:t>
                      </w:r>
                      <w:r w:rsidR="001E78D0" w:rsidRPr="00444263">
                        <w:rPr>
                          <w:rFonts w:asciiTheme="minorHAnsi" w:hAnsiTheme="minorHAnsi" w:cstheme="minorHAnsi"/>
                          <w:b w:val="0"/>
                          <w:bCs w:val="0"/>
                        </w:rPr>
                        <w:fldChar w:fldCharType="end"/>
                      </w:r>
                      <w:r w:rsidRPr="00016AC9">
                        <w:rPr>
                          <w:rFonts w:asciiTheme="minorHAnsi" w:hAnsiTheme="minorHAnsi" w:cstheme="minorHAnsi"/>
                          <w:b w:val="0"/>
                          <w:bCs w:val="0"/>
                          <w:i/>
                          <w:iCs/>
                        </w:rPr>
                        <w:t xml:space="preserve"> </w:t>
                      </w:r>
                      <w:r w:rsidR="007F0873" w:rsidRPr="00016AC9">
                        <w:rPr>
                          <w:rFonts w:asciiTheme="minorHAnsi" w:hAnsiTheme="minorHAnsi" w:cstheme="minorHAnsi"/>
                          <w:b w:val="0"/>
                          <w:bCs w:val="0"/>
                          <w:lang w:val="en-US"/>
                        </w:rPr>
                        <w:t>Acoustics recording of each tunnel roosting bat species at the tunnel entrance from 30 minutes before official sunset to 4 hours after official sunset over 5 consecutive days in winter. The first activity of each species was detected within the first hour after official sunset, when all three species also reached the first peak in activity which then greatly reduced in the following hour. The three species had similar times of peak activity, but the level of activity differed from one another.</w:t>
                      </w:r>
                      <w:r w:rsidR="00553A6F">
                        <w:rPr>
                          <w:rFonts w:asciiTheme="minorHAnsi" w:hAnsiTheme="minorHAnsi" w:cstheme="minorHAnsi"/>
                          <w:b w:val="0"/>
                          <w:bCs w:val="0"/>
                          <w:lang w:val="en-US"/>
                        </w:rPr>
                        <w:t xml:space="preserve"> </w:t>
                      </w:r>
                      <w:r w:rsidR="00205E83">
                        <w:rPr>
                          <w:rFonts w:asciiTheme="minorHAnsi" w:hAnsiTheme="minorHAnsi" w:cstheme="minorHAnsi"/>
                          <w:b w:val="0"/>
                          <w:bCs w:val="0"/>
                          <w:lang w:val="en-US"/>
                        </w:rPr>
                        <w:t>M</w:t>
                      </w:r>
                      <w:r w:rsidR="007F0873" w:rsidRPr="00016AC9">
                        <w:rPr>
                          <w:rFonts w:asciiTheme="minorHAnsi" w:hAnsiTheme="minorHAnsi" w:cstheme="minorHAnsi"/>
                          <w:b w:val="0"/>
                          <w:bCs w:val="0"/>
                          <w:lang w:val="en-US"/>
                        </w:rPr>
                        <w:t xml:space="preserve">ajority of the detected activity was from </w:t>
                      </w:r>
                      <w:r w:rsidR="007F0873" w:rsidRPr="00016AC9">
                        <w:rPr>
                          <w:rFonts w:asciiTheme="minorHAnsi" w:hAnsiTheme="minorHAnsi" w:cstheme="minorHAnsi"/>
                          <w:b w:val="0"/>
                          <w:bCs w:val="0"/>
                          <w:i/>
                          <w:iCs/>
                          <w:lang w:val="en-US"/>
                        </w:rPr>
                        <w:t>M. macropus</w:t>
                      </w:r>
                      <w:r w:rsidR="007F0873" w:rsidRPr="00016AC9">
                        <w:rPr>
                          <w:rFonts w:asciiTheme="minorHAnsi" w:hAnsiTheme="minorHAnsi" w:cstheme="minorHAnsi"/>
                          <w:b w:val="0"/>
                          <w:bCs w:val="0"/>
                          <w:lang w:val="en-US"/>
                        </w:rPr>
                        <w:t xml:space="preserve">. No activity was detected from </w:t>
                      </w:r>
                      <w:r w:rsidR="007F0873" w:rsidRPr="00D674C9">
                        <w:rPr>
                          <w:rFonts w:asciiTheme="minorHAnsi" w:hAnsiTheme="minorHAnsi" w:cstheme="minorHAnsi"/>
                          <w:b w:val="0"/>
                          <w:bCs w:val="0"/>
                          <w:i/>
                          <w:iCs/>
                          <w:lang w:val="en-US"/>
                        </w:rPr>
                        <w:t xml:space="preserve">M. </w:t>
                      </w:r>
                      <w:r w:rsidR="002D2C79" w:rsidRPr="00D674C9">
                        <w:rPr>
                          <w:rFonts w:asciiTheme="minorHAnsi" w:hAnsiTheme="minorHAnsi" w:cstheme="minorHAnsi"/>
                          <w:b w:val="0"/>
                          <w:bCs w:val="0"/>
                          <w:i/>
                          <w:iCs/>
                          <w:lang w:val="en-US"/>
                        </w:rPr>
                        <w:t xml:space="preserve">orianae </w:t>
                      </w:r>
                      <w:r w:rsidR="007F0873" w:rsidRPr="00D674C9">
                        <w:rPr>
                          <w:rFonts w:asciiTheme="minorHAnsi" w:hAnsiTheme="minorHAnsi" w:cstheme="minorHAnsi"/>
                          <w:b w:val="0"/>
                          <w:bCs w:val="0"/>
                          <w:i/>
                          <w:iCs/>
                          <w:lang w:val="en-US"/>
                        </w:rPr>
                        <w:t>oceanesis</w:t>
                      </w:r>
                      <w:r w:rsidR="007F0873" w:rsidRPr="00D674C9">
                        <w:rPr>
                          <w:rFonts w:asciiTheme="minorHAnsi" w:hAnsiTheme="minorHAnsi" w:cstheme="minorHAnsi"/>
                          <w:b w:val="0"/>
                          <w:bCs w:val="0"/>
                          <w:lang w:val="en-US"/>
                        </w:rPr>
                        <w:t xml:space="preserve"> in winter.</w:t>
                      </w:r>
                      <w:bookmarkEnd w:id="77"/>
                      <w:bookmarkEnd w:id="78"/>
                    </w:p>
                    <w:p w14:paraId="0A82F84A" w14:textId="77777777" w:rsidR="00C526FE" w:rsidRDefault="00C526FE"/>
                    <w:bookmarkEnd w:id="79"/>
                    <w:p w14:paraId="2D517704" w14:textId="7716B99E" w:rsidR="00735166" w:rsidRPr="00016AC9" w:rsidRDefault="00735166" w:rsidP="00016AC9">
                      <w:pPr>
                        <w:pStyle w:val="Caption"/>
                        <w:jc w:val="both"/>
                        <w:rPr>
                          <w:rFonts w:asciiTheme="minorHAnsi" w:eastAsia="PMingLiU" w:hAnsiTheme="minorHAnsi" w:cstheme="minorHAnsi"/>
                          <w:b w:val="0"/>
                          <w:bCs w:val="0"/>
                          <w:i/>
                          <w:iCs/>
                          <w:noProof/>
                        </w:rPr>
                      </w:pPr>
                    </w:p>
                  </w:txbxContent>
                </v:textbox>
                <w10:wrap anchorx="margin"/>
              </v:shape>
            </w:pict>
          </mc:Fallback>
        </mc:AlternateContent>
      </w:r>
    </w:p>
    <w:p w14:paraId="09D93464" w14:textId="16D42760" w:rsidR="007E74AC" w:rsidRPr="00D253EF" w:rsidRDefault="007E74AC" w:rsidP="006545B8">
      <w:pPr>
        <w:spacing w:line="360" w:lineRule="auto"/>
        <w:jc w:val="both"/>
        <w:rPr>
          <w:rFonts w:asciiTheme="minorHAnsi" w:eastAsia="PMingLiU" w:hAnsiTheme="minorHAnsi" w:cstheme="minorHAnsi"/>
        </w:rPr>
      </w:pPr>
    </w:p>
    <w:p w14:paraId="7A50CCE6" w14:textId="01CEED48" w:rsidR="007E74AC" w:rsidRPr="00D253EF" w:rsidRDefault="007E74AC" w:rsidP="006545B8">
      <w:pPr>
        <w:spacing w:line="360" w:lineRule="auto"/>
        <w:jc w:val="both"/>
        <w:rPr>
          <w:rFonts w:asciiTheme="minorHAnsi" w:eastAsia="PMingLiU" w:hAnsiTheme="minorHAnsi" w:cstheme="minorHAnsi"/>
        </w:rPr>
      </w:pPr>
    </w:p>
    <w:p w14:paraId="64F5F987" w14:textId="77777777" w:rsidR="007E74AC" w:rsidRPr="00D253EF" w:rsidRDefault="007E74AC">
      <w:pPr>
        <w:rPr>
          <w:rFonts w:asciiTheme="minorHAnsi" w:eastAsia="PMingLiU" w:hAnsiTheme="minorHAnsi" w:cstheme="minorHAnsi"/>
        </w:rPr>
      </w:pPr>
      <w:r w:rsidRPr="00D253EF">
        <w:rPr>
          <w:rFonts w:asciiTheme="minorHAnsi" w:eastAsia="PMingLiU" w:hAnsiTheme="minorHAnsi" w:cstheme="minorHAnsi"/>
        </w:rPr>
        <w:br w:type="page"/>
      </w:r>
    </w:p>
    <w:p w14:paraId="2CB63F00" w14:textId="253C32CD"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The time of first emergence peak (highest level of bat activity detected at sunset) was significantly different among the three species, and the differences were dependent on season (Aligned Rank Transformation ANOVA, F = 86.710., df = 2, p = 5.7487e-10) with a large effect size (Eta</w:t>
      </w:r>
      <w:r w:rsidRPr="00D253EF">
        <w:rPr>
          <w:rFonts w:asciiTheme="minorHAnsi" w:eastAsia="PMingLiU" w:hAnsiTheme="minorHAnsi" w:cstheme="minorHAnsi"/>
          <w:vertAlign w:val="superscript"/>
        </w:rPr>
        <w:t xml:space="preserve">2 </w:t>
      </w:r>
      <w:r w:rsidRPr="00D253EF">
        <w:rPr>
          <w:rFonts w:asciiTheme="minorHAnsi" w:eastAsia="PMingLiU" w:hAnsiTheme="minorHAnsi" w:cstheme="minorHAnsi"/>
        </w:rPr>
        <w:t>= 0.90597; Figure 2-</w:t>
      </w:r>
      <w:r w:rsidR="000B1BA9" w:rsidRPr="00D253EF">
        <w:rPr>
          <w:rFonts w:asciiTheme="minorHAnsi" w:eastAsia="PMingLiU" w:hAnsiTheme="minorHAnsi" w:cstheme="minorHAnsi"/>
        </w:rPr>
        <w:t>5</w:t>
      </w:r>
      <w:r w:rsidRPr="00D253EF">
        <w:rPr>
          <w:rFonts w:asciiTheme="minorHAnsi" w:eastAsia="PMingLiU" w:hAnsiTheme="minorHAnsi" w:cstheme="minorHAnsi"/>
        </w:rPr>
        <w:t>, Table 2-2). Overall, summer bat emergence reached its peak 106.9 ± 63.5 minutes after official sunset (n = 3).</w:t>
      </w:r>
      <w:r w:rsidRPr="00D253EF">
        <w:rPr>
          <w:rFonts w:asciiTheme="minorHAnsi" w:eastAsia="PMingLiU" w:hAnsiTheme="minorHAnsi" w:cstheme="minorHAnsi"/>
          <w:i/>
        </w:rPr>
        <w:t xml:space="preserve"> Miniopterus australis</w:t>
      </w:r>
      <w:r w:rsidRPr="00D253EF">
        <w:rPr>
          <w:rFonts w:asciiTheme="minorHAnsi" w:eastAsia="PMingLiU" w:hAnsiTheme="minorHAnsi" w:cstheme="minorHAnsi"/>
        </w:rPr>
        <w:t xml:space="preserve"> ha</w:t>
      </w:r>
      <w:r w:rsidR="003F5A26">
        <w:rPr>
          <w:rFonts w:asciiTheme="minorHAnsi" w:eastAsia="PMingLiU" w:hAnsiTheme="minorHAnsi" w:cstheme="minorHAnsi"/>
        </w:rPr>
        <w:t>d</w:t>
      </w:r>
      <w:r w:rsidRPr="00D253EF">
        <w:rPr>
          <w:rFonts w:asciiTheme="minorHAnsi" w:eastAsia="PMingLiU" w:hAnsiTheme="minorHAnsi" w:cstheme="minorHAnsi"/>
        </w:rPr>
        <w:t xml:space="preserve"> the earliest peak emergence time (25.7 ± 4.7 mins after sunset) when compared with </w:t>
      </w:r>
      <w:r w:rsidRPr="00D253EF">
        <w:rPr>
          <w:rFonts w:asciiTheme="minorHAnsi" w:eastAsia="PMingLiU" w:hAnsiTheme="minorHAnsi" w:cstheme="minorHAnsi"/>
          <w:i/>
        </w:rPr>
        <w:t>M. macropus</w:t>
      </w:r>
      <w:r w:rsidRPr="00D253EF">
        <w:rPr>
          <w:rFonts w:asciiTheme="minorHAnsi" w:eastAsia="PMingLiU" w:hAnsiTheme="minorHAnsi" w:cstheme="minorHAnsi"/>
        </w:rPr>
        <w:t xml:space="preserve"> (133.0 ± 19.3 mins after sunset) and</w:t>
      </w:r>
      <w:r w:rsidRPr="00D253EF">
        <w:rPr>
          <w:rFonts w:asciiTheme="minorHAnsi" w:eastAsia="PMingLiU" w:hAnsiTheme="minorHAnsi" w:cstheme="minorHAnsi"/>
          <w:i/>
        </w:rPr>
        <w:t xml:space="preserve"> R. megaphyllus</w:t>
      </w:r>
      <w:r w:rsidRPr="00D253EF">
        <w:rPr>
          <w:rFonts w:asciiTheme="minorHAnsi" w:eastAsia="PMingLiU" w:hAnsiTheme="minorHAnsi" w:cstheme="minorHAnsi"/>
        </w:rPr>
        <w:t xml:space="preserve"> (162.0 ± 16.5 mins after sunrise). In winter, the time of peak emergence was 25.1 ± 5.6 minutes after official sunset (n = 5). </w:t>
      </w:r>
      <w:r w:rsidRPr="00D253EF">
        <w:rPr>
          <w:rFonts w:asciiTheme="minorHAnsi" w:eastAsia="PMingLiU" w:hAnsiTheme="minorHAnsi" w:cstheme="minorHAnsi"/>
          <w:i/>
          <w:iCs/>
        </w:rPr>
        <w:t>M</w:t>
      </w:r>
      <w:r w:rsidR="003F5A26">
        <w:rPr>
          <w:rFonts w:asciiTheme="minorHAnsi" w:eastAsia="PMingLiU" w:hAnsiTheme="minorHAnsi" w:cstheme="minorHAnsi"/>
          <w:i/>
          <w:iCs/>
        </w:rPr>
        <w:t>iniopterus</w:t>
      </w:r>
      <w:r w:rsidRPr="00D253EF">
        <w:rPr>
          <w:rFonts w:asciiTheme="minorHAnsi" w:eastAsia="PMingLiU" w:hAnsiTheme="minorHAnsi" w:cstheme="minorHAnsi"/>
          <w:i/>
          <w:iCs/>
        </w:rPr>
        <w:t xml:space="preserve"> australis</w:t>
      </w:r>
      <w:r w:rsidRPr="00D253EF">
        <w:rPr>
          <w:rFonts w:asciiTheme="minorHAnsi" w:eastAsia="PMingLiU" w:hAnsiTheme="minorHAnsi" w:cstheme="minorHAnsi"/>
        </w:rPr>
        <w:t xml:space="preserve"> ha</w:t>
      </w:r>
      <w:r w:rsidR="003F5A26">
        <w:rPr>
          <w:rFonts w:asciiTheme="minorHAnsi" w:eastAsia="PMingLiU" w:hAnsiTheme="minorHAnsi" w:cstheme="minorHAnsi"/>
        </w:rPr>
        <w:t>d</w:t>
      </w:r>
      <w:r w:rsidRPr="00D253EF">
        <w:rPr>
          <w:rFonts w:asciiTheme="minorHAnsi" w:eastAsia="PMingLiU" w:hAnsiTheme="minorHAnsi" w:cstheme="minorHAnsi"/>
        </w:rPr>
        <w:t xml:space="preserve"> a peak emergence time (18.7 ± 0.4 mins after sunset) earlier than </w:t>
      </w:r>
      <w:r w:rsidRPr="00D253EF">
        <w:rPr>
          <w:rFonts w:asciiTheme="minorHAnsi" w:eastAsia="PMingLiU" w:hAnsiTheme="minorHAnsi" w:cstheme="minorHAnsi"/>
          <w:i/>
        </w:rPr>
        <w:t>R. megaphyllus</w:t>
      </w:r>
      <w:r w:rsidRPr="00D253EF">
        <w:rPr>
          <w:rFonts w:asciiTheme="minorHAnsi" w:eastAsia="PMingLiU" w:hAnsiTheme="minorHAnsi" w:cstheme="minorHAnsi"/>
        </w:rPr>
        <w:t xml:space="preserve"> (25.0 ± 1.8 mins after sunset) </w:t>
      </w:r>
      <w:r w:rsidR="00225153">
        <w:rPr>
          <w:rFonts w:asciiTheme="minorHAnsi" w:eastAsia="PMingLiU" w:hAnsiTheme="minorHAnsi" w:cstheme="minorHAnsi"/>
        </w:rPr>
        <w:t>and</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(31.2 ± 3.7 mins after sunset) (Figure 2-</w:t>
      </w:r>
      <w:r w:rsidR="000B1BA9" w:rsidRPr="00D253EF">
        <w:rPr>
          <w:rFonts w:asciiTheme="minorHAnsi" w:eastAsia="PMingLiU" w:hAnsiTheme="minorHAnsi" w:cstheme="minorHAnsi"/>
        </w:rPr>
        <w:t>5</w:t>
      </w:r>
      <w:r w:rsidRPr="00D253EF">
        <w:rPr>
          <w:rFonts w:asciiTheme="minorHAnsi" w:eastAsia="PMingLiU" w:hAnsiTheme="minorHAnsi" w:cstheme="minorHAnsi"/>
        </w:rPr>
        <w:t xml:space="preserve">). </w:t>
      </w:r>
    </w:p>
    <w:p w14:paraId="1AAC74F8" w14:textId="77777777" w:rsidR="0027603D" w:rsidRPr="0027603D" w:rsidRDefault="00735166" w:rsidP="0027603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Post-hoc comparisons between summer and winter for the time of first activity peak (emergence) of the same species indicated that there were significant differences. </w:t>
      </w:r>
      <w:r w:rsidR="0027603D" w:rsidRPr="0027603D">
        <w:rPr>
          <w:rFonts w:asciiTheme="minorHAnsi" w:eastAsia="PMingLiU" w:hAnsiTheme="minorHAnsi" w:cstheme="minorHAnsi"/>
        </w:rPr>
        <w:t xml:space="preserve">Within each species, </w:t>
      </w:r>
      <w:r w:rsidR="0027603D" w:rsidRPr="0027603D">
        <w:rPr>
          <w:rFonts w:asciiTheme="minorHAnsi" w:eastAsia="PMingLiU" w:hAnsiTheme="minorHAnsi" w:cstheme="minorHAnsi"/>
          <w:i/>
          <w:iCs/>
        </w:rPr>
        <w:t>M. macropus</w:t>
      </w:r>
      <w:r w:rsidR="0027603D" w:rsidRPr="0027603D">
        <w:rPr>
          <w:rFonts w:asciiTheme="minorHAnsi" w:eastAsia="PMingLiU" w:hAnsiTheme="minorHAnsi" w:cstheme="minorHAnsi"/>
        </w:rPr>
        <w:t xml:space="preserve"> and </w:t>
      </w:r>
      <w:r w:rsidR="0027603D" w:rsidRPr="0027603D">
        <w:rPr>
          <w:rFonts w:asciiTheme="minorHAnsi" w:eastAsia="PMingLiU" w:hAnsiTheme="minorHAnsi" w:cstheme="minorHAnsi"/>
          <w:i/>
          <w:iCs/>
        </w:rPr>
        <w:t>R. megaphyllus</w:t>
      </w:r>
      <w:r w:rsidR="0027603D" w:rsidRPr="0027603D">
        <w:rPr>
          <w:rFonts w:asciiTheme="minorHAnsi" w:eastAsia="PMingLiU" w:hAnsiTheme="minorHAnsi" w:cstheme="minorHAnsi"/>
        </w:rPr>
        <w:t xml:space="preserve"> emerged significantly earlier in winter than summer (p &lt; 0.0001</w:t>
      </w:r>
      <w:r w:rsidR="0027603D" w:rsidRPr="0027603D">
        <w:rPr>
          <w:rFonts w:asciiTheme="minorHAnsi" w:eastAsia="TimesNewRomanPSMT" w:hAnsiTheme="minorHAnsi" w:cstheme="minorHAnsi"/>
        </w:rPr>
        <w:t>—</w:t>
      </w:r>
      <w:r w:rsidR="0027603D" w:rsidRPr="0027603D">
        <w:rPr>
          <w:rFonts w:asciiTheme="minorHAnsi" w:eastAsia="PMingLiU" w:hAnsiTheme="minorHAnsi" w:cstheme="minorHAnsi"/>
        </w:rPr>
        <w:t xml:space="preserve"> Table 2-2). While M. australis showed no significant difference between two seasons (p = 0.3079 </w:t>
      </w:r>
      <w:r w:rsidR="0027603D" w:rsidRPr="0027603D">
        <w:rPr>
          <w:rFonts w:asciiTheme="minorHAnsi" w:eastAsia="TimesNewRomanPSMT" w:hAnsiTheme="minorHAnsi" w:cstheme="minorHAnsi"/>
        </w:rPr>
        <w:t>—</w:t>
      </w:r>
      <w:r w:rsidR="0027603D" w:rsidRPr="0027603D">
        <w:rPr>
          <w:rFonts w:asciiTheme="minorHAnsi" w:eastAsia="PMingLiU" w:hAnsiTheme="minorHAnsi" w:cstheme="minorHAnsi"/>
        </w:rPr>
        <w:t xml:space="preserve"> Table 2-2).</w:t>
      </w:r>
    </w:p>
    <w:p w14:paraId="66B26B00" w14:textId="651012E0" w:rsidR="00735166" w:rsidRPr="00D253EF" w:rsidRDefault="0027603D" w:rsidP="0027603D">
      <w:pPr>
        <w:spacing w:after="240" w:line="360" w:lineRule="auto"/>
        <w:ind w:firstLine="567"/>
        <w:jc w:val="both"/>
        <w:rPr>
          <w:rFonts w:asciiTheme="minorHAnsi" w:eastAsia="PMingLiU" w:hAnsiTheme="minorHAnsi" w:cstheme="minorHAnsi"/>
        </w:rPr>
      </w:pPr>
      <w:r w:rsidRPr="0027603D">
        <w:rPr>
          <w:rFonts w:asciiTheme="minorHAnsi" w:eastAsia="PMingLiU" w:hAnsiTheme="minorHAnsi" w:cstheme="minorHAnsi"/>
        </w:rPr>
        <w:tab/>
        <w:t xml:space="preserve">Comparing seasonal difference across species, it was found that seasonal interactions on the time of first activity peak (emergence) across different species were significant (p &lt; 0.05 </w:t>
      </w:r>
      <w:r w:rsidRPr="0027603D">
        <w:rPr>
          <w:rFonts w:asciiTheme="minorHAnsi" w:eastAsia="TimesNewRomanPSMT" w:hAnsiTheme="minorHAnsi" w:cstheme="minorHAnsi"/>
        </w:rPr>
        <w:t>—</w:t>
      </w:r>
      <w:r w:rsidRPr="0027603D">
        <w:rPr>
          <w:rFonts w:asciiTheme="minorHAnsi" w:eastAsia="PMingLiU" w:hAnsiTheme="minorHAnsi" w:cstheme="minorHAnsi"/>
        </w:rPr>
        <w:t xml:space="preserve"> Table 2-2), except for the interactions between </w:t>
      </w:r>
      <w:r w:rsidRPr="0027603D">
        <w:rPr>
          <w:rFonts w:asciiTheme="minorHAnsi" w:eastAsia="PMingLiU" w:hAnsiTheme="minorHAnsi" w:cstheme="minorHAnsi"/>
          <w:i/>
          <w:iCs/>
        </w:rPr>
        <w:t>M. australis</w:t>
      </w:r>
      <w:r w:rsidRPr="0027603D">
        <w:rPr>
          <w:rFonts w:asciiTheme="minorHAnsi" w:eastAsia="PMingLiU" w:hAnsiTheme="minorHAnsi" w:cstheme="minorHAnsi"/>
        </w:rPr>
        <w:t xml:space="preserve"> in summer and </w:t>
      </w:r>
      <w:r w:rsidRPr="0027603D">
        <w:rPr>
          <w:rFonts w:asciiTheme="minorHAnsi" w:eastAsia="PMingLiU" w:hAnsiTheme="minorHAnsi" w:cstheme="minorHAnsi"/>
          <w:i/>
          <w:iCs/>
        </w:rPr>
        <w:t>M. macropus</w:t>
      </w:r>
      <w:r w:rsidRPr="0027603D">
        <w:rPr>
          <w:rFonts w:asciiTheme="minorHAnsi" w:eastAsia="PMingLiU" w:hAnsiTheme="minorHAnsi" w:cstheme="minorHAnsi"/>
        </w:rPr>
        <w:t xml:space="preserve"> in winter (p = 0.3906) and between </w:t>
      </w:r>
      <w:r w:rsidRPr="0027603D">
        <w:rPr>
          <w:rFonts w:asciiTheme="minorHAnsi" w:eastAsia="PMingLiU" w:hAnsiTheme="minorHAnsi" w:cstheme="minorHAnsi"/>
          <w:i/>
          <w:iCs/>
        </w:rPr>
        <w:t>M. australis</w:t>
      </w:r>
      <w:r w:rsidRPr="0027603D">
        <w:rPr>
          <w:rFonts w:asciiTheme="minorHAnsi" w:eastAsia="PMingLiU" w:hAnsiTheme="minorHAnsi" w:cstheme="minorHAnsi"/>
        </w:rPr>
        <w:t xml:space="preserve"> in summer and </w:t>
      </w:r>
      <w:r w:rsidRPr="0027603D">
        <w:rPr>
          <w:rFonts w:asciiTheme="minorHAnsi" w:eastAsia="PMingLiU" w:hAnsiTheme="minorHAnsi" w:cstheme="minorHAnsi"/>
          <w:i/>
          <w:iCs/>
        </w:rPr>
        <w:t xml:space="preserve">R. megaphyllus </w:t>
      </w:r>
      <w:r w:rsidRPr="0027603D">
        <w:rPr>
          <w:rFonts w:asciiTheme="minorHAnsi" w:eastAsia="PMingLiU" w:hAnsiTheme="minorHAnsi" w:cstheme="minorHAnsi"/>
        </w:rPr>
        <w:t>in winter (p = 0.9359, Table 2-2).</w:t>
      </w:r>
      <w:r w:rsidR="00735166" w:rsidRPr="00D253EF">
        <w:rPr>
          <w:rFonts w:asciiTheme="minorHAnsi" w:eastAsia="PMingLiU" w:hAnsiTheme="minorHAnsi" w:cstheme="minorHAnsi"/>
        </w:rPr>
        <w:br w:type="page"/>
      </w:r>
    </w:p>
    <w:p w14:paraId="65BFBF6E" w14:textId="007FEE20" w:rsidR="00735166" w:rsidRPr="00D253EF" w:rsidRDefault="00735166" w:rsidP="006545B8">
      <w:pPr>
        <w:spacing w:line="360" w:lineRule="auto"/>
        <w:jc w:val="both"/>
        <w:rPr>
          <w:rFonts w:asciiTheme="minorHAnsi" w:eastAsia="PMingLiU" w:hAnsiTheme="minorHAnsi" w:cstheme="minorHAnsi"/>
        </w:rPr>
      </w:pPr>
      <w:r w:rsidRPr="00D253EF">
        <w:rPr>
          <w:rFonts w:asciiTheme="minorHAnsi" w:hAnsiTheme="minorHAnsi" w:cstheme="minorHAnsi"/>
          <w:noProof/>
        </w:rPr>
        <w:lastRenderedPageBreak/>
        <mc:AlternateContent>
          <mc:Choice Requires="wps">
            <w:drawing>
              <wp:anchor distT="0" distB="0" distL="114300" distR="114300" simplePos="0" relativeHeight="251678720" behindDoc="0" locked="0" layoutInCell="1" allowOverlap="1" wp14:anchorId="0C4A8E3F" wp14:editId="362119CA">
                <wp:simplePos x="0" y="0"/>
                <wp:positionH relativeFrom="column">
                  <wp:posOffset>0</wp:posOffset>
                </wp:positionH>
                <wp:positionV relativeFrom="paragraph">
                  <wp:posOffset>2909570</wp:posOffset>
                </wp:positionV>
                <wp:extent cx="5219700"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6B0CD89" w14:textId="5FB7BAAA" w:rsidR="00735166" w:rsidRPr="000B1BA9" w:rsidRDefault="00735166" w:rsidP="00735166">
                            <w:pPr>
                              <w:pStyle w:val="Caption"/>
                              <w:rPr>
                                <w:rFonts w:asciiTheme="minorHAnsi" w:eastAsia="PMingLiU" w:hAnsiTheme="minorHAnsi" w:cstheme="minorHAnsi"/>
                                <w:b w:val="0"/>
                                <w:bCs w:val="0"/>
                              </w:rPr>
                            </w:pPr>
                            <w:bookmarkStart w:id="80" w:name="_Toc84262594"/>
                            <w:bookmarkStart w:id="81" w:name="_Toc85420489"/>
                            <w:r w:rsidRPr="000B1BA9">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5</w:t>
                            </w:r>
                            <w:r w:rsidR="001E78D0">
                              <w:rPr>
                                <w:rFonts w:asciiTheme="minorHAnsi" w:hAnsiTheme="minorHAnsi" w:cstheme="minorHAnsi"/>
                                <w:b w:val="0"/>
                                <w:bCs w:val="0"/>
                              </w:rPr>
                              <w:fldChar w:fldCharType="end"/>
                            </w:r>
                            <w:r w:rsidR="000B1BA9" w:rsidRPr="000B1BA9">
                              <w:rPr>
                                <w:rFonts w:asciiTheme="minorHAnsi" w:hAnsiTheme="minorHAnsi" w:cstheme="minorHAnsi"/>
                                <w:b w:val="0"/>
                                <w:bCs w:val="0"/>
                              </w:rPr>
                              <w:t xml:space="preserve"> </w:t>
                            </w:r>
                            <w:r w:rsidR="000B1BA9" w:rsidRPr="000B1BA9">
                              <w:rPr>
                                <w:rFonts w:ascii="Calibri" w:eastAsia="PMingLiU" w:hAnsi="Calibri" w:cs="Calibri"/>
                                <w:b w:val="0"/>
                                <w:bCs w:val="0"/>
                                <w:lang w:val="en-US" w:eastAsia="zh-TW"/>
                              </w:rPr>
                              <w:t xml:space="preserve">The mean of first activity peak (emergence) time relative to official sunset (mean and SD) of each species in the Yugar tunnel. The analyses were on means for each species over 3 days in summer and 5 days in winter. It showed that all three species emerged earlier, and the emergence pattern was less varied, in winter than summer, especially for </w:t>
                            </w:r>
                            <w:r w:rsidR="000B1BA9" w:rsidRPr="000B1BA9">
                              <w:rPr>
                                <w:rFonts w:ascii="Calibri" w:eastAsia="PMingLiU" w:hAnsi="Calibri" w:cs="Calibri"/>
                                <w:b w:val="0"/>
                                <w:bCs w:val="0"/>
                                <w:i/>
                                <w:iCs/>
                                <w:lang w:val="en-US" w:eastAsia="zh-TW"/>
                              </w:rPr>
                              <w:t>M. macropus</w:t>
                            </w:r>
                            <w:r w:rsidR="000B1BA9" w:rsidRPr="000B1BA9">
                              <w:rPr>
                                <w:rFonts w:ascii="Calibri" w:eastAsia="PMingLiU" w:hAnsi="Calibri" w:cs="Calibri"/>
                                <w:b w:val="0"/>
                                <w:bCs w:val="0"/>
                                <w:lang w:val="en-US" w:eastAsia="zh-TW"/>
                              </w:rPr>
                              <w:t xml:space="preserve"> and </w:t>
                            </w:r>
                            <w:r w:rsidR="000B1BA9" w:rsidRPr="000B1BA9">
                              <w:rPr>
                                <w:rFonts w:ascii="Calibri" w:eastAsia="PMingLiU" w:hAnsi="Calibri" w:cs="Calibri"/>
                                <w:b w:val="0"/>
                                <w:bCs w:val="0"/>
                                <w:i/>
                                <w:iCs/>
                                <w:lang w:val="en-US" w:eastAsia="zh-TW"/>
                              </w:rPr>
                              <w:t>R. megaphyllus.</w:t>
                            </w:r>
                            <w:r w:rsidR="000B1BA9" w:rsidRPr="000B1BA9">
                              <w:rPr>
                                <w:rFonts w:ascii="Calibri" w:eastAsia="PMingLiU" w:hAnsi="Calibri" w:cs="Calibri"/>
                                <w:b w:val="0"/>
                                <w:bCs w:val="0"/>
                                <w:lang w:val="en-US" w:eastAsia="zh-TW"/>
                              </w:rPr>
                              <w:t xml:space="preserve"> Mean peak emergence of all species occurred within 40 minutes after official sunset in winter. For summer, the pattern varied across species, with </w:t>
                            </w:r>
                            <w:r w:rsidR="000B1BA9" w:rsidRPr="000B1BA9">
                              <w:rPr>
                                <w:rFonts w:ascii="Calibri" w:eastAsia="PMingLiU" w:hAnsi="Calibri" w:cs="Calibri"/>
                                <w:b w:val="0"/>
                                <w:bCs w:val="0"/>
                                <w:i/>
                                <w:iCs/>
                                <w:lang w:val="en-US" w:eastAsia="zh-TW"/>
                              </w:rPr>
                              <w:t>M. australis</w:t>
                            </w:r>
                            <w:r w:rsidR="000B1BA9" w:rsidRPr="000B1BA9">
                              <w:rPr>
                                <w:rFonts w:ascii="Calibri" w:eastAsia="PMingLiU" w:hAnsi="Calibri" w:cs="Calibri"/>
                                <w:b w:val="0"/>
                                <w:bCs w:val="0"/>
                                <w:lang w:val="en-US" w:eastAsia="zh-TW"/>
                              </w:rPr>
                              <w:t xml:space="preserve"> emerged closest to sunset, </w:t>
                            </w:r>
                            <w:r w:rsidR="000B1BA9" w:rsidRPr="000B1BA9">
                              <w:rPr>
                                <w:rFonts w:ascii="Calibri" w:eastAsia="PMingLiU" w:hAnsi="Calibri" w:cs="Calibri"/>
                                <w:b w:val="0"/>
                                <w:bCs w:val="0"/>
                                <w:i/>
                                <w:iCs/>
                                <w:lang w:val="en-US" w:eastAsia="zh-TW"/>
                              </w:rPr>
                              <w:t>M. australis</w:t>
                            </w:r>
                            <w:r w:rsidR="000B1BA9" w:rsidRPr="000B1BA9">
                              <w:rPr>
                                <w:rFonts w:ascii="Calibri" w:eastAsia="PMingLiU" w:hAnsi="Calibri" w:cs="Calibri"/>
                                <w:b w:val="0"/>
                                <w:bCs w:val="0"/>
                                <w:lang w:val="en-US" w:eastAsia="zh-TW"/>
                              </w:rPr>
                              <w:t xml:space="preserve"> and </w:t>
                            </w:r>
                            <w:r w:rsidR="000B1BA9" w:rsidRPr="000B1BA9">
                              <w:rPr>
                                <w:rFonts w:ascii="Calibri" w:eastAsia="PMingLiU" w:hAnsi="Calibri" w:cs="Calibri"/>
                                <w:b w:val="0"/>
                                <w:bCs w:val="0"/>
                                <w:i/>
                                <w:iCs/>
                                <w:lang w:val="en-US" w:eastAsia="zh-TW"/>
                              </w:rPr>
                              <w:t>R. megaphyllus</w:t>
                            </w:r>
                            <w:r w:rsidR="000B1BA9" w:rsidRPr="000B1BA9">
                              <w:rPr>
                                <w:rFonts w:ascii="Calibri" w:eastAsia="PMingLiU" w:hAnsi="Calibri" w:cs="Calibri"/>
                                <w:b w:val="0"/>
                                <w:bCs w:val="0"/>
                                <w:lang w:val="en-US" w:eastAsia="zh-TW"/>
                              </w:rPr>
                              <w:t xml:space="preserve"> emerged much later during the night.</w:t>
                            </w:r>
                            <w:bookmarkEnd w:id="80"/>
                            <w:bookmarkEnd w:id="81"/>
                          </w:p>
                          <w:p w14:paraId="294FA3BB" w14:textId="70959C53" w:rsidR="00735166" w:rsidRPr="000B1BA9" w:rsidRDefault="00735166" w:rsidP="00735166">
                            <w:pPr>
                              <w:pStyle w:val="Caption"/>
                              <w:rPr>
                                <w:rFonts w:asciiTheme="minorHAnsi" w:eastAsia="PMingLiU" w:hAnsiTheme="minorHAnsi" w:cs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4A8E3F" id="Text Box 23" o:spid="_x0000_s1030" type="#_x0000_t202" style="position:absolute;left:0;text-align:left;margin-left:0;margin-top:229.1pt;width:41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" stroked="f">
                <v:textbox style="mso-fit-shape-to-text:t" inset="0,0,0,0">
                  <w:txbxContent>
                    <w:p w14:paraId="56B0CD89" w14:textId="5FB7BAAA" w:rsidR="00735166" w:rsidRPr="000B1BA9" w:rsidRDefault="00735166" w:rsidP="00735166">
                      <w:pPr>
                        <w:pStyle w:val="Caption"/>
                        <w:rPr>
                          <w:rFonts w:asciiTheme="minorHAnsi" w:eastAsia="PMingLiU" w:hAnsiTheme="minorHAnsi" w:cstheme="minorHAnsi"/>
                          <w:b w:val="0"/>
                          <w:bCs w:val="0"/>
                        </w:rPr>
                      </w:pPr>
                      <w:bookmarkStart w:id="82" w:name="_Toc84262594"/>
                      <w:bookmarkStart w:id="83" w:name="_Toc85420489"/>
                      <w:r w:rsidRPr="000B1BA9">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5</w:t>
                      </w:r>
                      <w:r w:rsidR="001E78D0">
                        <w:rPr>
                          <w:rFonts w:asciiTheme="minorHAnsi" w:hAnsiTheme="minorHAnsi" w:cstheme="minorHAnsi"/>
                          <w:b w:val="0"/>
                          <w:bCs w:val="0"/>
                        </w:rPr>
                        <w:fldChar w:fldCharType="end"/>
                      </w:r>
                      <w:r w:rsidR="000B1BA9" w:rsidRPr="000B1BA9">
                        <w:rPr>
                          <w:rFonts w:asciiTheme="minorHAnsi" w:hAnsiTheme="minorHAnsi" w:cstheme="minorHAnsi"/>
                          <w:b w:val="0"/>
                          <w:bCs w:val="0"/>
                        </w:rPr>
                        <w:t xml:space="preserve"> </w:t>
                      </w:r>
                      <w:r w:rsidR="000B1BA9" w:rsidRPr="000B1BA9">
                        <w:rPr>
                          <w:rFonts w:ascii="Calibri" w:eastAsia="PMingLiU" w:hAnsi="Calibri" w:cs="Calibri"/>
                          <w:b w:val="0"/>
                          <w:bCs w:val="0"/>
                          <w:lang w:val="en-US" w:eastAsia="zh-TW"/>
                        </w:rPr>
                        <w:t xml:space="preserve">The mean of first activity peak (emergence) time relative to official sunset (mean and SD) of each species in the Yugar tunnel. The analyses were on means for each species over 3 days in summer and 5 days in winter. It showed that all three species emerged earlier, and the emergence pattern was less varied, in winter than summer, especially for </w:t>
                      </w:r>
                      <w:r w:rsidR="000B1BA9" w:rsidRPr="000B1BA9">
                        <w:rPr>
                          <w:rFonts w:ascii="Calibri" w:eastAsia="PMingLiU" w:hAnsi="Calibri" w:cs="Calibri"/>
                          <w:b w:val="0"/>
                          <w:bCs w:val="0"/>
                          <w:i/>
                          <w:iCs/>
                          <w:lang w:val="en-US" w:eastAsia="zh-TW"/>
                        </w:rPr>
                        <w:t>M. macropus</w:t>
                      </w:r>
                      <w:r w:rsidR="000B1BA9" w:rsidRPr="000B1BA9">
                        <w:rPr>
                          <w:rFonts w:ascii="Calibri" w:eastAsia="PMingLiU" w:hAnsi="Calibri" w:cs="Calibri"/>
                          <w:b w:val="0"/>
                          <w:bCs w:val="0"/>
                          <w:lang w:val="en-US" w:eastAsia="zh-TW"/>
                        </w:rPr>
                        <w:t xml:space="preserve"> and </w:t>
                      </w:r>
                      <w:r w:rsidR="000B1BA9" w:rsidRPr="000B1BA9">
                        <w:rPr>
                          <w:rFonts w:ascii="Calibri" w:eastAsia="PMingLiU" w:hAnsi="Calibri" w:cs="Calibri"/>
                          <w:b w:val="0"/>
                          <w:bCs w:val="0"/>
                          <w:i/>
                          <w:iCs/>
                          <w:lang w:val="en-US" w:eastAsia="zh-TW"/>
                        </w:rPr>
                        <w:t>R. megaphyllus.</w:t>
                      </w:r>
                      <w:r w:rsidR="000B1BA9" w:rsidRPr="000B1BA9">
                        <w:rPr>
                          <w:rFonts w:ascii="Calibri" w:eastAsia="PMingLiU" w:hAnsi="Calibri" w:cs="Calibri"/>
                          <w:b w:val="0"/>
                          <w:bCs w:val="0"/>
                          <w:lang w:val="en-US" w:eastAsia="zh-TW"/>
                        </w:rPr>
                        <w:t xml:space="preserve"> Mean peak emergence of all species occurred within 40 minutes after official sunset in winter. For summer, the pattern varied across species, with </w:t>
                      </w:r>
                      <w:r w:rsidR="000B1BA9" w:rsidRPr="000B1BA9">
                        <w:rPr>
                          <w:rFonts w:ascii="Calibri" w:eastAsia="PMingLiU" w:hAnsi="Calibri" w:cs="Calibri"/>
                          <w:b w:val="0"/>
                          <w:bCs w:val="0"/>
                          <w:i/>
                          <w:iCs/>
                          <w:lang w:val="en-US" w:eastAsia="zh-TW"/>
                        </w:rPr>
                        <w:t>M. australis</w:t>
                      </w:r>
                      <w:r w:rsidR="000B1BA9" w:rsidRPr="000B1BA9">
                        <w:rPr>
                          <w:rFonts w:ascii="Calibri" w:eastAsia="PMingLiU" w:hAnsi="Calibri" w:cs="Calibri"/>
                          <w:b w:val="0"/>
                          <w:bCs w:val="0"/>
                          <w:lang w:val="en-US" w:eastAsia="zh-TW"/>
                        </w:rPr>
                        <w:t xml:space="preserve"> emerged closest to sunset, </w:t>
                      </w:r>
                      <w:r w:rsidR="000B1BA9" w:rsidRPr="000B1BA9">
                        <w:rPr>
                          <w:rFonts w:ascii="Calibri" w:eastAsia="PMingLiU" w:hAnsi="Calibri" w:cs="Calibri"/>
                          <w:b w:val="0"/>
                          <w:bCs w:val="0"/>
                          <w:i/>
                          <w:iCs/>
                          <w:lang w:val="en-US" w:eastAsia="zh-TW"/>
                        </w:rPr>
                        <w:t>M. australis</w:t>
                      </w:r>
                      <w:r w:rsidR="000B1BA9" w:rsidRPr="000B1BA9">
                        <w:rPr>
                          <w:rFonts w:ascii="Calibri" w:eastAsia="PMingLiU" w:hAnsi="Calibri" w:cs="Calibri"/>
                          <w:b w:val="0"/>
                          <w:bCs w:val="0"/>
                          <w:lang w:val="en-US" w:eastAsia="zh-TW"/>
                        </w:rPr>
                        <w:t xml:space="preserve"> and </w:t>
                      </w:r>
                      <w:r w:rsidR="000B1BA9" w:rsidRPr="000B1BA9">
                        <w:rPr>
                          <w:rFonts w:ascii="Calibri" w:eastAsia="PMingLiU" w:hAnsi="Calibri" w:cs="Calibri"/>
                          <w:b w:val="0"/>
                          <w:bCs w:val="0"/>
                          <w:i/>
                          <w:iCs/>
                          <w:lang w:val="en-US" w:eastAsia="zh-TW"/>
                        </w:rPr>
                        <w:t>R. megaphyllus</w:t>
                      </w:r>
                      <w:r w:rsidR="000B1BA9" w:rsidRPr="000B1BA9">
                        <w:rPr>
                          <w:rFonts w:ascii="Calibri" w:eastAsia="PMingLiU" w:hAnsi="Calibri" w:cs="Calibri"/>
                          <w:b w:val="0"/>
                          <w:bCs w:val="0"/>
                          <w:lang w:val="en-US" w:eastAsia="zh-TW"/>
                        </w:rPr>
                        <w:t xml:space="preserve"> emerged much later during the night.</w:t>
                      </w:r>
                      <w:bookmarkEnd w:id="82"/>
                      <w:bookmarkEnd w:id="83"/>
                    </w:p>
                    <w:p w14:paraId="294FA3BB" w14:textId="70959C53" w:rsidR="00735166" w:rsidRPr="000B1BA9" w:rsidRDefault="00735166" w:rsidP="00735166">
                      <w:pPr>
                        <w:pStyle w:val="Caption"/>
                        <w:rPr>
                          <w:rFonts w:asciiTheme="minorHAnsi" w:eastAsia="PMingLiU" w:hAnsiTheme="minorHAnsi" w:cstheme="minorHAnsi"/>
                          <w:b w:val="0"/>
                          <w:bCs w:val="0"/>
                        </w:rPr>
                      </w:pPr>
                    </w:p>
                  </w:txbxContent>
                </v:textbox>
              </v:shape>
            </w:pict>
          </mc:Fallback>
        </mc:AlternateContent>
      </w:r>
      <w:r w:rsidRPr="00D253EF">
        <w:rPr>
          <w:rFonts w:asciiTheme="minorHAnsi" w:eastAsia="PMingLiU" w:hAnsiTheme="minorHAnsi" w:cstheme="minorHAnsi"/>
          <w:noProof/>
        </w:rPr>
        <w:drawing>
          <wp:anchor distT="0" distB="0" distL="114300" distR="114300" simplePos="0" relativeHeight="251671552" behindDoc="0" locked="0" layoutInCell="1" allowOverlap="1" wp14:anchorId="60D73CB2" wp14:editId="2EE72AEF">
            <wp:simplePos x="0" y="0"/>
            <wp:positionH relativeFrom="margin">
              <wp:align>right</wp:align>
            </wp:positionH>
            <wp:positionV relativeFrom="paragraph">
              <wp:posOffset>-5080</wp:posOffset>
            </wp:positionV>
            <wp:extent cx="5219700" cy="2857500"/>
            <wp:effectExtent l="0" t="0" r="0" b="0"/>
            <wp:wrapNone/>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3"/>
              </a:graphicData>
            </a:graphic>
            <wp14:sizeRelH relativeFrom="margin">
              <wp14:pctWidth>0</wp14:pctWidth>
            </wp14:sizeRelH>
            <wp14:sizeRelV relativeFrom="margin">
              <wp14:pctHeight>0</wp14:pctHeight>
            </wp14:sizeRelV>
          </wp:anchor>
        </w:drawing>
      </w:r>
    </w:p>
    <w:p w14:paraId="081FD666" w14:textId="77777777" w:rsidR="00735166" w:rsidRPr="00D253EF" w:rsidRDefault="00735166" w:rsidP="006545B8">
      <w:pPr>
        <w:spacing w:line="360" w:lineRule="auto"/>
        <w:jc w:val="both"/>
        <w:rPr>
          <w:rFonts w:asciiTheme="minorHAnsi" w:eastAsia="PMingLiU" w:hAnsiTheme="minorHAnsi" w:cstheme="minorHAnsi"/>
        </w:rPr>
      </w:pPr>
      <w:r w:rsidRPr="00D253EF">
        <w:rPr>
          <w:rFonts w:asciiTheme="minorHAnsi" w:eastAsia="PMingLiU" w:hAnsiTheme="minorHAnsi" w:cstheme="minorHAnsi"/>
        </w:rPr>
        <w:tab/>
      </w:r>
    </w:p>
    <w:p w14:paraId="4870CF10" w14:textId="77777777" w:rsidR="00735166" w:rsidRPr="00D253EF" w:rsidRDefault="00735166" w:rsidP="006545B8">
      <w:pPr>
        <w:spacing w:line="360" w:lineRule="auto"/>
        <w:rPr>
          <w:rFonts w:asciiTheme="minorHAnsi" w:eastAsia="PMingLiU" w:hAnsiTheme="minorHAnsi" w:cstheme="minorHAnsi"/>
        </w:rPr>
      </w:pPr>
    </w:p>
    <w:p w14:paraId="2AC461A5" w14:textId="77777777" w:rsidR="00735166" w:rsidRPr="00D253EF" w:rsidRDefault="00735166" w:rsidP="006545B8">
      <w:pPr>
        <w:spacing w:line="360" w:lineRule="auto"/>
        <w:rPr>
          <w:rFonts w:asciiTheme="minorHAnsi" w:eastAsia="PMingLiU" w:hAnsiTheme="minorHAnsi" w:cstheme="minorHAnsi"/>
        </w:rPr>
      </w:pPr>
    </w:p>
    <w:p w14:paraId="4AE2BFB2" w14:textId="77777777" w:rsidR="00735166" w:rsidRPr="00D253EF" w:rsidRDefault="00735166" w:rsidP="006545B8">
      <w:pPr>
        <w:spacing w:line="360" w:lineRule="auto"/>
        <w:rPr>
          <w:rFonts w:asciiTheme="minorHAnsi" w:eastAsia="PMingLiU" w:hAnsiTheme="minorHAnsi" w:cstheme="minorHAnsi"/>
        </w:rPr>
      </w:pPr>
    </w:p>
    <w:p w14:paraId="77E0F7D0" w14:textId="77777777" w:rsidR="00735166" w:rsidRPr="00D253EF" w:rsidRDefault="00735166" w:rsidP="006545B8">
      <w:pPr>
        <w:spacing w:line="360" w:lineRule="auto"/>
        <w:rPr>
          <w:rFonts w:asciiTheme="minorHAnsi" w:eastAsia="PMingLiU" w:hAnsiTheme="minorHAnsi" w:cstheme="minorHAnsi"/>
        </w:rPr>
      </w:pPr>
    </w:p>
    <w:p w14:paraId="0C8FD2D6" w14:textId="77777777" w:rsidR="00735166" w:rsidRPr="00D253EF" w:rsidRDefault="00735166" w:rsidP="006545B8">
      <w:pPr>
        <w:spacing w:line="360" w:lineRule="auto"/>
        <w:rPr>
          <w:rFonts w:asciiTheme="minorHAnsi" w:eastAsia="PMingLiU" w:hAnsiTheme="minorHAnsi" w:cstheme="minorHAnsi"/>
        </w:rPr>
      </w:pPr>
    </w:p>
    <w:p w14:paraId="0498215B" w14:textId="77777777" w:rsidR="00735166" w:rsidRPr="00D253EF" w:rsidRDefault="00735166" w:rsidP="006545B8">
      <w:pPr>
        <w:spacing w:line="360" w:lineRule="auto"/>
        <w:rPr>
          <w:rFonts w:asciiTheme="minorHAnsi" w:eastAsia="PMingLiU" w:hAnsiTheme="minorHAnsi" w:cstheme="minorHAnsi"/>
        </w:rPr>
      </w:pPr>
    </w:p>
    <w:p w14:paraId="5B4449B8" w14:textId="77777777" w:rsidR="00735166" w:rsidRPr="00D253EF" w:rsidRDefault="00735166" w:rsidP="006545B8">
      <w:pPr>
        <w:spacing w:line="360" w:lineRule="auto"/>
        <w:rPr>
          <w:rFonts w:asciiTheme="minorHAnsi" w:eastAsia="PMingLiU" w:hAnsiTheme="minorHAnsi" w:cstheme="minorHAnsi"/>
        </w:rPr>
      </w:pPr>
    </w:p>
    <w:p w14:paraId="65CCF162" w14:textId="77777777" w:rsidR="00735166" w:rsidRPr="00D253EF" w:rsidRDefault="00735166" w:rsidP="006545B8">
      <w:pPr>
        <w:spacing w:line="360" w:lineRule="auto"/>
        <w:rPr>
          <w:rFonts w:asciiTheme="minorHAnsi" w:eastAsia="PMingLiU" w:hAnsiTheme="minorHAnsi" w:cstheme="minorHAnsi"/>
        </w:rPr>
      </w:pPr>
    </w:p>
    <w:p w14:paraId="025518C4" w14:textId="5B0FDCEE" w:rsidR="00735166" w:rsidRPr="00D253EF" w:rsidRDefault="00735166" w:rsidP="006545B8">
      <w:pPr>
        <w:spacing w:line="360" w:lineRule="auto"/>
        <w:rPr>
          <w:rFonts w:asciiTheme="minorHAnsi" w:eastAsia="PMingLiU" w:hAnsiTheme="minorHAnsi" w:cstheme="minorHAnsi"/>
        </w:rPr>
      </w:pPr>
    </w:p>
    <w:p w14:paraId="15A3DAB7" w14:textId="777410F8" w:rsidR="00735166" w:rsidRPr="00D253EF" w:rsidRDefault="00735166" w:rsidP="006545B8">
      <w:pPr>
        <w:spacing w:line="360" w:lineRule="auto"/>
        <w:rPr>
          <w:rFonts w:asciiTheme="minorHAnsi" w:eastAsia="PMingLiU" w:hAnsiTheme="minorHAnsi" w:cstheme="minorHAnsi"/>
        </w:rPr>
      </w:pPr>
    </w:p>
    <w:p w14:paraId="4A0A6B36" w14:textId="77777777" w:rsidR="00735166" w:rsidRPr="00D253EF" w:rsidRDefault="00735166" w:rsidP="006545B8">
      <w:pPr>
        <w:spacing w:line="360" w:lineRule="auto"/>
        <w:rPr>
          <w:rFonts w:asciiTheme="minorHAnsi" w:eastAsia="PMingLiU" w:hAnsiTheme="minorHAnsi" w:cstheme="minorHAnsi"/>
        </w:rPr>
      </w:pPr>
    </w:p>
    <w:p w14:paraId="0CBFC119" w14:textId="77777777" w:rsidR="00735166" w:rsidRPr="00D253EF" w:rsidRDefault="00735166" w:rsidP="006545B8">
      <w:pPr>
        <w:spacing w:line="360" w:lineRule="auto"/>
        <w:rPr>
          <w:rFonts w:asciiTheme="minorHAnsi" w:eastAsia="PMingLiU" w:hAnsiTheme="minorHAnsi" w:cstheme="minorHAnsi"/>
        </w:rPr>
      </w:pPr>
    </w:p>
    <w:p w14:paraId="335FA4B0" w14:textId="77777777" w:rsidR="00735166" w:rsidRPr="00D253EF" w:rsidRDefault="00735166" w:rsidP="006545B8">
      <w:pPr>
        <w:pStyle w:val="Caption"/>
        <w:keepNext/>
        <w:spacing w:line="360" w:lineRule="auto"/>
        <w:jc w:val="both"/>
        <w:rPr>
          <w:rFonts w:asciiTheme="minorHAnsi" w:hAnsiTheme="minorHAnsi" w:cstheme="minorHAnsi"/>
          <w:b w:val="0"/>
          <w:bCs w:val="0"/>
          <w:i/>
          <w:iCs/>
        </w:rPr>
      </w:pPr>
    </w:p>
    <w:p w14:paraId="21475922" w14:textId="191B915E" w:rsidR="00F7464E" w:rsidRPr="00D253EF" w:rsidRDefault="00F7464E" w:rsidP="00F7464E">
      <w:pPr>
        <w:pStyle w:val="Caption"/>
        <w:keepNext/>
        <w:rPr>
          <w:rFonts w:asciiTheme="minorHAnsi" w:hAnsiTheme="minorHAnsi" w:cstheme="minorHAnsi"/>
          <w:b w:val="0"/>
          <w:bCs w:val="0"/>
        </w:rPr>
      </w:pPr>
      <w:bookmarkStart w:id="84" w:name="_Toc71670549"/>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9E45A0">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9E45A0">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Pos-hoc comparisons for interactions in a two-way model for the Aligned Rank Transformation ANOVA for the first activity peak (emergence) times relative to official sunset of each species between summer and winter. (Results were analysed from the average of first peak emergence times relative to official sunset of each species over 3 days in summer and 5 days in winter)</w:t>
      </w:r>
      <w:r w:rsidR="009B4BA7" w:rsidRPr="00D253EF">
        <w:rPr>
          <w:rFonts w:asciiTheme="minorHAnsi" w:hAnsiTheme="minorHAnsi" w:cstheme="minorHAnsi"/>
          <w:b w:val="0"/>
          <w:bCs w:val="0"/>
        </w:rPr>
        <w:t>.</w:t>
      </w:r>
      <w:bookmarkEnd w:id="84"/>
      <w:r w:rsidRPr="00D253EF">
        <w:rPr>
          <w:rFonts w:asciiTheme="minorHAnsi" w:hAnsiTheme="minorHAnsi" w:cstheme="minorHAnsi"/>
          <w:b w:val="0"/>
          <w:bCs w:val="0"/>
        </w:rPr>
        <w:t xml:space="preserve">   </w:t>
      </w:r>
    </w:p>
    <w:tbl>
      <w:tblPr>
        <w:tblStyle w:val="TableGrid3"/>
        <w:tblW w:w="80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7"/>
        <w:gridCol w:w="3916"/>
        <w:gridCol w:w="1020"/>
        <w:gridCol w:w="678"/>
        <w:gridCol w:w="514"/>
        <w:gridCol w:w="987"/>
      </w:tblGrid>
      <w:tr w:rsidR="00DB57DE" w:rsidRPr="00D253EF" w14:paraId="0E112E06" w14:textId="77777777" w:rsidTr="00AD343D">
        <w:trPr>
          <w:trHeight w:val="418"/>
        </w:trPr>
        <w:tc>
          <w:tcPr>
            <w:tcW w:w="967" w:type="dxa"/>
            <w:tcBorders>
              <w:top w:val="single" w:sz="4" w:space="0" w:color="auto"/>
              <w:bottom w:val="single" w:sz="4" w:space="0" w:color="auto"/>
            </w:tcBorders>
          </w:tcPr>
          <w:p w14:paraId="2A94E72E" w14:textId="77777777" w:rsidR="00DB57DE" w:rsidRPr="00D253EF" w:rsidRDefault="00DB57DE" w:rsidP="00DB57DE">
            <w:pPr>
              <w:tabs>
                <w:tab w:val="left" w:pos="2895"/>
              </w:tabs>
              <w:spacing w:after="160" w:line="360" w:lineRule="auto"/>
              <w:jc w:val="center"/>
              <w:rPr>
                <w:rFonts w:asciiTheme="minorHAnsi" w:hAnsiTheme="minorHAnsi" w:cstheme="minorHAnsi"/>
                <w:b/>
                <w:bCs/>
                <w:sz w:val="22"/>
                <w:lang w:eastAsia="zh-TW"/>
              </w:rPr>
            </w:pPr>
          </w:p>
        </w:tc>
        <w:tc>
          <w:tcPr>
            <w:tcW w:w="3916" w:type="dxa"/>
            <w:tcBorders>
              <w:top w:val="single" w:sz="4" w:space="0" w:color="auto"/>
              <w:bottom w:val="single" w:sz="4" w:space="0" w:color="auto"/>
            </w:tcBorders>
            <w:vAlign w:val="center"/>
          </w:tcPr>
          <w:p w14:paraId="2D7589EF" w14:textId="77777777" w:rsidR="00DB57DE" w:rsidRPr="00D253EF" w:rsidRDefault="00DB57DE" w:rsidP="00DB57DE">
            <w:pPr>
              <w:tabs>
                <w:tab w:val="left" w:pos="2895"/>
              </w:tabs>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Contrast</w:t>
            </w:r>
          </w:p>
        </w:tc>
        <w:tc>
          <w:tcPr>
            <w:tcW w:w="1020" w:type="dxa"/>
            <w:tcBorders>
              <w:top w:val="single" w:sz="4" w:space="0" w:color="auto"/>
              <w:bottom w:val="single" w:sz="4" w:space="0" w:color="auto"/>
            </w:tcBorders>
            <w:vAlign w:val="center"/>
          </w:tcPr>
          <w:p w14:paraId="11394E79"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estimate</w:t>
            </w:r>
          </w:p>
        </w:tc>
        <w:tc>
          <w:tcPr>
            <w:tcW w:w="678" w:type="dxa"/>
            <w:tcBorders>
              <w:top w:val="single" w:sz="4" w:space="0" w:color="auto"/>
              <w:bottom w:val="single" w:sz="4" w:space="0" w:color="auto"/>
            </w:tcBorders>
            <w:vAlign w:val="center"/>
          </w:tcPr>
          <w:p w14:paraId="5E8437B8"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SE</w:t>
            </w:r>
          </w:p>
        </w:tc>
        <w:tc>
          <w:tcPr>
            <w:tcW w:w="514" w:type="dxa"/>
            <w:tcBorders>
              <w:top w:val="single" w:sz="4" w:space="0" w:color="auto"/>
              <w:bottom w:val="single" w:sz="4" w:space="0" w:color="auto"/>
            </w:tcBorders>
            <w:vAlign w:val="center"/>
          </w:tcPr>
          <w:p w14:paraId="115A7DCA"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df</w:t>
            </w:r>
          </w:p>
        </w:tc>
        <w:tc>
          <w:tcPr>
            <w:tcW w:w="987" w:type="dxa"/>
            <w:tcBorders>
              <w:top w:val="single" w:sz="4" w:space="0" w:color="auto"/>
              <w:bottom w:val="single" w:sz="4" w:space="0" w:color="auto"/>
            </w:tcBorders>
            <w:vAlign w:val="center"/>
          </w:tcPr>
          <w:p w14:paraId="57987018"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p. value</w:t>
            </w:r>
          </w:p>
        </w:tc>
      </w:tr>
      <w:tr w:rsidR="00AD343D" w:rsidRPr="00D253EF" w14:paraId="55E35D3E" w14:textId="77777777" w:rsidTr="00AD343D">
        <w:trPr>
          <w:trHeight w:val="402"/>
        </w:trPr>
        <w:tc>
          <w:tcPr>
            <w:tcW w:w="967" w:type="dxa"/>
            <w:vMerge w:val="restart"/>
            <w:tcBorders>
              <w:top w:val="single" w:sz="4" w:space="0" w:color="auto"/>
              <w:bottom w:val="single" w:sz="4" w:space="0" w:color="auto"/>
            </w:tcBorders>
            <w:vAlign w:val="center"/>
          </w:tcPr>
          <w:p w14:paraId="441F65D6" w14:textId="77777777" w:rsidR="00AD343D" w:rsidRPr="00D253EF" w:rsidRDefault="00AD343D" w:rsidP="00AD343D">
            <w:pPr>
              <w:spacing w:after="160" w:line="360" w:lineRule="auto"/>
              <w:jc w:val="center"/>
              <w:rPr>
                <w:rFonts w:asciiTheme="minorHAnsi" w:hAnsiTheme="minorHAnsi" w:cstheme="minorHAnsi"/>
                <w:b/>
                <w:bCs/>
                <w:sz w:val="20"/>
                <w:lang w:eastAsia="zh-TW"/>
              </w:rPr>
            </w:pPr>
            <w:r w:rsidRPr="00D253EF">
              <w:rPr>
                <w:rFonts w:asciiTheme="minorHAnsi" w:hAnsiTheme="minorHAnsi" w:cstheme="minorHAnsi"/>
                <w:b/>
                <w:bCs/>
                <w:sz w:val="20"/>
                <w:lang w:eastAsia="zh-TW"/>
              </w:rPr>
              <w:t>same species across two seasons</w:t>
            </w:r>
          </w:p>
        </w:tc>
        <w:tc>
          <w:tcPr>
            <w:tcW w:w="3916" w:type="dxa"/>
            <w:tcBorders>
              <w:top w:val="single" w:sz="4" w:space="0" w:color="auto"/>
            </w:tcBorders>
          </w:tcPr>
          <w:p w14:paraId="03928B6D" w14:textId="77777777" w:rsidR="00AD343D" w:rsidRPr="00D253EF" w:rsidRDefault="00AD343D" w:rsidP="00AD343D">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(Winter)</w:t>
            </w:r>
          </w:p>
        </w:tc>
        <w:tc>
          <w:tcPr>
            <w:tcW w:w="1020" w:type="dxa"/>
            <w:tcBorders>
              <w:top w:val="single" w:sz="4" w:space="0" w:color="auto"/>
            </w:tcBorders>
          </w:tcPr>
          <w:p w14:paraId="27FB8F6B" w14:textId="1E145660" w:rsidR="00AD343D" w:rsidRPr="00AD343D" w:rsidRDefault="00AD343D" w:rsidP="00AD343D">
            <w:pPr>
              <w:spacing w:after="160" w:line="360" w:lineRule="auto"/>
              <w:jc w:val="center"/>
              <w:rPr>
                <w:rFonts w:asciiTheme="minorHAnsi" w:hAnsiTheme="minorHAnsi" w:cstheme="minorHAnsi"/>
                <w:sz w:val="22"/>
                <w:lang w:eastAsia="zh-TW"/>
              </w:rPr>
            </w:pPr>
            <w:r w:rsidRPr="00AD343D">
              <w:rPr>
                <w:sz w:val="22"/>
              </w:rPr>
              <w:t>6.80</w:t>
            </w:r>
          </w:p>
        </w:tc>
        <w:tc>
          <w:tcPr>
            <w:tcW w:w="678" w:type="dxa"/>
            <w:tcBorders>
              <w:top w:val="single" w:sz="4" w:space="0" w:color="auto"/>
            </w:tcBorders>
          </w:tcPr>
          <w:p w14:paraId="78B9C5E6" w14:textId="4998B998" w:rsidR="00AD343D" w:rsidRPr="00AD343D" w:rsidRDefault="00AD343D" w:rsidP="00AD343D">
            <w:pPr>
              <w:spacing w:after="160" w:line="360" w:lineRule="auto"/>
              <w:jc w:val="center"/>
              <w:rPr>
                <w:rFonts w:asciiTheme="minorHAnsi" w:hAnsiTheme="minorHAnsi" w:cstheme="minorHAnsi"/>
                <w:sz w:val="22"/>
                <w:lang w:eastAsia="zh-TW"/>
              </w:rPr>
            </w:pPr>
            <w:r w:rsidRPr="00AD343D">
              <w:rPr>
                <w:sz w:val="22"/>
              </w:rPr>
              <w:t>6.48</w:t>
            </w:r>
          </w:p>
        </w:tc>
        <w:tc>
          <w:tcPr>
            <w:tcW w:w="514" w:type="dxa"/>
            <w:tcBorders>
              <w:top w:val="single" w:sz="4" w:space="0" w:color="auto"/>
            </w:tcBorders>
          </w:tcPr>
          <w:p w14:paraId="09E9F415" w14:textId="506ABA5F" w:rsidR="00AD343D" w:rsidRPr="00AD343D" w:rsidRDefault="00AD343D" w:rsidP="00AD343D">
            <w:pPr>
              <w:spacing w:after="160" w:line="360" w:lineRule="auto"/>
              <w:jc w:val="center"/>
              <w:rPr>
                <w:rFonts w:asciiTheme="minorHAnsi" w:hAnsiTheme="minorHAnsi" w:cstheme="minorHAnsi"/>
                <w:sz w:val="22"/>
                <w:lang w:eastAsia="zh-TW"/>
              </w:rPr>
            </w:pPr>
            <w:r w:rsidRPr="00AD343D">
              <w:rPr>
                <w:sz w:val="22"/>
              </w:rPr>
              <w:t>18</w:t>
            </w:r>
          </w:p>
        </w:tc>
        <w:tc>
          <w:tcPr>
            <w:tcW w:w="987" w:type="dxa"/>
            <w:tcBorders>
              <w:top w:val="single" w:sz="4" w:space="0" w:color="auto"/>
            </w:tcBorders>
          </w:tcPr>
          <w:p w14:paraId="6F456FEA" w14:textId="303EF742" w:rsidR="00AD343D" w:rsidRPr="00AD343D" w:rsidRDefault="00AD343D" w:rsidP="00AD343D">
            <w:pPr>
              <w:spacing w:after="160" w:line="360" w:lineRule="auto"/>
              <w:jc w:val="center"/>
              <w:rPr>
                <w:rFonts w:asciiTheme="minorHAnsi" w:hAnsiTheme="minorHAnsi" w:cstheme="minorHAnsi"/>
                <w:sz w:val="22"/>
                <w:lang w:eastAsia="zh-TW"/>
              </w:rPr>
            </w:pPr>
            <w:r w:rsidRPr="00AD343D">
              <w:rPr>
                <w:sz w:val="22"/>
              </w:rPr>
              <w:t>0.3079</w:t>
            </w:r>
          </w:p>
        </w:tc>
      </w:tr>
      <w:tr w:rsidR="00AD343D" w:rsidRPr="00D253EF" w14:paraId="03FBBE73" w14:textId="77777777" w:rsidTr="00AD343D">
        <w:trPr>
          <w:trHeight w:val="418"/>
        </w:trPr>
        <w:tc>
          <w:tcPr>
            <w:tcW w:w="967" w:type="dxa"/>
            <w:vMerge/>
            <w:tcBorders>
              <w:bottom w:val="single" w:sz="4" w:space="0" w:color="auto"/>
            </w:tcBorders>
            <w:vAlign w:val="center"/>
          </w:tcPr>
          <w:p w14:paraId="0E7CE978" w14:textId="77777777" w:rsidR="00AD343D" w:rsidRPr="00D253EF" w:rsidRDefault="00AD343D" w:rsidP="00AD343D">
            <w:pPr>
              <w:spacing w:after="160" w:line="360" w:lineRule="auto"/>
              <w:jc w:val="center"/>
              <w:rPr>
                <w:rFonts w:asciiTheme="minorHAnsi" w:hAnsiTheme="minorHAnsi" w:cstheme="minorHAnsi"/>
                <w:b/>
                <w:bCs/>
                <w:sz w:val="20"/>
                <w:lang w:eastAsia="zh-TW"/>
              </w:rPr>
            </w:pPr>
          </w:p>
        </w:tc>
        <w:tc>
          <w:tcPr>
            <w:tcW w:w="3916" w:type="dxa"/>
          </w:tcPr>
          <w:p w14:paraId="6915612E" w14:textId="0884978F" w:rsidR="00AD343D" w:rsidRPr="00D253EF" w:rsidRDefault="00AD343D" w:rsidP="00AD343D">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Pr>
          <w:p w14:paraId="743E1193" w14:textId="75BB6476" w:rsidR="00AD343D" w:rsidRPr="00AD343D" w:rsidRDefault="00AD343D" w:rsidP="00AD343D">
            <w:pPr>
              <w:spacing w:after="160" w:line="360" w:lineRule="auto"/>
              <w:jc w:val="center"/>
              <w:rPr>
                <w:rFonts w:asciiTheme="minorHAnsi" w:hAnsiTheme="minorHAnsi" w:cstheme="minorHAnsi"/>
                <w:sz w:val="22"/>
                <w:lang w:eastAsia="zh-TW"/>
              </w:rPr>
            </w:pPr>
            <w:r w:rsidRPr="00AD343D">
              <w:rPr>
                <w:sz w:val="22"/>
              </w:rPr>
              <w:t>101.60</w:t>
            </w:r>
          </w:p>
        </w:tc>
        <w:tc>
          <w:tcPr>
            <w:tcW w:w="678" w:type="dxa"/>
          </w:tcPr>
          <w:p w14:paraId="0C353BE0" w14:textId="67C89F6C" w:rsidR="00AD343D" w:rsidRPr="00AD343D" w:rsidRDefault="00AD343D" w:rsidP="00AD343D">
            <w:pPr>
              <w:spacing w:after="160" w:line="360" w:lineRule="auto"/>
              <w:jc w:val="center"/>
              <w:rPr>
                <w:rFonts w:asciiTheme="minorHAnsi" w:hAnsiTheme="minorHAnsi" w:cstheme="minorHAnsi"/>
                <w:sz w:val="22"/>
                <w:lang w:eastAsia="zh-TW"/>
              </w:rPr>
            </w:pPr>
            <w:r w:rsidRPr="00AD343D">
              <w:rPr>
                <w:sz w:val="22"/>
              </w:rPr>
              <w:t>6.48</w:t>
            </w:r>
          </w:p>
        </w:tc>
        <w:tc>
          <w:tcPr>
            <w:tcW w:w="514" w:type="dxa"/>
          </w:tcPr>
          <w:p w14:paraId="7146C36F" w14:textId="0257BE5C" w:rsidR="00AD343D" w:rsidRPr="00AD343D" w:rsidRDefault="00AD343D" w:rsidP="00AD343D">
            <w:pPr>
              <w:spacing w:after="160" w:line="360" w:lineRule="auto"/>
              <w:jc w:val="center"/>
              <w:rPr>
                <w:rFonts w:asciiTheme="minorHAnsi" w:hAnsiTheme="minorHAnsi" w:cstheme="minorHAnsi"/>
                <w:sz w:val="22"/>
                <w:lang w:eastAsia="zh-TW"/>
              </w:rPr>
            </w:pPr>
            <w:r w:rsidRPr="00AD343D">
              <w:rPr>
                <w:sz w:val="22"/>
              </w:rPr>
              <w:t>18</w:t>
            </w:r>
          </w:p>
        </w:tc>
        <w:tc>
          <w:tcPr>
            <w:tcW w:w="987" w:type="dxa"/>
          </w:tcPr>
          <w:p w14:paraId="42C468F8" w14:textId="3FF67F09" w:rsidR="00AD343D" w:rsidRPr="00AD343D" w:rsidRDefault="00AD343D" w:rsidP="00AD343D">
            <w:pPr>
              <w:spacing w:after="160" w:line="360" w:lineRule="auto"/>
              <w:jc w:val="center"/>
              <w:rPr>
                <w:rFonts w:asciiTheme="minorHAnsi" w:hAnsiTheme="minorHAnsi" w:cstheme="minorHAnsi"/>
                <w:sz w:val="22"/>
                <w:lang w:eastAsia="zh-TW"/>
              </w:rPr>
            </w:pPr>
            <w:r w:rsidRPr="00AD343D">
              <w:rPr>
                <w:sz w:val="22"/>
              </w:rPr>
              <w:t>&lt; .0001*</w:t>
            </w:r>
          </w:p>
        </w:tc>
      </w:tr>
      <w:tr w:rsidR="00AD343D" w:rsidRPr="00D253EF" w14:paraId="5FA1EA38" w14:textId="77777777" w:rsidTr="00AD343D">
        <w:trPr>
          <w:trHeight w:val="402"/>
        </w:trPr>
        <w:tc>
          <w:tcPr>
            <w:tcW w:w="967" w:type="dxa"/>
            <w:vMerge/>
            <w:tcBorders>
              <w:bottom w:val="single" w:sz="4" w:space="0" w:color="auto"/>
            </w:tcBorders>
            <w:vAlign w:val="center"/>
          </w:tcPr>
          <w:p w14:paraId="6BC5F8C6" w14:textId="77777777" w:rsidR="00AD343D" w:rsidRPr="00D253EF" w:rsidRDefault="00AD343D" w:rsidP="00AD343D">
            <w:pPr>
              <w:spacing w:after="160" w:line="360" w:lineRule="auto"/>
              <w:jc w:val="center"/>
              <w:rPr>
                <w:rFonts w:asciiTheme="minorHAnsi" w:hAnsiTheme="minorHAnsi" w:cstheme="minorHAnsi"/>
                <w:b/>
                <w:bCs/>
                <w:sz w:val="20"/>
                <w:lang w:eastAsia="zh-TW"/>
              </w:rPr>
            </w:pPr>
          </w:p>
        </w:tc>
        <w:tc>
          <w:tcPr>
            <w:tcW w:w="3916" w:type="dxa"/>
            <w:tcBorders>
              <w:bottom w:val="single" w:sz="4" w:space="0" w:color="auto"/>
            </w:tcBorders>
          </w:tcPr>
          <w:p w14:paraId="24E5AA35" w14:textId="77777777" w:rsidR="00AD343D" w:rsidRPr="00D253EF" w:rsidRDefault="00AD343D" w:rsidP="00AD343D">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Borders>
              <w:bottom w:val="single" w:sz="4" w:space="0" w:color="auto"/>
            </w:tcBorders>
          </w:tcPr>
          <w:p w14:paraId="19BF8AD9" w14:textId="7E4696CB" w:rsidR="00AD343D" w:rsidRPr="00AD343D" w:rsidRDefault="00AD343D" w:rsidP="00AD343D">
            <w:pPr>
              <w:spacing w:after="160" w:line="360" w:lineRule="auto"/>
              <w:jc w:val="center"/>
              <w:rPr>
                <w:rFonts w:asciiTheme="minorHAnsi" w:hAnsiTheme="minorHAnsi" w:cstheme="minorHAnsi"/>
                <w:sz w:val="22"/>
                <w:lang w:eastAsia="zh-TW"/>
              </w:rPr>
            </w:pPr>
            <w:r w:rsidRPr="00AD343D">
              <w:rPr>
                <w:sz w:val="22"/>
              </w:rPr>
              <w:t>136.53</w:t>
            </w:r>
          </w:p>
        </w:tc>
        <w:tc>
          <w:tcPr>
            <w:tcW w:w="678" w:type="dxa"/>
            <w:tcBorders>
              <w:bottom w:val="single" w:sz="4" w:space="0" w:color="auto"/>
            </w:tcBorders>
          </w:tcPr>
          <w:p w14:paraId="643E6745" w14:textId="14820960" w:rsidR="00AD343D" w:rsidRPr="00AD343D" w:rsidRDefault="00AD343D" w:rsidP="00AD343D">
            <w:pPr>
              <w:spacing w:after="160" w:line="360" w:lineRule="auto"/>
              <w:jc w:val="center"/>
              <w:rPr>
                <w:rFonts w:asciiTheme="minorHAnsi" w:hAnsiTheme="minorHAnsi" w:cstheme="minorHAnsi"/>
                <w:sz w:val="22"/>
                <w:lang w:eastAsia="zh-TW"/>
              </w:rPr>
            </w:pPr>
            <w:r w:rsidRPr="00AD343D">
              <w:rPr>
                <w:sz w:val="22"/>
              </w:rPr>
              <w:t>6.48</w:t>
            </w:r>
          </w:p>
        </w:tc>
        <w:tc>
          <w:tcPr>
            <w:tcW w:w="514" w:type="dxa"/>
            <w:tcBorders>
              <w:bottom w:val="single" w:sz="4" w:space="0" w:color="auto"/>
            </w:tcBorders>
          </w:tcPr>
          <w:p w14:paraId="490CA3FF" w14:textId="4EE72FD8" w:rsidR="00AD343D" w:rsidRPr="00AD343D" w:rsidRDefault="00AD343D" w:rsidP="00AD343D">
            <w:pPr>
              <w:spacing w:after="160" w:line="360" w:lineRule="auto"/>
              <w:jc w:val="center"/>
              <w:rPr>
                <w:rFonts w:asciiTheme="minorHAnsi" w:hAnsiTheme="minorHAnsi" w:cstheme="minorHAnsi"/>
                <w:sz w:val="22"/>
                <w:lang w:eastAsia="zh-TW"/>
              </w:rPr>
            </w:pPr>
            <w:r w:rsidRPr="00AD343D">
              <w:rPr>
                <w:sz w:val="22"/>
              </w:rPr>
              <w:t>18</w:t>
            </w:r>
          </w:p>
        </w:tc>
        <w:tc>
          <w:tcPr>
            <w:tcW w:w="987" w:type="dxa"/>
            <w:tcBorders>
              <w:bottom w:val="single" w:sz="4" w:space="0" w:color="auto"/>
            </w:tcBorders>
          </w:tcPr>
          <w:p w14:paraId="04FC56FD" w14:textId="640F9BBB" w:rsidR="00AD343D" w:rsidRPr="00AD343D" w:rsidRDefault="00AD343D" w:rsidP="00AD343D">
            <w:pPr>
              <w:spacing w:after="160" w:line="360" w:lineRule="auto"/>
              <w:jc w:val="center"/>
              <w:rPr>
                <w:rFonts w:asciiTheme="minorHAnsi" w:hAnsiTheme="minorHAnsi" w:cstheme="minorHAnsi"/>
                <w:sz w:val="22"/>
                <w:lang w:eastAsia="zh-TW"/>
              </w:rPr>
            </w:pPr>
            <w:r w:rsidRPr="00AD343D">
              <w:rPr>
                <w:sz w:val="22"/>
              </w:rPr>
              <w:t>&lt; .0001*</w:t>
            </w:r>
          </w:p>
        </w:tc>
      </w:tr>
      <w:tr w:rsidR="00AD343D" w:rsidRPr="00D253EF" w14:paraId="3E3618A9" w14:textId="77777777" w:rsidTr="00AD343D">
        <w:trPr>
          <w:trHeight w:val="418"/>
        </w:trPr>
        <w:tc>
          <w:tcPr>
            <w:tcW w:w="967" w:type="dxa"/>
            <w:vMerge w:val="restart"/>
            <w:tcBorders>
              <w:top w:val="single" w:sz="4" w:space="0" w:color="auto"/>
            </w:tcBorders>
            <w:vAlign w:val="center"/>
          </w:tcPr>
          <w:p w14:paraId="61A35D07" w14:textId="77777777" w:rsidR="00AD343D" w:rsidRPr="00D253EF" w:rsidRDefault="00AD343D" w:rsidP="00AD343D">
            <w:pPr>
              <w:spacing w:after="160" w:line="360" w:lineRule="auto"/>
              <w:jc w:val="center"/>
              <w:rPr>
                <w:rFonts w:asciiTheme="minorHAnsi" w:hAnsiTheme="minorHAnsi" w:cstheme="minorHAnsi"/>
                <w:b/>
                <w:bCs/>
                <w:sz w:val="20"/>
                <w:lang w:eastAsia="zh-TW"/>
              </w:rPr>
            </w:pPr>
          </w:p>
          <w:p w14:paraId="5334CAF4" w14:textId="77777777" w:rsidR="00AD343D" w:rsidRPr="00D253EF" w:rsidRDefault="00AD343D" w:rsidP="00AD343D">
            <w:pPr>
              <w:spacing w:after="160" w:line="360" w:lineRule="auto"/>
              <w:jc w:val="center"/>
              <w:rPr>
                <w:rFonts w:asciiTheme="minorHAnsi" w:hAnsiTheme="minorHAnsi" w:cstheme="minorHAnsi"/>
                <w:b/>
                <w:bCs/>
                <w:sz w:val="20"/>
                <w:lang w:eastAsia="zh-TW"/>
              </w:rPr>
            </w:pPr>
            <w:r w:rsidRPr="00D253EF">
              <w:rPr>
                <w:rFonts w:asciiTheme="minorHAnsi" w:hAnsiTheme="minorHAnsi" w:cstheme="minorHAnsi"/>
                <w:b/>
                <w:bCs/>
                <w:sz w:val="20"/>
                <w:lang w:eastAsia="zh-TW"/>
              </w:rPr>
              <w:t>Different species across two seasons</w:t>
            </w:r>
          </w:p>
        </w:tc>
        <w:tc>
          <w:tcPr>
            <w:tcW w:w="3916" w:type="dxa"/>
            <w:tcBorders>
              <w:top w:val="single" w:sz="4" w:space="0" w:color="auto"/>
            </w:tcBorders>
          </w:tcPr>
          <w:p w14:paraId="2B5AE4AF" w14:textId="77777777" w:rsidR="00AD343D" w:rsidRPr="00D253EF" w:rsidRDefault="00AD343D" w:rsidP="00AD343D">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Borders>
              <w:top w:val="single" w:sz="4" w:space="0" w:color="auto"/>
            </w:tcBorders>
          </w:tcPr>
          <w:p w14:paraId="5903D295" w14:textId="46A49E64" w:rsidR="00AD343D" w:rsidRPr="00AD343D" w:rsidRDefault="00AD343D" w:rsidP="00AD343D">
            <w:pPr>
              <w:spacing w:after="160" w:line="360" w:lineRule="auto"/>
              <w:jc w:val="center"/>
              <w:rPr>
                <w:rFonts w:asciiTheme="minorHAnsi" w:hAnsiTheme="minorHAnsi" w:cstheme="minorHAnsi"/>
                <w:sz w:val="22"/>
                <w:lang w:eastAsia="zh-TW"/>
              </w:rPr>
            </w:pPr>
            <w:r w:rsidRPr="00AD343D">
              <w:rPr>
                <w:sz w:val="22"/>
              </w:rPr>
              <w:t>-5.70</w:t>
            </w:r>
          </w:p>
        </w:tc>
        <w:tc>
          <w:tcPr>
            <w:tcW w:w="678" w:type="dxa"/>
            <w:tcBorders>
              <w:top w:val="single" w:sz="4" w:space="0" w:color="auto"/>
            </w:tcBorders>
          </w:tcPr>
          <w:p w14:paraId="02B28323" w14:textId="79FC36B8" w:rsidR="00AD343D" w:rsidRPr="00AD343D" w:rsidRDefault="00AD343D" w:rsidP="00AD343D">
            <w:pPr>
              <w:spacing w:after="160" w:line="360" w:lineRule="auto"/>
              <w:jc w:val="center"/>
              <w:rPr>
                <w:rFonts w:asciiTheme="minorHAnsi" w:hAnsiTheme="minorHAnsi" w:cstheme="minorHAnsi"/>
                <w:sz w:val="22"/>
                <w:lang w:eastAsia="zh-TW"/>
              </w:rPr>
            </w:pPr>
            <w:r w:rsidRPr="00AD343D">
              <w:rPr>
                <w:sz w:val="22"/>
              </w:rPr>
              <w:t>6.48</w:t>
            </w:r>
          </w:p>
        </w:tc>
        <w:tc>
          <w:tcPr>
            <w:tcW w:w="514" w:type="dxa"/>
            <w:tcBorders>
              <w:top w:val="single" w:sz="4" w:space="0" w:color="auto"/>
            </w:tcBorders>
          </w:tcPr>
          <w:p w14:paraId="155D8380" w14:textId="4115870A" w:rsidR="00AD343D" w:rsidRPr="00AD343D" w:rsidRDefault="00AD343D" w:rsidP="00AD343D">
            <w:pPr>
              <w:spacing w:after="160" w:line="360" w:lineRule="auto"/>
              <w:jc w:val="center"/>
              <w:rPr>
                <w:rFonts w:asciiTheme="minorHAnsi" w:hAnsiTheme="minorHAnsi" w:cstheme="minorHAnsi"/>
                <w:sz w:val="22"/>
                <w:lang w:eastAsia="zh-TW"/>
              </w:rPr>
            </w:pPr>
            <w:r w:rsidRPr="00AD343D">
              <w:rPr>
                <w:sz w:val="22"/>
              </w:rPr>
              <w:t>18</w:t>
            </w:r>
          </w:p>
        </w:tc>
        <w:tc>
          <w:tcPr>
            <w:tcW w:w="987" w:type="dxa"/>
            <w:tcBorders>
              <w:top w:val="single" w:sz="4" w:space="0" w:color="auto"/>
            </w:tcBorders>
          </w:tcPr>
          <w:p w14:paraId="3F8A784E" w14:textId="4A424EED" w:rsidR="00AD343D" w:rsidRPr="00AD343D" w:rsidRDefault="00AD343D" w:rsidP="00AD343D">
            <w:pPr>
              <w:spacing w:after="160" w:line="360" w:lineRule="auto"/>
              <w:jc w:val="center"/>
              <w:rPr>
                <w:rFonts w:asciiTheme="minorHAnsi" w:hAnsiTheme="minorHAnsi" w:cstheme="minorHAnsi"/>
                <w:sz w:val="22"/>
                <w:lang w:eastAsia="zh-TW"/>
              </w:rPr>
            </w:pPr>
            <w:r w:rsidRPr="00AD343D">
              <w:rPr>
                <w:sz w:val="22"/>
              </w:rPr>
              <w:t>0.3906</w:t>
            </w:r>
          </w:p>
        </w:tc>
      </w:tr>
      <w:tr w:rsidR="00AD343D" w:rsidRPr="00D253EF" w14:paraId="37A8F4CF" w14:textId="77777777" w:rsidTr="00AD343D">
        <w:trPr>
          <w:trHeight w:val="402"/>
        </w:trPr>
        <w:tc>
          <w:tcPr>
            <w:tcW w:w="967" w:type="dxa"/>
            <w:vMerge/>
          </w:tcPr>
          <w:p w14:paraId="3C5CDA72" w14:textId="77777777" w:rsidR="00AD343D" w:rsidRPr="00D253EF" w:rsidRDefault="00AD343D" w:rsidP="00AD343D">
            <w:pPr>
              <w:spacing w:after="160" w:line="360" w:lineRule="auto"/>
              <w:jc w:val="both"/>
              <w:rPr>
                <w:rFonts w:asciiTheme="minorHAnsi" w:hAnsiTheme="minorHAnsi" w:cstheme="minorHAnsi"/>
                <w:b/>
                <w:bCs/>
                <w:sz w:val="20"/>
                <w:lang w:eastAsia="zh-TW"/>
              </w:rPr>
            </w:pPr>
          </w:p>
        </w:tc>
        <w:tc>
          <w:tcPr>
            <w:tcW w:w="3916" w:type="dxa"/>
          </w:tcPr>
          <w:p w14:paraId="51351317" w14:textId="77777777" w:rsidR="00AD343D" w:rsidRPr="00D253EF" w:rsidRDefault="00AD343D" w:rsidP="00AD343D">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Pr>
          <w:p w14:paraId="7C2A44B9" w14:textId="1FED7091" w:rsidR="00AD343D" w:rsidRPr="00AD343D" w:rsidRDefault="00AD343D" w:rsidP="00AD343D">
            <w:pPr>
              <w:spacing w:after="160" w:line="360" w:lineRule="auto"/>
              <w:jc w:val="center"/>
              <w:rPr>
                <w:rFonts w:asciiTheme="minorHAnsi" w:hAnsiTheme="minorHAnsi" w:cstheme="minorHAnsi"/>
                <w:sz w:val="22"/>
                <w:lang w:eastAsia="zh-TW"/>
              </w:rPr>
            </w:pPr>
            <w:r w:rsidRPr="00AD343D">
              <w:rPr>
                <w:sz w:val="22"/>
              </w:rPr>
              <w:t>0.53</w:t>
            </w:r>
          </w:p>
        </w:tc>
        <w:tc>
          <w:tcPr>
            <w:tcW w:w="678" w:type="dxa"/>
          </w:tcPr>
          <w:p w14:paraId="7C9B7892" w14:textId="7FFA105B" w:rsidR="00AD343D" w:rsidRPr="00AD343D" w:rsidRDefault="00AD343D" w:rsidP="00AD343D">
            <w:pPr>
              <w:spacing w:after="160" w:line="360" w:lineRule="auto"/>
              <w:jc w:val="center"/>
              <w:rPr>
                <w:rFonts w:asciiTheme="minorHAnsi" w:hAnsiTheme="minorHAnsi" w:cstheme="minorHAnsi"/>
                <w:sz w:val="22"/>
                <w:lang w:eastAsia="zh-TW"/>
              </w:rPr>
            </w:pPr>
            <w:r w:rsidRPr="00AD343D">
              <w:rPr>
                <w:sz w:val="22"/>
              </w:rPr>
              <w:t>6.48</w:t>
            </w:r>
          </w:p>
        </w:tc>
        <w:tc>
          <w:tcPr>
            <w:tcW w:w="514" w:type="dxa"/>
          </w:tcPr>
          <w:p w14:paraId="736D738B" w14:textId="6DC9C95D" w:rsidR="00AD343D" w:rsidRPr="00AD343D" w:rsidRDefault="00AD343D" w:rsidP="00AD343D">
            <w:pPr>
              <w:spacing w:after="160" w:line="360" w:lineRule="auto"/>
              <w:jc w:val="center"/>
              <w:rPr>
                <w:rFonts w:asciiTheme="minorHAnsi" w:hAnsiTheme="minorHAnsi" w:cstheme="minorHAnsi"/>
                <w:sz w:val="22"/>
                <w:lang w:eastAsia="zh-TW"/>
              </w:rPr>
            </w:pPr>
            <w:r w:rsidRPr="00AD343D">
              <w:rPr>
                <w:sz w:val="22"/>
              </w:rPr>
              <w:t>18</w:t>
            </w:r>
          </w:p>
        </w:tc>
        <w:tc>
          <w:tcPr>
            <w:tcW w:w="987" w:type="dxa"/>
          </w:tcPr>
          <w:p w14:paraId="48F69B19" w14:textId="171881EF" w:rsidR="00AD343D" w:rsidRPr="00AD343D" w:rsidRDefault="00AD343D" w:rsidP="00AD343D">
            <w:pPr>
              <w:spacing w:after="160" w:line="360" w:lineRule="auto"/>
              <w:jc w:val="center"/>
              <w:rPr>
                <w:rFonts w:asciiTheme="minorHAnsi" w:hAnsiTheme="minorHAnsi" w:cstheme="minorHAnsi"/>
                <w:sz w:val="22"/>
                <w:lang w:eastAsia="zh-TW"/>
              </w:rPr>
            </w:pPr>
            <w:r w:rsidRPr="00AD343D">
              <w:rPr>
                <w:sz w:val="22"/>
              </w:rPr>
              <w:t>0.9359</w:t>
            </w:r>
          </w:p>
        </w:tc>
      </w:tr>
      <w:tr w:rsidR="00AD343D" w:rsidRPr="00D253EF" w14:paraId="3AE5368A" w14:textId="77777777" w:rsidTr="00AD343D">
        <w:trPr>
          <w:trHeight w:val="402"/>
        </w:trPr>
        <w:tc>
          <w:tcPr>
            <w:tcW w:w="967" w:type="dxa"/>
            <w:vMerge/>
          </w:tcPr>
          <w:p w14:paraId="67C48429" w14:textId="77777777" w:rsidR="00AD343D" w:rsidRPr="00D253EF" w:rsidRDefault="00AD343D" w:rsidP="00AD343D">
            <w:pPr>
              <w:spacing w:after="160" w:line="360" w:lineRule="auto"/>
              <w:jc w:val="both"/>
              <w:rPr>
                <w:rFonts w:asciiTheme="minorHAnsi" w:hAnsiTheme="minorHAnsi" w:cstheme="minorHAnsi"/>
                <w:b/>
                <w:bCs/>
                <w:sz w:val="20"/>
                <w:lang w:eastAsia="zh-TW"/>
              </w:rPr>
            </w:pPr>
          </w:p>
        </w:tc>
        <w:tc>
          <w:tcPr>
            <w:tcW w:w="3916" w:type="dxa"/>
          </w:tcPr>
          <w:p w14:paraId="790F065D" w14:textId="77777777" w:rsidR="00AD343D" w:rsidRPr="00D253EF" w:rsidRDefault="00AD343D" w:rsidP="00AD343D">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(Winter)</w:t>
            </w:r>
          </w:p>
        </w:tc>
        <w:tc>
          <w:tcPr>
            <w:tcW w:w="1020" w:type="dxa"/>
          </w:tcPr>
          <w:p w14:paraId="50740616" w14:textId="28D30CC0" w:rsidR="00AD343D" w:rsidRPr="00AD343D" w:rsidRDefault="00AD343D" w:rsidP="00AD343D">
            <w:pPr>
              <w:spacing w:after="160" w:line="360" w:lineRule="auto"/>
              <w:jc w:val="center"/>
              <w:rPr>
                <w:rFonts w:asciiTheme="minorHAnsi" w:hAnsiTheme="minorHAnsi" w:cstheme="minorHAnsi"/>
                <w:sz w:val="22"/>
                <w:lang w:eastAsia="zh-TW"/>
              </w:rPr>
            </w:pPr>
            <w:r w:rsidRPr="00AD343D">
              <w:rPr>
                <w:sz w:val="22"/>
              </w:rPr>
              <w:t>101.60</w:t>
            </w:r>
          </w:p>
        </w:tc>
        <w:tc>
          <w:tcPr>
            <w:tcW w:w="678" w:type="dxa"/>
          </w:tcPr>
          <w:p w14:paraId="0E1A4DD7" w14:textId="73481CC1" w:rsidR="00AD343D" w:rsidRPr="00AD343D" w:rsidRDefault="00AD343D" w:rsidP="00AD343D">
            <w:pPr>
              <w:spacing w:after="160" w:line="360" w:lineRule="auto"/>
              <w:jc w:val="center"/>
              <w:rPr>
                <w:rFonts w:asciiTheme="minorHAnsi" w:hAnsiTheme="minorHAnsi" w:cstheme="minorHAnsi"/>
                <w:sz w:val="22"/>
                <w:lang w:eastAsia="zh-TW"/>
              </w:rPr>
            </w:pPr>
            <w:r w:rsidRPr="00AD343D">
              <w:rPr>
                <w:sz w:val="22"/>
              </w:rPr>
              <w:t>6.48</w:t>
            </w:r>
          </w:p>
        </w:tc>
        <w:tc>
          <w:tcPr>
            <w:tcW w:w="514" w:type="dxa"/>
          </w:tcPr>
          <w:p w14:paraId="2228EE66" w14:textId="57B9A0C2" w:rsidR="00AD343D" w:rsidRPr="00AD343D" w:rsidRDefault="00AD343D" w:rsidP="00AD343D">
            <w:pPr>
              <w:spacing w:after="160" w:line="360" w:lineRule="auto"/>
              <w:jc w:val="center"/>
              <w:rPr>
                <w:rFonts w:asciiTheme="minorHAnsi" w:hAnsiTheme="minorHAnsi" w:cstheme="minorHAnsi"/>
                <w:sz w:val="22"/>
                <w:lang w:eastAsia="zh-TW"/>
              </w:rPr>
            </w:pPr>
            <w:r w:rsidRPr="00AD343D">
              <w:rPr>
                <w:sz w:val="22"/>
              </w:rPr>
              <w:t>18</w:t>
            </w:r>
          </w:p>
        </w:tc>
        <w:tc>
          <w:tcPr>
            <w:tcW w:w="987" w:type="dxa"/>
          </w:tcPr>
          <w:p w14:paraId="174E88DD" w14:textId="7D687A89" w:rsidR="00AD343D" w:rsidRPr="00AD343D" w:rsidRDefault="00AD343D" w:rsidP="00AD343D">
            <w:pPr>
              <w:spacing w:after="160" w:line="360" w:lineRule="auto"/>
              <w:jc w:val="center"/>
              <w:rPr>
                <w:rFonts w:asciiTheme="minorHAnsi" w:hAnsiTheme="minorHAnsi" w:cstheme="minorHAnsi"/>
                <w:sz w:val="22"/>
                <w:lang w:eastAsia="zh-TW"/>
              </w:rPr>
            </w:pPr>
            <w:r w:rsidRPr="00AD343D">
              <w:rPr>
                <w:sz w:val="22"/>
              </w:rPr>
              <w:t>&lt; .0001*</w:t>
            </w:r>
          </w:p>
        </w:tc>
      </w:tr>
      <w:tr w:rsidR="00AD343D" w:rsidRPr="00D253EF" w14:paraId="6C6F0BB5" w14:textId="77777777" w:rsidTr="00AD343D">
        <w:trPr>
          <w:trHeight w:val="402"/>
        </w:trPr>
        <w:tc>
          <w:tcPr>
            <w:tcW w:w="967" w:type="dxa"/>
            <w:vMerge/>
          </w:tcPr>
          <w:p w14:paraId="066A2514" w14:textId="77777777" w:rsidR="00AD343D" w:rsidRPr="00D253EF" w:rsidRDefault="00AD343D" w:rsidP="00AD343D">
            <w:pPr>
              <w:spacing w:after="160" w:line="360" w:lineRule="auto"/>
              <w:jc w:val="both"/>
              <w:rPr>
                <w:rFonts w:asciiTheme="minorHAnsi" w:hAnsiTheme="minorHAnsi" w:cstheme="minorHAnsi"/>
                <w:b/>
                <w:bCs/>
                <w:sz w:val="20"/>
                <w:lang w:eastAsia="zh-TW"/>
              </w:rPr>
            </w:pPr>
          </w:p>
        </w:tc>
        <w:tc>
          <w:tcPr>
            <w:tcW w:w="3916" w:type="dxa"/>
          </w:tcPr>
          <w:p w14:paraId="311D14AF" w14:textId="77777777" w:rsidR="00AD343D" w:rsidRPr="00D253EF" w:rsidRDefault="00AD343D" w:rsidP="00AD343D">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Pr>
          <w:p w14:paraId="43AF3BB1" w14:textId="0E89E262" w:rsidR="00AD343D" w:rsidRPr="00AD343D" w:rsidRDefault="00AD343D" w:rsidP="00AD343D">
            <w:pPr>
              <w:spacing w:after="160" w:line="360" w:lineRule="auto"/>
              <w:jc w:val="center"/>
              <w:rPr>
                <w:rFonts w:asciiTheme="minorHAnsi" w:hAnsiTheme="minorHAnsi" w:cstheme="minorHAnsi"/>
                <w:sz w:val="22"/>
                <w:lang w:eastAsia="zh-TW"/>
              </w:rPr>
            </w:pPr>
            <w:r w:rsidRPr="00AD343D">
              <w:rPr>
                <w:sz w:val="22"/>
              </w:rPr>
              <w:t>107.83</w:t>
            </w:r>
          </w:p>
        </w:tc>
        <w:tc>
          <w:tcPr>
            <w:tcW w:w="678" w:type="dxa"/>
          </w:tcPr>
          <w:p w14:paraId="3491BF08" w14:textId="5ABCC3D2" w:rsidR="00AD343D" w:rsidRPr="00AD343D" w:rsidRDefault="00AD343D" w:rsidP="00AD343D">
            <w:pPr>
              <w:spacing w:after="160" w:line="360" w:lineRule="auto"/>
              <w:jc w:val="center"/>
              <w:rPr>
                <w:rFonts w:asciiTheme="minorHAnsi" w:hAnsiTheme="minorHAnsi" w:cstheme="minorHAnsi"/>
                <w:sz w:val="22"/>
                <w:lang w:eastAsia="zh-TW"/>
              </w:rPr>
            </w:pPr>
            <w:r w:rsidRPr="00AD343D">
              <w:rPr>
                <w:sz w:val="22"/>
              </w:rPr>
              <w:t>6.48</w:t>
            </w:r>
          </w:p>
        </w:tc>
        <w:tc>
          <w:tcPr>
            <w:tcW w:w="514" w:type="dxa"/>
          </w:tcPr>
          <w:p w14:paraId="565A658E" w14:textId="2912DFAA" w:rsidR="00AD343D" w:rsidRPr="00AD343D" w:rsidRDefault="00AD343D" w:rsidP="00AD343D">
            <w:pPr>
              <w:spacing w:after="160" w:line="360" w:lineRule="auto"/>
              <w:jc w:val="center"/>
              <w:rPr>
                <w:rFonts w:asciiTheme="minorHAnsi" w:hAnsiTheme="minorHAnsi" w:cstheme="minorHAnsi"/>
                <w:sz w:val="22"/>
                <w:lang w:eastAsia="zh-TW"/>
              </w:rPr>
            </w:pPr>
            <w:r w:rsidRPr="00AD343D">
              <w:rPr>
                <w:sz w:val="22"/>
              </w:rPr>
              <w:t>18</w:t>
            </w:r>
          </w:p>
        </w:tc>
        <w:tc>
          <w:tcPr>
            <w:tcW w:w="987" w:type="dxa"/>
          </w:tcPr>
          <w:p w14:paraId="64F6D5A5" w14:textId="37772186" w:rsidR="00AD343D" w:rsidRPr="00AD343D" w:rsidRDefault="00AD343D" w:rsidP="00AD343D">
            <w:pPr>
              <w:spacing w:after="160" w:line="360" w:lineRule="auto"/>
              <w:jc w:val="center"/>
              <w:rPr>
                <w:rFonts w:asciiTheme="minorHAnsi" w:hAnsiTheme="minorHAnsi" w:cstheme="minorHAnsi"/>
                <w:b/>
                <w:bCs/>
                <w:sz w:val="22"/>
                <w:lang w:eastAsia="zh-TW"/>
              </w:rPr>
            </w:pPr>
            <w:r w:rsidRPr="00AD343D">
              <w:rPr>
                <w:sz w:val="22"/>
              </w:rPr>
              <w:t>&lt; .0001*</w:t>
            </w:r>
          </w:p>
        </w:tc>
      </w:tr>
      <w:tr w:rsidR="00AD343D" w:rsidRPr="00D253EF" w14:paraId="27F46386" w14:textId="77777777" w:rsidTr="00AD343D">
        <w:trPr>
          <w:trHeight w:val="402"/>
        </w:trPr>
        <w:tc>
          <w:tcPr>
            <w:tcW w:w="967" w:type="dxa"/>
            <w:vMerge/>
          </w:tcPr>
          <w:p w14:paraId="7B2106C0" w14:textId="77777777" w:rsidR="00AD343D" w:rsidRPr="00D253EF" w:rsidRDefault="00AD343D" w:rsidP="00AD343D">
            <w:pPr>
              <w:spacing w:after="160" w:line="360" w:lineRule="auto"/>
              <w:jc w:val="both"/>
              <w:rPr>
                <w:rFonts w:asciiTheme="minorHAnsi" w:hAnsiTheme="minorHAnsi" w:cstheme="minorHAnsi"/>
                <w:b/>
                <w:bCs/>
                <w:sz w:val="20"/>
                <w:lang w:eastAsia="zh-TW"/>
              </w:rPr>
            </w:pPr>
          </w:p>
        </w:tc>
        <w:tc>
          <w:tcPr>
            <w:tcW w:w="3916" w:type="dxa"/>
          </w:tcPr>
          <w:p w14:paraId="3D0CF873" w14:textId="77777777" w:rsidR="00AD343D" w:rsidRPr="00D253EF" w:rsidRDefault="00AD343D" w:rsidP="00AD343D">
            <w:pPr>
              <w:spacing w:after="160" w:line="360" w:lineRule="auto"/>
              <w:rPr>
                <w:rFonts w:asciiTheme="minorHAnsi" w:hAnsiTheme="minorHAnsi" w:cstheme="minorHAnsi"/>
                <w:b/>
                <w:bCs/>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(Winter)</w:t>
            </w:r>
          </w:p>
        </w:tc>
        <w:tc>
          <w:tcPr>
            <w:tcW w:w="1020" w:type="dxa"/>
          </w:tcPr>
          <w:p w14:paraId="35A421A1" w14:textId="75A21DE5" w:rsidR="00AD343D" w:rsidRPr="00AD343D" w:rsidRDefault="00AD343D" w:rsidP="00AD343D">
            <w:pPr>
              <w:spacing w:after="160" w:line="360" w:lineRule="auto"/>
              <w:jc w:val="center"/>
              <w:rPr>
                <w:rFonts w:asciiTheme="minorHAnsi" w:hAnsiTheme="minorHAnsi" w:cstheme="minorHAnsi"/>
                <w:sz w:val="22"/>
                <w:lang w:eastAsia="zh-TW"/>
              </w:rPr>
            </w:pPr>
            <w:r w:rsidRPr="00AD343D">
              <w:rPr>
                <w:sz w:val="22"/>
              </w:rPr>
              <w:t>142.80</w:t>
            </w:r>
          </w:p>
        </w:tc>
        <w:tc>
          <w:tcPr>
            <w:tcW w:w="678" w:type="dxa"/>
          </w:tcPr>
          <w:p w14:paraId="74AAECC2" w14:textId="2E15BCAF" w:rsidR="00AD343D" w:rsidRPr="00AD343D" w:rsidRDefault="00AD343D" w:rsidP="00AD343D">
            <w:pPr>
              <w:spacing w:after="160" w:line="360" w:lineRule="auto"/>
              <w:jc w:val="center"/>
              <w:rPr>
                <w:rFonts w:asciiTheme="minorHAnsi" w:hAnsiTheme="minorHAnsi" w:cstheme="minorHAnsi"/>
                <w:sz w:val="22"/>
                <w:lang w:eastAsia="zh-TW"/>
              </w:rPr>
            </w:pPr>
            <w:r w:rsidRPr="00AD343D">
              <w:rPr>
                <w:sz w:val="22"/>
              </w:rPr>
              <w:t>6.48</w:t>
            </w:r>
          </w:p>
        </w:tc>
        <w:tc>
          <w:tcPr>
            <w:tcW w:w="514" w:type="dxa"/>
          </w:tcPr>
          <w:p w14:paraId="5C49D56C" w14:textId="41F4EE96" w:rsidR="00AD343D" w:rsidRPr="00AD343D" w:rsidRDefault="00AD343D" w:rsidP="00AD343D">
            <w:pPr>
              <w:spacing w:after="160" w:line="360" w:lineRule="auto"/>
              <w:jc w:val="center"/>
              <w:rPr>
                <w:rFonts w:asciiTheme="minorHAnsi" w:hAnsiTheme="minorHAnsi" w:cstheme="minorHAnsi"/>
                <w:sz w:val="22"/>
                <w:lang w:eastAsia="zh-TW"/>
              </w:rPr>
            </w:pPr>
            <w:r w:rsidRPr="00AD343D">
              <w:rPr>
                <w:sz w:val="22"/>
              </w:rPr>
              <w:t>18</w:t>
            </w:r>
          </w:p>
        </w:tc>
        <w:tc>
          <w:tcPr>
            <w:tcW w:w="987" w:type="dxa"/>
          </w:tcPr>
          <w:p w14:paraId="178D6F52" w14:textId="66E733F8" w:rsidR="00AD343D" w:rsidRPr="00AD343D" w:rsidRDefault="00AD343D" w:rsidP="00AD343D">
            <w:pPr>
              <w:spacing w:after="160" w:line="360" w:lineRule="auto"/>
              <w:jc w:val="center"/>
              <w:rPr>
                <w:rFonts w:asciiTheme="minorHAnsi" w:hAnsiTheme="minorHAnsi" w:cstheme="minorHAnsi"/>
                <w:b/>
                <w:bCs/>
                <w:sz w:val="22"/>
                <w:lang w:eastAsia="zh-TW"/>
              </w:rPr>
            </w:pPr>
            <w:r w:rsidRPr="00AD343D">
              <w:rPr>
                <w:sz w:val="22"/>
              </w:rPr>
              <w:t>&lt; .0001*</w:t>
            </w:r>
          </w:p>
        </w:tc>
      </w:tr>
      <w:tr w:rsidR="00AD343D" w:rsidRPr="00D253EF" w14:paraId="69C8A86C" w14:textId="77777777" w:rsidTr="00AD343D">
        <w:trPr>
          <w:trHeight w:val="402"/>
        </w:trPr>
        <w:tc>
          <w:tcPr>
            <w:tcW w:w="967" w:type="dxa"/>
            <w:vMerge/>
          </w:tcPr>
          <w:p w14:paraId="659AD123" w14:textId="77777777" w:rsidR="00AD343D" w:rsidRPr="00D253EF" w:rsidRDefault="00AD343D" w:rsidP="00AD343D">
            <w:pPr>
              <w:spacing w:after="160" w:line="360" w:lineRule="auto"/>
              <w:jc w:val="both"/>
              <w:rPr>
                <w:rFonts w:asciiTheme="minorHAnsi" w:hAnsiTheme="minorHAnsi" w:cstheme="minorHAnsi"/>
                <w:b/>
                <w:bCs/>
                <w:sz w:val="20"/>
                <w:lang w:eastAsia="zh-TW"/>
              </w:rPr>
            </w:pPr>
          </w:p>
        </w:tc>
        <w:tc>
          <w:tcPr>
            <w:tcW w:w="3916" w:type="dxa"/>
            <w:tcBorders>
              <w:left w:val="nil"/>
              <w:bottom w:val="single" w:sz="4" w:space="0" w:color="auto"/>
            </w:tcBorders>
          </w:tcPr>
          <w:p w14:paraId="7F561429" w14:textId="77777777" w:rsidR="00AD343D" w:rsidRPr="00D253EF" w:rsidRDefault="00AD343D" w:rsidP="00AD343D">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Borders>
              <w:bottom w:val="single" w:sz="4" w:space="0" w:color="auto"/>
            </w:tcBorders>
          </w:tcPr>
          <w:p w14:paraId="2450710B" w14:textId="736BB3F1" w:rsidR="00AD343D" w:rsidRPr="00AD343D" w:rsidRDefault="00AD343D" w:rsidP="00AD343D">
            <w:pPr>
              <w:spacing w:after="160" w:line="360" w:lineRule="auto"/>
              <w:jc w:val="center"/>
              <w:rPr>
                <w:rFonts w:asciiTheme="minorHAnsi" w:hAnsiTheme="minorHAnsi" w:cstheme="minorHAnsi"/>
                <w:sz w:val="22"/>
                <w:lang w:eastAsia="zh-TW"/>
              </w:rPr>
            </w:pPr>
            <w:r w:rsidRPr="00AD343D">
              <w:rPr>
                <w:sz w:val="22"/>
              </w:rPr>
              <w:t>130.30</w:t>
            </w:r>
          </w:p>
        </w:tc>
        <w:tc>
          <w:tcPr>
            <w:tcW w:w="678" w:type="dxa"/>
            <w:tcBorders>
              <w:bottom w:val="single" w:sz="4" w:space="0" w:color="auto"/>
            </w:tcBorders>
          </w:tcPr>
          <w:p w14:paraId="3D0D681F" w14:textId="71A4C44B" w:rsidR="00AD343D" w:rsidRPr="00AD343D" w:rsidRDefault="00AD343D" w:rsidP="00AD343D">
            <w:pPr>
              <w:spacing w:after="160" w:line="360" w:lineRule="auto"/>
              <w:jc w:val="center"/>
              <w:rPr>
                <w:rFonts w:asciiTheme="minorHAnsi" w:hAnsiTheme="minorHAnsi" w:cstheme="minorHAnsi"/>
                <w:sz w:val="22"/>
                <w:lang w:eastAsia="zh-TW"/>
              </w:rPr>
            </w:pPr>
            <w:r w:rsidRPr="00AD343D">
              <w:rPr>
                <w:sz w:val="22"/>
              </w:rPr>
              <w:t>6.48</w:t>
            </w:r>
          </w:p>
        </w:tc>
        <w:tc>
          <w:tcPr>
            <w:tcW w:w="514" w:type="dxa"/>
            <w:tcBorders>
              <w:bottom w:val="single" w:sz="4" w:space="0" w:color="auto"/>
            </w:tcBorders>
          </w:tcPr>
          <w:p w14:paraId="46603EC9" w14:textId="276AF62F" w:rsidR="00AD343D" w:rsidRPr="00AD343D" w:rsidRDefault="00AD343D" w:rsidP="00AD343D">
            <w:pPr>
              <w:spacing w:after="160" w:line="360" w:lineRule="auto"/>
              <w:jc w:val="center"/>
              <w:rPr>
                <w:rFonts w:asciiTheme="minorHAnsi" w:hAnsiTheme="minorHAnsi" w:cstheme="minorHAnsi"/>
                <w:sz w:val="22"/>
                <w:lang w:eastAsia="zh-TW"/>
              </w:rPr>
            </w:pPr>
            <w:r w:rsidRPr="00AD343D">
              <w:rPr>
                <w:sz w:val="22"/>
              </w:rPr>
              <w:t>18</w:t>
            </w:r>
          </w:p>
        </w:tc>
        <w:tc>
          <w:tcPr>
            <w:tcW w:w="987" w:type="dxa"/>
            <w:tcBorders>
              <w:bottom w:val="single" w:sz="4" w:space="0" w:color="auto"/>
            </w:tcBorders>
          </w:tcPr>
          <w:p w14:paraId="75557078" w14:textId="56A7A189" w:rsidR="00AD343D" w:rsidRPr="00AD343D" w:rsidRDefault="00AD343D" w:rsidP="00AD343D">
            <w:pPr>
              <w:spacing w:after="160" w:line="360" w:lineRule="auto"/>
              <w:jc w:val="center"/>
              <w:rPr>
                <w:rFonts w:asciiTheme="minorHAnsi" w:hAnsiTheme="minorHAnsi" w:cstheme="minorHAnsi"/>
                <w:sz w:val="22"/>
                <w:lang w:eastAsia="zh-TW"/>
              </w:rPr>
            </w:pPr>
            <w:r w:rsidRPr="00AD343D">
              <w:rPr>
                <w:sz w:val="22"/>
              </w:rPr>
              <w:t>&lt; .0001*</w:t>
            </w:r>
          </w:p>
        </w:tc>
      </w:tr>
      <w:tr w:rsidR="00DB57DE" w:rsidRPr="00D253EF" w14:paraId="4AD253E9" w14:textId="77777777" w:rsidTr="00AD343D">
        <w:trPr>
          <w:trHeight w:val="402"/>
        </w:trPr>
        <w:tc>
          <w:tcPr>
            <w:tcW w:w="967" w:type="dxa"/>
            <w:tcBorders>
              <w:top w:val="single" w:sz="4" w:space="0" w:color="auto"/>
            </w:tcBorders>
          </w:tcPr>
          <w:p w14:paraId="51F228C0"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3916" w:type="dxa"/>
            <w:tcBorders>
              <w:top w:val="single" w:sz="4" w:space="0" w:color="auto"/>
            </w:tcBorders>
          </w:tcPr>
          <w:p w14:paraId="52122EB5"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1020" w:type="dxa"/>
            <w:tcBorders>
              <w:top w:val="single" w:sz="4" w:space="0" w:color="auto"/>
            </w:tcBorders>
          </w:tcPr>
          <w:p w14:paraId="1E96B13E"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678" w:type="dxa"/>
            <w:tcBorders>
              <w:top w:val="single" w:sz="4" w:space="0" w:color="auto"/>
            </w:tcBorders>
          </w:tcPr>
          <w:p w14:paraId="161A690C"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514" w:type="dxa"/>
            <w:tcBorders>
              <w:top w:val="single" w:sz="4" w:space="0" w:color="auto"/>
            </w:tcBorders>
          </w:tcPr>
          <w:p w14:paraId="0E3CBCD1"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987" w:type="dxa"/>
            <w:tcBorders>
              <w:top w:val="single" w:sz="4" w:space="0" w:color="auto"/>
            </w:tcBorders>
          </w:tcPr>
          <w:p w14:paraId="4B244E08"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r>
    </w:tbl>
    <w:p w14:paraId="158E5775" w14:textId="77777777" w:rsidR="00FB59BD" w:rsidRPr="00D253EF" w:rsidRDefault="00FB59BD" w:rsidP="00FB59BD">
      <w:pPr>
        <w:spacing w:after="240" w:line="360" w:lineRule="auto"/>
        <w:ind w:firstLine="567"/>
        <w:jc w:val="both"/>
        <w:rPr>
          <w:rFonts w:asciiTheme="minorHAnsi" w:eastAsia="PMingLiU" w:hAnsiTheme="minorHAnsi" w:cstheme="minorHAnsi"/>
        </w:rPr>
      </w:pPr>
      <w:commentRangeStart w:id="85"/>
      <w:r w:rsidRPr="00D253EF">
        <w:rPr>
          <w:rFonts w:asciiTheme="minorHAnsi" w:eastAsia="PMingLiU" w:hAnsiTheme="minorHAnsi" w:cstheme="minorHAnsi"/>
        </w:rPr>
        <w:t xml:space="preserve">The time of final activity peak (return) (the time with the highest level of bat activity at sunrise) was significantly different among the three species, and the differences were dependent on season (Aligned Rank Transformation ANOVA, F = 10.708., df = 2, p </w:t>
      </w:r>
      <w:r>
        <w:rPr>
          <w:rFonts w:asciiTheme="minorHAnsi" w:eastAsia="PMingLiU" w:hAnsiTheme="minorHAnsi" w:cstheme="minorHAnsi"/>
        </w:rPr>
        <w:t>&lt; 0.001</w:t>
      </w:r>
      <w:r w:rsidRPr="00D253EF">
        <w:rPr>
          <w:rFonts w:asciiTheme="minorHAnsi" w:eastAsia="PMingLiU" w:hAnsiTheme="minorHAnsi" w:cstheme="minorHAnsi"/>
        </w:rPr>
        <w:t xml:space="preserve">) with a large effect size (Eta2 = 0.54333; Figure 2-6, Table 2-3). </w:t>
      </w:r>
      <w:commentRangeEnd w:id="85"/>
      <w:r w:rsidRPr="00D253EF">
        <w:rPr>
          <w:rFonts w:asciiTheme="minorHAnsi" w:eastAsia="PMingLiU" w:hAnsiTheme="minorHAnsi" w:cstheme="minorHAnsi"/>
          <w:sz w:val="16"/>
          <w:szCs w:val="16"/>
        </w:rPr>
        <w:commentReference w:id="85"/>
      </w:r>
      <w:r w:rsidRPr="00D253EF">
        <w:rPr>
          <w:rFonts w:asciiTheme="minorHAnsi" w:eastAsia="PMingLiU" w:hAnsiTheme="minorHAnsi" w:cstheme="minorHAnsi"/>
        </w:rPr>
        <w:t xml:space="preserve">In summer, overall bat peak return time was 155.3 ± 12.1 minutes before official sunrise (n= 3). </w:t>
      </w:r>
      <w:r w:rsidRPr="00D253EF">
        <w:rPr>
          <w:rFonts w:asciiTheme="minorHAnsi" w:eastAsia="PMingLiU" w:hAnsiTheme="minorHAnsi" w:cstheme="minorHAnsi"/>
          <w:i/>
          <w:iCs/>
        </w:rPr>
        <w:t>M</w:t>
      </w:r>
      <w:r>
        <w:rPr>
          <w:rFonts w:asciiTheme="minorHAnsi" w:eastAsia="PMingLiU" w:hAnsiTheme="minorHAnsi" w:cstheme="minorHAnsi"/>
          <w:i/>
          <w:iCs/>
        </w:rPr>
        <w:t>iniopterus</w:t>
      </w:r>
      <w:r w:rsidRPr="00D253EF">
        <w:rPr>
          <w:rFonts w:asciiTheme="minorHAnsi" w:eastAsia="PMingLiU" w:hAnsiTheme="minorHAnsi" w:cstheme="minorHAnsi"/>
          <w:i/>
          <w:iCs/>
        </w:rPr>
        <w:t xml:space="preserve"> australis</w:t>
      </w:r>
      <w:r w:rsidRPr="00D253EF">
        <w:rPr>
          <w:rFonts w:asciiTheme="minorHAnsi" w:eastAsia="PMingLiU" w:hAnsiTheme="minorHAnsi" w:cstheme="minorHAnsi"/>
        </w:rPr>
        <w:t xml:space="preserve"> ha</w:t>
      </w:r>
      <w:r>
        <w:rPr>
          <w:rFonts w:asciiTheme="minorHAnsi" w:eastAsia="PMingLiU" w:hAnsiTheme="minorHAnsi" w:cstheme="minorHAnsi"/>
        </w:rPr>
        <w:t>d</w:t>
      </w:r>
      <w:r w:rsidRPr="00D253EF">
        <w:rPr>
          <w:rFonts w:asciiTheme="minorHAnsi" w:eastAsia="PMingLiU" w:hAnsiTheme="minorHAnsi" w:cstheme="minorHAnsi"/>
        </w:rPr>
        <w:t xml:space="preserve"> the earliest final peak return time (158.3 ± 21.5 mins before sunrise) when compared with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(157.7 ± 7.6 mins before sunrise) and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(150 ± 2.6 mins before sunrise) (Figure 6). In winter, overall bat final peak return time was 78.4 ± 49.3 minutes before official sunrise (n = 5). The final peak return time </w:t>
      </w:r>
      <w:r>
        <w:rPr>
          <w:rFonts w:asciiTheme="minorHAnsi" w:eastAsia="PMingLiU" w:hAnsiTheme="minorHAnsi" w:cstheme="minorHAnsi"/>
        </w:rPr>
        <w:t>indicated that</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w:t>
      </w:r>
      <w:r>
        <w:rPr>
          <w:rFonts w:asciiTheme="minorHAnsi" w:eastAsia="PMingLiU" w:hAnsiTheme="minorHAnsi" w:cstheme="minorHAnsi"/>
        </w:rPr>
        <w:t xml:space="preserve">was the earliest top return </w:t>
      </w:r>
      <w:r w:rsidRPr="00D253EF">
        <w:rPr>
          <w:rFonts w:asciiTheme="minorHAnsi" w:eastAsia="PMingLiU" w:hAnsiTheme="minorHAnsi" w:cstheme="minorHAnsi"/>
        </w:rPr>
        <w:t xml:space="preserve">(113.5 ± 34.8 mins before sunrise), followed by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(87.7 ± 60.1 mins before sunrise) and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(34.2 ± 1.4 mins before sunrise) (Figure 2-6). </w:t>
      </w:r>
    </w:p>
    <w:p w14:paraId="10BDE704" w14:textId="77777777" w:rsidR="00FB59BD" w:rsidRPr="00D253EF" w:rsidRDefault="00FB59BD" w:rsidP="00FB59BD">
      <w:pPr>
        <w:spacing w:after="240" w:line="360" w:lineRule="auto"/>
        <w:ind w:firstLine="567"/>
        <w:jc w:val="both"/>
        <w:rPr>
          <w:rFonts w:asciiTheme="minorHAnsi" w:eastAsia="PMingLiU" w:hAnsiTheme="minorHAnsi" w:cstheme="minorHAnsi"/>
        </w:rPr>
      </w:pPr>
      <w:r w:rsidRPr="000C13E4">
        <w:rPr>
          <w:rFonts w:asciiTheme="minorHAnsi" w:eastAsia="PMingLiU" w:hAnsiTheme="minorHAnsi" w:cstheme="minorHAnsi"/>
        </w:rPr>
        <w:t xml:space="preserve">Post-hoc comparison of the same species between the two seasons for time of the final activity peak (return) indicated that there was a significant difference for </w:t>
      </w:r>
      <w:r w:rsidRPr="000C13E4">
        <w:rPr>
          <w:rFonts w:asciiTheme="minorHAnsi" w:eastAsia="PMingLiU" w:hAnsiTheme="minorHAnsi" w:cstheme="minorHAnsi"/>
          <w:i/>
          <w:iCs/>
        </w:rPr>
        <w:t>M. australis</w:t>
      </w:r>
      <w:r w:rsidRPr="000C13E4">
        <w:rPr>
          <w:rFonts w:asciiTheme="minorHAnsi" w:eastAsia="PMingLiU" w:hAnsiTheme="minorHAnsi" w:cstheme="minorHAnsi"/>
        </w:rPr>
        <w:t xml:space="preserve"> (</w:t>
      </w:r>
      <w:r>
        <w:rPr>
          <w:rFonts w:asciiTheme="minorHAnsi" w:eastAsia="PMingLiU" w:hAnsiTheme="minorHAnsi" w:cstheme="minorHAnsi"/>
        </w:rPr>
        <w:t>p &lt; 0.0001</w:t>
      </w:r>
      <w:r w:rsidRPr="000C13E4">
        <w:rPr>
          <w:rFonts w:asciiTheme="minorHAnsi" w:eastAsia="PMingLiU" w:hAnsiTheme="minorHAnsi" w:cstheme="minorHAnsi"/>
        </w:rPr>
        <w:t xml:space="preserve">) </w:t>
      </w:r>
      <w:r w:rsidRPr="000C13E4">
        <w:rPr>
          <w:rFonts w:asciiTheme="minorHAnsi" w:eastAsia="PMingLiU" w:hAnsiTheme="minorHAnsi" w:cstheme="minorHAnsi"/>
          <w:i/>
          <w:iCs/>
        </w:rPr>
        <w:t>R. megaphyllus</w:t>
      </w:r>
      <w:r w:rsidRPr="000C13E4">
        <w:rPr>
          <w:rFonts w:asciiTheme="minorHAnsi" w:eastAsia="PMingLiU" w:hAnsiTheme="minorHAnsi" w:cstheme="minorHAnsi"/>
        </w:rPr>
        <w:t xml:space="preserve"> (</w:t>
      </w:r>
      <w:r>
        <w:rPr>
          <w:rFonts w:asciiTheme="minorHAnsi" w:eastAsia="PMingLiU" w:hAnsiTheme="minorHAnsi" w:cstheme="minorHAnsi"/>
        </w:rPr>
        <w:t>p &lt; 0.0001</w:t>
      </w:r>
      <w:r w:rsidRPr="000C13E4">
        <w:rPr>
          <w:rFonts w:asciiTheme="minorHAnsi" w:eastAsia="PMingLiU" w:hAnsiTheme="minorHAnsi" w:cstheme="minorHAnsi"/>
        </w:rPr>
        <w:t>)</w:t>
      </w:r>
      <w:r>
        <w:rPr>
          <w:rFonts w:asciiTheme="minorHAnsi" w:eastAsia="PMingLiU" w:hAnsiTheme="minorHAnsi" w:cstheme="minorHAnsi"/>
        </w:rPr>
        <w:t xml:space="preserve"> </w:t>
      </w:r>
      <w:r w:rsidRPr="000C13E4">
        <w:rPr>
          <w:rFonts w:asciiTheme="minorHAnsi" w:eastAsia="PMingLiU" w:hAnsiTheme="minorHAnsi" w:cstheme="minorHAnsi"/>
        </w:rPr>
        <w:t xml:space="preserve">but not </w:t>
      </w:r>
      <w:r w:rsidRPr="000C13E4">
        <w:rPr>
          <w:rFonts w:asciiTheme="minorHAnsi" w:eastAsia="PMingLiU" w:hAnsiTheme="minorHAnsi" w:cstheme="minorHAnsi"/>
          <w:i/>
          <w:iCs/>
        </w:rPr>
        <w:t>M. macropus</w:t>
      </w:r>
      <w:r w:rsidRPr="000C13E4">
        <w:rPr>
          <w:rFonts w:asciiTheme="minorHAnsi" w:eastAsia="PMingLiU" w:hAnsiTheme="minorHAnsi" w:cstheme="minorHAnsi"/>
        </w:rPr>
        <w:t xml:space="preserve"> (p = </w:t>
      </w:r>
      <w:r>
        <w:rPr>
          <w:rFonts w:asciiTheme="minorHAnsi" w:hAnsiTheme="minorHAnsi" w:cstheme="minorHAnsi"/>
          <w:sz w:val="22"/>
          <w:lang w:eastAsia="zh-TW"/>
        </w:rPr>
        <w:t>0.0595</w:t>
      </w:r>
      <w:r w:rsidRPr="000C13E4">
        <w:rPr>
          <w:rFonts w:asciiTheme="minorHAnsi" w:eastAsia="PMingLiU" w:hAnsiTheme="minorHAnsi" w:cstheme="minorHAnsi"/>
        </w:rPr>
        <w:t xml:space="preserve">). However, it was found that all three species returned earlier before sunrise in summer than winter (Table 2-3 &amp; Figure 2-6). Comparing different species between the two seasons, </w:t>
      </w:r>
      <w:r>
        <w:rPr>
          <w:rFonts w:asciiTheme="minorHAnsi" w:eastAsia="PMingLiU" w:hAnsiTheme="minorHAnsi" w:cstheme="minorHAnsi"/>
        </w:rPr>
        <w:t xml:space="preserve">the seasonal interactions </w:t>
      </w:r>
      <w:r w:rsidRPr="000C13E4">
        <w:rPr>
          <w:rFonts w:asciiTheme="minorHAnsi" w:eastAsia="PMingLiU" w:hAnsiTheme="minorHAnsi" w:cstheme="minorHAnsi"/>
        </w:rPr>
        <w:t>on the time of first activity peak (emergence)</w:t>
      </w:r>
      <w:r>
        <w:rPr>
          <w:rFonts w:asciiTheme="minorHAnsi" w:eastAsia="PMingLiU" w:hAnsiTheme="minorHAnsi" w:cstheme="minorHAnsi"/>
        </w:rPr>
        <w:t xml:space="preserve"> of among all species were significant (p &lt; 0.05, Table 2-3).</w:t>
      </w:r>
    </w:p>
    <w:p w14:paraId="105224FF" w14:textId="77777777" w:rsidR="00380540" w:rsidRDefault="00380540">
      <w:pPr>
        <w:rPr>
          <w:rFonts w:asciiTheme="minorHAnsi" w:eastAsia="PMingLiU" w:hAnsiTheme="minorHAnsi" w:cstheme="minorHAnsi"/>
        </w:rPr>
      </w:pPr>
      <w:r>
        <w:rPr>
          <w:rFonts w:asciiTheme="minorHAnsi" w:eastAsia="PMingLiU" w:hAnsiTheme="minorHAnsi" w:cstheme="minorHAnsi"/>
        </w:rPr>
        <w:br w:type="page"/>
      </w:r>
    </w:p>
    <w:p w14:paraId="708AF7E7" w14:textId="197C5A6C" w:rsidR="00735166" w:rsidRPr="00D253EF" w:rsidRDefault="00575E62" w:rsidP="006545B8">
      <w:pPr>
        <w:spacing w:line="360" w:lineRule="auto"/>
        <w:jc w:val="both"/>
        <w:rPr>
          <w:rFonts w:asciiTheme="minorHAnsi" w:eastAsia="PMingLiU" w:hAnsiTheme="minorHAnsi" w:cstheme="minorHAnsi"/>
        </w:rPr>
      </w:pPr>
      <w:r w:rsidRPr="00D253EF">
        <w:rPr>
          <w:rFonts w:asciiTheme="minorHAnsi" w:hAnsiTheme="minorHAnsi" w:cstheme="minorHAnsi"/>
          <w:noProof/>
        </w:rPr>
        <w:lastRenderedPageBreak/>
        <w:drawing>
          <wp:anchor distT="0" distB="0" distL="114300" distR="114300" simplePos="0" relativeHeight="251688960" behindDoc="0" locked="0" layoutInCell="1" allowOverlap="1" wp14:anchorId="09742A04" wp14:editId="7566D06A">
            <wp:simplePos x="0" y="0"/>
            <wp:positionH relativeFrom="margin">
              <wp:align>right</wp:align>
            </wp:positionH>
            <wp:positionV relativeFrom="paragraph">
              <wp:posOffset>12065</wp:posOffset>
            </wp:positionV>
            <wp:extent cx="5210175" cy="3295650"/>
            <wp:effectExtent l="0" t="0" r="9525" b="0"/>
            <wp:wrapNone/>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4"/>
              </a:graphicData>
            </a:graphic>
            <wp14:sizeRelH relativeFrom="margin">
              <wp14:pctWidth>0</wp14:pctWidth>
            </wp14:sizeRelH>
          </wp:anchor>
        </w:drawing>
      </w:r>
    </w:p>
    <w:p w14:paraId="1E555A79" w14:textId="687BF799" w:rsidR="00735166" w:rsidRPr="00D253EF" w:rsidRDefault="00735166" w:rsidP="006545B8">
      <w:pPr>
        <w:spacing w:line="360" w:lineRule="auto"/>
        <w:jc w:val="both"/>
        <w:rPr>
          <w:rFonts w:asciiTheme="minorHAnsi" w:eastAsia="PMingLiU" w:hAnsiTheme="minorHAnsi" w:cstheme="minorHAnsi"/>
        </w:rPr>
      </w:pPr>
    </w:p>
    <w:p w14:paraId="4B7C89AE" w14:textId="77777777" w:rsidR="00735166" w:rsidRPr="00D253EF" w:rsidRDefault="00735166" w:rsidP="006545B8">
      <w:pPr>
        <w:spacing w:line="360" w:lineRule="auto"/>
        <w:jc w:val="both"/>
        <w:rPr>
          <w:rFonts w:asciiTheme="minorHAnsi" w:eastAsia="PMingLiU" w:hAnsiTheme="minorHAnsi" w:cstheme="minorHAnsi"/>
        </w:rPr>
      </w:pPr>
    </w:p>
    <w:p w14:paraId="03BABB1F" w14:textId="77777777" w:rsidR="00735166" w:rsidRPr="00D253EF" w:rsidRDefault="00735166" w:rsidP="006545B8">
      <w:pPr>
        <w:spacing w:line="360" w:lineRule="auto"/>
        <w:jc w:val="both"/>
        <w:rPr>
          <w:rFonts w:asciiTheme="minorHAnsi" w:eastAsia="PMingLiU" w:hAnsiTheme="minorHAnsi" w:cstheme="minorHAnsi"/>
        </w:rPr>
      </w:pPr>
    </w:p>
    <w:p w14:paraId="2DA93EBF" w14:textId="77777777" w:rsidR="00735166" w:rsidRPr="00D253EF" w:rsidRDefault="00735166" w:rsidP="006545B8">
      <w:pPr>
        <w:spacing w:line="360" w:lineRule="auto"/>
        <w:jc w:val="both"/>
        <w:rPr>
          <w:rFonts w:asciiTheme="minorHAnsi" w:eastAsia="PMingLiU" w:hAnsiTheme="minorHAnsi" w:cstheme="minorHAnsi"/>
        </w:rPr>
      </w:pPr>
    </w:p>
    <w:p w14:paraId="50D8FEDA" w14:textId="77777777" w:rsidR="00735166" w:rsidRPr="00D253EF" w:rsidRDefault="00735166" w:rsidP="006545B8">
      <w:pPr>
        <w:spacing w:line="360" w:lineRule="auto"/>
        <w:jc w:val="both"/>
        <w:rPr>
          <w:rFonts w:asciiTheme="minorHAnsi" w:eastAsia="PMingLiU" w:hAnsiTheme="minorHAnsi" w:cstheme="minorHAnsi"/>
        </w:rPr>
      </w:pPr>
    </w:p>
    <w:p w14:paraId="2FB5C664" w14:textId="77777777" w:rsidR="00735166" w:rsidRPr="00D253EF" w:rsidRDefault="00735166" w:rsidP="006545B8">
      <w:pPr>
        <w:spacing w:line="360" w:lineRule="auto"/>
        <w:jc w:val="both"/>
        <w:rPr>
          <w:rFonts w:asciiTheme="minorHAnsi" w:eastAsia="PMingLiU" w:hAnsiTheme="minorHAnsi" w:cstheme="minorHAnsi"/>
        </w:rPr>
      </w:pPr>
    </w:p>
    <w:p w14:paraId="6B88B1F5" w14:textId="77777777" w:rsidR="00735166" w:rsidRPr="00D253EF" w:rsidRDefault="00735166" w:rsidP="006545B8">
      <w:pPr>
        <w:spacing w:line="360" w:lineRule="auto"/>
        <w:jc w:val="both"/>
        <w:rPr>
          <w:rFonts w:asciiTheme="minorHAnsi" w:eastAsia="PMingLiU" w:hAnsiTheme="minorHAnsi" w:cstheme="minorHAnsi"/>
        </w:rPr>
      </w:pPr>
    </w:p>
    <w:p w14:paraId="761FF6B7" w14:textId="7D1F069A" w:rsidR="00735166" w:rsidRDefault="00735166" w:rsidP="006545B8">
      <w:pPr>
        <w:spacing w:line="360" w:lineRule="auto"/>
        <w:jc w:val="both"/>
        <w:rPr>
          <w:rFonts w:asciiTheme="minorHAnsi" w:eastAsia="PMingLiU" w:hAnsiTheme="minorHAnsi" w:cstheme="minorHAnsi"/>
        </w:rPr>
      </w:pPr>
    </w:p>
    <w:p w14:paraId="2A4D33B0" w14:textId="5527A39D" w:rsidR="008A45D4" w:rsidRDefault="008A45D4" w:rsidP="006545B8">
      <w:pPr>
        <w:spacing w:line="360" w:lineRule="auto"/>
        <w:jc w:val="both"/>
        <w:rPr>
          <w:rFonts w:asciiTheme="minorHAnsi" w:eastAsia="PMingLiU" w:hAnsiTheme="minorHAnsi" w:cstheme="minorHAnsi"/>
        </w:rPr>
      </w:pPr>
    </w:p>
    <w:p w14:paraId="7FE43B2A" w14:textId="57B14FE7" w:rsidR="008A45D4" w:rsidRDefault="008A45D4" w:rsidP="006545B8">
      <w:pPr>
        <w:spacing w:line="360" w:lineRule="auto"/>
        <w:jc w:val="both"/>
        <w:rPr>
          <w:rFonts w:asciiTheme="minorHAnsi" w:eastAsia="PMingLiU" w:hAnsiTheme="minorHAnsi" w:cstheme="minorHAnsi"/>
        </w:rPr>
      </w:pPr>
    </w:p>
    <w:p w14:paraId="485333AC" w14:textId="77777777" w:rsidR="008A45D4" w:rsidRPr="00D253EF" w:rsidRDefault="008A45D4" w:rsidP="006545B8">
      <w:pPr>
        <w:spacing w:line="360" w:lineRule="auto"/>
        <w:jc w:val="both"/>
        <w:rPr>
          <w:rFonts w:asciiTheme="minorHAnsi" w:eastAsia="PMingLiU" w:hAnsiTheme="minorHAnsi" w:cstheme="minorHAnsi"/>
        </w:rPr>
      </w:pPr>
    </w:p>
    <w:p w14:paraId="2F949B41" w14:textId="52A59383" w:rsidR="00575E62" w:rsidRPr="00D253EF" w:rsidRDefault="00183AB9" w:rsidP="006545B8">
      <w:pPr>
        <w:keepNext/>
        <w:spacing w:after="200" w:line="360" w:lineRule="auto"/>
        <w:jc w:val="both"/>
        <w:rPr>
          <w:rFonts w:asciiTheme="minorHAnsi" w:eastAsia="PMingLiU" w:hAnsiTheme="minorHAnsi" w:cstheme="minorHAnsi"/>
          <w:b/>
          <w:bCs/>
          <w:sz w:val="18"/>
          <w:szCs w:val="18"/>
        </w:rPr>
      </w:pPr>
      <w:r w:rsidRPr="00D253EF">
        <w:rPr>
          <w:rFonts w:asciiTheme="minorHAnsi" w:hAnsiTheme="minorHAnsi" w:cstheme="minorHAnsi"/>
          <w:noProof/>
        </w:rPr>
        <mc:AlternateContent>
          <mc:Choice Requires="wps">
            <w:drawing>
              <wp:anchor distT="0" distB="0" distL="114300" distR="114300" simplePos="0" relativeHeight="251691008" behindDoc="0" locked="0" layoutInCell="1" allowOverlap="1" wp14:anchorId="7E456688" wp14:editId="04565831">
                <wp:simplePos x="0" y="0"/>
                <wp:positionH relativeFrom="margin">
                  <wp:align>left</wp:align>
                </wp:positionH>
                <wp:positionV relativeFrom="paragraph">
                  <wp:posOffset>12664</wp:posOffset>
                </wp:positionV>
                <wp:extent cx="5210175" cy="1181819"/>
                <wp:effectExtent l="0" t="0" r="9525" b="0"/>
                <wp:wrapNone/>
                <wp:docPr id="25" name="Text Box 25"/>
                <wp:cNvGraphicFramePr/>
                <a:graphic xmlns:a="http://schemas.openxmlformats.org/drawingml/2006/main">
                  <a:graphicData uri="http://schemas.microsoft.com/office/word/2010/wordprocessingShape">
                    <wps:wsp>
                      <wps:cNvSpPr txBox="1"/>
                      <wps:spPr>
                        <a:xfrm>
                          <a:off x="0" y="0"/>
                          <a:ext cx="5210175" cy="1181819"/>
                        </a:xfrm>
                        <a:prstGeom prst="rect">
                          <a:avLst/>
                        </a:prstGeom>
                        <a:solidFill>
                          <a:prstClr val="white"/>
                        </a:solidFill>
                        <a:ln>
                          <a:noFill/>
                        </a:ln>
                      </wps:spPr>
                      <wps:txbx>
                        <w:txbxContent>
                          <w:p w14:paraId="6563C366" w14:textId="77160286" w:rsidR="00575E62" w:rsidRPr="00575E62" w:rsidRDefault="00575E62" w:rsidP="00575E62">
                            <w:pPr>
                              <w:pStyle w:val="Caption"/>
                              <w:rPr>
                                <w:rFonts w:asciiTheme="minorHAnsi" w:hAnsiTheme="minorHAnsi" w:cstheme="minorHAnsi"/>
                                <w:b w:val="0"/>
                                <w:bCs w:val="0"/>
                                <w:noProof/>
                                <w:sz w:val="24"/>
                              </w:rPr>
                            </w:pPr>
                            <w:bookmarkStart w:id="86" w:name="_Toc84262595"/>
                            <w:bookmarkStart w:id="87" w:name="_Toc85420490"/>
                            <w:r w:rsidRPr="00575E62">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575E62">
                              <w:rPr>
                                <w:rFonts w:asciiTheme="minorHAnsi" w:hAnsiTheme="minorHAnsi" w:cstheme="minorHAnsi"/>
                                <w:b w:val="0"/>
                                <w:bCs w:val="0"/>
                              </w:rPr>
                              <w:t xml:space="preserve"> The mean of final activity peak (return) time relative to official sunrise (± SD) of each species in the Yugar tunnel. The results were calculated by taking the mean for each species over 3 days in summer and 5 days in winter. It showed that all three species returned earlier in summer than winter. The time of mean peak return of all species occurred between 150 – 160 minutes before official sunrise in summer. For winter, the returning pattern varied across species with </w:t>
                            </w:r>
                            <w:r w:rsidRPr="00575E62">
                              <w:rPr>
                                <w:rFonts w:asciiTheme="minorHAnsi" w:hAnsiTheme="minorHAnsi" w:cstheme="minorHAnsi"/>
                                <w:b w:val="0"/>
                                <w:bCs w:val="0"/>
                                <w:i/>
                                <w:iCs/>
                              </w:rPr>
                              <w:t xml:space="preserve">M. australis </w:t>
                            </w:r>
                            <w:r w:rsidRPr="00575E62">
                              <w:rPr>
                                <w:rFonts w:asciiTheme="minorHAnsi" w:hAnsiTheme="minorHAnsi" w:cstheme="minorHAnsi"/>
                                <w:b w:val="0"/>
                                <w:bCs w:val="0"/>
                              </w:rPr>
                              <w:t xml:space="preserve">returned closest to sunrise, </w:t>
                            </w:r>
                            <w:r w:rsidRPr="00575E62">
                              <w:rPr>
                                <w:rFonts w:asciiTheme="minorHAnsi" w:hAnsiTheme="minorHAnsi" w:cstheme="minorHAnsi"/>
                                <w:b w:val="0"/>
                                <w:bCs w:val="0"/>
                                <w:i/>
                                <w:iCs/>
                              </w:rPr>
                              <w:t>M. australis</w:t>
                            </w:r>
                            <w:r w:rsidRPr="00575E62">
                              <w:rPr>
                                <w:rFonts w:asciiTheme="minorHAnsi" w:hAnsiTheme="minorHAnsi" w:cstheme="minorHAnsi"/>
                                <w:b w:val="0"/>
                                <w:bCs w:val="0"/>
                              </w:rPr>
                              <w:t xml:space="preserve"> and </w:t>
                            </w:r>
                            <w:r w:rsidRPr="00575E62">
                              <w:rPr>
                                <w:rFonts w:asciiTheme="minorHAnsi" w:hAnsiTheme="minorHAnsi" w:cstheme="minorHAnsi"/>
                                <w:b w:val="0"/>
                                <w:bCs w:val="0"/>
                                <w:i/>
                                <w:iCs/>
                              </w:rPr>
                              <w:t>R. megaphyllus</w:t>
                            </w:r>
                            <w:r w:rsidRPr="00575E62">
                              <w:rPr>
                                <w:rFonts w:asciiTheme="minorHAnsi" w:hAnsiTheme="minorHAnsi" w:cstheme="minorHAnsi"/>
                                <w:b w:val="0"/>
                                <w:bCs w:val="0"/>
                              </w:rPr>
                              <w:t xml:space="preserve"> returned earlier during the night.</w:t>
                            </w:r>
                            <w:bookmarkEnd w:id="86"/>
                            <w:bookmarkEnd w:id="87"/>
                          </w:p>
                          <w:p w14:paraId="3F4C117F" w14:textId="77777777" w:rsidR="00C526FE" w:rsidRDefault="00C526FE"/>
                          <w:p w14:paraId="654458F6" w14:textId="71ECCF6D" w:rsidR="00575E62" w:rsidRPr="00575E62" w:rsidRDefault="00575E62" w:rsidP="00575E62">
                            <w:pPr>
                              <w:pStyle w:val="Caption"/>
                              <w:rPr>
                                <w:rFonts w:asciiTheme="minorHAnsi" w:hAnsiTheme="minorHAnsi" w:cstheme="minorHAnsi"/>
                                <w:b w:val="0"/>
                                <w:bCs w:val="0"/>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456688" id="Text Box 25" o:spid="_x0000_s1031" type="#_x0000_t202" style="position:absolute;left:0;text-align:left;margin-left:0;margin-top:1pt;width:410.25pt;height:93.05pt;z-index:2516910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" stroked="f">
                <v:textbox inset="0,0,0,0">
                  <w:txbxContent>
                    <w:p w14:paraId="6563C366" w14:textId="77160286" w:rsidR="00575E62" w:rsidRPr="00575E62" w:rsidRDefault="00575E62" w:rsidP="00575E62">
                      <w:pPr>
                        <w:pStyle w:val="Caption"/>
                        <w:rPr>
                          <w:rFonts w:asciiTheme="minorHAnsi" w:hAnsiTheme="minorHAnsi" w:cstheme="minorHAnsi"/>
                          <w:b w:val="0"/>
                          <w:bCs w:val="0"/>
                          <w:noProof/>
                          <w:sz w:val="24"/>
                        </w:rPr>
                      </w:pPr>
                      <w:bookmarkStart w:id="88" w:name="_Toc84262595"/>
                      <w:bookmarkStart w:id="89" w:name="_Toc85420490"/>
                      <w:r w:rsidRPr="00575E62">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575E62">
                        <w:rPr>
                          <w:rFonts w:asciiTheme="minorHAnsi" w:hAnsiTheme="minorHAnsi" w:cstheme="minorHAnsi"/>
                          <w:b w:val="0"/>
                          <w:bCs w:val="0"/>
                        </w:rPr>
                        <w:t xml:space="preserve"> The mean of final activity peak (return) time relative to official sunrise (± SD) of each species in the Yugar tunnel. The results were calculated by taking the mean for each species over 3 days in summer and 5 days in winter. It showed that all three species returned earlier in summer than winter. The time of mean peak return of all species occurred between 150 – 160 minutes before official sunrise in summer. For winter, the returning pattern varied across species with </w:t>
                      </w:r>
                      <w:r w:rsidRPr="00575E62">
                        <w:rPr>
                          <w:rFonts w:asciiTheme="minorHAnsi" w:hAnsiTheme="minorHAnsi" w:cstheme="minorHAnsi"/>
                          <w:b w:val="0"/>
                          <w:bCs w:val="0"/>
                          <w:i/>
                          <w:iCs/>
                        </w:rPr>
                        <w:t xml:space="preserve">M. australis </w:t>
                      </w:r>
                      <w:r w:rsidRPr="00575E62">
                        <w:rPr>
                          <w:rFonts w:asciiTheme="minorHAnsi" w:hAnsiTheme="minorHAnsi" w:cstheme="minorHAnsi"/>
                          <w:b w:val="0"/>
                          <w:bCs w:val="0"/>
                        </w:rPr>
                        <w:t xml:space="preserve">returned closest to sunrise, </w:t>
                      </w:r>
                      <w:r w:rsidRPr="00575E62">
                        <w:rPr>
                          <w:rFonts w:asciiTheme="minorHAnsi" w:hAnsiTheme="minorHAnsi" w:cstheme="minorHAnsi"/>
                          <w:b w:val="0"/>
                          <w:bCs w:val="0"/>
                          <w:i/>
                          <w:iCs/>
                        </w:rPr>
                        <w:t>M. australis</w:t>
                      </w:r>
                      <w:r w:rsidRPr="00575E62">
                        <w:rPr>
                          <w:rFonts w:asciiTheme="minorHAnsi" w:hAnsiTheme="minorHAnsi" w:cstheme="minorHAnsi"/>
                          <w:b w:val="0"/>
                          <w:bCs w:val="0"/>
                        </w:rPr>
                        <w:t xml:space="preserve"> and </w:t>
                      </w:r>
                      <w:r w:rsidRPr="00575E62">
                        <w:rPr>
                          <w:rFonts w:asciiTheme="minorHAnsi" w:hAnsiTheme="minorHAnsi" w:cstheme="minorHAnsi"/>
                          <w:b w:val="0"/>
                          <w:bCs w:val="0"/>
                          <w:i/>
                          <w:iCs/>
                        </w:rPr>
                        <w:t>R. megaphyllus</w:t>
                      </w:r>
                      <w:r w:rsidRPr="00575E62">
                        <w:rPr>
                          <w:rFonts w:asciiTheme="minorHAnsi" w:hAnsiTheme="minorHAnsi" w:cstheme="minorHAnsi"/>
                          <w:b w:val="0"/>
                          <w:bCs w:val="0"/>
                        </w:rPr>
                        <w:t xml:space="preserve"> returned earlier during the night.</w:t>
                      </w:r>
                      <w:bookmarkEnd w:id="88"/>
                      <w:bookmarkEnd w:id="89"/>
                    </w:p>
                    <w:p w14:paraId="3F4C117F" w14:textId="77777777" w:rsidR="00C526FE" w:rsidRDefault="00C526FE"/>
                    <w:p w14:paraId="654458F6" w14:textId="71ECCF6D" w:rsidR="00575E62" w:rsidRPr="00575E62" w:rsidRDefault="00575E62" w:rsidP="00575E62">
                      <w:pPr>
                        <w:pStyle w:val="Caption"/>
                        <w:rPr>
                          <w:rFonts w:asciiTheme="minorHAnsi" w:hAnsiTheme="minorHAnsi" w:cstheme="minorHAnsi"/>
                          <w:b w:val="0"/>
                          <w:bCs w:val="0"/>
                          <w:noProof/>
                          <w:sz w:val="24"/>
                        </w:rPr>
                      </w:pPr>
                    </w:p>
                  </w:txbxContent>
                </v:textbox>
                <w10:wrap anchorx="margin"/>
              </v:shape>
            </w:pict>
          </mc:Fallback>
        </mc:AlternateContent>
      </w:r>
    </w:p>
    <w:p w14:paraId="44B4396F" w14:textId="77777777" w:rsidR="00575E62" w:rsidRPr="00D253EF" w:rsidRDefault="00575E62" w:rsidP="006545B8">
      <w:pPr>
        <w:keepNext/>
        <w:spacing w:after="200" w:line="360" w:lineRule="auto"/>
        <w:jc w:val="both"/>
        <w:rPr>
          <w:rFonts w:asciiTheme="minorHAnsi" w:eastAsia="PMingLiU" w:hAnsiTheme="minorHAnsi" w:cstheme="minorHAnsi"/>
          <w:b/>
          <w:bCs/>
          <w:sz w:val="18"/>
          <w:szCs w:val="18"/>
        </w:rPr>
      </w:pPr>
    </w:p>
    <w:p w14:paraId="170C8255" w14:textId="2668A439" w:rsidR="00575E62" w:rsidRPr="00D253EF" w:rsidRDefault="00575E62" w:rsidP="006545B8">
      <w:pPr>
        <w:keepNext/>
        <w:spacing w:after="200" w:line="360" w:lineRule="auto"/>
        <w:jc w:val="both"/>
        <w:rPr>
          <w:rFonts w:asciiTheme="minorHAnsi" w:eastAsia="PMingLiU" w:hAnsiTheme="minorHAnsi" w:cstheme="minorHAnsi"/>
          <w:b/>
          <w:bCs/>
          <w:sz w:val="18"/>
          <w:szCs w:val="18"/>
        </w:rPr>
      </w:pPr>
    </w:p>
    <w:p w14:paraId="53C45CA4" w14:textId="4E751963" w:rsidR="00735166" w:rsidRPr="00D253EF" w:rsidRDefault="00735166" w:rsidP="006545B8">
      <w:pPr>
        <w:keepNext/>
        <w:spacing w:after="200" w:line="360" w:lineRule="auto"/>
        <w:jc w:val="both"/>
        <w:rPr>
          <w:rFonts w:asciiTheme="minorHAnsi" w:eastAsia="PMingLiU" w:hAnsiTheme="minorHAnsi" w:cstheme="minorHAnsi"/>
          <w:i/>
          <w:iCs/>
          <w:color w:val="1F497D"/>
          <w:sz w:val="18"/>
          <w:szCs w:val="18"/>
        </w:rPr>
      </w:pPr>
    </w:p>
    <w:p w14:paraId="6F8FBAFE" w14:textId="596CDB9B" w:rsidR="00F7464E" w:rsidRPr="00D253EF" w:rsidRDefault="00F7464E" w:rsidP="00F7464E">
      <w:pPr>
        <w:pStyle w:val="Caption"/>
        <w:keepNext/>
        <w:rPr>
          <w:rFonts w:asciiTheme="minorHAnsi" w:hAnsiTheme="minorHAnsi" w:cstheme="minorHAnsi"/>
          <w:b w:val="0"/>
          <w:bCs w:val="0"/>
        </w:rPr>
      </w:pPr>
      <w:bookmarkStart w:id="90" w:name="_Toc71670550"/>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9E45A0">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B87970" w:rsidRPr="00D253EF">
        <w:rPr>
          <w:rFonts w:asciiTheme="minorHAnsi" w:hAnsiTheme="minorHAnsi" w:cstheme="minorHAnsi"/>
          <w:b w:val="0"/>
          <w:bCs w:val="0"/>
        </w:rPr>
        <w:t xml:space="preserve"> Pos-hoc comparisons for interactions in a two-way model for the Aligned Rank Transformation ANOVA results on the final activity peak (return) times relative to official sunrise of each species between summer and winter. (Results were analysed from the average peak return time relative to official sunrise of each species over 3 days in summer and 5 days in winter)</w:t>
      </w:r>
      <w:r w:rsidR="00C62702" w:rsidRPr="00D253EF">
        <w:rPr>
          <w:rFonts w:asciiTheme="minorHAnsi" w:hAnsiTheme="minorHAnsi" w:cstheme="minorHAnsi"/>
          <w:b w:val="0"/>
          <w:bCs w:val="0"/>
        </w:rPr>
        <w:t>.</w:t>
      </w:r>
      <w:bookmarkEnd w:id="90"/>
    </w:p>
    <w:p w14:paraId="460FD9C1" w14:textId="77777777" w:rsidR="00C62702" w:rsidRPr="00D253EF" w:rsidRDefault="00C62702" w:rsidP="00C62702">
      <w:pPr>
        <w:rPr>
          <w:rFonts w:asciiTheme="minorHAnsi" w:hAnsiTheme="minorHAnsi" w:cstheme="minorHAnsi"/>
        </w:rPr>
      </w:pPr>
    </w:p>
    <w:tbl>
      <w:tblPr>
        <w:tblStyle w:val="TableGrid4"/>
        <w:tblW w:w="8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8"/>
        <w:gridCol w:w="3724"/>
        <w:gridCol w:w="1020"/>
        <w:gridCol w:w="693"/>
        <w:gridCol w:w="440"/>
        <w:gridCol w:w="1126"/>
      </w:tblGrid>
      <w:tr w:rsidR="004D39A5" w:rsidRPr="00D253EF" w14:paraId="1317345F" w14:textId="77777777" w:rsidTr="001A691F">
        <w:trPr>
          <w:trHeight w:val="411"/>
        </w:trPr>
        <w:tc>
          <w:tcPr>
            <w:tcW w:w="1226" w:type="dxa"/>
            <w:tcBorders>
              <w:top w:val="single" w:sz="4" w:space="0" w:color="auto"/>
              <w:bottom w:val="single" w:sz="4" w:space="0" w:color="auto"/>
            </w:tcBorders>
            <w:vAlign w:val="center"/>
          </w:tcPr>
          <w:p w14:paraId="6AD13E6E" w14:textId="77777777" w:rsidR="004D39A5" w:rsidRPr="00D253EF" w:rsidRDefault="004D39A5" w:rsidP="00CA6774">
            <w:pPr>
              <w:tabs>
                <w:tab w:val="left" w:pos="2895"/>
              </w:tabs>
              <w:spacing w:after="160" w:line="360" w:lineRule="auto"/>
              <w:jc w:val="center"/>
              <w:rPr>
                <w:rFonts w:asciiTheme="minorHAnsi" w:hAnsiTheme="minorHAnsi" w:cstheme="minorHAnsi"/>
                <w:b/>
                <w:bCs/>
                <w:sz w:val="22"/>
                <w:lang w:eastAsia="zh-TW"/>
              </w:rPr>
            </w:pPr>
          </w:p>
        </w:tc>
        <w:tc>
          <w:tcPr>
            <w:tcW w:w="3808" w:type="dxa"/>
            <w:tcBorders>
              <w:top w:val="single" w:sz="4" w:space="0" w:color="auto"/>
              <w:bottom w:val="single" w:sz="4" w:space="0" w:color="auto"/>
            </w:tcBorders>
            <w:vAlign w:val="center"/>
          </w:tcPr>
          <w:p w14:paraId="7854F127" w14:textId="77777777" w:rsidR="004D39A5" w:rsidRPr="00D253EF" w:rsidRDefault="004D39A5" w:rsidP="00CA6774">
            <w:pPr>
              <w:tabs>
                <w:tab w:val="left" w:pos="2895"/>
              </w:tabs>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Contrast</w:t>
            </w:r>
          </w:p>
        </w:tc>
        <w:tc>
          <w:tcPr>
            <w:tcW w:w="1020" w:type="dxa"/>
            <w:tcBorders>
              <w:top w:val="single" w:sz="4" w:space="0" w:color="auto"/>
              <w:bottom w:val="single" w:sz="4" w:space="0" w:color="auto"/>
            </w:tcBorders>
            <w:vAlign w:val="center"/>
          </w:tcPr>
          <w:p w14:paraId="6DB45449" w14:textId="77777777" w:rsidR="004D39A5" w:rsidRPr="00D253EF" w:rsidRDefault="004D39A5" w:rsidP="00CA6774">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estimate</w:t>
            </w:r>
          </w:p>
        </w:tc>
        <w:tc>
          <w:tcPr>
            <w:tcW w:w="696" w:type="dxa"/>
            <w:tcBorders>
              <w:top w:val="single" w:sz="4" w:space="0" w:color="auto"/>
              <w:bottom w:val="single" w:sz="4" w:space="0" w:color="auto"/>
            </w:tcBorders>
            <w:vAlign w:val="center"/>
          </w:tcPr>
          <w:p w14:paraId="3A125CBF" w14:textId="77777777" w:rsidR="004D39A5" w:rsidRPr="00D253EF" w:rsidRDefault="004D39A5" w:rsidP="00CA6774">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SE</w:t>
            </w:r>
          </w:p>
        </w:tc>
        <w:tc>
          <w:tcPr>
            <w:tcW w:w="338" w:type="dxa"/>
            <w:tcBorders>
              <w:top w:val="single" w:sz="4" w:space="0" w:color="auto"/>
              <w:bottom w:val="single" w:sz="4" w:space="0" w:color="auto"/>
            </w:tcBorders>
            <w:vAlign w:val="center"/>
          </w:tcPr>
          <w:p w14:paraId="6D7CD856" w14:textId="77777777" w:rsidR="004D39A5" w:rsidRPr="00D253EF" w:rsidRDefault="004D39A5" w:rsidP="00CA6774">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df</w:t>
            </w:r>
          </w:p>
        </w:tc>
        <w:tc>
          <w:tcPr>
            <w:tcW w:w="1133" w:type="dxa"/>
            <w:tcBorders>
              <w:top w:val="single" w:sz="4" w:space="0" w:color="auto"/>
              <w:bottom w:val="single" w:sz="4" w:space="0" w:color="auto"/>
            </w:tcBorders>
            <w:vAlign w:val="center"/>
          </w:tcPr>
          <w:p w14:paraId="698449FC" w14:textId="77777777" w:rsidR="004D39A5" w:rsidRPr="00D253EF" w:rsidRDefault="004D39A5" w:rsidP="00CA6774">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p. value</w:t>
            </w:r>
          </w:p>
        </w:tc>
      </w:tr>
      <w:tr w:rsidR="001A691F" w:rsidRPr="00D253EF" w14:paraId="00459873" w14:textId="77777777" w:rsidTr="001A691F">
        <w:trPr>
          <w:trHeight w:val="396"/>
        </w:trPr>
        <w:tc>
          <w:tcPr>
            <w:tcW w:w="1226" w:type="dxa"/>
            <w:vMerge w:val="restart"/>
            <w:tcBorders>
              <w:top w:val="single" w:sz="4" w:space="0" w:color="auto"/>
              <w:bottom w:val="single" w:sz="4" w:space="0" w:color="auto"/>
            </w:tcBorders>
            <w:vAlign w:val="center"/>
          </w:tcPr>
          <w:p w14:paraId="7C40E298" w14:textId="77777777" w:rsidR="001A691F" w:rsidRPr="00D253EF" w:rsidRDefault="001A691F" w:rsidP="001A691F">
            <w:pPr>
              <w:spacing w:after="160" w:line="360" w:lineRule="auto"/>
              <w:jc w:val="center"/>
              <w:rPr>
                <w:rFonts w:asciiTheme="minorHAnsi" w:hAnsiTheme="minorHAnsi" w:cstheme="minorHAnsi"/>
                <w:b/>
                <w:bCs/>
                <w:sz w:val="20"/>
                <w:lang w:eastAsia="zh-TW"/>
              </w:rPr>
            </w:pPr>
            <w:r w:rsidRPr="00D253EF">
              <w:rPr>
                <w:rFonts w:asciiTheme="minorHAnsi" w:hAnsiTheme="minorHAnsi" w:cstheme="minorHAnsi"/>
                <w:b/>
                <w:bCs/>
                <w:sz w:val="20"/>
                <w:lang w:eastAsia="zh-TW"/>
              </w:rPr>
              <w:t>same species across two seasons</w:t>
            </w:r>
          </w:p>
        </w:tc>
        <w:tc>
          <w:tcPr>
            <w:tcW w:w="3808" w:type="dxa"/>
            <w:tcBorders>
              <w:top w:val="single" w:sz="4" w:space="0" w:color="auto"/>
            </w:tcBorders>
          </w:tcPr>
          <w:p w14:paraId="6041E95D" w14:textId="74AD6D75" w:rsidR="001A691F" w:rsidRPr="00D253EF" w:rsidRDefault="001A691F" w:rsidP="001A691F">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(Winter)</w:t>
            </w:r>
          </w:p>
        </w:tc>
        <w:tc>
          <w:tcPr>
            <w:tcW w:w="1020" w:type="dxa"/>
            <w:tcBorders>
              <w:top w:val="single" w:sz="4" w:space="0" w:color="auto"/>
            </w:tcBorders>
          </w:tcPr>
          <w:p w14:paraId="5BA27045" w14:textId="39D7A68D" w:rsidR="001A691F" w:rsidRPr="001A691F" w:rsidRDefault="001A691F" w:rsidP="001A691F">
            <w:pPr>
              <w:spacing w:after="160" w:line="360" w:lineRule="auto"/>
              <w:jc w:val="center"/>
              <w:rPr>
                <w:rFonts w:asciiTheme="minorHAnsi" w:hAnsiTheme="minorHAnsi" w:cstheme="minorHAnsi"/>
                <w:sz w:val="22"/>
                <w:lang w:eastAsia="zh-TW"/>
              </w:rPr>
            </w:pPr>
            <w:r w:rsidRPr="001A691F">
              <w:rPr>
                <w:sz w:val="22"/>
              </w:rPr>
              <w:t>127.53</w:t>
            </w:r>
          </w:p>
        </w:tc>
        <w:tc>
          <w:tcPr>
            <w:tcW w:w="696" w:type="dxa"/>
            <w:tcBorders>
              <w:top w:val="single" w:sz="4" w:space="0" w:color="auto"/>
            </w:tcBorders>
          </w:tcPr>
          <w:p w14:paraId="01B9FEF5" w14:textId="78E53ADF" w:rsidR="001A691F" w:rsidRPr="001A691F" w:rsidRDefault="001A691F" w:rsidP="001A691F">
            <w:pPr>
              <w:spacing w:after="160" w:line="360" w:lineRule="auto"/>
              <w:jc w:val="center"/>
              <w:rPr>
                <w:rFonts w:asciiTheme="minorHAnsi" w:hAnsiTheme="minorHAnsi" w:cstheme="minorHAnsi"/>
                <w:sz w:val="22"/>
                <w:lang w:eastAsia="zh-TW"/>
              </w:rPr>
            </w:pPr>
            <w:r w:rsidRPr="001A691F">
              <w:rPr>
                <w:sz w:val="22"/>
              </w:rPr>
              <w:t>21.1</w:t>
            </w:r>
          </w:p>
        </w:tc>
        <w:tc>
          <w:tcPr>
            <w:tcW w:w="338" w:type="dxa"/>
            <w:tcBorders>
              <w:top w:val="single" w:sz="4" w:space="0" w:color="auto"/>
            </w:tcBorders>
          </w:tcPr>
          <w:p w14:paraId="5776A218" w14:textId="4DF68969" w:rsidR="001A691F" w:rsidRPr="001A691F" w:rsidRDefault="001A691F" w:rsidP="001A691F">
            <w:pPr>
              <w:spacing w:after="160" w:line="360" w:lineRule="auto"/>
              <w:jc w:val="center"/>
              <w:rPr>
                <w:rFonts w:asciiTheme="minorHAnsi" w:hAnsiTheme="minorHAnsi" w:cstheme="minorHAnsi"/>
                <w:sz w:val="22"/>
                <w:lang w:eastAsia="zh-TW"/>
              </w:rPr>
            </w:pPr>
            <w:r w:rsidRPr="001A691F">
              <w:rPr>
                <w:sz w:val="22"/>
              </w:rPr>
              <w:t>18</w:t>
            </w:r>
          </w:p>
        </w:tc>
        <w:tc>
          <w:tcPr>
            <w:tcW w:w="1133" w:type="dxa"/>
            <w:tcBorders>
              <w:top w:val="single" w:sz="4" w:space="0" w:color="auto"/>
            </w:tcBorders>
          </w:tcPr>
          <w:p w14:paraId="7D35492F" w14:textId="26ADC196" w:rsidR="001A691F" w:rsidRPr="001A691F" w:rsidRDefault="001A691F" w:rsidP="001A691F">
            <w:pPr>
              <w:spacing w:after="160" w:line="360" w:lineRule="auto"/>
              <w:jc w:val="center"/>
              <w:rPr>
                <w:rFonts w:asciiTheme="minorHAnsi" w:hAnsiTheme="minorHAnsi" w:cstheme="minorHAnsi"/>
                <w:sz w:val="22"/>
                <w:lang w:eastAsia="zh-TW"/>
              </w:rPr>
            </w:pPr>
            <w:r w:rsidRPr="001A691F">
              <w:rPr>
                <w:sz w:val="22"/>
              </w:rPr>
              <w:t>&lt; .0001*</w:t>
            </w:r>
          </w:p>
        </w:tc>
      </w:tr>
      <w:tr w:rsidR="001A691F" w:rsidRPr="00D253EF" w14:paraId="75EB3A91" w14:textId="77777777" w:rsidTr="001A691F">
        <w:trPr>
          <w:trHeight w:val="396"/>
        </w:trPr>
        <w:tc>
          <w:tcPr>
            <w:tcW w:w="1226" w:type="dxa"/>
            <w:vMerge/>
            <w:tcBorders>
              <w:bottom w:val="single" w:sz="4" w:space="0" w:color="auto"/>
            </w:tcBorders>
            <w:vAlign w:val="center"/>
          </w:tcPr>
          <w:p w14:paraId="08F6175F" w14:textId="77777777" w:rsidR="001A691F" w:rsidRPr="00D253EF" w:rsidRDefault="001A691F" w:rsidP="001A691F">
            <w:pPr>
              <w:spacing w:after="160" w:line="360" w:lineRule="auto"/>
              <w:jc w:val="center"/>
              <w:rPr>
                <w:rFonts w:asciiTheme="minorHAnsi" w:hAnsiTheme="minorHAnsi" w:cstheme="minorHAnsi"/>
                <w:b/>
                <w:bCs/>
                <w:sz w:val="20"/>
                <w:lang w:eastAsia="zh-TW"/>
              </w:rPr>
            </w:pPr>
          </w:p>
        </w:tc>
        <w:tc>
          <w:tcPr>
            <w:tcW w:w="3808" w:type="dxa"/>
          </w:tcPr>
          <w:p w14:paraId="63EB55B4" w14:textId="77777777" w:rsidR="001A691F" w:rsidRPr="00D253EF" w:rsidRDefault="001A691F" w:rsidP="001A691F">
            <w:pPr>
              <w:spacing w:after="160" w:line="360" w:lineRule="auto"/>
              <w:jc w:val="both"/>
              <w:rPr>
                <w:rFonts w:asciiTheme="minorHAnsi" w:hAnsiTheme="minorHAnsi" w:cstheme="minorHAnsi"/>
                <w:b/>
                <w:bCs/>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Pr>
          <w:p w14:paraId="5643B977" w14:textId="58C10D87" w:rsidR="001A691F" w:rsidRPr="001A691F" w:rsidRDefault="001A691F" w:rsidP="001A691F">
            <w:pPr>
              <w:spacing w:after="160" w:line="360" w:lineRule="auto"/>
              <w:jc w:val="center"/>
              <w:rPr>
                <w:rFonts w:asciiTheme="minorHAnsi" w:hAnsiTheme="minorHAnsi" w:cstheme="minorHAnsi"/>
                <w:sz w:val="22"/>
                <w:lang w:eastAsia="zh-TW"/>
              </w:rPr>
            </w:pPr>
            <w:r w:rsidRPr="001A691F">
              <w:rPr>
                <w:sz w:val="22"/>
              </w:rPr>
              <w:t>42.55</w:t>
            </w:r>
          </w:p>
        </w:tc>
        <w:tc>
          <w:tcPr>
            <w:tcW w:w="696" w:type="dxa"/>
          </w:tcPr>
          <w:p w14:paraId="7F2EE80A" w14:textId="47E42DF2" w:rsidR="001A691F" w:rsidRPr="001A691F" w:rsidRDefault="001A691F" w:rsidP="001A691F">
            <w:pPr>
              <w:spacing w:after="160" w:line="360" w:lineRule="auto"/>
              <w:jc w:val="center"/>
              <w:rPr>
                <w:rFonts w:asciiTheme="minorHAnsi" w:hAnsiTheme="minorHAnsi" w:cstheme="minorHAnsi"/>
                <w:sz w:val="22"/>
                <w:lang w:eastAsia="zh-TW"/>
              </w:rPr>
            </w:pPr>
            <w:r w:rsidRPr="001A691F">
              <w:rPr>
                <w:sz w:val="22"/>
              </w:rPr>
              <w:t>21.1</w:t>
            </w:r>
          </w:p>
        </w:tc>
        <w:tc>
          <w:tcPr>
            <w:tcW w:w="338" w:type="dxa"/>
          </w:tcPr>
          <w:p w14:paraId="4588B15B" w14:textId="4253545E" w:rsidR="001A691F" w:rsidRPr="001A691F" w:rsidRDefault="001A691F" w:rsidP="001A691F">
            <w:pPr>
              <w:spacing w:after="160" w:line="360" w:lineRule="auto"/>
              <w:jc w:val="center"/>
              <w:rPr>
                <w:rFonts w:asciiTheme="minorHAnsi" w:hAnsiTheme="minorHAnsi" w:cstheme="minorHAnsi"/>
                <w:sz w:val="22"/>
                <w:lang w:eastAsia="zh-TW"/>
              </w:rPr>
            </w:pPr>
            <w:r w:rsidRPr="001A691F">
              <w:rPr>
                <w:sz w:val="22"/>
              </w:rPr>
              <w:t>18</w:t>
            </w:r>
          </w:p>
        </w:tc>
        <w:tc>
          <w:tcPr>
            <w:tcW w:w="1133" w:type="dxa"/>
          </w:tcPr>
          <w:p w14:paraId="2808D54A" w14:textId="38735C3F" w:rsidR="001A691F" w:rsidRPr="001A691F" w:rsidRDefault="001A691F" w:rsidP="001A691F">
            <w:pPr>
              <w:spacing w:after="160" w:line="360" w:lineRule="auto"/>
              <w:jc w:val="center"/>
              <w:rPr>
                <w:rFonts w:asciiTheme="minorHAnsi" w:hAnsiTheme="minorHAnsi" w:cstheme="minorHAnsi"/>
                <w:sz w:val="22"/>
                <w:lang w:eastAsia="zh-TW"/>
              </w:rPr>
            </w:pPr>
            <w:r w:rsidRPr="001A691F">
              <w:rPr>
                <w:sz w:val="22"/>
              </w:rPr>
              <w:t>0.0595</w:t>
            </w:r>
          </w:p>
        </w:tc>
      </w:tr>
      <w:tr w:rsidR="001A691F" w:rsidRPr="00D253EF" w14:paraId="50764211" w14:textId="77777777" w:rsidTr="001A691F">
        <w:trPr>
          <w:trHeight w:val="396"/>
        </w:trPr>
        <w:tc>
          <w:tcPr>
            <w:tcW w:w="1226" w:type="dxa"/>
            <w:vMerge/>
            <w:tcBorders>
              <w:bottom w:val="single" w:sz="4" w:space="0" w:color="auto"/>
            </w:tcBorders>
            <w:vAlign w:val="center"/>
          </w:tcPr>
          <w:p w14:paraId="5C32BFD7" w14:textId="77777777" w:rsidR="001A691F" w:rsidRPr="00D253EF" w:rsidRDefault="001A691F" w:rsidP="001A691F">
            <w:pPr>
              <w:spacing w:after="160" w:line="360" w:lineRule="auto"/>
              <w:jc w:val="center"/>
              <w:rPr>
                <w:rFonts w:asciiTheme="minorHAnsi" w:hAnsiTheme="minorHAnsi" w:cstheme="minorHAnsi"/>
                <w:b/>
                <w:bCs/>
                <w:sz w:val="20"/>
                <w:lang w:eastAsia="zh-TW"/>
              </w:rPr>
            </w:pPr>
          </w:p>
        </w:tc>
        <w:tc>
          <w:tcPr>
            <w:tcW w:w="3808" w:type="dxa"/>
            <w:tcBorders>
              <w:bottom w:val="single" w:sz="4" w:space="0" w:color="auto"/>
            </w:tcBorders>
          </w:tcPr>
          <w:p w14:paraId="21F67BFD" w14:textId="77777777" w:rsidR="001A691F" w:rsidRPr="00D253EF" w:rsidRDefault="001A691F" w:rsidP="001A691F">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Borders>
              <w:bottom w:val="single" w:sz="4" w:space="0" w:color="auto"/>
            </w:tcBorders>
          </w:tcPr>
          <w:p w14:paraId="07FF6D6F" w14:textId="6127817A" w:rsidR="001A691F" w:rsidRPr="001A691F" w:rsidRDefault="001A691F" w:rsidP="001A691F">
            <w:pPr>
              <w:spacing w:after="160" w:line="360" w:lineRule="auto"/>
              <w:jc w:val="center"/>
              <w:rPr>
                <w:rFonts w:asciiTheme="minorHAnsi" w:hAnsiTheme="minorHAnsi" w:cstheme="minorHAnsi"/>
                <w:sz w:val="22"/>
                <w:lang w:eastAsia="zh-TW"/>
              </w:rPr>
            </w:pPr>
            <w:r w:rsidRPr="001A691F">
              <w:rPr>
                <w:sz w:val="22"/>
              </w:rPr>
              <w:t>85.45</w:t>
            </w:r>
          </w:p>
        </w:tc>
        <w:tc>
          <w:tcPr>
            <w:tcW w:w="696" w:type="dxa"/>
            <w:tcBorders>
              <w:bottom w:val="single" w:sz="4" w:space="0" w:color="auto"/>
            </w:tcBorders>
          </w:tcPr>
          <w:p w14:paraId="6D15EA9A" w14:textId="4675F0A5" w:rsidR="001A691F" w:rsidRPr="001A691F" w:rsidRDefault="001A691F" w:rsidP="001A691F">
            <w:pPr>
              <w:spacing w:after="160" w:line="360" w:lineRule="auto"/>
              <w:jc w:val="center"/>
              <w:rPr>
                <w:rFonts w:asciiTheme="minorHAnsi" w:hAnsiTheme="minorHAnsi" w:cstheme="minorHAnsi"/>
                <w:sz w:val="22"/>
                <w:lang w:eastAsia="zh-TW"/>
              </w:rPr>
            </w:pPr>
            <w:r w:rsidRPr="001A691F">
              <w:rPr>
                <w:sz w:val="22"/>
              </w:rPr>
              <w:t>21.1</w:t>
            </w:r>
          </w:p>
        </w:tc>
        <w:tc>
          <w:tcPr>
            <w:tcW w:w="338" w:type="dxa"/>
            <w:tcBorders>
              <w:bottom w:val="single" w:sz="4" w:space="0" w:color="auto"/>
            </w:tcBorders>
          </w:tcPr>
          <w:p w14:paraId="7CD60762" w14:textId="7DFCDD63" w:rsidR="001A691F" w:rsidRPr="001A691F" w:rsidRDefault="001A691F" w:rsidP="001A691F">
            <w:pPr>
              <w:spacing w:after="160" w:line="360" w:lineRule="auto"/>
              <w:jc w:val="center"/>
              <w:rPr>
                <w:rFonts w:asciiTheme="minorHAnsi" w:hAnsiTheme="minorHAnsi" w:cstheme="minorHAnsi"/>
                <w:sz w:val="22"/>
                <w:lang w:eastAsia="zh-TW"/>
              </w:rPr>
            </w:pPr>
            <w:r w:rsidRPr="001A691F">
              <w:rPr>
                <w:sz w:val="22"/>
              </w:rPr>
              <w:t>18</w:t>
            </w:r>
          </w:p>
        </w:tc>
        <w:tc>
          <w:tcPr>
            <w:tcW w:w="1133" w:type="dxa"/>
            <w:tcBorders>
              <w:bottom w:val="single" w:sz="4" w:space="0" w:color="auto"/>
            </w:tcBorders>
          </w:tcPr>
          <w:p w14:paraId="39E63B1B" w14:textId="155E5282" w:rsidR="001A691F" w:rsidRPr="001A691F" w:rsidRDefault="001A691F" w:rsidP="001A691F">
            <w:pPr>
              <w:spacing w:after="160" w:line="360" w:lineRule="auto"/>
              <w:jc w:val="center"/>
              <w:rPr>
                <w:rFonts w:asciiTheme="minorHAnsi" w:hAnsiTheme="minorHAnsi" w:cstheme="minorHAnsi"/>
                <w:sz w:val="22"/>
                <w:lang w:eastAsia="zh-TW"/>
              </w:rPr>
            </w:pPr>
            <w:r w:rsidRPr="001A691F">
              <w:rPr>
                <w:sz w:val="22"/>
              </w:rPr>
              <w:t>&lt; .0001*</w:t>
            </w:r>
          </w:p>
        </w:tc>
      </w:tr>
      <w:tr w:rsidR="001A691F" w:rsidRPr="00D253EF" w14:paraId="2A2646BF" w14:textId="77777777" w:rsidTr="001A691F">
        <w:trPr>
          <w:trHeight w:val="396"/>
        </w:trPr>
        <w:tc>
          <w:tcPr>
            <w:tcW w:w="1226" w:type="dxa"/>
            <w:vMerge w:val="restart"/>
            <w:tcBorders>
              <w:bottom w:val="single" w:sz="4" w:space="0" w:color="auto"/>
            </w:tcBorders>
            <w:vAlign w:val="center"/>
          </w:tcPr>
          <w:p w14:paraId="63D1560C" w14:textId="77777777" w:rsidR="001A691F" w:rsidRPr="00D253EF" w:rsidRDefault="001A691F" w:rsidP="001A691F">
            <w:pPr>
              <w:spacing w:after="160" w:line="360" w:lineRule="auto"/>
              <w:jc w:val="center"/>
              <w:rPr>
                <w:rFonts w:asciiTheme="minorHAnsi" w:hAnsiTheme="minorHAnsi" w:cstheme="minorHAnsi"/>
                <w:b/>
                <w:bCs/>
                <w:sz w:val="20"/>
                <w:lang w:eastAsia="zh-TW"/>
              </w:rPr>
            </w:pPr>
          </w:p>
          <w:p w14:paraId="70DEFC53" w14:textId="77777777" w:rsidR="001A691F" w:rsidRPr="00D253EF" w:rsidRDefault="001A691F" w:rsidP="001A691F">
            <w:pPr>
              <w:spacing w:after="160" w:line="360" w:lineRule="auto"/>
              <w:jc w:val="center"/>
              <w:rPr>
                <w:rFonts w:asciiTheme="minorHAnsi" w:hAnsiTheme="minorHAnsi" w:cstheme="minorHAnsi"/>
                <w:b/>
                <w:bCs/>
                <w:sz w:val="20"/>
                <w:lang w:eastAsia="zh-TW"/>
              </w:rPr>
            </w:pPr>
            <w:r w:rsidRPr="00D253EF">
              <w:rPr>
                <w:rFonts w:asciiTheme="minorHAnsi" w:hAnsiTheme="minorHAnsi" w:cstheme="minorHAnsi"/>
                <w:b/>
                <w:bCs/>
                <w:sz w:val="20"/>
                <w:lang w:eastAsia="zh-TW"/>
              </w:rPr>
              <w:lastRenderedPageBreak/>
              <w:t>Different species across two seasons</w:t>
            </w:r>
          </w:p>
        </w:tc>
        <w:tc>
          <w:tcPr>
            <w:tcW w:w="3808" w:type="dxa"/>
            <w:tcBorders>
              <w:top w:val="single" w:sz="4" w:space="0" w:color="auto"/>
            </w:tcBorders>
          </w:tcPr>
          <w:p w14:paraId="3582E08F" w14:textId="77777777" w:rsidR="001A691F" w:rsidRPr="00D253EF" w:rsidRDefault="001A691F" w:rsidP="001A691F">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lastRenderedPageBreak/>
              <w:t>Miniopterus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Borders>
              <w:top w:val="single" w:sz="4" w:space="0" w:color="auto"/>
            </w:tcBorders>
          </w:tcPr>
          <w:p w14:paraId="78ED90B5" w14:textId="57725E76" w:rsidR="001A691F" w:rsidRPr="001A691F" w:rsidRDefault="001A691F" w:rsidP="001A691F">
            <w:pPr>
              <w:spacing w:after="160" w:line="360" w:lineRule="auto"/>
              <w:jc w:val="center"/>
              <w:rPr>
                <w:rFonts w:asciiTheme="minorHAnsi" w:hAnsiTheme="minorHAnsi" w:cstheme="minorHAnsi"/>
                <w:sz w:val="22"/>
                <w:lang w:eastAsia="zh-TW"/>
              </w:rPr>
            </w:pPr>
            <w:r w:rsidRPr="001A691F">
              <w:rPr>
                <w:sz w:val="22"/>
              </w:rPr>
              <w:t>50.88</w:t>
            </w:r>
          </w:p>
        </w:tc>
        <w:tc>
          <w:tcPr>
            <w:tcW w:w="696" w:type="dxa"/>
            <w:tcBorders>
              <w:top w:val="single" w:sz="4" w:space="0" w:color="auto"/>
            </w:tcBorders>
          </w:tcPr>
          <w:p w14:paraId="4CD569E3" w14:textId="3B026080" w:rsidR="001A691F" w:rsidRPr="001A691F" w:rsidRDefault="001A691F" w:rsidP="001A691F">
            <w:pPr>
              <w:spacing w:after="160" w:line="360" w:lineRule="auto"/>
              <w:jc w:val="center"/>
              <w:rPr>
                <w:rFonts w:asciiTheme="minorHAnsi" w:hAnsiTheme="minorHAnsi" w:cstheme="minorHAnsi"/>
                <w:sz w:val="22"/>
                <w:lang w:eastAsia="zh-TW"/>
              </w:rPr>
            </w:pPr>
            <w:r w:rsidRPr="001A691F">
              <w:rPr>
                <w:sz w:val="22"/>
              </w:rPr>
              <w:t>21.1</w:t>
            </w:r>
          </w:p>
        </w:tc>
        <w:tc>
          <w:tcPr>
            <w:tcW w:w="338" w:type="dxa"/>
            <w:tcBorders>
              <w:top w:val="single" w:sz="4" w:space="0" w:color="auto"/>
            </w:tcBorders>
          </w:tcPr>
          <w:p w14:paraId="324C064D" w14:textId="6AAD5A2A" w:rsidR="001A691F" w:rsidRPr="001A691F" w:rsidRDefault="001A691F" w:rsidP="001A691F">
            <w:pPr>
              <w:spacing w:after="160" w:line="360" w:lineRule="auto"/>
              <w:jc w:val="center"/>
              <w:rPr>
                <w:rFonts w:asciiTheme="minorHAnsi" w:hAnsiTheme="minorHAnsi" w:cstheme="minorHAnsi"/>
                <w:sz w:val="22"/>
                <w:lang w:eastAsia="zh-TW"/>
              </w:rPr>
            </w:pPr>
            <w:r w:rsidRPr="001A691F">
              <w:rPr>
                <w:sz w:val="22"/>
              </w:rPr>
              <w:t>18</w:t>
            </w:r>
          </w:p>
        </w:tc>
        <w:tc>
          <w:tcPr>
            <w:tcW w:w="1133" w:type="dxa"/>
            <w:tcBorders>
              <w:top w:val="single" w:sz="4" w:space="0" w:color="auto"/>
            </w:tcBorders>
          </w:tcPr>
          <w:p w14:paraId="299A93D6" w14:textId="31D34969" w:rsidR="001A691F" w:rsidRPr="001A691F" w:rsidRDefault="001A691F" w:rsidP="001A691F">
            <w:pPr>
              <w:spacing w:after="160" w:line="360" w:lineRule="auto"/>
              <w:jc w:val="center"/>
              <w:rPr>
                <w:rFonts w:asciiTheme="minorHAnsi" w:hAnsiTheme="minorHAnsi" w:cstheme="minorHAnsi"/>
                <w:sz w:val="22"/>
                <w:lang w:eastAsia="zh-TW"/>
              </w:rPr>
            </w:pPr>
            <w:r w:rsidRPr="001A691F">
              <w:rPr>
                <w:sz w:val="22"/>
              </w:rPr>
              <w:t>0.0271*</w:t>
            </w:r>
          </w:p>
        </w:tc>
      </w:tr>
      <w:tr w:rsidR="001A691F" w:rsidRPr="00D253EF" w14:paraId="766434C6" w14:textId="77777777" w:rsidTr="001A691F">
        <w:trPr>
          <w:trHeight w:val="396"/>
        </w:trPr>
        <w:tc>
          <w:tcPr>
            <w:tcW w:w="1226" w:type="dxa"/>
            <w:vMerge/>
            <w:tcBorders>
              <w:bottom w:val="single" w:sz="4" w:space="0" w:color="auto"/>
            </w:tcBorders>
          </w:tcPr>
          <w:p w14:paraId="1974C43D" w14:textId="77777777" w:rsidR="001A691F" w:rsidRPr="00D253EF" w:rsidRDefault="001A691F" w:rsidP="001A691F">
            <w:pPr>
              <w:spacing w:after="160" w:line="360" w:lineRule="auto"/>
              <w:jc w:val="both"/>
              <w:rPr>
                <w:rFonts w:asciiTheme="minorHAnsi" w:hAnsiTheme="minorHAnsi" w:cstheme="minorHAnsi"/>
                <w:sz w:val="22"/>
                <w:lang w:eastAsia="zh-TW"/>
              </w:rPr>
            </w:pPr>
          </w:p>
        </w:tc>
        <w:tc>
          <w:tcPr>
            <w:tcW w:w="3808" w:type="dxa"/>
          </w:tcPr>
          <w:p w14:paraId="2F990A23" w14:textId="77777777" w:rsidR="001A691F" w:rsidRPr="00D253EF" w:rsidRDefault="001A691F" w:rsidP="001A691F">
            <w:pPr>
              <w:spacing w:after="160" w:line="360" w:lineRule="auto"/>
              <w:jc w:val="both"/>
              <w:rPr>
                <w:rFonts w:asciiTheme="minorHAnsi" w:hAnsiTheme="minorHAnsi" w:cstheme="minorHAnsi"/>
                <w:b/>
                <w:bCs/>
                <w:sz w:val="22"/>
                <w:lang w:eastAsia="zh-TW"/>
              </w:rPr>
            </w:pP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Pr>
          <w:p w14:paraId="1D26C07A" w14:textId="44CCAF1C" w:rsidR="001A691F" w:rsidRPr="001A691F" w:rsidRDefault="001A691F" w:rsidP="001A691F">
            <w:pPr>
              <w:spacing w:after="160" w:line="360" w:lineRule="auto"/>
              <w:jc w:val="center"/>
              <w:rPr>
                <w:rFonts w:asciiTheme="minorHAnsi" w:hAnsiTheme="minorHAnsi" w:cstheme="minorHAnsi"/>
                <w:sz w:val="22"/>
                <w:lang w:eastAsia="zh-TW"/>
              </w:rPr>
            </w:pPr>
            <w:r w:rsidRPr="001A691F">
              <w:rPr>
                <w:sz w:val="22"/>
              </w:rPr>
              <w:t>86.12</w:t>
            </w:r>
          </w:p>
        </w:tc>
        <w:tc>
          <w:tcPr>
            <w:tcW w:w="696" w:type="dxa"/>
          </w:tcPr>
          <w:p w14:paraId="72B2C10A" w14:textId="284B8628" w:rsidR="001A691F" w:rsidRPr="001A691F" w:rsidRDefault="001A691F" w:rsidP="001A691F">
            <w:pPr>
              <w:spacing w:after="160" w:line="360" w:lineRule="auto"/>
              <w:jc w:val="center"/>
              <w:rPr>
                <w:rFonts w:asciiTheme="minorHAnsi" w:hAnsiTheme="minorHAnsi" w:cstheme="minorHAnsi"/>
                <w:sz w:val="22"/>
                <w:lang w:eastAsia="zh-TW"/>
              </w:rPr>
            </w:pPr>
            <w:r w:rsidRPr="001A691F">
              <w:rPr>
                <w:sz w:val="22"/>
              </w:rPr>
              <w:t>21.1</w:t>
            </w:r>
          </w:p>
        </w:tc>
        <w:tc>
          <w:tcPr>
            <w:tcW w:w="338" w:type="dxa"/>
          </w:tcPr>
          <w:p w14:paraId="4EA489BA" w14:textId="17D6EEE2" w:rsidR="001A691F" w:rsidRPr="001A691F" w:rsidRDefault="001A691F" w:rsidP="001A691F">
            <w:pPr>
              <w:spacing w:after="160" w:line="360" w:lineRule="auto"/>
              <w:jc w:val="center"/>
              <w:rPr>
                <w:rFonts w:asciiTheme="minorHAnsi" w:hAnsiTheme="minorHAnsi" w:cstheme="minorHAnsi"/>
                <w:sz w:val="22"/>
                <w:lang w:eastAsia="zh-TW"/>
              </w:rPr>
            </w:pPr>
            <w:r w:rsidRPr="001A691F">
              <w:rPr>
                <w:sz w:val="22"/>
              </w:rPr>
              <w:t>18</w:t>
            </w:r>
          </w:p>
        </w:tc>
        <w:tc>
          <w:tcPr>
            <w:tcW w:w="1133" w:type="dxa"/>
          </w:tcPr>
          <w:p w14:paraId="19449065" w14:textId="5CA003B6" w:rsidR="001A691F" w:rsidRPr="001A691F" w:rsidRDefault="001A691F" w:rsidP="001A691F">
            <w:pPr>
              <w:spacing w:after="160" w:line="360" w:lineRule="auto"/>
              <w:jc w:val="center"/>
              <w:rPr>
                <w:rFonts w:asciiTheme="minorHAnsi" w:hAnsiTheme="minorHAnsi" w:cstheme="minorHAnsi"/>
                <w:sz w:val="22"/>
                <w:lang w:eastAsia="zh-TW"/>
              </w:rPr>
            </w:pPr>
            <w:r w:rsidRPr="001A691F">
              <w:rPr>
                <w:sz w:val="22"/>
              </w:rPr>
              <w:t>0.0007*</w:t>
            </w:r>
          </w:p>
        </w:tc>
      </w:tr>
      <w:tr w:rsidR="001A691F" w:rsidRPr="00D253EF" w14:paraId="6C694628" w14:textId="77777777" w:rsidTr="001A691F">
        <w:trPr>
          <w:trHeight w:val="396"/>
        </w:trPr>
        <w:tc>
          <w:tcPr>
            <w:tcW w:w="1226" w:type="dxa"/>
            <w:vMerge/>
            <w:tcBorders>
              <w:bottom w:val="single" w:sz="4" w:space="0" w:color="auto"/>
            </w:tcBorders>
          </w:tcPr>
          <w:p w14:paraId="7D499812" w14:textId="77777777" w:rsidR="001A691F" w:rsidRPr="00D253EF" w:rsidRDefault="001A691F" w:rsidP="001A691F">
            <w:pPr>
              <w:spacing w:after="160" w:line="360" w:lineRule="auto"/>
              <w:jc w:val="both"/>
              <w:rPr>
                <w:rFonts w:asciiTheme="minorHAnsi" w:hAnsiTheme="minorHAnsi" w:cstheme="minorHAnsi"/>
                <w:sz w:val="22"/>
                <w:lang w:eastAsia="zh-TW"/>
              </w:rPr>
            </w:pPr>
          </w:p>
        </w:tc>
        <w:tc>
          <w:tcPr>
            <w:tcW w:w="3808" w:type="dxa"/>
          </w:tcPr>
          <w:p w14:paraId="0B5BEC65" w14:textId="7B0A81E1" w:rsidR="001A691F" w:rsidRPr="00D253EF" w:rsidRDefault="001A691F" w:rsidP="001A691F">
            <w:pPr>
              <w:spacing w:after="160" w:line="360" w:lineRule="auto"/>
              <w:jc w:val="both"/>
              <w:rPr>
                <w:rFonts w:asciiTheme="minorHAnsi" w:hAnsiTheme="minorHAnsi" w:cstheme="minorHAnsi"/>
                <w:b/>
                <w:bCs/>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(Winter)  </w:t>
            </w:r>
          </w:p>
        </w:tc>
        <w:tc>
          <w:tcPr>
            <w:tcW w:w="1020" w:type="dxa"/>
          </w:tcPr>
          <w:p w14:paraId="608889EC" w14:textId="08884C0A" w:rsidR="001A691F" w:rsidRPr="001A691F" w:rsidRDefault="001A691F" w:rsidP="001A691F">
            <w:pPr>
              <w:spacing w:after="160" w:line="360" w:lineRule="auto"/>
              <w:jc w:val="center"/>
              <w:rPr>
                <w:rFonts w:asciiTheme="minorHAnsi" w:hAnsiTheme="minorHAnsi" w:cstheme="minorHAnsi"/>
                <w:sz w:val="22"/>
                <w:lang w:eastAsia="zh-TW"/>
              </w:rPr>
            </w:pPr>
            <w:r w:rsidRPr="001A691F">
              <w:rPr>
                <w:sz w:val="22"/>
              </w:rPr>
              <w:t>119.20</w:t>
            </w:r>
          </w:p>
        </w:tc>
        <w:tc>
          <w:tcPr>
            <w:tcW w:w="696" w:type="dxa"/>
          </w:tcPr>
          <w:p w14:paraId="71201B84" w14:textId="111C5727" w:rsidR="001A691F" w:rsidRPr="001A691F" w:rsidRDefault="001A691F" w:rsidP="001A691F">
            <w:pPr>
              <w:spacing w:after="160" w:line="360" w:lineRule="auto"/>
              <w:jc w:val="center"/>
              <w:rPr>
                <w:rFonts w:asciiTheme="minorHAnsi" w:hAnsiTheme="minorHAnsi" w:cstheme="minorHAnsi"/>
                <w:sz w:val="22"/>
                <w:lang w:eastAsia="zh-TW"/>
              </w:rPr>
            </w:pPr>
            <w:r w:rsidRPr="001A691F">
              <w:rPr>
                <w:sz w:val="22"/>
              </w:rPr>
              <w:t>21.1</w:t>
            </w:r>
          </w:p>
        </w:tc>
        <w:tc>
          <w:tcPr>
            <w:tcW w:w="338" w:type="dxa"/>
          </w:tcPr>
          <w:p w14:paraId="77CC8FA9" w14:textId="768393A9" w:rsidR="001A691F" w:rsidRPr="001A691F" w:rsidRDefault="001A691F" w:rsidP="001A691F">
            <w:pPr>
              <w:spacing w:after="160" w:line="360" w:lineRule="auto"/>
              <w:jc w:val="center"/>
              <w:rPr>
                <w:rFonts w:asciiTheme="minorHAnsi" w:hAnsiTheme="minorHAnsi" w:cstheme="minorHAnsi"/>
                <w:sz w:val="22"/>
                <w:lang w:eastAsia="zh-TW"/>
              </w:rPr>
            </w:pPr>
            <w:r w:rsidRPr="001A691F">
              <w:rPr>
                <w:sz w:val="22"/>
              </w:rPr>
              <w:t>18</w:t>
            </w:r>
          </w:p>
        </w:tc>
        <w:tc>
          <w:tcPr>
            <w:tcW w:w="1133" w:type="dxa"/>
          </w:tcPr>
          <w:p w14:paraId="7DB03835" w14:textId="067C4E3B" w:rsidR="001A691F" w:rsidRPr="001A691F" w:rsidRDefault="001A691F" w:rsidP="001A691F">
            <w:pPr>
              <w:spacing w:after="160" w:line="360" w:lineRule="auto"/>
              <w:jc w:val="center"/>
              <w:rPr>
                <w:rFonts w:asciiTheme="minorHAnsi" w:hAnsiTheme="minorHAnsi" w:cstheme="minorHAnsi"/>
                <w:sz w:val="22"/>
                <w:lang w:eastAsia="zh-TW"/>
              </w:rPr>
            </w:pPr>
            <w:r w:rsidRPr="001A691F">
              <w:rPr>
                <w:sz w:val="22"/>
              </w:rPr>
              <w:t>&lt; .0001*</w:t>
            </w:r>
          </w:p>
        </w:tc>
      </w:tr>
      <w:tr w:rsidR="001A691F" w:rsidRPr="00D253EF" w14:paraId="10879973" w14:textId="77777777" w:rsidTr="001A691F">
        <w:trPr>
          <w:trHeight w:val="396"/>
        </w:trPr>
        <w:tc>
          <w:tcPr>
            <w:tcW w:w="1226" w:type="dxa"/>
            <w:vMerge/>
            <w:tcBorders>
              <w:top w:val="single" w:sz="4" w:space="0" w:color="auto"/>
              <w:bottom w:val="single" w:sz="4" w:space="0" w:color="auto"/>
            </w:tcBorders>
          </w:tcPr>
          <w:p w14:paraId="1DB564F2" w14:textId="77777777" w:rsidR="001A691F" w:rsidRPr="00D253EF" w:rsidRDefault="001A691F" w:rsidP="001A691F">
            <w:pPr>
              <w:spacing w:after="160" w:line="360" w:lineRule="auto"/>
              <w:jc w:val="both"/>
              <w:rPr>
                <w:rFonts w:asciiTheme="minorHAnsi" w:hAnsiTheme="minorHAnsi" w:cstheme="minorHAnsi"/>
                <w:sz w:val="22"/>
                <w:lang w:eastAsia="zh-TW"/>
              </w:rPr>
            </w:pPr>
          </w:p>
        </w:tc>
        <w:tc>
          <w:tcPr>
            <w:tcW w:w="3808" w:type="dxa"/>
          </w:tcPr>
          <w:p w14:paraId="52EE477E" w14:textId="5FBC12DB" w:rsidR="001A691F" w:rsidRPr="00D253EF" w:rsidRDefault="001A691F" w:rsidP="001A691F">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w:t>
            </w:r>
            <w:r>
              <w:rPr>
                <w:rFonts w:asciiTheme="minorHAnsi" w:hAnsiTheme="minorHAnsi" w:cstheme="minorHAnsi"/>
                <w:sz w:val="22"/>
                <w:lang w:eastAsia="zh-TW"/>
              </w:rPr>
              <w:t xml:space="preserve">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Pr>
          <w:p w14:paraId="1A3993BA" w14:textId="31555759" w:rsidR="001A691F" w:rsidRPr="001A691F" w:rsidRDefault="001A691F" w:rsidP="001A691F">
            <w:pPr>
              <w:spacing w:after="160" w:line="360" w:lineRule="auto"/>
              <w:jc w:val="center"/>
              <w:rPr>
                <w:rFonts w:asciiTheme="minorHAnsi" w:hAnsiTheme="minorHAnsi" w:cstheme="minorHAnsi"/>
                <w:sz w:val="22"/>
                <w:lang w:eastAsia="zh-TW"/>
              </w:rPr>
            </w:pPr>
            <w:r w:rsidRPr="001A691F">
              <w:rPr>
                <w:sz w:val="22"/>
              </w:rPr>
              <w:t>77.79</w:t>
            </w:r>
          </w:p>
        </w:tc>
        <w:tc>
          <w:tcPr>
            <w:tcW w:w="696" w:type="dxa"/>
          </w:tcPr>
          <w:p w14:paraId="2DE51014" w14:textId="79BA2DC5" w:rsidR="001A691F" w:rsidRPr="001A691F" w:rsidRDefault="001A691F" w:rsidP="001A691F">
            <w:pPr>
              <w:spacing w:after="160" w:line="360" w:lineRule="auto"/>
              <w:jc w:val="center"/>
              <w:rPr>
                <w:rFonts w:asciiTheme="minorHAnsi" w:hAnsiTheme="minorHAnsi" w:cstheme="minorHAnsi"/>
                <w:sz w:val="22"/>
                <w:lang w:eastAsia="zh-TW"/>
              </w:rPr>
            </w:pPr>
            <w:r w:rsidRPr="001A691F">
              <w:rPr>
                <w:sz w:val="22"/>
              </w:rPr>
              <w:t>21.1</w:t>
            </w:r>
          </w:p>
        </w:tc>
        <w:tc>
          <w:tcPr>
            <w:tcW w:w="338" w:type="dxa"/>
          </w:tcPr>
          <w:p w14:paraId="47A68A02" w14:textId="61B5A96A" w:rsidR="001A691F" w:rsidRPr="001A691F" w:rsidRDefault="001A691F" w:rsidP="001A691F">
            <w:pPr>
              <w:spacing w:after="160" w:line="360" w:lineRule="auto"/>
              <w:jc w:val="center"/>
              <w:rPr>
                <w:rFonts w:asciiTheme="minorHAnsi" w:hAnsiTheme="minorHAnsi" w:cstheme="minorHAnsi"/>
                <w:sz w:val="22"/>
                <w:lang w:eastAsia="zh-TW"/>
              </w:rPr>
            </w:pPr>
            <w:r w:rsidRPr="001A691F">
              <w:rPr>
                <w:sz w:val="22"/>
              </w:rPr>
              <w:t>18</w:t>
            </w:r>
          </w:p>
        </w:tc>
        <w:tc>
          <w:tcPr>
            <w:tcW w:w="1133" w:type="dxa"/>
          </w:tcPr>
          <w:p w14:paraId="5B095826" w14:textId="26D30E3F" w:rsidR="001A691F" w:rsidRPr="001A691F" w:rsidRDefault="001A691F" w:rsidP="001A691F">
            <w:pPr>
              <w:spacing w:after="160" w:line="360" w:lineRule="auto"/>
              <w:jc w:val="center"/>
              <w:rPr>
                <w:rFonts w:asciiTheme="minorHAnsi" w:hAnsiTheme="minorHAnsi" w:cstheme="minorHAnsi"/>
                <w:sz w:val="22"/>
                <w:lang w:eastAsia="zh-TW"/>
              </w:rPr>
            </w:pPr>
            <w:r w:rsidRPr="001A691F">
              <w:rPr>
                <w:sz w:val="22"/>
              </w:rPr>
              <w:t>0.0017*</w:t>
            </w:r>
          </w:p>
        </w:tc>
      </w:tr>
      <w:tr w:rsidR="001A691F" w:rsidRPr="00D253EF" w14:paraId="19025570" w14:textId="77777777" w:rsidTr="001A691F">
        <w:trPr>
          <w:trHeight w:val="396"/>
        </w:trPr>
        <w:tc>
          <w:tcPr>
            <w:tcW w:w="1226" w:type="dxa"/>
            <w:vMerge/>
            <w:tcBorders>
              <w:bottom w:val="single" w:sz="4" w:space="0" w:color="auto"/>
            </w:tcBorders>
          </w:tcPr>
          <w:p w14:paraId="3D169CFB" w14:textId="77777777" w:rsidR="001A691F" w:rsidRPr="00D253EF" w:rsidRDefault="001A691F" w:rsidP="001A691F">
            <w:pPr>
              <w:spacing w:after="160" w:line="360" w:lineRule="auto"/>
              <w:jc w:val="both"/>
              <w:rPr>
                <w:rFonts w:asciiTheme="minorHAnsi" w:hAnsiTheme="minorHAnsi" w:cstheme="minorHAnsi"/>
                <w:sz w:val="22"/>
                <w:lang w:eastAsia="zh-TW"/>
              </w:rPr>
            </w:pPr>
          </w:p>
        </w:tc>
        <w:tc>
          <w:tcPr>
            <w:tcW w:w="3808" w:type="dxa"/>
          </w:tcPr>
          <w:p w14:paraId="2791189C" w14:textId="70F3DDFD" w:rsidR="001A691F" w:rsidRPr="00D253EF" w:rsidRDefault="001A691F" w:rsidP="001A691F">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(Winter) </w:t>
            </w:r>
          </w:p>
        </w:tc>
        <w:tc>
          <w:tcPr>
            <w:tcW w:w="1020" w:type="dxa"/>
          </w:tcPr>
          <w:p w14:paraId="0469E0D5" w14:textId="7B028E06" w:rsidR="001A691F" w:rsidRPr="001A691F" w:rsidRDefault="001A691F" w:rsidP="001A691F">
            <w:pPr>
              <w:spacing w:after="160" w:line="360" w:lineRule="auto"/>
              <w:jc w:val="center"/>
              <w:rPr>
                <w:rFonts w:asciiTheme="minorHAnsi" w:hAnsiTheme="minorHAnsi" w:cstheme="minorHAnsi"/>
                <w:sz w:val="22"/>
                <w:lang w:eastAsia="zh-TW"/>
              </w:rPr>
            </w:pPr>
            <w:r w:rsidRPr="001A691F">
              <w:rPr>
                <w:sz w:val="22"/>
              </w:rPr>
              <w:t>126.87</w:t>
            </w:r>
          </w:p>
        </w:tc>
        <w:tc>
          <w:tcPr>
            <w:tcW w:w="696" w:type="dxa"/>
          </w:tcPr>
          <w:p w14:paraId="6CE2FBC8" w14:textId="66213001" w:rsidR="001A691F" w:rsidRPr="001A691F" w:rsidRDefault="001A691F" w:rsidP="001A691F">
            <w:pPr>
              <w:spacing w:after="160" w:line="360" w:lineRule="auto"/>
              <w:jc w:val="center"/>
              <w:rPr>
                <w:rFonts w:asciiTheme="minorHAnsi" w:hAnsiTheme="minorHAnsi" w:cstheme="minorHAnsi"/>
                <w:sz w:val="22"/>
                <w:lang w:eastAsia="zh-TW"/>
              </w:rPr>
            </w:pPr>
            <w:r w:rsidRPr="001A691F">
              <w:rPr>
                <w:sz w:val="22"/>
              </w:rPr>
              <w:t>21.1</w:t>
            </w:r>
          </w:p>
        </w:tc>
        <w:tc>
          <w:tcPr>
            <w:tcW w:w="338" w:type="dxa"/>
          </w:tcPr>
          <w:p w14:paraId="5AE20E88" w14:textId="62CFAD10" w:rsidR="001A691F" w:rsidRPr="001A691F" w:rsidRDefault="001A691F" w:rsidP="001A691F">
            <w:pPr>
              <w:spacing w:after="160" w:line="360" w:lineRule="auto"/>
              <w:jc w:val="center"/>
              <w:rPr>
                <w:rFonts w:asciiTheme="minorHAnsi" w:hAnsiTheme="minorHAnsi" w:cstheme="minorHAnsi"/>
                <w:sz w:val="22"/>
                <w:lang w:eastAsia="zh-TW"/>
              </w:rPr>
            </w:pPr>
            <w:r w:rsidRPr="001A691F">
              <w:rPr>
                <w:sz w:val="22"/>
              </w:rPr>
              <w:t>18</w:t>
            </w:r>
          </w:p>
        </w:tc>
        <w:tc>
          <w:tcPr>
            <w:tcW w:w="1133" w:type="dxa"/>
          </w:tcPr>
          <w:p w14:paraId="2D546062" w14:textId="2F38E02D" w:rsidR="001A691F" w:rsidRPr="001A691F" w:rsidRDefault="001A691F" w:rsidP="001A691F">
            <w:pPr>
              <w:spacing w:after="160" w:line="360" w:lineRule="auto"/>
              <w:jc w:val="center"/>
              <w:rPr>
                <w:rFonts w:asciiTheme="minorHAnsi" w:hAnsiTheme="minorHAnsi" w:cstheme="minorHAnsi"/>
                <w:sz w:val="22"/>
                <w:lang w:eastAsia="zh-TW"/>
              </w:rPr>
            </w:pPr>
            <w:r w:rsidRPr="001A691F">
              <w:rPr>
                <w:sz w:val="22"/>
              </w:rPr>
              <w:t>&lt; .0001*</w:t>
            </w:r>
          </w:p>
        </w:tc>
      </w:tr>
      <w:tr w:rsidR="001A691F" w:rsidRPr="00D253EF" w14:paraId="2DD35835" w14:textId="77777777" w:rsidTr="001A691F">
        <w:trPr>
          <w:trHeight w:val="396"/>
        </w:trPr>
        <w:tc>
          <w:tcPr>
            <w:tcW w:w="1226" w:type="dxa"/>
            <w:vMerge/>
            <w:tcBorders>
              <w:bottom w:val="single" w:sz="4" w:space="0" w:color="auto"/>
            </w:tcBorders>
          </w:tcPr>
          <w:p w14:paraId="09946842" w14:textId="77777777" w:rsidR="001A691F" w:rsidRPr="00D253EF" w:rsidRDefault="001A691F" w:rsidP="001A691F">
            <w:pPr>
              <w:spacing w:after="160" w:line="360" w:lineRule="auto"/>
              <w:jc w:val="both"/>
              <w:rPr>
                <w:rFonts w:asciiTheme="minorHAnsi" w:hAnsiTheme="minorHAnsi" w:cstheme="minorHAnsi"/>
                <w:sz w:val="22"/>
                <w:lang w:eastAsia="zh-TW"/>
              </w:rPr>
            </w:pPr>
          </w:p>
        </w:tc>
        <w:tc>
          <w:tcPr>
            <w:tcW w:w="3808" w:type="dxa"/>
            <w:tcBorders>
              <w:bottom w:val="single" w:sz="4" w:space="0" w:color="auto"/>
            </w:tcBorders>
          </w:tcPr>
          <w:p w14:paraId="1D7052CB" w14:textId="77777777" w:rsidR="001A691F" w:rsidRPr="00D253EF" w:rsidRDefault="001A691F" w:rsidP="001A691F">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Borders>
              <w:bottom w:val="single" w:sz="4" w:space="0" w:color="auto"/>
            </w:tcBorders>
          </w:tcPr>
          <w:p w14:paraId="7924ECAA" w14:textId="08435836" w:rsidR="001A691F" w:rsidRPr="001A691F" w:rsidRDefault="001A691F" w:rsidP="001A691F">
            <w:pPr>
              <w:spacing w:after="160" w:line="360" w:lineRule="auto"/>
              <w:jc w:val="center"/>
              <w:rPr>
                <w:rFonts w:asciiTheme="minorHAnsi" w:hAnsiTheme="minorHAnsi" w:cstheme="minorHAnsi"/>
                <w:sz w:val="22"/>
                <w:lang w:eastAsia="zh-TW"/>
              </w:rPr>
            </w:pPr>
            <w:r w:rsidRPr="001A691F">
              <w:rPr>
                <w:sz w:val="22"/>
              </w:rPr>
              <w:t>50.22</w:t>
            </w:r>
          </w:p>
        </w:tc>
        <w:tc>
          <w:tcPr>
            <w:tcW w:w="696" w:type="dxa"/>
            <w:tcBorders>
              <w:bottom w:val="single" w:sz="4" w:space="0" w:color="auto"/>
            </w:tcBorders>
          </w:tcPr>
          <w:p w14:paraId="18983B6F" w14:textId="658116EA" w:rsidR="001A691F" w:rsidRPr="001A691F" w:rsidRDefault="001A691F" w:rsidP="001A691F">
            <w:pPr>
              <w:spacing w:after="160" w:line="360" w:lineRule="auto"/>
              <w:jc w:val="center"/>
              <w:rPr>
                <w:rFonts w:asciiTheme="minorHAnsi" w:hAnsiTheme="minorHAnsi" w:cstheme="minorHAnsi"/>
                <w:sz w:val="22"/>
                <w:lang w:eastAsia="zh-TW"/>
              </w:rPr>
            </w:pPr>
            <w:r w:rsidRPr="001A691F">
              <w:rPr>
                <w:sz w:val="22"/>
              </w:rPr>
              <w:t>21.1</w:t>
            </w:r>
          </w:p>
        </w:tc>
        <w:tc>
          <w:tcPr>
            <w:tcW w:w="338" w:type="dxa"/>
            <w:tcBorders>
              <w:bottom w:val="single" w:sz="4" w:space="0" w:color="auto"/>
            </w:tcBorders>
          </w:tcPr>
          <w:p w14:paraId="232CC69A" w14:textId="03902B7F" w:rsidR="001A691F" w:rsidRPr="001A691F" w:rsidRDefault="001A691F" w:rsidP="001A691F">
            <w:pPr>
              <w:spacing w:after="160" w:line="360" w:lineRule="auto"/>
              <w:jc w:val="center"/>
              <w:rPr>
                <w:rFonts w:asciiTheme="minorHAnsi" w:hAnsiTheme="minorHAnsi" w:cstheme="minorHAnsi"/>
                <w:sz w:val="22"/>
                <w:lang w:eastAsia="zh-TW"/>
              </w:rPr>
            </w:pPr>
            <w:r w:rsidRPr="001A691F">
              <w:rPr>
                <w:sz w:val="22"/>
              </w:rPr>
              <w:t>18</w:t>
            </w:r>
          </w:p>
        </w:tc>
        <w:tc>
          <w:tcPr>
            <w:tcW w:w="1133" w:type="dxa"/>
            <w:tcBorders>
              <w:bottom w:val="single" w:sz="4" w:space="0" w:color="auto"/>
            </w:tcBorders>
          </w:tcPr>
          <w:p w14:paraId="07CBBB0B" w14:textId="7D805DA4" w:rsidR="001A691F" w:rsidRPr="001A691F" w:rsidRDefault="001A691F" w:rsidP="001A691F">
            <w:pPr>
              <w:spacing w:after="160" w:line="360" w:lineRule="auto"/>
              <w:jc w:val="center"/>
              <w:rPr>
                <w:rFonts w:asciiTheme="minorHAnsi" w:hAnsiTheme="minorHAnsi" w:cstheme="minorHAnsi"/>
                <w:sz w:val="22"/>
                <w:lang w:eastAsia="zh-TW"/>
              </w:rPr>
            </w:pPr>
            <w:r w:rsidRPr="001A691F">
              <w:rPr>
                <w:sz w:val="22"/>
              </w:rPr>
              <w:t>0.0289*</w:t>
            </w:r>
          </w:p>
        </w:tc>
      </w:tr>
      <w:tr w:rsidR="004D39A5" w:rsidRPr="00D253EF" w14:paraId="7FFE502E" w14:textId="77777777" w:rsidTr="001A691F">
        <w:trPr>
          <w:trHeight w:val="396"/>
        </w:trPr>
        <w:tc>
          <w:tcPr>
            <w:tcW w:w="1226" w:type="dxa"/>
            <w:tcBorders>
              <w:top w:val="single" w:sz="4" w:space="0" w:color="auto"/>
            </w:tcBorders>
          </w:tcPr>
          <w:p w14:paraId="1FEBC079"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3808" w:type="dxa"/>
            <w:tcBorders>
              <w:top w:val="single" w:sz="4" w:space="0" w:color="auto"/>
            </w:tcBorders>
          </w:tcPr>
          <w:p w14:paraId="3243A5EB"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1020" w:type="dxa"/>
            <w:tcBorders>
              <w:top w:val="single" w:sz="4" w:space="0" w:color="auto"/>
            </w:tcBorders>
          </w:tcPr>
          <w:p w14:paraId="6840F88B"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696" w:type="dxa"/>
            <w:tcBorders>
              <w:top w:val="single" w:sz="4" w:space="0" w:color="auto"/>
            </w:tcBorders>
          </w:tcPr>
          <w:p w14:paraId="1F8BD3F9"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338" w:type="dxa"/>
            <w:tcBorders>
              <w:top w:val="single" w:sz="4" w:space="0" w:color="auto"/>
            </w:tcBorders>
          </w:tcPr>
          <w:p w14:paraId="524FCB60"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1133" w:type="dxa"/>
            <w:tcBorders>
              <w:top w:val="single" w:sz="4" w:space="0" w:color="auto"/>
            </w:tcBorders>
          </w:tcPr>
          <w:p w14:paraId="5A3A0C7F"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r>
    </w:tbl>
    <w:p w14:paraId="573724A8" w14:textId="1A77318D" w:rsidR="00E6378D" w:rsidRPr="00D253EF" w:rsidRDefault="00735166" w:rsidP="006A1285">
      <w:pPr>
        <w:spacing w:line="360" w:lineRule="auto"/>
        <w:rPr>
          <w:rFonts w:asciiTheme="minorHAnsi" w:eastAsia="PMingLiU" w:hAnsiTheme="minorHAnsi" w:cstheme="minorHAnsi"/>
          <w:b/>
          <w:bCs/>
          <w:sz w:val="28"/>
          <w:szCs w:val="28"/>
        </w:rPr>
      </w:pPr>
      <w:r w:rsidRPr="00D253EF">
        <w:rPr>
          <w:rFonts w:asciiTheme="minorHAnsi" w:eastAsia="PMingLiU" w:hAnsiTheme="minorHAnsi" w:cstheme="minorHAnsi"/>
          <w:b/>
          <w:bCs/>
          <w:sz w:val="28"/>
          <w:szCs w:val="28"/>
        </w:rPr>
        <w:t>Emergence Counts</w:t>
      </w:r>
    </w:p>
    <w:p w14:paraId="69B4A8BD" w14:textId="77777777" w:rsidR="006A1285" w:rsidRPr="00D253EF" w:rsidRDefault="006A1285" w:rsidP="006A1285">
      <w:pPr>
        <w:spacing w:line="360" w:lineRule="auto"/>
        <w:rPr>
          <w:rFonts w:asciiTheme="minorHAnsi" w:eastAsia="PMingLiU" w:hAnsiTheme="minorHAnsi" w:cstheme="minorHAnsi"/>
          <w:b/>
          <w:bCs/>
          <w:sz w:val="28"/>
          <w:szCs w:val="28"/>
        </w:rPr>
      </w:pPr>
    </w:p>
    <w:p w14:paraId="12C2AFF2" w14:textId="7F0750E2" w:rsidR="00735166" w:rsidRPr="00D253EF" w:rsidRDefault="00735166" w:rsidP="00E6378D">
      <w:pPr>
        <w:spacing w:line="360" w:lineRule="auto"/>
        <w:ind w:firstLine="567"/>
        <w:jc w:val="both"/>
        <w:rPr>
          <w:rFonts w:asciiTheme="minorHAnsi" w:eastAsia="PMingLiU" w:hAnsiTheme="minorHAnsi" w:cstheme="minorHAnsi"/>
          <w:b/>
          <w:bCs/>
        </w:rPr>
      </w:pPr>
      <w:r w:rsidRPr="00D253EF">
        <w:rPr>
          <w:rFonts w:asciiTheme="minorHAnsi" w:eastAsia="PMingLiU" w:hAnsiTheme="minorHAnsi" w:cstheme="minorHAnsi"/>
        </w:rPr>
        <w:t xml:space="preserve">Emergence counts were conducted over a total of 7.5 hours in both summer and winter. Bats first emerged from the tunnel 15 minutes after official sunset in both summer and winter and continued to emerge until 60 minutes after sunset when low light prevented further counts (Figure </w:t>
      </w:r>
      <w:r w:rsidR="00931441" w:rsidRPr="00D253EF">
        <w:rPr>
          <w:rFonts w:asciiTheme="minorHAnsi" w:eastAsia="PMingLiU" w:hAnsiTheme="minorHAnsi" w:cstheme="minorHAnsi"/>
        </w:rPr>
        <w:t>2-</w:t>
      </w:r>
      <w:r w:rsidR="00BB7602" w:rsidRPr="00D253EF">
        <w:rPr>
          <w:rFonts w:asciiTheme="minorHAnsi" w:eastAsia="PMingLiU" w:hAnsiTheme="minorHAnsi" w:cstheme="minorHAnsi"/>
        </w:rPr>
        <w:t>7</w:t>
      </w:r>
      <w:r w:rsidRPr="00D253EF">
        <w:rPr>
          <w:rFonts w:asciiTheme="minorHAnsi" w:eastAsia="PMingLiU" w:hAnsiTheme="minorHAnsi" w:cstheme="minorHAnsi"/>
        </w:rPr>
        <w:t>). In summer, daily peak emergence occurred 30 minutes after sunset with 133 ± 20 bats leaving; numbers greatly reduced to 21 ± 23 45 minutes after sunset. In winter, bats emerged at a more regular pace giving a smaller peak in numbers, but over a longer duration; 37 ± 7 bats departed 30 minutes after sunset and 31 ± 20 departed 45 minutes after sunset. Cumulative counts show that in summer</w:t>
      </w:r>
      <w:r w:rsidR="005F6803">
        <w:rPr>
          <w:rFonts w:asciiTheme="minorHAnsi" w:eastAsia="PMingLiU" w:hAnsiTheme="minorHAnsi" w:cstheme="minorHAnsi"/>
        </w:rPr>
        <w:t xml:space="preserve"> </w:t>
      </w:r>
      <w:r w:rsidRPr="00D253EF">
        <w:rPr>
          <w:rFonts w:asciiTheme="minorHAnsi" w:eastAsia="PMingLiU" w:hAnsiTheme="minorHAnsi" w:cstheme="minorHAnsi"/>
        </w:rPr>
        <w:t xml:space="preserve">majority of bats appear to have emerged from the tunnel 60 minutes after sunset, while in winter it is likely that bats were still leaving the tunnel (Figure </w:t>
      </w:r>
      <w:r w:rsidR="00D42178" w:rsidRPr="00D253EF">
        <w:rPr>
          <w:rFonts w:asciiTheme="minorHAnsi" w:eastAsia="PMingLiU" w:hAnsiTheme="minorHAnsi" w:cstheme="minorHAnsi"/>
        </w:rPr>
        <w:t>2-</w:t>
      </w:r>
      <w:r w:rsidR="00BB7602" w:rsidRPr="00D253EF">
        <w:rPr>
          <w:rFonts w:asciiTheme="minorHAnsi" w:eastAsia="PMingLiU" w:hAnsiTheme="minorHAnsi" w:cstheme="minorHAnsi"/>
        </w:rPr>
        <w:t>8</w:t>
      </w:r>
      <w:r w:rsidRPr="00D253EF">
        <w:rPr>
          <w:rFonts w:asciiTheme="minorHAnsi" w:eastAsia="PMingLiU" w:hAnsiTheme="minorHAnsi" w:cstheme="minorHAnsi"/>
        </w:rPr>
        <w:t xml:space="preserve">) when counting was halted. The number of exit counts was significantly different between summer and winter (Independents sample t-test, t = 5.4385, df = 7.26, p </w:t>
      </w:r>
      <w:r w:rsidR="005F6803">
        <w:rPr>
          <w:rFonts w:asciiTheme="minorHAnsi" w:eastAsia="PMingLiU" w:hAnsiTheme="minorHAnsi" w:cstheme="minorHAnsi"/>
        </w:rPr>
        <w:t>&lt;</w:t>
      </w:r>
      <w:r w:rsidR="00520D98">
        <w:rPr>
          <w:rFonts w:asciiTheme="minorHAnsi" w:eastAsia="PMingLiU" w:hAnsiTheme="minorHAnsi" w:cstheme="minorHAnsi"/>
        </w:rPr>
        <w:t xml:space="preserve"> </w:t>
      </w:r>
      <w:r w:rsidR="005F6803">
        <w:rPr>
          <w:rFonts w:asciiTheme="minorHAnsi" w:eastAsia="PMingLiU" w:hAnsiTheme="minorHAnsi" w:cstheme="minorHAnsi"/>
        </w:rPr>
        <w:t>0.001</w:t>
      </w:r>
      <w:r w:rsidRPr="00D253EF">
        <w:rPr>
          <w:rFonts w:asciiTheme="minorHAnsi" w:eastAsia="PMingLiU" w:hAnsiTheme="minorHAnsi" w:cstheme="minorHAnsi"/>
        </w:rPr>
        <w:t xml:space="preserve">). At least 161 bats were present in the tunnel in summer and 81 in winter (Figure </w:t>
      </w:r>
      <w:r w:rsidR="00931441" w:rsidRPr="00D253EF">
        <w:rPr>
          <w:rFonts w:asciiTheme="minorHAnsi" w:eastAsia="PMingLiU" w:hAnsiTheme="minorHAnsi" w:cstheme="minorHAnsi"/>
        </w:rPr>
        <w:t>2-</w:t>
      </w:r>
      <w:r w:rsidR="00BB7602" w:rsidRPr="00D253EF">
        <w:rPr>
          <w:rFonts w:asciiTheme="minorHAnsi" w:eastAsia="PMingLiU" w:hAnsiTheme="minorHAnsi" w:cstheme="minorHAnsi"/>
        </w:rPr>
        <w:t>8</w:t>
      </w:r>
      <w:r w:rsidRPr="00D253EF">
        <w:rPr>
          <w:rFonts w:asciiTheme="minorHAnsi" w:eastAsia="PMingLiU" w:hAnsiTheme="minorHAnsi" w:cstheme="minorHAnsi"/>
        </w:rPr>
        <w:t>).</w:t>
      </w:r>
    </w:p>
    <w:p w14:paraId="51E48991" w14:textId="77777777" w:rsidR="00735166" w:rsidRPr="00D253EF" w:rsidRDefault="00735166" w:rsidP="006545B8">
      <w:pPr>
        <w:spacing w:line="360" w:lineRule="auto"/>
        <w:rPr>
          <w:rFonts w:asciiTheme="minorHAnsi" w:eastAsia="PMingLiU" w:hAnsiTheme="minorHAnsi" w:cstheme="minorHAnsi"/>
          <w:b/>
          <w:bCs/>
        </w:rPr>
      </w:pPr>
      <w:r w:rsidRPr="00D253EF">
        <w:rPr>
          <w:rFonts w:asciiTheme="minorHAnsi" w:eastAsia="PMingLiU" w:hAnsiTheme="minorHAnsi" w:cstheme="minorHAnsi"/>
          <w:b/>
          <w:bCs/>
        </w:rPr>
        <w:br w:type="page"/>
      </w:r>
    </w:p>
    <w:p w14:paraId="477E516C" w14:textId="6302C49D" w:rsidR="00735166" w:rsidRPr="00D253EF" w:rsidRDefault="00A40FD7" w:rsidP="006545B8">
      <w:pPr>
        <w:spacing w:line="360" w:lineRule="auto"/>
        <w:rPr>
          <w:rFonts w:asciiTheme="minorHAnsi" w:eastAsia="PMingLiU" w:hAnsiTheme="minorHAnsi" w:cstheme="minorHAnsi"/>
          <w:b/>
          <w:bCs/>
        </w:rPr>
      </w:pPr>
      <w:r w:rsidRPr="00D253EF">
        <w:rPr>
          <w:rFonts w:asciiTheme="minorHAnsi" w:hAnsiTheme="minorHAnsi" w:cstheme="minorHAnsi"/>
          <w:noProof/>
        </w:rPr>
        <w:lastRenderedPageBreak/>
        <w:drawing>
          <wp:anchor distT="0" distB="0" distL="114300" distR="114300" simplePos="0" relativeHeight="251693056" behindDoc="0" locked="0" layoutInCell="1" allowOverlap="1" wp14:anchorId="5287E0D1" wp14:editId="7F764B25">
            <wp:simplePos x="0" y="0"/>
            <wp:positionH relativeFrom="margin">
              <wp:align>right</wp:align>
            </wp:positionH>
            <wp:positionV relativeFrom="paragraph">
              <wp:posOffset>-5080</wp:posOffset>
            </wp:positionV>
            <wp:extent cx="5210175" cy="3048000"/>
            <wp:effectExtent l="0" t="0" r="9525" b="0"/>
            <wp:wrapNone/>
            <wp:docPr id="6" name="Chart 6">
              <a:extLst xmlns:a="http://schemas.openxmlformats.org/drawingml/2006/main">
                <a:ext uri="{FF2B5EF4-FFF2-40B4-BE49-F238E27FC236}">
                  <a16:creationId xmlns:a16="http://schemas.microsoft.com/office/drawing/2014/main" id="{7B49725A-524B-44DD-B0DC-3EF6FFEB3F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5"/>
              </a:graphicData>
            </a:graphic>
            <wp14:sizeRelH relativeFrom="margin">
              <wp14:pctWidth>0</wp14:pctWidth>
            </wp14:sizeRelH>
            <wp14:sizeRelV relativeFrom="margin">
              <wp14:pctHeight>0</wp14:pctHeight>
            </wp14:sizeRelV>
          </wp:anchor>
        </w:drawing>
      </w:r>
    </w:p>
    <w:p w14:paraId="54067C97" w14:textId="77777777" w:rsidR="00735166" w:rsidRPr="00D253EF" w:rsidRDefault="00735166" w:rsidP="006545B8">
      <w:pPr>
        <w:spacing w:line="360" w:lineRule="auto"/>
        <w:rPr>
          <w:rFonts w:asciiTheme="minorHAnsi" w:eastAsia="PMingLiU" w:hAnsiTheme="minorHAnsi" w:cstheme="minorHAnsi"/>
          <w:b/>
          <w:bCs/>
        </w:rPr>
      </w:pPr>
    </w:p>
    <w:p w14:paraId="17E69D53" w14:textId="77777777" w:rsidR="00735166" w:rsidRPr="00D253EF" w:rsidRDefault="00735166" w:rsidP="006545B8">
      <w:pPr>
        <w:spacing w:line="360" w:lineRule="auto"/>
        <w:rPr>
          <w:rFonts w:asciiTheme="minorHAnsi" w:eastAsia="PMingLiU" w:hAnsiTheme="minorHAnsi" w:cstheme="minorHAnsi"/>
          <w:b/>
          <w:bCs/>
        </w:rPr>
      </w:pPr>
    </w:p>
    <w:p w14:paraId="052E4549" w14:textId="5A904E41" w:rsidR="00735166" w:rsidRPr="00D253EF" w:rsidRDefault="00735166" w:rsidP="006545B8">
      <w:pPr>
        <w:spacing w:line="360" w:lineRule="auto"/>
        <w:rPr>
          <w:rFonts w:asciiTheme="minorHAnsi" w:eastAsia="PMingLiU" w:hAnsiTheme="minorHAnsi" w:cstheme="minorHAnsi"/>
          <w:b/>
          <w:bCs/>
        </w:rPr>
      </w:pPr>
    </w:p>
    <w:p w14:paraId="5B24A39C" w14:textId="6E0148BD" w:rsidR="00735166" w:rsidRPr="00D253EF" w:rsidRDefault="00735166" w:rsidP="006545B8">
      <w:pPr>
        <w:spacing w:line="360" w:lineRule="auto"/>
        <w:rPr>
          <w:rFonts w:asciiTheme="minorHAnsi" w:eastAsia="PMingLiU" w:hAnsiTheme="minorHAnsi" w:cstheme="minorHAnsi"/>
          <w:b/>
          <w:bCs/>
        </w:rPr>
      </w:pPr>
    </w:p>
    <w:p w14:paraId="27A58A50" w14:textId="64B8C1C8" w:rsidR="00735166" w:rsidRPr="00D253EF" w:rsidRDefault="00735166" w:rsidP="006545B8">
      <w:pPr>
        <w:spacing w:line="360" w:lineRule="auto"/>
        <w:rPr>
          <w:rFonts w:asciiTheme="minorHAnsi" w:eastAsia="PMingLiU" w:hAnsiTheme="minorHAnsi" w:cstheme="minorHAnsi"/>
          <w:b/>
          <w:bCs/>
        </w:rPr>
      </w:pPr>
    </w:p>
    <w:p w14:paraId="14B7F575" w14:textId="6E1E3629" w:rsidR="00735166" w:rsidRPr="00D253EF" w:rsidRDefault="00735166" w:rsidP="006545B8">
      <w:pPr>
        <w:spacing w:line="360" w:lineRule="auto"/>
        <w:rPr>
          <w:rFonts w:asciiTheme="minorHAnsi" w:eastAsia="PMingLiU" w:hAnsiTheme="minorHAnsi" w:cstheme="minorHAnsi"/>
          <w:b/>
          <w:bCs/>
        </w:rPr>
      </w:pPr>
    </w:p>
    <w:p w14:paraId="70504D89" w14:textId="7B3BDC94" w:rsidR="00735166" w:rsidRPr="00D253EF" w:rsidRDefault="00735166" w:rsidP="006545B8">
      <w:pPr>
        <w:spacing w:line="360" w:lineRule="auto"/>
        <w:rPr>
          <w:rFonts w:asciiTheme="minorHAnsi" w:eastAsia="PMingLiU" w:hAnsiTheme="minorHAnsi" w:cstheme="minorHAnsi"/>
          <w:b/>
          <w:bCs/>
        </w:rPr>
      </w:pPr>
    </w:p>
    <w:p w14:paraId="53BB7E46" w14:textId="7A6F48FB" w:rsidR="00735166" w:rsidRPr="00D253EF" w:rsidRDefault="00735166" w:rsidP="006545B8">
      <w:pPr>
        <w:spacing w:line="360" w:lineRule="auto"/>
        <w:rPr>
          <w:rFonts w:asciiTheme="minorHAnsi" w:eastAsia="PMingLiU" w:hAnsiTheme="minorHAnsi" w:cstheme="minorHAnsi"/>
          <w:b/>
          <w:bCs/>
        </w:rPr>
      </w:pPr>
    </w:p>
    <w:p w14:paraId="5AE826DC" w14:textId="24273E6C" w:rsidR="00735166" w:rsidRPr="00D253EF" w:rsidRDefault="00735166" w:rsidP="006545B8">
      <w:pPr>
        <w:spacing w:line="360" w:lineRule="auto"/>
        <w:rPr>
          <w:rFonts w:asciiTheme="minorHAnsi" w:eastAsia="PMingLiU" w:hAnsiTheme="minorHAnsi" w:cstheme="minorHAnsi"/>
          <w:b/>
          <w:bCs/>
        </w:rPr>
      </w:pPr>
    </w:p>
    <w:p w14:paraId="1727A130" w14:textId="3E79A479" w:rsidR="00735166" w:rsidRPr="00D253EF" w:rsidRDefault="00735166" w:rsidP="006545B8">
      <w:pPr>
        <w:spacing w:line="360" w:lineRule="auto"/>
        <w:rPr>
          <w:rFonts w:asciiTheme="minorHAnsi" w:eastAsia="PMingLiU" w:hAnsiTheme="minorHAnsi" w:cstheme="minorHAnsi"/>
          <w:b/>
          <w:bCs/>
        </w:rPr>
      </w:pPr>
    </w:p>
    <w:p w14:paraId="665F6B0D" w14:textId="6D16E74E" w:rsidR="00735166" w:rsidRPr="00D253EF" w:rsidRDefault="0099544B" w:rsidP="006545B8">
      <w:pPr>
        <w:spacing w:line="360" w:lineRule="auto"/>
        <w:rPr>
          <w:rFonts w:asciiTheme="minorHAnsi" w:eastAsia="PMingLiU" w:hAnsiTheme="minorHAnsi" w:cstheme="minorHAnsi"/>
          <w:b/>
          <w:bCs/>
        </w:rPr>
      </w:pPr>
      <w:r w:rsidRPr="00D253EF">
        <w:rPr>
          <w:rFonts w:asciiTheme="minorHAnsi" w:hAnsiTheme="minorHAnsi" w:cstheme="minorHAnsi"/>
          <w:noProof/>
        </w:rPr>
        <mc:AlternateContent>
          <mc:Choice Requires="wps">
            <w:drawing>
              <wp:anchor distT="0" distB="0" distL="114300" distR="114300" simplePos="0" relativeHeight="251695104" behindDoc="0" locked="0" layoutInCell="1" allowOverlap="1" wp14:anchorId="387CF62C" wp14:editId="5E51637C">
                <wp:simplePos x="0" y="0"/>
                <wp:positionH relativeFrom="margin">
                  <wp:align>right</wp:align>
                </wp:positionH>
                <wp:positionV relativeFrom="paragraph">
                  <wp:posOffset>6938</wp:posOffset>
                </wp:positionV>
                <wp:extent cx="5210175" cy="1147314"/>
                <wp:effectExtent l="0" t="0" r="9525" b="0"/>
                <wp:wrapNone/>
                <wp:docPr id="26" name="Text Box 26"/>
                <wp:cNvGraphicFramePr/>
                <a:graphic xmlns:a="http://schemas.openxmlformats.org/drawingml/2006/main">
                  <a:graphicData uri="http://schemas.microsoft.com/office/word/2010/wordprocessingShape">
                    <wps:wsp>
                      <wps:cNvSpPr txBox="1"/>
                      <wps:spPr>
                        <a:xfrm>
                          <a:off x="0" y="0"/>
                          <a:ext cx="5210175" cy="1147314"/>
                        </a:xfrm>
                        <a:prstGeom prst="rect">
                          <a:avLst/>
                        </a:prstGeom>
                        <a:solidFill>
                          <a:prstClr val="white"/>
                        </a:solidFill>
                        <a:ln>
                          <a:noFill/>
                        </a:ln>
                      </wps:spPr>
                      <wps:txbx>
                        <w:txbxContent>
                          <w:p w14:paraId="7E2E1AE9" w14:textId="0E3274A5" w:rsidR="00A40FD7" w:rsidRPr="002A705B" w:rsidRDefault="00A40FD7" w:rsidP="00065FEC">
                            <w:pPr>
                              <w:pStyle w:val="Caption"/>
                              <w:jc w:val="both"/>
                              <w:rPr>
                                <w:rFonts w:asciiTheme="minorHAnsi" w:hAnsiTheme="minorHAnsi" w:cstheme="minorHAnsi"/>
                                <w:b w:val="0"/>
                                <w:bCs w:val="0"/>
                                <w:noProof/>
                              </w:rPr>
                            </w:pPr>
                            <w:bookmarkStart w:id="91" w:name="_Toc84262596"/>
                            <w:bookmarkStart w:id="92" w:name="_Toc85420491"/>
                            <w:r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7</w:t>
                            </w:r>
                            <w:r w:rsidR="001E78D0">
                              <w:rPr>
                                <w:rFonts w:asciiTheme="minorHAnsi" w:hAnsiTheme="minorHAnsi" w:cstheme="minorHAnsi"/>
                                <w:b w:val="0"/>
                                <w:bCs w:val="0"/>
                              </w:rPr>
                              <w:fldChar w:fldCharType="end"/>
                            </w:r>
                            <w:r w:rsidRPr="002A705B">
                              <w:rPr>
                                <w:rFonts w:asciiTheme="minorHAnsi" w:hAnsiTheme="minorHAnsi" w:cstheme="minorHAnsi"/>
                                <w:b w:val="0"/>
                                <w:bCs w:val="0"/>
                              </w:rPr>
                              <w:t xml:space="preserve"> Mean exit count (± SD) over 5 days in both summer and winter in 15 minutes interval from 30 minutes before sunset to 1 hour after sunset. An hour after official dusk low light levels prevented accurate counting of the bats. First emergence was observed within 15 minutes after official sunset in both summer and winter. In summer, peak emergence occurred between 15 to 30 minutes after sunset. In winter, peak emergence occurred between 15 to 45 minutes after sunset. Number of exit counts during the peak emergence was higher in summer than winter.</w:t>
                            </w:r>
                            <w:bookmarkEnd w:id="91"/>
                            <w:bookmarkEnd w:id="92"/>
                          </w:p>
                          <w:p w14:paraId="35AA8932" w14:textId="236D6419" w:rsidR="00A40FD7" w:rsidRPr="002A705B" w:rsidRDefault="00A40FD7" w:rsidP="00065FEC">
                            <w:pPr>
                              <w:pStyle w:val="Caption"/>
                              <w:jc w:val="both"/>
                              <w:rPr>
                                <w:rFonts w:asciiTheme="minorHAnsi" w:hAnsiTheme="minorHAnsi" w:cstheme="minorHAnsi"/>
                                <w:b w:val="0"/>
                                <w:bCs w:val="0"/>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7CF62C" id="Text Box 26" o:spid="_x0000_s1032" type="#_x0000_t202" style="position:absolute;margin-left:359.05pt;margin-top:.55pt;width:410.25pt;height:90.35pt;z-index:2516951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" stroked="f">
                <v:textbox inset="0,0,0,0">
                  <w:txbxContent>
                    <w:p w14:paraId="7E2E1AE9" w14:textId="0E3274A5" w:rsidR="00A40FD7" w:rsidRPr="002A705B" w:rsidRDefault="00A40FD7" w:rsidP="00065FEC">
                      <w:pPr>
                        <w:pStyle w:val="Caption"/>
                        <w:jc w:val="both"/>
                        <w:rPr>
                          <w:rFonts w:asciiTheme="minorHAnsi" w:hAnsiTheme="minorHAnsi" w:cstheme="minorHAnsi"/>
                          <w:b w:val="0"/>
                          <w:bCs w:val="0"/>
                          <w:noProof/>
                        </w:rPr>
                      </w:pPr>
                      <w:bookmarkStart w:id="93" w:name="_Toc84262596"/>
                      <w:bookmarkStart w:id="94" w:name="_Toc85420491"/>
                      <w:r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7</w:t>
                      </w:r>
                      <w:r w:rsidR="001E78D0">
                        <w:rPr>
                          <w:rFonts w:asciiTheme="minorHAnsi" w:hAnsiTheme="minorHAnsi" w:cstheme="minorHAnsi"/>
                          <w:b w:val="0"/>
                          <w:bCs w:val="0"/>
                        </w:rPr>
                        <w:fldChar w:fldCharType="end"/>
                      </w:r>
                      <w:r w:rsidRPr="002A705B">
                        <w:rPr>
                          <w:rFonts w:asciiTheme="minorHAnsi" w:hAnsiTheme="minorHAnsi" w:cstheme="minorHAnsi"/>
                          <w:b w:val="0"/>
                          <w:bCs w:val="0"/>
                        </w:rPr>
                        <w:t xml:space="preserve"> Mean exit count (± SD) over 5 days in both summer and winter in 15 minutes interval from 30 minutes before sunset to 1 hour after sunset. An hour after official dusk low light levels prevented accurate counting of the bats. First emergence was observed within 15 minutes after official sunset in both summer and winter. In summer, peak emergence occurred between 15 to 30 minutes after sunset. In winter, peak emergence occurred between 15 to 45 minutes after sunset. Number of exit counts during the peak emergence was higher in summer than winter.</w:t>
                      </w:r>
                      <w:bookmarkEnd w:id="93"/>
                      <w:bookmarkEnd w:id="94"/>
                    </w:p>
                    <w:p w14:paraId="35AA8932" w14:textId="236D6419" w:rsidR="00A40FD7" w:rsidRPr="002A705B" w:rsidRDefault="00A40FD7" w:rsidP="00065FEC">
                      <w:pPr>
                        <w:pStyle w:val="Caption"/>
                        <w:jc w:val="both"/>
                        <w:rPr>
                          <w:rFonts w:asciiTheme="minorHAnsi" w:hAnsiTheme="minorHAnsi" w:cstheme="minorHAnsi"/>
                          <w:b w:val="0"/>
                          <w:bCs w:val="0"/>
                          <w:noProof/>
                        </w:rPr>
                      </w:pPr>
                    </w:p>
                  </w:txbxContent>
                </v:textbox>
                <w10:wrap anchorx="margin"/>
              </v:shape>
            </w:pict>
          </mc:Fallback>
        </mc:AlternateContent>
      </w:r>
    </w:p>
    <w:p w14:paraId="759ACFE6" w14:textId="77777777" w:rsidR="00735166" w:rsidRPr="00D253EF" w:rsidRDefault="00735166" w:rsidP="006545B8">
      <w:pPr>
        <w:spacing w:line="360" w:lineRule="auto"/>
        <w:rPr>
          <w:rFonts w:asciiTheme="minorHAnsi" w:eastAsia="PMingLiU" w:hAnsiTheme="minorHAnsi" w:cstheme="minorHAnsi"/>
          <w:b/>
          <w:bCs/>
        </w:rPr>
      </w:pPr>
    </w:p>
    <w:p w14:paraId="4F26A643" w14:textId="77777777" w:rsidR="00735166" w:rsidRPr="00D253EF" w:rsidRDefault="00735166" w:rsidP="006545B8">
      <w:pPr>
        <w:spacing w:line="360" w:lineRule="auto"/>
        <w:rPr>
          <w:rFonts w:asciiTheme="minorHAnsi" w:eastAsia="PMingLiU" w:hAnsiTheme="minorHAnsi" w:cstheme="minorHAnsi"/>
          <w:b/>
          <w:bCs/>
        </w:rPr>
      </w:pPr>
    </w:p>
    <w:p w14:paraId="18C52DFC" w14:textId="76BBDA8D" w:rsidR="00735166" w:rsidRPr="00D253EF" w:rsidRDefault="00735166" w:rsidP="006545B8">
      <w:pPr>
        <w:spacing w:line="360" w:lineRule="auto"/>
        <w:rPr>
          <w:rFonts w:asciiTheme="minorHAnsi" w:eastAsia="PMingLiU" w:hAnsiTheme="minorHAnsi" w:cstheme="minorHAnsi"/>
          <w:b/>
          <w:bCs/>
        </w:rPr>
      </w:pPr>
    </w:p>
    <w:p w14:paraId="5F81E7A0" w14:textId="0B88F6CF" w:rsidR="00735166" w:rsidRPr="00D253EF" w:rsidRDefault="00AF6D77" w:rsidP="006545B8">
      <w:pPr>
        <w:spacing w:line="360" w:lineRule="auto"/>
        <w:rPr>
          <w:rFonts w:asciiTheme="minorHAnsi" w:eastAsia="PMingLiU" w:hAnsiTheme="minorHAnsi" w:cstheme="minorHAnsi"/>
          <w:b/>
          <w:bCs/>
          <w:sz w:val="28"/>
          <w:szCs w:val="28"/>
        </w:rPr>
      </w:pPr>
      <w:r w:rsidRPr="00D253EF">
        <w:rPr>
          <w:rFonts w:asciiTheme="minorHAnsi" w:hAnsiTheme="minorHAnsi" w:cstheme="minorHAnsi"/>
          <w:noProof/>
        </w:rPr>
        <mc:AlternateContent>
          <mc:Choice Requires="wps">
            <w:drawing>
              <wp:anchor distT="0" distB="0" distL="114300" distR="114300" simplePos="0" relativeHeight="251699200" behindDoc="0" locked="0" layoutInCell="1" allowOverlap="1" wp14:anchorId="28BD7118" wp14:editId="3B91B47C">
                <wp:simplePos x="0" y="0"/>
                <wp:positionH relativeFrom="margin">
                  <wp:align>right</wp:align>
                </wp:positionH>
                <wp:positionV relativeFrom="paragraph">
                  <wp:posOffset>3609975</wp:posOffset>
                </wp:positionV>
                <wp:extent cx="5219700" cy="707366"/>
                <wp:effectExtent l="0" t="0" r="0" b="0"/>
                <wp:wrapNone/>
                <wp:docPr id="1" name="Text Box 1"/>
                <wp:cNvGraphicFramePr/>
                <a:graphic xmlns:a="http://schemas.openxmlformats.org/drawingml/2006/main">
                  <a:graphicData uri="http://schemas.microsoft.com/office/word/2010/wordprocessingShape">
                    <wps:wsp>
                      <wps:cNvSpPr txBox="1"/>
                      <wps:spPr>
                        <a:xfrm>
                          <a:off x="0" y="0"/>
                          <a:ext cx="5219700" cy="707366"/>
                        </a:xfrm>
                        <a:prstGeom prst="rect">
                          <a:avLst/>
                        </a:prstGeom>
                        <a:solidFill>
                          <a:prstClr val="white"/>
                        </a:solidFill>
                        <a:ln>
                          <a:noFill/>
                        </a:ln>
                      </wps:spPr>
                      <wps:txbx>
                        <w:txbxContent>
                          <w:p w14:paraId="6014C09F" w14:textId="573F9183" w:rsidR="002A705B" w:rsidRPr="002A705B" w:rsidRDefault="002A705B" w:rsidP="00065FEC">
                            <w:pPr>
                              <w:pStyle w:val="Caption"/>
                              <w:jc w:val="both"/>
                              <w:rPr>
                                <w:rFonts w:asciiTheme="minorHAnsi" w:hAnsiTheme="minorHAnsi" w:cstheme="minorHAnsi"/>
                                <w:b w:val="0"/>
                                <w:bCs w:val="0"/>
                                <w:noProof/>
                              </w:rPr>
                            </w:pPr>
                            <w:bookmarkStart w:id="95" w:name="_Toc84262598"/>
                            <w:bookmarkStart w:id="96" w:name="_Toc85420492"/>
                            <w:r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2A705B">
                              <w:rPr>
                                <w:rFonts w:asciiTheme="minorHAnsi" w:hAnsiTheme="minorHAnsi" w:cstheme="minorHAnsi"/>
                                <w:b w:val="0"/>
                                <w:bCs w:val="0"/>
                              </w:rPr>
                              <w:t xml:space="preserve"> Cumulative mean exit counts over 5 days in both summer and winter in 15 minutes intervals from 30 minutes before sunset to 1 hour after sunset. Peak emergence started from 15 minutes after sunset in summer and winter. The emergence rate was higher, but the duration of peak emergence was lower, in summer than winter.</w:t>
                            </w:r>
                            <w:bookmarkEnd w:id="95"/>
                            <w:bookmarkEnd w:id="96"/>
                          </w:p>
                          <w:p w14:paraId="4E526B49" w14:textId="18F81170" w:rsidR="002A705B" w:rsidRPr="002A705B" w:rsidRDefault="002A705B" w:rsidP="00065FEC">
                            <w:pPr>
                              <w:pStyle w:val="Caption"/>
                              <w:jc w:val="both"/>
                              <w:rPr>
                                <w:rFonts w:asciiTheme="minorHAnsi" w:hAnsiTheme="minorHAnsi" w:cstheme="minorHAnsi"/>
                                <w:b w:val="0"/>
                                <w:bCs w:val="0"/>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BD7118" id="Text Box 1" o:spid="_x0000_s1033" type="#_x0000_t202" style="position:absolute;margin-left:359.8pt;margin-top:284.25pt;width:411pt;height:55.7pt;z-index:2516992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" stroked="f">
                <v:textbox inset="0,0,0,0">
                  <w:txbxContent>
                    <w:p w14:paraId="6014C09F" w14:textId="573F9183" w:rsidR="002A705B" w:rsidRPr="002A705B" w:rsidRDefault="002A705B" w:rsidP="00065FEC">
                      <w:pPr>
                        <w:pStyle w:val="Caption"/>
                        <w:jc w:val="both"/>
                        <w:rPr>
                          <w:rFonts w:asciiTheme="minorHAnsi" w:hAnsiTheme="minorHAnsi" w:cstheme="minorHAnsi"/>
                          <w:b w:val="0"/>
                          <w:bCs w:val="0"/>
                          <w:noProof/>
                        </w:rPr>
                      </w:pPr>
                      <w:bookmarkStart w:id="97" w:name="_Toc84262598"/>
                      <w:bookmarkStart w:id="98" w:name="_Toc85420492"/>
                      <w:r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2A705B">
                        <w:rPr>
                          <w:rFonts w:asciiTheme="minorHAnsi" w:hAnsiTheme="minorHAnsi" w:cstheme="minorHAnsi"/>
                          <w:b w:val="0"/>
                          <w:bCs w:val="0"/>
                        </w:rPr>
                        <w:t xml:space="preserve"> Cumulative mean exit counts over 5 days in both summer and winter in 15 minutes intervals from 30 minutes before sunset to 1 hour after sunset. Peak emergence started from 15 minutes after sunset in summer and winter. The emergence rate was higher, but the duration of peak emergence was lower, in summer than winter.</w:t>
                      </w:r>
                      <w:bookmarkEnd w:id="97"/>
                      <w:bookmarkEnd w:id="98"/>
                    </w:p>
                    <w:p w14:paraId="4E526B49" w14:textId="18F81170" w:rsidR="002A705B" w:rsidRPr="002A705B" w:rsidRDefault="002A705B" w:rsidP="00065FEC">
                      <w:pPr>
                        <w:pStyle w:val="Caption"/>
                        <w:jc w:val="both"/>
                        <w:rPr>
                          <w:rFonts w:asciiTheme="minorHAnsi" w:hAnsiTheme="minorHAnsi" w:cstheme="minorHAnsi"/>
                          <w:b w:val="0"/>
                          <w:bCs w:val="0"/>
                          <w:noProof/>
                        </w:rPr>
                      </w:pPr>
                    </w:p>
                  </w:txbxContent>
                </v:textbox>
                <w10:wrap anchorx="margin"/>
              </v:shape>
            </w:pict>
          </mc:Fallback>
        </mc:AlternateContent>
      </w:r>
      <w:r w:rsidRPr="00D253EF">
        <w:rPr>
          <w:rFonts w:asciiTheme="minorHAnsi" w:hAnsiTheme="minorHAnsi" w:cstheme="minorHAnsi"/>
          <w:noProof/>
        </w:rPr>
        <w:drawing>
          <wp:anchor distT="0" distB="0" distL="114300" distR="114300" simplePos="0" relativeHeight="251697152" behindDoc="0" locked="0" layoutInCell="1" hidden="0" allowOverlap="1" wp14:anchorId="41569BF2" wp14:editId="0DB1AEDE">
            <wp:simplePos x="0" y="0"/>
            <wp:positionH relativeFrom="margin">
              <wp:posOffset>635</wp:posOffset>
            </wp:positionH>
            <wp:positionV relativeFrom="paragraph">
              <wp:posOffset>38100</wp:posOffset>
            </wp:positionV>
            <wp:extent cx="5219700" cy="3489960"/>
            <wp:effectExtent l="0" t="0" r="0" b="15240"/>
            <wp:wrapNone/>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6"/>
              </a:graphicData>
            </a:graphic>
            <wp14:sizeRelH relativeFrom="margin">
              <wp14:pctWidth>0</wp14:pctWidth>
            </wp14:sizeRelH>
            <wp14:sizeRelV relativeFrom="margin">
              <wp14:pctHeight>0</wp14:pctHeight>
            </wp14:sizeRelV>
          </wp:anchor>
        </w:drawing>
      </w:r>
      <w:r w:rsidR="00735166" w:rsidRPr="00D253EF">
        <w:rPr>
          <w:rFonts w:asciiTheme="minorHAnsi" w:eastAsia="PMingLiU" w:hAnsiTheme="minorHAnsi" w:cstheme="minorHAnsi"/>
          <w:b/>
          <w:bCs/>
          <w:sz w:val="28"/>
          <w:szCs w:val="28"/>
        </w:rPr>
        <w:br w:type="page"/>
      </w:r>
    </w:p>
    <w:p w14:paraId="1060C79C" w14:textId="0ECA25BB" w:rsidR="006A1285" w:rsidRPr="00D253EF" w:rsidRDefault="00735166" w:rsidP="006A1285">
      <w:pPr>
        <w:spacing w:after="240" w:line="360" w:lineRule="auto"/>
        <w:rPr>
          <w:rFonts w:asciiTheme="minorHAnsi" w:eastAsia="PMingLiU" w:hAnsiTheme="minorHAnsi" w:cstheme="minorHAnsi"/>
          <w:b/>
          <w:bCs/>
          <w:sz w:val="28"/>
          <w:szCs w:val="28"/>
        </w:rPr>
      </w:pPr>
      <w:r w:rsidRPr="00D253EF">
        <w:rPr>
          <w:rFonts w:asciiTheme="minorHAnsi" w:eastAsia="PMingLiU" w:hAnsiTheme="minorHAnsi" w:cstheme="minorHAnsi"/>
          <w:b/>
          <w:bCs/>
          <w:sz w:val="28"/>
          <w:szCs w:val="28"/>
        </w:rPr>
        <w:lastRenderedPageBreak/>
        <w:t>Comparing exit and acoustic counts</w:t>
      </w:r>
    </w:p>
    <w:p w14:paraId="5E29C243" w14:textId="4DECF0AC" w:rsidR="009C7CBA" w:rsidRPr="00D253EF" w:rsidRDefault="00735166" w:rsidP="006A1285">
      <w:pPr>
        <w:spacing w:after="240" w:line="360" w:lineRule="auto"/>
        <w:ind w:firstLine="567"/>
        <w:jc w:val="both"/>
        <w:rPr>
          <w:rFonts w:asciiTheme="minorHAnsi" w:eastAsia="PMingLiU" w:hAnsiTheme="minorHAnsi" w:cstheme="minorHAnsi"/>
          <w:bCs/>
          <w:color w:val="000000"/>
        </w:rPr>
      </w:pPr>
      <w:r w:rsidRPr="00D253EF">
        <w:rPr>
          <w:rFonts w:asciiTheme="minorHAnsi" w:eastAsia="PMingLiU" w:hAnsiTheme="minorHAnsi" w:cstheme="minorHAnsi"/>
          <w:bCs/>
          <w:color w:val="000000"/>
        </w:rPr>
        <w:t xml:space="preserve">The pattern of bat emergence from exit counts and acoustic survey in the first 1.5 hours after sunset was similar within summer and winter (Figures </w:t>
      </w:r>
      <w:r w:rsidR="009B3398" w:rsidRPr="00D253EF">
        <w:rPr>
          <w:rFonts w:asciiTheme="minorHAnsi" w:eastAsia="PMingLiU" w:hAnsiTheme="minorHAnsi" w:cstheme="minorHAnsi"/>
          <w:bCs/>
          <w:color w:val="000000"/>
        </w:rPr>
        <w:t xml:space="preserve">2-9 </w:t>
      </w:r>
      <w:r w:rsidRPr="00D253EF">
        <w:rPr>
          <w:rFonts w:asciiTheme="minorHAnsi" w:eastAsia="PMingLiU" w:hAnsiTheme="minorHAnsi" w:cstheme="minorHAnsi"/>
          <w:bCs/>
          <w:color w:val="000000"/>
        </w:rPr>
        <w:t xml:space="preserve">and </w:t>
      </w:r>
      <w:r w:rsidR="009B3398" w:rsidRPr="00D253EF">
        <w:rPr>
          <w:rFonts w:asciiTheme="minorHAnsi" w:eastAsia="PMingLiU" w:hAnsiTheme="minorHAnsi" w:cstheme="minorHAnsi"/>
          <w:bCs/>
          <w:color w:val="000000"/>
        </w:rPr>
        <w:t>2-10</w:t>
      </w:r>
      <w:r w:rsidRPr="00D253EF">
        <w:rPr>
          <w:rFonts w:asciiTheme="minorHAnsi" w:eastAsia="PMingLiU" w:hAnsiTheme="minorHAnsi" w:cstheme="minorHAnsi"/>
          <w:bCs/>
          <w:color w:val="000000"/>
        </w:rPr>
        <w:t>). In summer, bat activity was first detected from the acoustic survey (15 mins before sunset) before the emergence of first bat was observed from the exit counts. Acoustic recordings showed that there were two activity peaks, the first peak occurred during sunset and the second larger peak occurred 30 minutes after sunset</w:t>
      </w:r>
      <w:r w:rsidR="002C2006">
        <w:rPr>
          <w:rFonts w:asciiTheme="minorHAnsi" w:eastAsia="PMingLiU" w:hAnsiTheme="minorHAnsi" w:cstheme="minorHAnsi"/>
          <w:bCs/>
          <w:color w:val="000000"/>
        </w:rPr>
        <w:t xml:space="preserve"> (</w:t>
      </w:r>
      <w:r w:rsidR="002C2006" w:rsidRPr="002C2006">
        <w:rPr>
          <w:rFonts w:asciiTheme="minorHAnsi" w:eastAsia="PMingLiU" w:hAnsiTheme="minorHAnsi" w:cstheme="minorHAnsi"/>
          <w:bCs/>
          <w:color w:val="000000"/>
        </w:rPr>
        <w:t>Figure 2-</w:t>
      </w:r>
      <w:r w:rsidR="00CC198A">
        <w:rPr>
          <w:rFonts w:asciiTheme="minorHAnsi" w:eastAsia="PMingLiU" w:hAnsiTheme="minorHAnsi" w:cstheme="minorHAnsi"/>
          <w:bCs/>
          <w:color w:val="000000"/>
        </w:rPr>
        <w:t>9)</w:t>
      </w:r>
      <w:r w:rsidRPr="00D253EF">
        <w:rPr>
          <w:rFonts w:asciiTheme="minorHAnsi" w:eastAsia="PMingLiU" w:hAnsiTheme="minorHAnsi" w:cstheme="minorHAnsi"/>
          <w:bCs/>
          <w:color w:val="000000"/>
        </w:rPr>
        <w:t xml:space="preserve">. However, </w:t>
      </w:r>
      <w:r w:rsidRPr="00D253EF">
        <w:rPr>
          <w:rFonts w:asciiTheme="minorHAnsi" w:eastAsia="PMingLiU" w:hAnsiTheme="minorHAnsi" w:cstheme="minorHAnsi"/>
        </w:rPr>
        <w:t>exit</w:t>
      </w:r>
      <w:r w:rsidRPr="00D253EF">
        <w:rPr>
          <w:rFonts w:asciiTheme="minorHAnsi" w:eastAsia="PMingLiU" w:hAnsiTheme="minorHAnsi" w:cstheme="minorHAnsi"/>
          <w:bCs/>
          <w:color w:val="000000"/>
        </w:rPr>
        <w:t xml:space="preserve"> counts only presented one peak event which occurred at the same time as the second larger peak</w:t>
      </w:r>
      <w:r w:rsidR="002C2006">
        <w:rPr>
          <w:rFonts w:asciiTheme="minorHAnsi" w:eastAsia="PMingLiU" w:hAnsiTheme="minorHAnsi" w:cstheme="minorHAnsi"/>
          <w:bCs/>
          <w:color w:val="000000"/>
        </w:rPr>
        <w:t xml:space="preserve"> in</w:t>
      </w:r>
      <w:r w:rsidRPr="00D253EF">
        <w:rPr>
          <w:rFonts w:asciiTheme="minorHAnsi" w:eastAsia="PMingLiU" w:hAnsiTheme="minorHAnsi" w:cstheme="minorHAnsi"/>
          <w:bCs/>
          <w:color w:val="000000"/>
        </w:rPr>
        <w:t xml:space="preserve"> activity from the acoustic survey at 30 minutes after sunset (except day 3). The number of bat passes recorded during peak activity level (between 80 to 90 passes per day) was lower than the peak emergence counts (between 100 – 155 counts per day).  </w:t>
      </w:r>
      <w:commentRangeStart w:id="99"/>
      <w:r w:rsidRPr="00D253EF">
        <w:rPr>
          <w:rFonts w:asciiTheme="minorHAnsi" w:eastAsia="PMingLiU" w:hAnsiTheme="minorHAnsi" w:cstheme="minorHAnsi"/>
          <w:bCs/>
          <w:color w:val="000000"/>
        </w:rPr>
        <w:t xml:space="preserve"> </w:t>
      </w:r>
      <w:commentRangeEnd w:id="99"/>
      <w:r w:rsidRPr="00D253EF">
        <w:rPr>
          <w:rFonts w:asciiTheme="minorHAnsi" w:eastAsia="PMingLiU" w:hAnsiTheme="minorHAnsi" w:cstheme="minorHAnsi"/>
          <w:sz w:val="16"/>
          <w:szCs w:val="16"/>
        </w:rPr>
        <w:commentReference w:id="99"/>
      </w:r>
      <w:r w:rsidRPr="00D253EF">
        <w:rPr>
          <w:rFonts w:asciiTheme="minorHAnsi" w:eastAsia="PMingLiU" w:hAnsiTheme="minorHAnsi" w:cstheme="minorHAnsi"/>
          <w:bCs/>
          <w:color w:val="000000"/>
        </w:rPr>
        <w:t xml:space="preserve"> </w:t>
      </w:r>
    </w:p>
    <w:p w14:paraId="22E39DE7" w14:textId="1BA2408E" w:rsidR="006A1285" w:rsidRPr="00D253EF" w:rsidRDefault="00735166" w:rsidP="006A1285">
      <w:pPr>
        <w:spacing w:after="240" w:line="360" w:lineRule="auto"/>
        <w:ind w:firstLine="567"/>
        <w:jc w:val="both"/>
        <w:rPr>
          <w:rFonts w:asciiTheme="minorHAnsi" w:eastAsia="PMingLiU" w:hAnsiTheme="minorHAnsi" w:cstheme="minorHAnsi"/>
          <w:bCs/>
          <w:color w:val="000000"/>
        </w:rPr>
      </w:pPr>
      <w:r w:rsidRPr="00D253EF">
        <w:rPr>
          <w:rFonts w:asciiTheme="minorHAnsi" w:eastAsia="PMingLiU" w:hAnsiTheme="minorHAnsi" w:cstheme="minorHAnsi"/>
          <w:bCs/>
          <w:color w:val="000000"/>
        </w:rPr>
        <w:t>In winter, both acoustics and exit counts data showed similar pattern</w:t>
      </w:r>
      <w:r w:rsidR="002C2006">
        <w:rPr>
          <w:rFonts w:asciiTheme="minorHAnsi" w:eastAsia="PMingLiU" w:hAnsiTheme="minorHAnsi" w:cstheme="minorHAnsi"/>
          <w:bCs/>
          <w:color w:val="000000"/>
        </w:rPr>
        <w:t>s</w:t>
      </w:r>
      <w:r w:rsidRPr="00D253EF">
        <w:rPr>
          <w:rFonts w:asciiTheme="minorHAnsi" w:eastAsia="PMingLiU" w:hAnsiTheme="minorHAnsi" w:cstheme="minorHAnsi"/>
          <w:bCs/>
          <w:color w:val="000000"/>
        </w:rPr>
        <w:t xml:space="preserve"> of bat activity and number of emergence (Figure </w:t>
      </w:r>
      <w:r w:rsidR="009B3398" w:rsidRPr="00D253EF">
        <w:rPr>
          <w:rFonts w:asciiTheme="minorHAnsi" w:eastAsia="PMingLiU" w:hAnsiTheme="minorHAnsi" w:cstheme="minorHAnsi"/>
          <w:bCs/>
          <w:color w:val="000000"/>
        </w:rPr>
        <w:t>2-10</w:t>
      </w:r>
      <w:r w:rsidRPr="00D253EF">
        <w:rPr>
          <w:rFonts w:asciiTheme="minorHAnsi" w:eastAsia="PMingLiU" w:hAnsiTheme="minorHAnsi" w:cstheme="minorHAnsi"/>
          <w:bCs/>
          <w:color w:val="000000"/>
        </w:rPr>
        <w:t>). Both bat</w:t>
      </w:r>
      <w:commentRangeStart w:id="100"/>
      <w:commentRangeStart w:id="101"/>
      <w:r w:rsidRPr="00D253EF">
        <w:rPr>
          <w:rFonts w:asciiTheme="minorHAnsi" w:eastAsia="PMingLiU" w:hAnsiTheme="minorHAnsi" w:cstheme="minorHAnsi"/>
          <w:bCs/>
          <w:color w:val="000000"/>
        </w:rPr>
        <w:t xml:space="preserve"> initial activity and emergence</w:t>
      </w:r>
      <w:r w:rsidR="00FA0A3C">
        <w:rPr>
          <w:rFonts w:asciiTheme="minorHAnsi" w:eastAsia="PMingLiU" w:hAnsiTheme="minorHAnsi" w:cstheme="minorHAnsi"/>
          <w:bCs/>
          <w:color w:val="000000"/>
        </w:rPr>
        <w:t>,</w:t>
      </w:r>
      <w:r w:rsidRPr="00D253EF">
        <w:rPr>
          <w:rFonts w:asciiTheme="minorHAnsi" w:eastAsia="PMingLiU" w:hAnsiTheme="minorHAnsi" w:cstheme="minorHAnsi"/>
          <w:bCs/>
          <w:color w:val="000000"/>
        </w:rPr>
        <w:t xml:space="preserve"> began 15 minutes after official sunset</w:t>
      </w:r>
      <w:commentRangeEnd w:id="100"/>
      <w:r w:rsidRPr="00D253EF">
        <w:rPr>
          <w:rFonts w:asciiTheme="minorHAnsi" w:eastAsia="PMingLiU" w:hAnsiTheme="minorHAnsi" w:cstheme="minorHAnsi"/>
          <w:sz w:val="16"/>
          <w:szCs w:val="16"/>
        </w:rPr>
        <w:commentReference w:id="100"/>
      </w:r>
      <w:commentRangeEnd w:id="101"/>
      <w:r w:rsidRPr="00D253EF">
        <w:rPr>
          <w:rFonts w:asciiTheme="minorHAnsi" w:eastAsia="PMingLiU" w:hAnsiTheme="minorHAnsi" w:cstheme="minorHAnsi"/>
          <w:sz w:val="16"/>
          <w:szCs w:val="16"/>
        </w:rPr>
        <w:commentReference w:id="101"/>
      </w:r>
      <w:r w:rsidRPr="00D253EF">
        <w:rPr>
          <w:rFonts w:asciiTheme="minorHAnsi" w:eastAsia="PMingLiU" w:hAnsiTheme="minorHAnsi" w:cstheme="minorHAnsi"/>
          <w:bCs/>
          <w:color w:val="000000"/>
        </w:rPr>
        <w:t xml:space="preserve">. </w:t>
      </w:r>
      <w:r w:rsidR="006742C1">
        <w:rPr>
          <w:rFonts w:asciiTheme="minorHAnsi" w:eastAsia="PMingLiU" w:hAnsiTheme="minorHAnsi" w:cstheme="minorHAnsi"/>
          <w:bCs/>
          <w:color w:val="000000"/>
        </w:rPr>
        <w:t>The l</w:t>
      </w:r>
      <w:r w:rsidRPr="00D253EF">
        <w:rPr>
          <w:rFonts w:asciiTheme="minorHAnsi" w:eastAsia="PMingLiU" w:hAnsiTheme="minorHAnsi" w:cstheme="minorHAnsi"/>
          <w:bCs/>
          <w:color w:val="000000"/>
        </w:rPr>
        <w:t xml:space="preserve">evel of activity and number of emergences showed one major peak within the first hour after sunset. Bat acoustic activity showed </w:t>
      </w:r>
      <w:r w:rsidR="006742C1">
        <w:rPr>
          <w:rFonts w:asciiTheme="minorHAnsi" w:eastAsia="PMingLiU" w:hAnsiTheme="minorHAnsi" w:cstheme="minorHAnsi"/>
          <w:bCs/>
          <w:color w:val="000000"/>
        </w:rPr>
        <w:t xml:space="preserve">a </w:t>
      </w:r>
      <w:r w:rsidRPr="00D253EF">
        <w:rPr>
          <w:rFonts w:asciiTheme="minorHAnsi" w:eastAsia="PMingLiU" w:hAnsiTheme="minorHAnsi" w:cstheme="minorHAnsi"/>
          <w:bCs/>
          <w:color w:val="000000"/>
        </w:rPr>
        <w:t xml:space="preserve">consistent daily peak pattern occurring 30 minutes after sunset, whereas the peak emergences differed between days, occurring between 30 or 45 minutes after sunset. Both acoustic activity and </w:t>
      </w:r>
      <w:r w:rsidRPr="00D253EF">
        <w:rPr>
          <w:rFonts w:asciiTheme="minorHAnsi" w:eastAsia="PMingLiU" w:hAnsiTheme="minorHAnsi" w:cstheme="minorHAnsi"/>
        </w:rPr>
        <w:t>exit</w:t>
      </w:r>
      <w:r w:rsidRPr="00D253EF">
        <w:rPr>
          <w:rFonts w:asciiTheme="minorHAnsi" w:eastAsia="PMingLiU" w:hAnsiTheme="minorHAnsi" w:cstheme="minorHAnsi"/>
          <w:bCs/>
          <w:color w:val="000000"/>
        </w:rPr>
        <w:t xml:space="preserve"> counts greatly reduced shortly after the peak. During the time of peak events from both surveys, the number of </w:t>
      </w:r>
      <w:r w:rsidR="00A87E68" w:rsidRPr="00D253EF">
        <w:rPr>
          <w:rFonts w:asciiTheme="minorHAnsi" w:eastAsia="PMingLiU" w:hAnsiTheme="minorHAnsi" w:cstheme="minorHAnsi"/>
          <w:bCs/>
          <w:color w:val="000000"/>
        </w:rPr>
        <w:t>bat</w:t>
      </w:r>
      <w:r w:rsidRPr="00D253EF">
        <w:rPr>
          <w:rFonts w:asciiTheme="minorHAnsi" w:eastAsia="PMingLiU" w:hAnsiTheme="minorHAnsi" w:cstheme="minorHAnsi"/>
          <w:bCs/>
          <w:color w:val="000000"/>
        </w:rPr>
        <w:t xml:space="preserve"> passes recorded (</w:t>
      </w:r>
      <w:commentRangeStart w:id="102"/>
      <w:r w:rsidRPr="00D253EF">
        <w:rPr>
          <w:rFonts w:asciiTheme="minorHAnsi" w:eastAsia="PMingLiU" w:hAnsiTheme="minorHAnsi" w:cstheme="minorHAnsi"/>
          <w:bCs/>
          <w:color w:val="000000"/>
        </w:rPr>
        <w:t xml:space="preserve">between 100 to 150 passes per day) was greater than the number of bat emergences observed </w:t>
      </w:r>
      <w:commentRangeEnd w:id="102"/>
      <w:r w:rsidRPr="00D253EF">
        <w:rPr>
          <w:rFonts w:asciiTheme="minorHAnsi" w:eastAsia="PMingLiU" w:hAnsiTheme="minorHAnsi" w:cstheme="minorHAnsi"/>
          <w:sz w:val="16"/>
          <w:szCs w:val="16"/>
        </w:rPr>
        <w:commentReference w:id="102"/>
      </w:r>
      <w:r w:rsidRPr="00D253EF">
        <w:rPr>
          <w:rFonts w:asciiTheme="minorHAnsi" w:eastAsia="PMingLiU" w:hAnsiTheme="minorHAnsi" w:cstheme="minorHAnsi"/>
          <w:bCs/>
          <w:color w:val="000000"/>
        </w:rPr>
        <w:t xml:space="preserve">(between 30 – 60 counts per day) (Figure </w:t>
      </w:r>
      <w:r w:rsidR="009B3398" w:rsidRPr="00D253EF">
        <w:rPr>
          <w:rFonts w:asciiTheme="minorHAnsi" w:eastAsia="PMingLiU" w:hAnsiTheme="minorHAnsi" w:cstheme="minorHAnsi"/>
          <w:bCs/>
          <w:color w:val="000000"/>
        </w:rPr>
        <w:t>2-10</w:t>
      </w:r>
      <w:r w:rsidRPr="00D253EF">
        <w:rPr>
          <w:rFonts w:asciiTheme="minorHAnsi" w:eastAsia="PMingLiU" w:hAnsiTheme="minorHAnsi" w:cstheme="minorHAnsi"/>
          <w:bCs/>
          <w:color w:val="000000"/>
        </w:rPr>
        <w:t xml:space="preserve">). </w:t>
      </w:r>
    </w:p>
    <w:p w14:paraId="0FAA8ED5" w14:textId="2C78BC88" w:rsidR="00735166" w:rsidRPr="00D253EF" w:rsidRDefault="00735166" w:rsidP="006A1285">
      <w:pPr>
        <w:spacing w:after="240" w:line="360" w:lineRule="auto"/>
        <w:ind w:firstLine="567"/>
        <w:jc w:val="both"/>
        <w:rPr>
          <w:rFonts w:asciiTheme="minorHAnsi" w:eastAsia="PMingLiU" w:hAnsiTheme="minorHAnsi" w:cstheme="minorHAnsi"/>
          <w:bCs/>
          <w:color w:val="000000"/>
        </w:rPr>
      </w:pPr>
      <w:r w:rsidRPr="00D253EF">
        <w:rPr>
          <w:rFonts w:asciiTheme="minorHAnsi" w:eastAsia="PMingLiU" w:hAnsiTheme="minorHAnsi" w:cstheme="minorHAnsi"/>
          <w:bCs/>
          <w:color w:val="000000"/>
        </w:rPr>
        <w:t>Comparing the results between summer and winter, the number of exit counts was greater than bat passes detected in summer, and winter was the opposite. However, both surveys indicated similar pattern when peak emergence and activity generally occurred at 30 minutes after sunset in both seasons</w:t>
      </w:r>
      <w:r w:rsidR="009B3398" w:rsidRPr="00D253EF">
        <w:rPr>
          <w:rFonts w:asciiTheme="minorHAnsi" w:eastAsia="PMingLiU" w:hAnsiTheme="minorHAnsi" w:cstheme="minorHAnsi"/>
          <w:bCs/>
          <w:color w:val="000000"/>
        </w:rPr>
        <w:t xml:space="preserve"> (</w:t>
      </w:r>
      <w:r w:rsidR="00A87E68" w:rsidRPr="00D253EF">
        <w:rPr>
          <w:rFonts w:asciiTheme="minorHAnsi" w:eastAsia="PMingLiU" w:hAnsiTheme="minorHAnsi" w:cstheme="minorHAnsi"/>
          <w:bCs/>
          <w:color w:val="000000"/>
        </w:rPr>
        <w:t>Figures</w:t>
      </w:r>
      <w:r w:rsidR="009B3398" w:rsidRPr="00D253EF">
        <w:rPr>
          <w:rFonts w:asciiTheme="minorHAnsi" w:eastAsia="PMingLiU" w:hAnsiTheme="minorHAnsi" w:cstheme="minorHAnsi"/>
          <w:bCs/>
          <w:color w:val="000000"/>
        </w:rPr>
        <w:t xml:space="preserve"> 2-9 &amp; 2-10)</w:t>
      </w:r>
      <w:r w:rsidRPr="00D253EF">
        <w:rPr>
          <w:rFonts w:asciiTheme="minorHAnsi" w:eastAsia="PMingLiU" w:hAnsiTheme="minorHAnsi" w:cstheme="minorHAnsi"/>
          <w:bCs/>
          <w:color w:val="000000"/>
        </w:rPr>
        <w:t>.</w:t>
      </w:r>
    </w:p>
    <w:p w14:paraId="4EA96D64" w14:textId="77777777" w:rsidR="008240E3" w:rsidRPr="00D253EF" w:rsidRDefault="00735166" w:rsidP="006545B8">
      <w:pPr>
        <w:spacing w:line="360" w:lineRule="auto"/>
        <w:rPr>
          <w:rFonts w:asciiTheme="minorHAnsi" w:eastAsia="PMingLiU" w:hAnsiTheme="minorHAnsi" w:cstheme="minorHAnsi"/>
        </w:rPr>
      </w:pPr>
      <w:r w:rsidRPr="00D253EF">
        <w:rPr>
          <w:rFonts w:asciiTheme="minorHAnsi" w:eastAsia="PMingLiU" w:hAnsiTheme="minorHAnsi" w:cstheme="minorHAnsi"/>
        </w:rPr>
        <w:br w:type="page"/>
      </w:r>
    </w:p>
    <w:p w14:paraId="667DE714" w14:textId="6196B4D0" w:rsidR="008240E3" w:rsidRPr="00D253EF" w:rsidRDefault="008240E3" w:rsidP="006545B8">
      <w:pPr>
        <w:spacing w:line="360" w:lineRule="auto"/>
        <w:rPr>
          <w:rFonts w:asciiTheme="minorHAnsi" w:eastAsia="PMingLiU" w:hAnsiTheme="minorHAnsi" w:cstheme="minorHAnsi"/>
        </w:rPr>
      </w:pPr>
      <w:r w:rsidRPr="00D253EF">
        <w:rPr>
          <w:rFonts w:asciiTheme="minorHAnsi" w:eastAsia="PMingLiU" w:hAnsiTheme="minorHAnsi" w:cstheme="minorHAnsi"/>
          <w:noProof/>
        </w:rPr>
        <w:lastRenderedPageBreak/>
        <w:drawing>
          <wp:anchor distT="0" distB="0" distL="114300" distR="114300" simplePos="0" relativeHeight="251701248" behindDoc="0" locked="0" layoutInCell="1" allowOverlap="1" wp14:anchorId="3803D043" wp14:editId="748E21FC">
            <wp:simplePos x="0" y="0"/>
            <wp:positionH relativeFrom="margin">
              <wp:align>left</wp:align>
            </wp:positionH>
            <wp:positionV relativeFrom="paragraph">
              <wp:posOffset>-5080</wp:posOffset>
            </wp:positionV>
            <wp:extent cx="5210175" cy="3371850"/>
            <wp:effectExtent l="0" t="0" r="9525" b="0"/>
            <wp:wrapNone/>
            <wp:docPr id="20" name="Chart 20">
              <a:extLst xmlns:a="http://schemas.openxmlformats.org/drawingml/2006/main">
                <a:ext uri="{FF2B5EF4-FFF2-40B4-BE49-F238E27FC236}">
                  <a16:creationId xmlns:a16="http://schemas.microsoft.com/office/drawing/2014/main" id="{58E86B07-649A-45E3-A924-8FC9910997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7"/>
              </a:graphicData>
            </a:graphic>
            <wp14:sizeRelH relativeFrom="margin">
              <wp14:pctWidth>0</wp14:pctWidth>
            </wp14:sizeRelH>
            <wp14:sizeRelV relativeFrom="margin">
              <wp14:pctHeight>0</wp14:pctHeight>
            </wp14:sizeRelV>
          </wp:anchor>
        </w:drawing>
      </w:r>
    </w:p>
    <w:p w14:paraId="57E81808" w14:textId="77777777" w:rsidR="008240E3" w:rsidRPr="00D253EF" w:rsidRDefault="008240E3" w:rsidP="006545B8">
      <w:pPr>
        <w:spacing w:line="360" w:lineRule="auto"/>
        <w:rPr>
          <w:rFonts w:asciiTheme="minorHAnsi" w:eastAsia="PMingLiU" w:hAnsiTheme="minorHAnsi" w:cstheme="minorHAnsi"/>
        </w:rPr>
      </w:pPr>
    </w:p>
    <w:p w14:paraId="56AB58CB" w14:textId="2A6445C4" w:rsidR="008240E3" w:rsidRPr="00D253EF" w:rsidRDefault="008240E3" w:rsidP="006545B8">
      <w:pPr>
        <w:spacing w:line="360" w:lineRule="auto"/>
        <w:rPr>
          <w:rFonts w:asciiTheme="minorHAnsi" w:eastAsia="PMingLiU" w:hAnsiTheme="minorHAnsi" w:cstheme="minorHAnsi"/>
        </w:rPr>
      </w:pPr>
    </w:p>
    <w:p w14:paraId="2ED75DCB" w14:textId="77551551" w:rsidR="008240E3" w:rsidRPr="00D253EF" w:rsidRDefault="008240E3" w:rsidP="006545B8">
      <w:pPr>
        <w:spacing w:line="360" w:lineRule="auto"/>
        <w:rPr>
          <w:rFonts w:asciiTheme="minorHAnsi" w:eastAsia="PMingLiU" w:hAnsiTheme="minorHAnsi" w:cstheme="minorHAnsi"/>
        </w:rPr>
      </w:pPr>
    </w:p>
    <w:p w14:paraId="30995309" w14:textId="0F99C7CF" w:rsidR="008240E3" w:rsidRPr="00D253EF" w:rsidRDefault="008240E3" w:rsidP="006545B8">
      <w:pPr>
        <w:spacing w:line="360" w:lineRule="auto"/>
        <w:rPr>
          <w:rFonts w:asciiTheme="minorHAnsi" w:eastAsia="PMingLiU" w:hAnsiTheme="minorHAnsi" w:cstheme="minorHAnsi"/>
        </w:rPr>
      </w:pPr>
    </w:p>
    <w:p w14:paraId="3865FC20" w14:textId="4411D33E" w:rsidR="008240E3" w:rsidRPr="00D253EF" w:rsidRDefault="008240E3" w:rsidP="006545B8">
      <w:pPr>
        <w:spacing w:line="360" w:lineRule="auto"/>
        <w:rPr>
          <w:rFonts w:asciiTheme="minorHAnsi" w:eastAsia="PMingLiU" w:hAnsiTheme="minorHAnsi" w:cstheme="minorHAnsi"/>
        </w:rPr>
      </w:pPr>
    </w:p>
    <w:p w14:paraId="3E980425" w14:textId="77777777" w:rsidR="008240E3" w:rsidRPr="00D253EF" w:rsidRDefault="008240E3" w:rsidP="006545B8">
      <w:pPr>
        <w:spacing w:line="360" w:lineRule="auto"/>
        <w:rPr>
          <w:rFonts w:asciiTheme="minorHAnsi" w:eastAsia="PMingLiU" w:hAnsiTheme="minorHAnsi" w:cstheme="minorHAnsi"/>
        </w:rPr>
      </w:pPr>
    </w:p>
    <w:p w14:paraId="4AA23CDA" w14:textId="77777777" w:rsidR="008240E3" w:rsidRPr="00D253EF" w:rsidRDefault="008240E3" w:rsidP="006545B8">
      <w:pPr>
        <w:spacing w:line="360" w:lineRule="auto"/>
        <w:rPr>
          <w:rFonts w:asciiTheme="minorHAnsi" w:eastAsia="PMingLiU" w:hAnsiTheme="minorHAnsi" w:cstheme="minorHAnsi"/>
        </w:rPr>
      </w:pPr>
    </w:p>
    <w:p w14:paraId="563D0A64" w14:textId="6B2053CC" w:rsidR="008240E3" w:rsidRPr="00D253EF" w:rsidRDefault="008240E3" w:rsidP="006545B8">
      <w:pPr>
        <w:spacing w:line="360" w:lineRule="auto"/>
        <w:rPr>
          <w:rFonts w:asciiTheme="minorHAnsi" w:eastAsia="PMingLiU" w:hAnsiTheme="minorHAnsi" w:cstheme="minorHAnsi"/>
        </w:rPr>
      </w:pPr>
    </w:p>
    <w:p w14:paraId="721EB40C" w14:textId="4446D4A4" w:rsidR="008240E3" w:rsidRPr="00D253EF" w:rsidRDefault="008240E3" w:rsidP="006545B8">
      <w:pPr>
        <w:spacing w:line="360" w:lineRule="auto"/>
        <w:rPr>
          <w:rFonts w:asciiTheme="minorHAnsi" w:eastAsia="PMingLiU" w:hAnsiTheme="minorHAnsi" w:cstheme="minorHAnsi"/>
        </w:rPr>
      </w:pPr>
    </w:p>
    <w:p w14:paraId="669B45B5" w14:textId="6D2003FF" w:rsidR="008240E3" w:rsidRPr="00D253EF" w:rsidRDefault="008240E3" w:rsidP="006545B8">
      <w:pPr>
        <w:spacing w:line="360" w:lineRule="auto"/>
        <w:rPr>
          <w:rFonts w:asciiTheme="minorHAnsi" w:eastAsia="PMingLiU" w:hAnsiTheme="minorHAnsi" w:cstheme="minorHAnsi"/>
        </w:rPr>
      </w:pPr>
    </w:p>
    <w:p w14:paraId="59A067EE" w14:textId="52551C62" w:rsidR="008240E3" w:rsidRPr="00D253EF" w:rsidRDefault="008240E3" w:rsidP="006545B8">
      <w:pPr>
        <w:spacing w:line="360" w:lineRule="auto"/>
        <w:rPr>
          <w:rFonts w:asciiTheme="minorHAnsi" w:eastAsia="PMingLiU" w:hAnsiTheme="minorHAnsi" w:cstheme="minorHAnsi"/>
        </w:rPr>
      </w:pPr>
    </w:p>
    <w:p w14:paraId="44498606" w14:textId="6C58826C" w:rsidR="008240E3" w:rsidRPr="00D253EF" w:rsidRDefault="00DD4881" w:rsidP="006545B8">
      <w:pPr>
        <w:spacing w:line="360" w:lineRule="auto"/>
        <w:rPr>
          <w:rFonts w:asciiTheme="minorHAnsi" w:eastAsia="PMingLiU"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03296" behindDoc="0" locked="0" layoutInCell="1" allowOverlap="1" wp14:anchorId="4E7E2C66" wp14:editId="60F50D7A">
                <wp:simplePos x="0" y="0"/>
                <wp:positionH relativeFrom="margin">
                  <wp:align>right</wp:align>
                </wp:positionH>
                <wp:positionV relativeFrom="paragraph">
                  <wp:posOffset>75457</wp:posOffset>
                </wp:positionV>
                <wp:extent cx="5210175" cy="733245"/>
                <wp:effectExtent l="0" t="0" r="9525" b="0"/>
                <wp:wrapNone/>
                <wp:docPr id="35" name="Text Box 35"/>
                <wp:cNvGraphicFramePr/>
                <a:graphic xmlns:a="http://schemas.openxmlformats.org/drawingml/2006/main">
                  <a:graphicData uri="http://schemas.microsoft.com/office/word/2010/wordprocessingShape">
                    <wps:wsp>
                      <wps:cNvSpPr txBox="1"/>
                      <wps:spPr>
                        <a:xfrm>
                          <a:off x="0" y="0"/>
                          <a:ext cx="5210175" cy="733245"/>
                        </a:xfrm>
                        <a:prstGeom prst="rect">
                          <a:avLst/>
                        </a:prstGeom>
                        <a:solidFill>
                          <a:prstClr val="white"/>
                        </a:solidFill>
                        <a:ln>
                          <a:noFill/>
                        </a:ln>
                      </wps:spPr>
                      <wps:txbx>
                        <w:txbxContent>
                          <w:p w14:paraId="41EEF656" w14:textId="6C14C6DF" w:rsidR="000A713F" w:rsidRPr="00205E83" w:rsidRDefault="000A713F" w:rsidP="000A713F">
                            <w:pPr>
                              <w:pStyle w:val="Caption"/>
                              <w:jc w:val="both"/>
                              <w:rPr>
                                <w:rFonts w:asciiTheme="minorHAnsi" w:eastAsia="PMingLiU" w:hAnsiTheme="minorHAnsi" w:cstheme="minorHAnsi"/>
                                <w:b w:val="0"/>
                                <w:bCs w:val="0"/>
                              </w:rPr>
                            </w:pPr>
                            <w:bookmarkStart w:id="103" w:name="_Toc84262600"/>
                            <w:bookmarkStart w:id="104" w:name="_Toc85420493"/>
                            <w:r w:rsidRPr="00205E83">
                              <w:rPr>
                                <w:rFonts w:asciiTheme="minorHAnsi" w:hAnsiTheme="minorHAnsi" w:cstheme="minorHAnsi"/>
                                <w:b w:val="0"/>
                                <w:bCs w:val="0"/>
                              </w:rPr>
                              <w:t xml:space="preserve">Figure </w:t>
                            </w:r>
                            <w:r w:rsidR="001E78D0" w:rsidRPr="00205E83">
                              <w:rPr>
                                <w:rFonts w:asciiTheme="minorHAnsi" w:hAnsiTheme="minorHAnsi" w:cstheme="minorHAnsi"/>
                                <w:b w:val="0"/>
                                <w:bCs w:val="0"/>
                              </w:rPr>
                              <w:fldChar w:fldCharType="begin"/>
                            </w:r>
                            <w:r w:rsidR="001E78D0" w:rsidRPr="00205E83">
                              <w:rPr>
                                <w:rFonts w:asciiTheme="minorHAnsi" w:hAnsiTheme="minorHAnsi" w:cstheme="minorHAnsi"/>
                                <w:b w:val="0"/>
                                <w:bCs w:val="0"/>
                              </w:rPr>
                              <w:instrText xml:space="preserve"> STYLEREF 1 \s </w:instrText>
                            </w:r>
                            <w:r w:rsidR="001E78D0" w:rsidRPr="00205E83">
                              <w:rPr>
                                <w:rFonts w:asciiTheme="minorHAnsi" w:hAnsiTheme="minorHAnsi" w:cstheme="minorHAnsi"/>
                                <w:b w:val="0"/>
                                <w:bCs w:val="0"/>
                              </w:rPr>
                              <w:fldChar w:fldCharType="separate"/>
                            </w:r>
                            <w:r w:rsidR="009E45A0">
                              <w:rPr>
                                <w:rFonts w:asciiTheme="minorHAnsi" w:hAnsiTheme="minorHAnsi" w:cstheme="minorHAnsi"/>
                                <w:b w:val="0"/>
                                <w:bCs w:val="0"/>
                                <w:noProof/>
                              </w:rPr>
                              <w:t>2</w:t>
                            </w:r>
                            <w:r w:rsidR="001E78D0" w:rsidRPr="00205E83">
                              <w:rPr>
                                <w:rFonts w:asciiTheme="minorHAnsi" w:hAnsiTheme="minorHAnsi" w:cstheme="minorHAnsi"/>
                                <w:b w:val="0"/>
                                <w:bCs w:val="0"/>
                              </w:rPr>
                              <w:fldChar w:fldCharType="end"/>
                            </w:r>
                            <w:r w:rsidR="001E78D0" w:rsidRPr="00205E83">
                              <w:rPr>
                                <w:rFonts w:asciiTheme="minorHAnsi" w:hAnsiTheme="minorHAnsi" w:cstheme="minorHAnsi"/>
                                <w:b w:val="0"/>
                                <w:bCs w:val="0"/>
                              </w:rPr>
                              <w:noBreakHyphen/>
                            </w:r>
                            <w:r w:rsidR="001E78D0" w:rsidRPr="00205E83">
                              <w:rPr>
                                <w:rFonts w:asciiTheme="minorHAnsi" w:hAnsiTheme="minorHAnsi" w:cstheme="minorHAnsi"/>
                                <w:b w:val="0"/>
                                <w:bCs w:val="0"/>
                              </w:rPr>
                              <w:fldChar w:fldCharType="begin"/>
                            </w:r>
                            <w:r w:rsidR="001E78D0" w:rsidRPr="00205E83">
                              <w:rPr>
                                <w:rFonts w:asciiTheme="minorHAnsi" w:hAnsiTheme="minorHAnsi" w:cstheme="minorHAnsi"/>
                                <w:b w:val="0"/>
                                <w:bCs w:val="0"/>
                              </w:rPr>
                              <w:instrText xml:space="preserve"> SEQ Figure \* ARABIC \s 1 </w:instrText>
                            </w:r>
                            <w:r w:rsidR="001E78D0" w:rsidRPr="00205E83">
                              <w:rPr>
                                <w:rFonts w:asciiTheme="minorHAnsi" w:hAnsiTheme="minorHAnsi" w:cstheme="minorHAnsi"/>
                                <w:b w:val="0"/>
                                <w:bCs w:val="0"/>
                              </w:rPr>
                              <w:fldChar w:fldCharType="separate"/>
                            </w:r>
                            <w:r w:rsidR="009E45A0">
                              <w:rPr>
                                <w:rFonts w:asciiTheme="minorHAnsi" w:hAnsiTheme="minorHAnsi" w:cstheme="minorHAnsi"/>
                                <w:b w:val="0"/>
                                <w:bCs w:val="0"/>
                                <w:noProof/>
                              </w:rPr>
                              <w:t>9</w:t>
                            </w:r>
                            <w:r w:rsidR="001E78D0" w:rsidRPr="00205E83">
                              <w:rPr>
                                <w:rFonts w:asciiTheme="minorHAnsi" w:hAnsiTheme="minorHAnsi" w:cstheme="minorHAnsi"/>
                                <w:b w:val="0"/>
                                <w:bCs w:val="0"/>
                              </w:rPr>
                              <w:fldChar w:fldCharType="end"/>
                            </w:r>
                            <w:r w:rsidRPr="00205E83">
                              <w:rPr>
                                <w:rFonts w:asciiTheme="minorHAnsi" w:hAnsiTheme="minorHAnsi" w:cstheme="minorHAnsi"/>
                                <w:b w:val="0"/>
                                <w:bCs w:val="0"/>
                              </w:rPr>
                              <w:t xml:space="preserve"> Number of exit counts and acoustic passes from the tunnel entrance acoustic survey in 15 minutes interval fr</w:t>
                            </w:r>
                            <w:r w:rsidR="00815A60" w:rsidRPr="00205E83">
                              <w:rPr>
                                <w:rFonts w:asciiTheme="minorHAnsi" w:hAnsiTheme="minorHAnsi" w:cstheme="minorHAnsi"/>
                                <w:b w:val="0"/>
                                <w:bCs w:val="0"/>
                              </w:rPr>
                              <w:t>o</w:t>
                            </w:r>
                            <w:r w:rsidRPr="00205E83">
                              <w:rPr>
                                <w:rFonts w:asciiTheme="minorHAnsi" w:hAnsiTheme="minorHAnsi" w:cstheme="minorHAnsi"/>
                                <w:b w:val="0"/>
                                <w:bCs w:val="0"/>
                              </w:rPr>
                              <w:t>m 30 minutes before official sunset to 60 minutes after official sunrise over 5 days in summer. Acoustic activity was detected before the observation of the emergence of first bat each day. Peak activity and exit count happened within 15 to 30 minutes after official sunset, except day 3.</w:t>
                            </w:r>
                            <w:bookmarkEnd w:id="103"/>
                            <w:bookmarkEnd w:id="104"/>
                          </w:p>
                          <w:p w14:paraId="076D1072" w14:textId="77777777" w:rsidR="00C526FE" w:rsidRPr="00205E83" w:rsidRDefault="00C526FE">
                            <w:pPr>
                              <w:rPr>
                                <w:sz w:val="20"/>
                              </w:rPr>
                            </w:pPr>
                          </w:p>
                          <w:p w14:paraId="71E682AB" w14:textId="2200BCA2" w:rsidR="000A713F" w:rsidRPr="00205E83" w:rsidRDefault="000A713F" w:rsidP="000A713F">
                            <w:pPr>
                              <w:pStyle w:val="Caption"/>
                              <w:jc w:val="both"/>
                              <w:rPr>
                                <w:rFonts w:asciiTheme="minorHAnsi" w:eastAsia="PMingLiU" w:hAnsiTheme="minorHAnsi" w:cs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E2C66" id="Text Box 35" o:spid="_x0000_s1034" type="#_x0000_t202" style="position:absolute;margin-left:359.05pt;margin-top:5.95pt;width:410.25pt;height:57.75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" stroked="f">
                <v:textbox inset="0,0,0,0">
                  <w:txbxContent>
                    <w:p w14:paraId="41EEF656" w14:textId="6C14C6DF" w:rsidR="000A713F" w:rsidRPr="00205E83" w:rsidRDefault="000A713F" w:rsidP="000A713F">
                      <w:pPr>
                        <w:pStyle w:val="Caption"/>
                        <w:jc w:val="both"/>
                        <w:rPr>
                          <w:rFonts w:asciiTheme="minorHAnsi" w:eastAsia="PMingLiU" w:hAnsiTheme="minorHAnsi" w:cstheme="minorHAnsi"/>
                          <w:b w:val="0"/>
                          <w:bCs w:val="0"/>
                        </w:rPr>
                      </w:pPr>
                      <w:bookmarkStart w:id="105" w:name="_Toc84262600"/>
                      <w:bookmarkStart w:id="106" w:name="_Toc85420493"/>
                      <w:r w:rsidRPr="00205E83">
                        <w:rPr>
                          <w:rFonts w:asciiTheme="minorHAnsi" w:hAnsiTheme="minorHAnsi" w:cstheme="minorHAnsi"/>
                          <w:b w:val="0"/>
                          <w:bCs w:val="0"/>
                        </w:rPr>
                        <w:t xml:space="preserve">Figure </w:t>
                      </w:r>
                      <w:r w:rsidR="001E78D0" w:rsidRPr="00205E83">
                        <w:rPr>
                          <w:rFonts w:asciiTheme="minorHAnsi" w:hAnsiTheme="minorHAnsi" w:cstheme="minorHAnsi"/>
                          <w:b w:val="0"/>
                          <w:bCs w:val="0"/>
                        </w:rPr>
                        <w:fldChar w:fldCharType="begin"/>
                      </w:r>
                      <w:r w:rsidR="001E78D0" w:rsidRPr="00205E83">
                        <w:rPr>
                          <w:rFonts w:asciiTheme="minorHAnsi" w:hAnsiTheme="minorHAnsi" w:cstheme="minorHAnsi"/>
                          <w:b w:val="0"/>
                          <w:bCs w:val="0"/>
                        </w:rPr>
                        <w:instrText xml:space="preserve"> STYLEREF 1 \s </w:instrText>
                      </w:r>
                      <w:r w:rsidR="001E78D0" w:rsidRPr="00205E83">
                        <w:rPr>
                          <w:rFonts w:asciiTheme="minorHAnsi" w:hAnsiTheme="minorHAnsi" w:cstheme="minorHAnsi"/>
                          <w:b w:val="0"/>
                          <w:bCs w:val="0"/>
                        </w:rPr>
                        <w:fldChar w:fldCharType="separate"/>
                      </w:r>
                      <w:r w:rsidR="009E45A0">
                        <w:rPr>
                          <w:rFonts w:asciiTheme="minorHAnsi" w:hAnsiTheme="minorHAnsi" w:cstheme="minorHAnsi"/>
                          <w:b w:val="0"/>
                          <w:bCs w:val="0"/>
                          <w:noProof/>
                        </w:rPr>
                        <w:t>2</w:t>
                      </w:r>
                      <w:r w:rsidR="001E78D0" w:rsidRPr="00205E83">
                        <w:rPr>
                          <w:rFonts w:asciiTheme="minorHAnsi" w:hAnsiTheme="minorHAnsi" w:cstheme="minorHAnsi"/>
                          <w:b w:val="0"/>
                          <w:bCs w:val="0"/>
                        </w:rPr>
                        <w:fldChar w:fldCharType="end"/>
                      </w:r>
                      <w:r w:rsidR="001E78D0" w:rsidRPr="00205E83">
                        <w:rPr>
                          <w:rFonts w:asciiTheme="minorHAnsi" w:hAnsiTheme="minorHAnsi" w:cstheme="minorHAnsi"/>
                          <w:b w:val="0"/>
                          <w:bCs w:val="0"/>
                        </w:rPr>
                        <w:noBreakHyphen/>
                      </w:r>
                      <w:r w:rsidR="001E78D0" w:rsidRPr="00205E83">
                        <w:rPr>
                          <w:rFonts w:asciiTheme="minorHAnsi" w:hAnsiTheme="minorHAnsi" w:cstheme="minorHAnsi"/>
                          <w:b w:val="0"/>
                          <w:bCs w:val="0"/>
                        </w:rPr>
                        <w:fldChar w:fldCharType="begin"/>
                      </w:r>
                      <w:r w:rsidR="001E78D0" w:rsidRPr="00205E83">
                        <w:rPr>
                          <w:rFonts w:asciiTheme="minorHAnsi" w:hAnsiTheme="minorHAnsi" w:cstheme="minorHAnsi"/>
                          <w:b w:val="0"/>
                          <w:bCs w:val="0"/>
                        </w:rPr>
                        <w:instrText xml:space="preserve"> SEQ Figure \* ARABIC \s 1 </w:instrText>
                      </w:r>
                      <w:r w:rsidR="001E78D0" w:rsidRPr="00205E83">
                        <w:rPr>
                          <w:rFonts w:asciiTheme="minorHAnsi" w:hAnsiTheme="minorHAnsi" w:cstheme="minorHAnsi"/>
                          <w:b w:val="0"/>
                          <w:bCs w:val="0"/>
                        </w:rPr>
                        <w:fldChar w:fldCharType="separate"/>
                      </w:r>
                      <w:r w:rsidR="009E45A0">
                        <w:rPr>
                          <w:rFonts w:asciiTheme="minorHAnsi" w:hAnsiTheme="minorHAnsi" w:cstheme="minorHAnsi"/>
                          <w:b w:val="0"/>
                          <w:bCs w:val="0"/>
                          <w:noProof/>
                        </w:rPr>
                        <w:t>9</w:t>
                      </w:r>
                      <w:r w:rsidR="001E78D0" w:rsidRPr="00205E83">
                        <w:rPr>
                          <w:rFonts w:asciiTheme="minorHAnsi" w:hAnsiTheme="minorHAnsi" w:cstheme="minorHAnsi"/>
                          <w:b w:val="0"/>
                          <w:bCs w:val="0"/>
                        </w:rPr>
                        <w:fldChar w:fldCharType="end"/>
                      </w:r>
                      <w:r w:rsidRPr="00205E83">
                        <w:rPr>
                          <w:rFonts w:asciiTheme="minorHAnsi" w:hAnsiTheme="minorHAnsi" w:cstheme="minorHAnsi"/>
                          <w:b w:val="0"/>
                          <w:bCs w:val="0"/>
                        </w:rPr>
                        <w:t xml:space="preserve"> Number of exit counts and acoustic passes from the tunnel entrance acoustic survey in 15 minutes interval fr</w:t>
                      </w:r>
                      <w:r w:rsidR="00815A60" w:rsidRPr="00205E83">
                        <w:rPr>
                          <w:rFonts w:asciiTheme="minorHAnsi" w:hAnsiTheme="minorHAnsi" w:cstheme="minorHAnsi"/>
                          <w:b w:val="0"/>
                          <w:bCs w:val="0"/>
                        </w:rPr>
                        <w:t>o</w:t>
                      </w:r>
                      <w:r w:rsidRPr="00205E83">
                        <w:rPr>
                          <w:rFonts w:asciiTheme="minorHAnsi" w:hAnsiTheme="minorHAnsi" w:cstheme="minorHAnsi"/>
                          <w:b w:val="0"/>
                          <w:bCs w:val="0"/>
                        </w:rPr>
                        <w:t>m 30 minutes before official sunset to 60 minutes after official sunrise over 5 days in summer. Acoustic activity was detected before the observation of the emergence of first bat each day. Peak activity and exit count happened within 15 to 30 minutes after official sunset, except day 3.</w:t>
                      </w:r>
                      <w:bookmarkEnd w:id="105"/>
                      <w:bookmarkEnd w:id="106"/>
                    </w:p>
                    <w:p w14:paraId="076D1072" w14:textId="77777777" w:rsidR="00C526FE" w:rsidRPr="00205E83" w:rsidRDefault="00C526FE">
                      <w:pPr>
                        <w:rPr>
                          <w:sz w:val="20"/>
                        </w:rPr>
                      </w:pPr>
                    </w:p>
                    <w:p w14:paraId="71E682AB" w14:textId="2200BCA2" w:rsidR="000A713F" w:rsidRPr="00205E83" w:rsidRDefault="000A713F" w:rsidP="000A713F">
                      <w:pPr>
                        <w:pStyle w:val="Caption"/>
                        <w:jc w:val="both"/>
                        <w:rPr>
                          <w:rFonts w:asciiTheme="minorHAnsi" w:eastAsia="PMingLiU" w:hAnsiTheme="minorHAnsi" w:cstheme="minorHAnsi"/>
                          <w:b w:val="0"/>
                          <w:bCs w:val="0"/>
                        </w:rPr>
                      </w:pPr>
                    </w:p>
                  </w:txbxContent>
                </v:textbox>
                <w10:wrap anchorx="margin"/>
              </v:shape>
            </w:pict>
          </mc:Fallback>
        </mc:AlternateContent>
      </w:r>
    </w:p>
    <w:p w14:paraId="457B9750" w14:textId="61B197CC" w:rsidR="008240E3" w:rsidRPr="00D253EF" w:rsidRDefault="008240E3" w:rsidP="006545B8">
      <w:pPr>
        <w:spacing w:line="360" w:lineRule="auto"/>
        <w:rPr>
          <w:rFonts w:asciiTheme="minorHAnsi" w:eastAsia="PMingLiU" w:hAnsiTheme="minorHAnsi" w:cstheme="minorHAnsi"/>
        </w:rPr>
      </w:pPr>
    </w:p>
    <w:p w14:paraId="751965AB" w14:textId="5E665DD9" w:rsidR="008240E3" w:rsidRPr="00D253EF" w:rsidRDefault="008240E3" w:rsidP="006545B8">
      <w:pPr>
        <w:spacing w:line="360" w:lineRule="auto"/>
        <w:rPr>
          <w:rFonts w:asciiTheme="minorHAnsi" w:eastAsia="PMingLiU" w:hAnsiTheme="minorHAnsi" w:cstheme="minorHAnsi"/>
        </w:rPr>
      </w:pPr>
    </w:p>
    <w:p w14:paraId="182B38AF" w14:textId="181479B7" w:rsidR="008240E3" w:rsidRPr="00D253EF" w:rsidRDefault="008240E3" w:rsidP="006545B8">
      <w:pPr>
        <w:spacing w:line="360" w:lineRule="auto"/>
        <w:rPr>
          <w:rFonts w:asciiTheme="minorHAnsi" w:eastAsia="PMingLiU" w:hAnsiTheme="minorHAnsi" w:cstheme="minorHAnsi"/>
        </w:rPr>
      </w:pPr>
      <w:r w:rsidRPr="00D253EF">
        <w:rPr>
          <w:rFonts w:asciiTheme="minorHAnsi" w:hAnsiTheme="minorHAnsi" w:cstheme="minorHAnsi"/>
          <w:noProof/>
        </w:rPr>
        <w:drawing>
          <wp:anchor distT="0" distB="0" distL="114300" distR="114300" simplePos="0" relativeHeight="251705344" behindDoc="0" locked="0" layoutInCell="1" allowOverlap="1" wp14:anchorId="5DB4D87D" wp14:editId="12D561B7">
            <wp:simplePos x="0" y="0"/>
            <wp:positionH relativeFrom="margin">
              <wp:align>right</wp:align>
            </wp:positionH>
            <wp:positionV relativeFrom="paragraph">
              <wp:posOffset>95250</wp:posOffset>
            </wp:positionV>
            <wp:extent cx="5210175" cy="3390900"/>
            <wp:effectExtent l="0" t="0" r="9525" b="0"/>
            <wp:wrapNone/>
            <wp:docPr id="34" name="Chart 34">
              <a:extLst xmlns:a="http://schemas.openxmlformats.org/drawingml/2006/main">
                <a:ext uri="{FF2B5EF4-FFF2-40B4-BE49-F238E27FC236}">
                  <a16:creationId xmlns:a16="http://schemas.microsoft.com/office/drawing/2014/main" id="{EE98D6D7-7E10-4D43-9A4F-08C0F3511E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8"/>
              </a:graphicData>
            </a:graphic>
            <wp14:sizeRelH relativeFrom="margin">
              <wp14:pctWidth>0</wp14:pctWidth>
            </wp14:sizeRelH>
            <wp14:sizeRelV relativeFrom="margin">
              <wp14:pctHeight>0</wp14:pctHeight>
            </wp14:sizeRelV>
          </wp:anchor>
        </w:drawing>
      </w:r>
    </w:p>
    <w:p w14:paraId="7AF95A19" w14:textId="734F1387" w:rsidR="008240E3" w:rsidRPr="00D253EF" w:rsidRDefault="008240E3" w:rsidP="006545B8">
      <w:pPr>
        <w:spacing w:line="360" w:lineRule="auto"/>
        <w:rPr>
          <w:rFonts w:asciiTheme="minorHAnsi" w:eastAsia="PMingLiU" w:hAnsiTheme="minorHAnsi" w:cstheme="minorHAnsi"/>
        </w:rPr>
      </w:pPr>
    </w:p>
    <w:p w14:paraId="39623869" w14:textId="4B059FB7" w:rsidR="008240E3" w:rsidRPr="00D253EF" w:rsidRDefault="008240E3" w:rsidP="006545B8">
      <w:pPr>
        <w:spacing w:line="360" w:lineRule="auto"/>
        <w:rPr>
          <w:rFonts w:asciiTheme="minorHAnsi" w:eastAsia="PMingLiU" w:hAnsiTheme="minorHAnsi" w:cstheme="minorHAnsi"/>
        </w:rPr>
      </w:pPr>
    </w:p>
    <w:p w14:paraId="31CCFE75" w14:textId="0503B6B2" w:rsidR="008240E3" w:rsidRPr="00D253EF" w:rsidRDefault="008240E3" w:rsidP="006545B8">
      <w:pPr>
        <w:spacing w:line="360" w:lineRule="auto"/>
        <w:rPr>
          <w:rFonts w:asciiTheme="minorHAnsi" w:eastAsia="PMingLiU" w:hAnsiTheme="minorHAnsi" w:cstheme="minorHAnsi"/>
        </w:rPr>
      </w:pPr>
    </w:p>
    <w:p w14:paraId="7A848149" w14:textId="05210B1A" w:rsidR="008240E3" w:rsidRPr="00D253EF" w:rsidRDefault="008240E3" w:rsidP="006545B8">
      <w:pPr>
        <w:spacing w:line="360" w:lineRule="auto"/>
        <w:rPr>
          <w:rFonts w:asciiTheme="minorHAnsi" w:eastAsia="PMingLiU" w:hAnsiTheme="minorHAnsi" w:cstheme="minorHAnsi"/>
        </w:rPr>
      </w:pPr>
    </w:p>
    <w:p w14:paraId="5FB39B11" w14:textId="76382382" w:rsidR="008240E3" w:rsidRPr="00D253EF" w:rsidRDefault="008240E3" w:rsidP="006545B8">
      <w:pPr>
        <w:spacing w:line="360" w:lineRule="auto"/>
        <w:rPr>
          <w:rFonts w:asciiTheme="minorHAnsi" w:eastAsia="PMingLiU" w:hAnsiTheme="minorHAnsi" w:cstheme="minorHAnsi"/>
        </w:rPr>
      </w:pPr>
    </w:p>
    <w:p w14:paraId="62B7204B" w14:textId="30B77DCC" w:rsidR="008240E3" w:rsidRPr="00D253EF" w:rsidRDefault="008240E3" w:rsidP="006545B8">
      <w:pPr>
        <w:spacing w:line="360" w:lineRule="auto"/>
        <w:rPr>
          <w:rFonts w:asciiTheme="minorHAnsi" w:eastAsia="PMingLiU" w:hAnsiTheme="minorHAnsi" w:cstheme="minorHAnsi"/>
        </w:rPr>
      </w:pPr>
    </w:p>
    <w:p w14:paraId="0A61C7FD" w14:textId="192714C9" w:rsidR="008240E3" w:rsidRPr="00D253EF" w:rsidRDefault="008240E3" w:rsidP="006545B8">
      <w:pPr>
        <w:spacing w:line="360" w:lineRule="auto"/>
        <w:rPr>
          <w:rFonts w:asciiTheme="minorHAnsi" w:eastAsia="PMingLiU" w:hAnsiTheme="minorHAnsi" w:cstheme="minorHAnsi"/>
        </w:rPr>
      </w:pPr>
    </w:p>
    <w:p w14:paraId="0B5523D6" w14:textId="1D5780F8" w:rsidR="008240E3" w:rsidRPr="00D253EF" w:rsidRDefault="008240E3" w:rsidP="006545B8">
      <w:pPr>
        <w:spacing w:line="360" w:lineRule="auto"/>
        <w:rPr>
          <w:rFonts w:asciiTheme="minorHAnsi" w:eastAsia="PMingLiU" w:hAnsiTheme="minorHAnsi" w:cstheme="minorHAnsi"/>
        </w:rPr>
      </w:pPr>
    </w:p>
    <w:p w14:paraId="40FB6450" w14:textId="01654013" w:rsidR="008240E3" w:rsidRPr="00D253EF" w:rsidRDefault="008240E3" w:rsidP="006545B8">
      <w:pPr>
        <w:spacing w:line="360" w:lineRule="auto"/>
        <w:rPr>
          <w:rFonts w:asciiTheme="minorHAnsi" w:eastAsia="PMingLiU" w:hAnsiTheme="minorHAnsi" w:cstheme="minorHAnsi"/>
        </w:rPr>
      </w:pPr>
    </w:p>
    <w:p w14:paraId="0A628093" w14:textId="35979E85" w:rsidR="008240E3" w:rsidRPr="00D253EF" w:rsidRDefault="008240E3" w:rsidP="006545B8">
      <w:pPr>
        <w:spacing w:line="360" w:lineRule="auto"/>
        <w:rPr>
          <w:rFonts w:asciiTheme="minorHAnsi" w:eastAsia="PMingLiU" w:hAnsiTheme="minorHAnsi" w:cstheme="minorHAnsi"/>
        </w:rPr>
      </w:pPr>
    </w:p>
    <w:p w14:paraId="24E1E6ED" w14:textId="76834C46" w:rsidR="008240E3" w:rsidRPr="00D253EF" w:rsidRDefault="008240E3" w:rsidP="006545B8">
      <w:pPr>
        <w:spacing w:line="360" w:lineRule="auto"/>
        <w:rPr>
          <w:rFonts w:asciiTheme="minorHAnsi" w:eastAsia="PMingLiU" w:hAnsiTheme="minorHAnsi" w:cstheme="minorHAnsi"/>
        </w:rPr>
      </w:pPr>
    </w:p>
    <w:p w14:paraId="2E978C85" w14:textId="14A91342" w:rsidR="0043714C" w:rsidRDefault="00427541">
      <w:pPr>
        <w:rPr>
          <w:rFonts w:asciiTheme="minorHAnsi" w:eastAsia="PMingLiU"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07392" behindDoc="0" locked="0" layoutInCell="1" allowOverlap="1" wp14:anchorId="77216B44" wp14:editId="6E78918C">
                <wp:simplePos x="0" y="0"/>
                <wp:positionH relativeFrom="margin">
                  <wp:align>left</wp:align>
                </wp:positionH>
                <wp:positionV relativeFrom="paragraph">
                  <wp:posOffset>270330</wp:posOffset>
                </wp:positionV>
                <wp:extent cx="5209648" cy="802256"/>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209648" cy="802256"/>
                        </a:xfrm>
                        <a:prstGeom prst="rect">
                          <a:avLst/>
                        </a:prstGeom>
                        <a:solidFill>
                          <a:prstClr val="white"/>
                        </a:solidFill>
                        <a:ln>
                          <a:noFill/>
                        </a:ln>
                      </wps:spPr>
                      <wps:txbx>
                        <w:txbxContent>
                          <w:p w14:paraId="2408BD33" w14:textId="1AB3081C" w:rsidR="00C526FE" w:rsidRPr="00205E83" w:rsidRDefault="00270850" w:rsidP="00D82823">
                            <w:pPr>
                              <w:pStyle w:val="Caption"/>
                              <w:jc w:val="both"/>
                              <w:rPr>
                                <w:rFonts w:asciiTheme="minorHAnsi" w:hAnsiTheme="minorHAnsi" w:cstheme="minorHAnsi"/>
                                <w:b w:val="0"/>
                                <w:bCs w:val="0"/>
                                <w:noProof/>
                              </w:rPr>
                            </w:pPr>
                            <w:bookmarkStart w:id="107" w:name="_Toc84262602"/>
                            <w:bookmarkStart w:id="108" w:name="_Toc85420494"/>
                            <w:r w:rsidRPr="00205E83">
                              <w:rPr>
                                <w:rFonts w:asciiTheme="minorHAnsi" w:hAnsiTheme="minorHAnsi" w:cstheme="minorHAnsi"/>
                                <w:b w:val="0"/>
                                <w:bCs w:val="0"/>
                              </w:rPr>
                              <w:t xml:space="preserve">Figure </w:t>
                            </w:r>
                            <w:r w:rsidR="001E78D0" w:rsidRPr="00205E83">
                              <w:rPr>
                                <w:rFonts w:asciiTheme="minorHAnsi" w:hAnsiTheme="minorHAnsi" w:cstheme="minorHAnsi"/>
                                <w:b w:val="0"/>
                                <w:bCs w:val="0"/>
                              </w:rPr>
                              <w:fldChar w:fldCharType="begin"/>
                            </w:r>
                            <w:r w:rsidR="001E78D0" w:rsidRPr="00205E83">
                              <w:rPr>
                                <w:rFonts w:asciiTheme="minorHAnsi" w:hAnsiTheme="minorHAnsi" w:cstheme="minorHAnsi"/>
                                <w:b w:val="0"/>
                                <w:bCs w:val="0"/>
                              </w:rPr>
                              <w:instrText xml:space="preserve"> STYLEREF 1 \s </w:instrText>
                            </w:r>
                            <w:r w:rsidR="001E78D0" w:rsidRPr="00205E83">
                              <w:rPr>
                                <w:rFonts w:asciiTheme="minorHAnsi" w:hAnsiTheme="minorHAnsi" w:cstheme="minorHAnsi"/>
                                <w:b w:val="0"/>
                                <w:bCs w:val="0"/>
                              </w:rPr>
                              <w:fldChar w:fldCharType="separate"/>
                            </w:r>
                            <w:r w:rsidR="009E45A0">
                              <w:rPr>
                                <w:rFonts w:asciiTheme="minorHAnsi" w:hAnsiTheme="minorHAnsi" w:cstheme="minorHAnsi"/>
                                <w:b w:val="0"/>
                                <w:bCs w:val="0"/>
                                <w:noProof/>
                              </w:rPr>
                              <w:t>2</w:t>
                            </w:r>
                            <w:r w:rsidR="001E78D0" w:rsidRPr="00205E83">
                              <w:rPr>
                                <w:rFonts w:asciiTheme="minorHAnsi" w:hAnsiTheme="minorHAnsi" w:cstheme="minorHAnsi"/>
                                <w:b w:val="0"/>
                                <w:bCs w:val="0"/>
                              </w:rPr>
                              <w:fldChar w:fldCharType="end"/>
                            </w:r>
                            <w:r w:rsidR="001E78D0" w:rsidRPr="00205E83">
                              <w:rPr>
                                <w:rFonts w:asciiTheme="minorHAnsi" w:hAnsiTheme="minorHAnsi" w:cstheme="minorHAnsi"/>
                                <w:b w:val="0"/>
                                <w:bCs w:val="0"/>
                              </w:rPr>
                              <w:noBreakHyphen/>
                            </w:r>
                            <w:r w:rsidR="001E78D0" w:rsidRPr="00205E83">
                              <w:rPr>
                                <w:rFonts w:asciiTheme="minorHAnsi" w:hAnsiTheme="minorHAnsi" w:cstheme="minorHAnsi"/>
                                <w:b w:val="0"/>
                                <w:bCs w:val="0"/>
                              </w:rPr>
                              <w:fldChar w:fldCharType="begin"/>
                            </w:r>
                            <w:r w:rsidR="001E78D0" w:rsidRPr="00205E83">
                              <w:rPr>
                                <w:rFonts w:asciiTheme="minorHAnsi" w:hAnsiTheme="minorHAnsi" w:cstheme="minorHAnsi"/>
                                <w:b w:val="0"/>
                                <w:bCs w:val="0"/>
                              </w:rPr>
                              <w:instrText xml:space="preserve"> SEQ Figure \* ARABIC \s 1 </w:instrText>
                            </w:r>
                            <w:r w:rsidR="001E78D0" w:rsidRPr="00205E83">
                              <w:rPr>
                                <w:rFonts w:asciiTheme="minorHAnsi" w:hAnsiTheme="minorHAnsi" w:cstheme="minorHAnsi"/>
                                <w:b w:val="0"/>
                                <w:bCs w:val="0"/>
                              </w:rPr>
                              <w:fldChar w:fldCharType="separate"/>
                            </w:r>
                            <w:r w:rsidR="009E45A0">
                              <w:rPr>
                                <w:rFonts w:asciiTheme="minorHAnsi" w:hAnsiTheme="minorHAnsi" w:cstheme="minorHAnsi"/>
                                <w:b w:val="0"/>
                                <w:bCs w:val="0"/>
                                <w:noProof/>
                              </w:rPr>
                              <w:t>10</w:t>
                            </w:r>
                            <w:r w:rsidR="001E78D0" w:rsidRPr="00205E83">
                              <w:rPr>
                                <w:rFonts w:asciiTheme="minorHAnsi" w:hAnsiTheme="minorHAnsi" w:cstheme="minorHAnsi"/>
                                <w:b w:val="0"/>
                                <w:bCs w:val="0"/>
                              </w:rPr>
                              <w:fldChar w:fldCharType="end"/>
                            </w:r>
                            <w:r w:rsidRPr="00205E83">
                              <w:rPr>
                                <w:rFonts w:asciiTheme="minorHAnsi" w:hAnsiTheme="minorHAnsi" w:cstheme="minorHAnsi"/>
                                <w:b w:val="0"/>
                                <w:bCs w:val="0"/>
                              </w:rPr>
                              <w:t xml:space="preserve"> Number of exit counts and </w:t>
                            </w:r>
                            <w:r w:rsidR="00A92584" w:rsidRPr="00205E83">
                              <w:rPr>
                                <w:rFonts w:asciiTheme="minorHAnsi" w:hAnsiTheme="minorHAnsi" w:cstheme="minorHAnsi"/>
                                <w:b w:val="0"/>
                                <w:bCs w:val="0"/>
                              </w:rPr>
                              <w:t xml:space="preserve">acoustic </w:t>
                            </w:r>
                            <w:r w:rsidRPr="00205E83">
                              <w:rPr>
                                <w:rFonts w:asciiTheme="minorHAnsi" w:hAnsiTheme="minorHAnsi" w:cstheme="minorHAnsi"/>
                                <w:b w:val="0"/>
                                <w:bCs w:val="0"/>
                              </w:rPr>
                              <w:t>passes from the tunnel entrance acoustic survey in 15 minutes interval from 30 minutes before official sunset to 60 minutes after official sunrise over 5 days in winter. First acoustic activity and exit count were generally occurred within 15 minutes after official sunset. Both surveys showed bats’ activity greatly increased between 15 to 30 minutes after sunset, when peak number of passes and emergence were generally detected</w:t>
                            </w:r>
                            <w:r w:rsidR="00D82823" w:rsidRPr="00205E83">
                              <w:rPr>
                                <w:rFonts w:asciiTheme="minorHAnsi" w:hAnsiTheme="minorHAnsi" w:cstheme="minorHAnsi"/>
                                <w:b w:val="0"/>
                                <w:bCs w:val="0"/>
                              </w:rPr>
                              <w:t>.</w:t>
                            </w:r>
                            <w:bookmarkEnd w:id="107"/>
                            <w:bookmarkEnd w:id="108"/>
                          </w:p>
                          <w:p w14:paraId="7D728D3C" w14:textId="0ACC76CE" w:rsidR="00270850" w:rsidRPr="00205E83" w:rsidRDefault="00270850" w:rsidP="00270850">
                            <w:pPr>
                              <w:pStyle w:val="Caption"/>
                              <w:jc w:val="both"/>
                              <w:rPr>
                                <w:rFonts w:asciiTheme="minorHAnsi" w:hAnsiTheme="minorHAnsi" w:cstheme="minorHAnsi"/>
                                <w:b w:val="0"/>
                                <w:bCs w:val="0"/>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16B44" id="Text Box 36" o:spid="_x0000_s1035" type="#_x0000_t202" style="position:absolute;margin-left:0;margin-top:21.3pt;width:410.2pt;height:63.15pt;z-index:251707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" stroked="f">
                <v:textbox inset="0,0,0,0">
                  <w:txbxContent>
                    <w:p w14:paraId="2408BD33" w14:textId="1AB3081C" w:rsidR="00C526FE" w:rsidRPr="00205E83" w:rsidRDefault="00270850" w:rsidP="00D82823">
                      <w:pPr>
                        <w:pStyle w:val="Caption"/>
                        <w:jc w:val="both"/>
                        <w:rPr>
                          <w:rFonts w:asciiTheme="minorHAnsi" w:hAnsiTheme="minorHAnsi" w:cstheme="minorHAnsi"/>
                          <w:b w:val="0"/>
                          <w:bCs w:val="0"/>
                          <w:noProof/>
                        </w:rPr>
                      </w:pPr>
                      <w:bookmarkStart w:id="109" w:name="_Toc84262602"/>
                      <w:bookmarkStart w:id="110" w:name="_Toc85420494"/>
                      <w:r w:rsidRPr="00205E83">
                        <w:rPr>
                          <w:rFonts w:asciiTheme="minorHAnsi" w:hAnsiTheme="minorHAnsi" w:cstheme="minorHAnsi"/>
                          <w:b w:val="0"/>
                          <w:bCs w:val="0"/>
                        </w:rPr>
                        <w:t xml:space="preserve">Figure </w:t>
                      </w:r>
                      <w:r w:rsidR="001E78D0" w:rsidRPr="00205E83">
                        <w:rPr>
                          <w:rFonts w:asciiTheme="minorHAnsi" w:hAnsiTheme="minorHAnsi" w:cstheme="minorHAnsi"/>
                          <w:b w:val="0"/>
                          <w:bCs w:val="0"/>
                        </w:rPr>
                        <w:fldChar w:fldCharType="begin"/>
                      </w:r>
                      <w:r w:rsidR="001E78D0" w:rsidRPr="00205E83">
                        <w:rPr>
                          <w:rFonts w:asciiTheme="minorHAnsi" w:hAnsiTheme="minorHAnsi" w:cstheme="minorHAnsi"/>
                          <w:b w:val="0"/>
                          <w:bCs w:val="0"/>
                        </w:rPr>
                        <w:instrText xml:space="preserve"> STYLEREF 1 \s </w:instrText>
                      </w:r>
                      <w:r w:rsidR="001E78D0" w:rsidRPr="00205E83">
                        <w:rPr>
                          <w:rFonts w:asciiTheme="minorHAnsi" w:hAnsiTheme="minorHAnsi" w:cstheme="minorHAnsi"/>
                          <w:b w:val="0"/>
                          <w:bCs w:val="0"/>
                        </w:rPr>
                        <w:fldChar w:fldCharType="separate"/>
                      </w:r>
                      <w:r w:rsidR="009E45A0">
                        <w:rPr>
                          <w:rFonts w:asciiTheme="minorHAnsi" w:hAnsiTheme="minorHAnsi" w:cstheme="minorHAnsi"/>
                          <w:b w:val="0"/>
                          <w:bCs w:val="0"/>
                          <w:noProof/>
                        </w:rPr>
                        <w:t>2</w:t>
                      </w:r>
                      <w:r w:rsidR="001E78D0" w:rsidRPr="00205E83">
                        <w:rPr>
                          <w:rFonts w:asciiTheme="minorHAnsi" w:hAnsiTheme="minorHAnsi" w:cstheme="minorHAnsi"/>
                          <w:b w:val="0"/>
                          <w:bCs w:val="0"/>
                        </w:rPr>
                        <w:fldChar w:fldCharType="end"/>
                      </w:r>
                      <w:r w:rsidR="001E78D0" w:rsidRPr="00205E83">
                        <w:rPr>
                          <w:rFonts w:asciiTheme="minorHAnsi" w:hAnsiTheme="minorHAnsi" w:cstheme="minorHAnsi"/>
                          <w:b w:val="0"/>
                          <w:bCs w:val="0"/>
                        </w:rPr>
                        <w:noBreakHyphen/>
                      </w:r>
                      <w:r w:rsidR="001E78D0" w:rsidRPr="00205E83">
                        <w:rPr>
                          <w:rFonts w:asciiTheme="minorHAnsi" w:hAnsiTheme="minorHAnsi" w:cstheme="minorHAnsi"/>
                          <w:b w:val="0"/>
                          <w:bCs w:val="0"/>
                        </w:rPr>
                        <w:fldChar w:fldCharType="begin"/>
                      </w:r>
                      <w:r w:rsidR="001E78D0" w:rsidRPr="00205E83">
                        <w:rPr>
                          <w:rFonts w:asciiTheme="minorHAnsi" w:hAnsiTheme="minorHAnsi" w:cstheme="minorHAnsi"/>
                          <w:b w:val="0"/>
                          <w:bCs w:val="0"/>
                        </w:rPr>
                        <w:instrText xml:space="preserve"> SEQ Figure \* ARABIC \s 1 </w:instrText>
                      </w:r>
                      <w:r w:rsidR="001E78D0" w:rsidRPr="00205E83">
                        <w:rPr>
                          <w:rFonts w:asciiTheme="minorHAnsi" w:hAnsiTheme="minorHAnsi" w:cstheme="minorHAnsi"/>
                          <w:b w:val="0"/>
                          <w:bCs w:val="0"/>
                        </w:rPr>
                        <w:fldChar w:fldCharType="separate"/>
                      </w:r>
                      <w:r w:rsidR="009E45A0">
                        <w:rPr>
                          <w:rFonts w:asciiTheme="minorHAnsi" w:hAnsiTheme="minorHAnsi" w:cstheme="minorHAnsi"/>
                          <w:b w:val="0"/>
                          <w:bCs w:val="0"/>
                          <w:noProof/>
                        </w:rPr>
                        <w:t>10</w:t>
                      </w:r>
                      <w:r w:rsidR="001E78D0" w:rsidRPr="00205E83">
                        <w:rPr>
                          <w:rFonts w:asciiTheme="minorHAnsi" w:hAnsiTheme="minorHAnsi" w:cstheme="minorHAnsi"/>
                          <w:b w:val="0"/>
                          <w:bCs w:val="0"/>
                        </w:rPr>
                        <w:fldChar w:fldCharType="end"/>
                      </w:r>
                      <w:r w:rsidRPr="00205E83">
                        <w:rPr>
                          <w:rFonts w:asciiTheme="minorHAnsi" w:hAnsiTheme="minorHAnsi" w:cstheme="minorHAnsi"/>
                          <w:b w:val="0"/>
                          <w:bCs w:val="0"/>
                        </w:rPr>
                        <w:t xml:space="preserve"> Number of exit counts and </w:t>
                      </w:r>
                      <w:r w:rsidR="00A92584" w:rsidRPr="00205E83">
                        <w:rPr>
                          <w:rFonts w:asciiTheme="minorHAnsi" w:hAnsiTheme="minorHAnsi" w:cstheme="minorHAnsi"/>
                          <w:b w:val="0"/>
                          <w:bCs w:val="0"/>
                        </w:rPr>
                        <w:t xml:space="preserve">acoustic </w:t>
                      </w:r>
                      <w:r w:rsidRPr="00205E83">
                        <w:rPr>
                          <w:rFonts w:asciiTheme="minorHAnsi" w:hAnsiTheme="minorHAnsi" w:cstheme="minorHAnsi"/>
                          <w:b w:val="0"/>
                          <w:bCs w:val="0"/>
                        </w:rPr>
                        <w:t>passes from the tunnel entrance acoustic survey in 15 minutes interval from 30 minutes before official sunset to 60 minutes after official sunrise over 5 days in winter. First acoustic activity and exit count were generally occurred within 15 minutes after official sunset. Both surveys showed bats’ activity greatly increased between 15 to 30 minutes after sunset, when peak number of passes and emergence were generally detected</w:t>
                      </w:r>
                      <w:r w:rsidR="00D82823" w:rsidRPr="00205E83">
                        <w:rPr>
                          <w:rFonts w:asciiTheme="minorHAnsi" w:hAnsiTheme="minorHAnsi" w:cstheme="minorHAnsi"/>
                          <w:b w:val="0"/>
                          <w:bCs w:val="0"/>
                        </w:rPr>
                        <w:t>.</w:t>
                      </w:r>
                      <w:bookmarkEnd w:id="109"/>
                      <w:bookmarkEnd w:id="110"/>
                    </w:p>
                    <w:p w14:paraId="7D728D3C" w14:textId="0ACC76CE" w:rsidR="00270850" w:rsidRPr="00205E83" w:rsidRDefault="00270850" w:rsidP="00270850">
                      <w:pPr>
                        <w:pStyle w:val="Caption"/>
                        <w:jc w:val="both"/>
                        <w:rPr>
                          <w:rFonts w:asciiTheme="minorHAnsi" w:hAnsiTheme="minorHAnsi" w:cstheme="minorHAnsi"/>
                          <w:b w:val="0"/>
                          <w:bCs w:val="0"/>
                          <w:noProof/>
                        </w:rPr>
                      </w:pPr>
                    </w:p>
                  </w:txbxContent>
                </v:textbox>
                <w10:wrap anchorx="margin"/>
              </v:shape>
            </w:pict>
          </mc:Fallback>
        </mc:AlternateContent>
      </w:r>
      <w:r w:rsidR="0043714C">
        <w:rPr>
          <w:rFonts w:asciiTheme="minorHAnsi" w:eastAsia="PMingLiU" w:hAnsiTheme="minorHAnsi" w:cstheme="minorHAnsi"/>
        </w:rPr>
        <w:br w:type="page"/>
      </w:r>
    </w:p>
    <w:p w14:paraId="462BA97C" w14:textId="0C69FEB6" w:rsidR="00735166" w:rsidRPr="00D253EF" w:rsidRDefault="00735166" w:rsidP="00E351BD">
      <w:pPr>
        <w:spacing w:after="240" w:line="360" w:lineRule="auto"/>
        <w:jc w:val="both"/>
        <w:rPr>
          <w:rFonts w:asciiTheme="minorHAnsi" w:eastAsia="PMingLiU" w:hAnsiTheme="minorHAnsi" w:cstheme="minorHAnsi"/>
          <w:b/>
          <w:sz w:val="28"/>
          <w:szCs w:val="28"/>
        </w:rPr>
      </w:pPr>
      <w:r w:rsidRPr="00D253EF">
        <w:rPr>
          <w:rFonts w:asciiTheme="minorHAnsi" w:eastAsia="PMingLiU" w:hAnsiTheme="minorHAnsi" w:cstheme="minorHAnsi"/>
          <w:b/>
          <w:color w:val="000000"/>
          <w:sz w:val="28"/>
          <w:szCs w:val="28"/>
        </w:rPr>
        <w:lastRenderedPageBreak/>
        <w:t xml:space="preserve">Walkthrough Surveys </w:t>
      </w:r>
    </w:p>
    <w:p w14:paraId="25DC0432" w14:textId="45476517" w:rsidR="00AC31E7" w:rsidRPr="00C10636" w:rsidRDefault="00735166" w:rsidP="00257B3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 During the summer walkthrough surveys, it was estimated that there were at least 208 bats roosting in the Yugar tunnel, comprised of individuals from three different species: </w:t>
      </w:r>
      <w:r w:rsidRPr="00D253EF">
        <w:rPr>
          <w:rFonts w:asciiTheme="minorHAnsi" w:eastAsia="PMingLiU" w:hAnsiTheme="minorHAnsi" w:cstheme="minorHAnsi"/>
          <w:i/>
          <w:iCs/>
        </w:rPr>
        <w:t>Myotis macropus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Rhinolophus megaphyllus</w:t>
      </w:r>
      <w:r w:rsidRPr="00D253EF">
        <w:rPr>
          <w:rFonts w:asciiTheme="minorHAnsi" w:eastAsia="PMingLiU" w:hAnsiTheme="minorHAnsi" w:cstheme="minorHAnsi"/>
        </w:rPr>
        <w:t xml:space="preserve">. </w:t>
      </w:r>
      <w:r w:rsidRPr="00D253EF">
        <w:rPr>
          <w:rFonts w:asciiTheme="minorHAnsi" w:eastAsia="PMingLiU" w:hAnsiTheme="minorHAnsi" w:cstheme="minorHAnsi"/>
          <w:i/>
        </w:rPr>
        <w:t>Myotis macropus</w:t>
      </w:r>
      <w:r w:rsidRPr="00D253EF">
        <w:rPr>
          <w:rFonts w:asciiTheme="minorHAnsi" w:eastAsia="PMingLiU" w:hAnsiTheme="minorHAnsi" w:cstheme="minorHAnsi"/>
        </w:rPr>
        <w:t xml:space="preserve"> were present within 10 drain holes located </w:t>
      </w:r>
      <w:r w:rsidRPr="00C10636">
        <w:rPr>
          <w:rFonts w:asciiTheme="minorHAnsi" w:eastAsia="PMingLiU" w:hAnsiTheme="minorHAnsi" w:cstheme="minorHAnsi"/>
        </w:rPr>
        <w:t>approximately half-way (2.5 m) up the tunnel walls and along its entire length. The number of individuals within each hole ranged from 3 to at least 14 individuals (</w:t>
      </w:r>
      <w:r w:rsidR="00D43A50" w:rsidRPr="00C10636">
        <w:rPr>
          <w:rFonts w:asciiTheme="minorHAnsi" w:eastAsia="PMingLiU" w:hAnsiTheme="minorHAnsi" w:cstheme="minorHAnsi"/>
        </w:rPr>
        <w:t>F</w:t>
      </w:r>
      <w:r w:rsidRPr="00C10636">
        <w:rPr>
          <w:rFonts w:asciiTheme="minorHAnsi" w:eastAsia="PMingLiU" w:hAnsiTheme="minorHAnsi" w:cstheme="minorHAnsi"/>
        </w:rPr>
        <w:t xml:space="preserve">igure </w:t>
      </w:r>
      <w:r w:rsidR="00D43A50" w:rsidRPr="00C10636">
        <w:rPr>
          <w:rFonts w:asciiTheme="minorHAnsi" w:eastAsia="PMingLiU" w:hAnsiTheme="minorHAnsi" w:cstheme="minorHAnsi"/>
        </w:rPr>
        <w:t>A</w:t>
      </w:r>
      <w:r w:rsidR="004D1E73" w:rsidRPr="00C10636">
        <w:rPr>
          <w:rFonts w:asciiTheme="minorHAnsi" w:eastAsia="PMingLiU" w:hAnsiTheme="minorHAnsi" w:cstheme="minorHAnsi"/>
        </w:rPr>
        <w:t xml:space="preserve"> </w:t>
      </w:r>
      <w:r w:rsidR="00D43A50" w:rsidRPr="00C10636">
        <w:rPr>
          <w:rFonts w:asciiTheme="minorHAnsi" w:eastAsia="PMingLiU" w:hAnsiTheme="minorHAnsi" w:cstheme="minorHAnsi"/>
        </w:rPr>
        <w:t>1 &amp; A</w:t>
      </w:r>
      <w:r w:rsidR="004D1E73" w:rsidRPr="00C10636">
        <w:rPr>
          <w:rFonts w:asciiTheme="minorHAnsi" w:eastAsia="PMingLiU" w:hAnsiTheme="minorHAnsi" w:cstheme="minorHAnsi"/>
        </w:rPr>
        <w:t xml:space="preserve"> </w:t>
      </w:r>
      <w:r w:rsidR="00D43A50" w:rsidRPr="00C10636">
        <w:rPr>
          <w:rFonts w:asciiTheme="minorHAnsi" w:eastAsia="PMingLiU" w:hAnsiTheme="minorHAnsi" w:cstheme="minorHAnsi"/>
        </w:rPr>
        <w:t>2</w:t>
      </w:r>
      <w:r w:rsidRPr="00C10636">
        <w:rPr>
          <w:rFonts w:asciiTheme="minorHAnsi" w:eastAsia="PMingLiU" w:hAnsiTheme="minorHAnsi" w:cstheme="minorHAnsi"/>
        </w:rPr>
        <w:t xml:space="preserve">). It was estimated that there was a minimum of 73 </w:t>
      </w:r>
      <w:r w:rsidRPr="00C10636">
        <w:rPr>
          <w:rFonts w:asciiTheme="minorHAnsi" w:eastAsia="PMingLiU" w:hAnsiTheme="minorHAnsi" w:cstheme="minorHAnsi"/>
          <w:i/>
        </w:rPr>
        <w:t>M. macropus</w:t>
      </w:r>
      <w:r w:rsidRPr="00C10636">
        <w:rPr>
          <w:rFonts w:asciiTheme="minorHAnsi" w:eastAsia="PMingLiU" w:hAnsiTheme="minorHAnsi" w:cstheme="minorHAnsi"/>
        </w:rPr>
        <w:t xml:space="preserve"> occupying the tunnel. There was no obvious difference in the number of </w:t>
      </w:r>
      <w:r w:rsidRPr="00C10636">
        <w:rPr>
          <w:rFonts w:asciiTheme="minorHAnsi" w:eastAsia="PMingLiU" w:hAnsiTheme="minorHAnsi" w:cstheme="minorHAnsi"/>
          <w:i/>
          <w:iCs/>
        </w:rPr>
        <w:t>M. macropus</w:t>
      </w:r>
      <w:r w:rsidRPr="00C10636">
        <w:rPr>
          <w:rFonts w:asciiTheme="minorHAnsi" w:eastAsia="PMingLiU" w:hAnsiTheme="minorHAnsi" w:cstheme="minorHAnsi"/>
        </w:rPr>
        <w:t xml:space="preserve"> over summer. It was estimated that there </w:t>
      </w:r>
      <w:r w:rsidR="003D68A6">
        <w:rPr>
          <w:rFonts w:asciiTheme="minorHAnsi" w:eastAsia="PMingLiU" w:hAnsiTheme="minorHAnsi" w:cstheme="minorHAnsi"/>
        </w:rPr>
        <w:t>were</w:t>
      </w:r>
      <w:r w:rsidRPr="00C10636">
        <w:rPr>
          <w:rFonts w:asciiTheme="minorHAnsi" w:eastAsia="PMingLiU" w:hAnsiTheme="minorHAnsi" w:cstheme="minorHAnsi"/>
        </w:rPr>
        <w:t xml:space="preserve"> 131 </w:t>
      </w:r>
      <w:r w:rsidRPr="00C10636">
        <w:rPr>
          <w:rFonts w:asciiTheme="minorHAnsi" w:eastAsia="PMingLiU" w:hAnsiTheme="minorHAnsi" w:cstheme="minorHAnsi"/>
          <w:i/>
        </w:rPr>
        <w:t>M. australis</w:t>
      </w:r>
      <w:r w:rsidRPr="00C10636">
        <w:rPr>
          <w:rFonts w:asciiTheme="minorHAnsi" w:eastAsia="PMingLiU" w:hAnsiTheme="minorHAnsi" w:cstheme="minorHAnsi"/>
        </w:rPr>
        <w:t xml:space="preserve"> roosting in the tunnel. A total of three clusters of </w:t>
      </w:r>
      <w:r w:rsidRPr="00C10636">
        <w:rPr>
          <w:rFonts w:asciiTheme="minorHAnsi" w:eastAsia="PMingLiU" w:hAnsiTheme="minorHAnsi" w:cstheme="minorHAnsi"/>
          <w:i/>
        </w:rPr>
        <w:t>M. australis</w:t>
      </w:r>
      <w:r w:rsidRPr="00C10636">
        <w:rPr>
          <w:rFonts w:asciiTheme="minorHAnsi" w:eastAsia="PMingLiU" w:hAnsiTheme="minorHAnsi" w:cstheme="minorHAnsi"/>
        </w:rPr>
        <w:t xml:space="preserve"> were found on both sides of the tunnel wall. The number of bats in each cluster was </w:t>
      </w:r>
      <w:commentRangeStart w:id="111"/>
      <w:r w:rsidRPr="00C10636">
        <w:rPr>
          <w:rFonts w:asciiTheme="minorHAnsi" w:eastAsia="PMingLiU" w:hAnsiTheme="minorHAnsi" w:cstheme="minorHAnsi"/>
        </w:rPr>
        <w:t>15, 30 and 86</w:t>
      </w:r>
      <w:commentRangeEnd w:id="111"/>
      <w:r w:rsidRPr="00C10636">
        <w:rPr>
          <w:rFonts w:asciiTheme="minorHAnsi" w:eastAsia="PMingLiU" w:hAnsiTheme="minorHAnsi" w:cstheme="minorHAnsi"/>
          <w:sz w:val="16"/>
          <w:szCs w:val="16"/>
        </w:rPr>
        <w:commentReference w:id="111"/>
      </w:r>
      <w:r w:rsidRPr="00C10636">
        <w:rPr>
          <w:rFonts w:asciiTheme="minorHAnsi" w:eastAsia="PMingLiU" w:hAnsiTheme="minorHAnsi" w:cstheme="minorHAnsi"/>
        </w:rPr>
        <w:t xml:space="preserve">, respectively. There was a small decrease in the population of </w:t>
      </w:r>
      <w:r w:rsidRPr="00C10636">
        <w:rPr>
          <w:rFonts w:asciiTheme="minorHAnsi" w:eastAsia="PMingLiU" w:hAnsiTheme="minorHAnsi" w:cstheme="minorHAnsi"/>
          <w:i/>
          <w:iCs/>
        </w:rPr>
        <w:t>M. australis</w:t>
      </w:r>
      <w:r w:rsidRPr="00C10636">
        <w:rPr>
          <w:rFonts w:asciiTheme="minorHAnsi" w:eastAsia="PMingLiU" w:hAnsiTheme="minorHAnsi" w:cstheme="minorHAnsi"/>
        </w:rPr>
        <w:t xml:space="preserve"> throughout the summer sampling period (January to March); the size of the biggest cluster of </w:t>
      </w:r>
      <w:r w:rsidRPr="00C10636">
        <w:rPr>
          <w:rFonts w:asciiTheme="minorHAnsi" w:eastAsia="PMingLiU" w:hAnsiTheme="minorHAnsi" w:cstheme="minorHAnsi"/>
          <w:i/>
          <w:iCs/>
        </w:rPr>
        <w:t>M. australis</w:t>
      </w:r>
      <w:r w:rsidRPr="00C10636">
        <w:rPr>
          <w:rFonts w:asciiTheme="minorHAnsi" w:eastAsia="PMingLiU" w:hAnsiTheme="minorHAnsi" w:cstheme="minorHAnsi"/>
        </w:rPr>
        <w:t xml:space="preserve"> dropped to 56 individuals during the last visit in summer (around late February) (</w:t>
      </w:r>
      <w:r w:rsidR="009901E7" w:rsidRPr="00C10636">
        <w:rPr>
          <w:rFonts w:asciiTheme="minorHAnsi" w:eastAsia="PMingLiU" w:hAnsiTheme="minorHAnsi" w:cstheme="minorHAnsi"/>
        </w:rPr>
        <w:t>F</w:t>
      </w:r>
      <w:r w:rsidRPr="00C10636">
        <w:rPr>
          <w:rFonts w:asciiTheme="minorHAnsi" w:eastAsia="PMingLiU" w:hAnsiTheme="minorHAnsi" w:cstheme="minorHAnsi"/>
        </w:rPr>
        <w:t xml:space="preserve">igure </w:t>
      </w:r>
      <w:r w:rsidR="009901E7" w:rsidRPr="00C10636">
        <w:rPr>
          <w:rFonts w:asciiTheme="minorHAnsi" w:eastAsia="PMingLiU" w:hAnsiTheme="minorHAnsi" w:cstheme="minorHAnsi"/>
        </w:rPr>
        <w:t>A</w:t>
      </w:r>
      <w:r w:rsidR="004D1E73" w:rsidRPr="00C10636">
        <w:rPr>
          <w:rFonts w:asciiTheme="minorHAnsi" w:eastAsia="PMingLiU" w:hAnsiTheme="minorHAnsi" w:cstheme="minorHAnsi"/>
        </w:rPr>
        <w:t xml:space="preserve"> </w:t>
      </w:r>
      <w:r w:rsidR="009901E7" w:rsidRPr="00C10636">
        <w:rPr>
          <w:rFonts w:asciiTheme="minorHAnsi" w:eastAsia="PMingLiU" w:hAnsiTheme="minorHAnsi" w:cstheme="minorHAnsi"/>
        </w:rPr>
        <w:t>3 &amp; A</w:t>
      </w:r>
      <w:r w:rsidR="004D1E73" w:rsidRPr="00C10636">
        <w:rPr>
          <w:rFonts w:asciiTheme="minorHAnsi" w:eastAsia="PMingLiU" w:hAnsiTheme="minorHAnsi" w:cstheme="minorHAnsi"/>
        </w:rPr>
        <w:t xml:space="preserve"> </w:t>
      </w:r>
      <w:r w:rsidR="009901E7" w:rsidRPr="00C10636">
        <w:rPr>
          <w:rFonts w:asciiTheme="minorHAnsi" w:eastAsia="PMingLiU" w:hAnsiTheme="minorHAnsi" w:cstheme="minorHAnsi"/>
        </w:rPr>
        <w:t>4</w:t>
      </w:r>
      <w:r w:rsidRPr="00C10636">
        <w:rPr>
          <w:rFonts w:asciiTheme="minorHAnsi" w:eastAsia="PMingLiU" w:hAnsiTheme="minorHAnsi" w:cstheme="minorHAnsi"/>
        </w:rPr>
        <w:t xml:space="preserve">). For </w:t>
      </w:r>
      <w:r w:rsidRPr="00C10636">
        <w:rPr>
          <w:rFonts w:asciiTheme="minorHAnsi" w:eastAsia="PMingLiU" w:hAnsiTheme="minorHAnsi" w:cstheme="minorHAnsi"/>
          <w:i/>
        </w:rPr>
        <w:t>R. megaphyllus</w:t>
      </w:r>
      <w:r w:rsidRPr="00C10636">
        <w:rPr>
          <w:rFonts w:asciiTheme="minorHAnsi" w:eastAsia="PMingLiU" w:hAnsiTheme="minorHAnsi" w:cstheme="minorHAnsi"/>
        </w:rPr>
        <w:t>, only 3</w:t>
      </w:r>
      <w:commentRangeStart w:id="112"/>
      <w:r w:rsidRPr="00C10636">
        <w:rPr>
          <w:rFonts w:asciiTheme="minorHAnsi" w:eastAsia="PMingLiU" w:hAnsiTheme="minorHAnsi" w:cstheme="minorHAnsi"/>
        </w:rPr>
        <w:t xml:space="preserve"> individuals </w:t>
      </w:r>
      <w:commentRangeEnd w:id="112"/>
      <w:r w:rsidRPr="00C10636">
        <w:rPr>
          <w:rFonts w:asciiTheme="minorHAnsi" w:eastAsia="PMingLiU" w:hAnsiTheme="minorHAnsi" w:cstheme="minorHAnsi"/>
          <w:sz w:val="16"/>
          <w:szCs w:val="16"/>
        </w:rPr>
        <w:commentReference w:id="112"/>
      </w:r>
      <w:r w:rsidRPr="00C10636">
        <w:rPr>
          <w:rFonts w:asciiTheme="minorHAnsi" w:eastAsia="PMingLiU" w:hAnsiTheme="minorHAnsi" w:cstheme="minorHAnsi"/>
        </w:rPr>
        <w:t>were found hanging on the top of the tunnel ceiling at the back end of the tunnel (</w:t>
      </w:r>
      <w:r w:rsidR="009901E7" w:rsidRPr="00C10636">
        <w:rPr>
          <w:rFonts w:asciiTheme="minorHAnsi" w:eastAsia="PMingLiU" w:hAnsiTheme="minorHAnsi" w:cstheme="minorHAnsi"/>
        </w:rPr>
        <w:t>F</w:t>
      </w:r>
      <w:r w:rsidRPr="00C10636">
        <w:rPr>
          <w:rFonts w:asciiTheme="minorHAnsi" w:eastAsia="PMingLiU" w:hAnsiTheme="minorHAnsi" w:cstheme="minorHAnsi"/>
        </w:rPr>
        <w:t xml:space="preserve">igure </w:t>
      </w:r>
      <w:r w:rsidR="009901E7" w:rsidRPr="00C10636">
        <w:rPr>
          <w:rFonts w:asciiTheme="minorHAnsi" w:eastAsia="PMingLiU" w:hAnsiTheme="minorHAnsi" w:cstheme="minorHAnsi"/>
        </w:rPr>
        <w:t>A</w:t>
      </w:r>
      <w:r w:rsidR="004D1E73" w:rsidRPr="00C10636">
        <w:rPr>
          <w:rFonts w:asciiTheme="minorHAnsi" w:eastAsia="PMingLiU" w:hAnsiTheme="minorHAnsi" w:cstheme="minorHAnsi"/>
        </w:rPr>
        <w:t xml:space="preserve"> </w:t>
      </w:r>
      <w:r w:rsidR="009901E7" w:rsidRPr="00C10636">
        <w:rPr>
          <w:rFonts w:asciiTheme="minorHAnsi" w:eastAsia="PMingLiU" w:hAnsiTheme="minorHAnsi" w:cstheme="minorHAnsi"/>
        </w:rPr>
        <w:t>5</w:t>
      </w:r>
      <w:r w:rsidRPr="00C10636">
        <w:rPr>
          <w:rFonts w:asciiTheme="minorHAnsi" w:eastAsia="PMingLiU" w:hAnsiTheme="minorHAnsi" w:cstheme="minorHAnsi"/>
        </w:rPr>
        <w:t xml:space="preserve">). The population of </w:t>
      </w:r>
      <w:r w:rsidRPr="00C10636">
        <w:rPr>
          <w:rFonts w:asciiTheme="minorHAnsi" w:eastAsia="PMingLiU" w:hAnsiTheme="minorHAnsi" w:cstheme="minorHAnsi"/>
          <w:i/>
          <w:iCs/>
        </w:rPr>
        <w:t>R. megaphyllus</w:t>
      </w:r>
      <w:r w:rsidRPr="00C10636">
        <w:rPr>
          <w:rFonts w:asciiTheme="minorHAnsi" w:eastAsia="PMingLiU" w:hAnsiTheme="minorHAnsi" w:cstheme="minorHAnsi"/>
        </w:rPr>
        <w:t xml:space="preserve"> remained unchanged throughout the summer sampling period. </w:t>
      </w:r>
    </w:p>
    <w:p w14:paraId="072C322A" w14:textId="42020B1E" w:rsidR="008670DF" w:rsidRPr="00D253EF" w:rsidRDefault="00735166" w:rsidP="008670DF">
      <w:pPr>
        <w:spacing w:after="240" w:line="360" w:lineRule="auto"/>
        <w:ind w:firstLine="567"/>
        <w:jc w:val="both"/>
        <w:rPr>
          <w:rFonts w:asciiTheme="minorHAnsi" w:eastAsia="PMingLiU" w:hAnsiTheme="minorHAnsi" w:cstheme="minorHAnsi"/>
        </w:rPr>
      </w:pPr>
      <w:r w:rsidRPr="00C10636">
        <w:rPr>
          <w:rFonts w:asciiTheme="minorHAnsi" w:eastAsia="PMingLiU" w:hAnsiTheme="minorHAnsi" w:cstheme="minorHAnsi"/>
        </w:rPr>
        <w:t xml:space="preserve">Up to 110 bats were found during the winter walkthrough surveys, belonging to the same three species found in summer. However, during </w:t>
      </w:r>
      <w:r w:rsidR="001C68E8">
        <w:rPr>
          <w:rFonts w:asciiTheme="minorHAnsi" w:eastAsia="PMingLiU" w:hAnsiTheme="minorHAnsi" w:cstheme="minorHAnsi"/>
        </w:rPr>
        <w:t xml:space="preserve">the </w:t>
      </w:r>
      <w:r w:rsidRPr="00C10636">
        <w:rPr>
          <w:rFonts w:asciiTheme="minorHAnsi" w:eastAsia="PMingLiU" w:hAnsiTheme="minorHAnsi" w:cstheme="minorHAnsi"/>
        </w:rPr>
        <w:t xml:space="preserve">winter walk-through survey </w:t>
      </w:r>
      <w:commentRangeStart w:id="113"/>
      <w:commentRangeStart w:id="114"/>
      <w:r w:rsidRPr="00C10636">
        <w:rPr>
          <w:rFonts w:asciiTheme="minorHAnsi" w:eastAsia="PMingLiU" w:hAnsiTheme="minorHAnsi" w:cstheme="minorHAnsi"/>
        </w:rPr>
        <w:t>(31</w:t>
      </w:r>
      <w:r w:rsidRPr="00C10636">
        <w:rPr>
          <w:rFonts w:asciiTheme="minorHAnsi" w:eastAsia="PMingLiU" w:hAnsiTheme="minorHAnsi" w:cstheme="minorHAnsi"/>
          <w:vertAlign w:val="superscript"/>
        </w:rPr>
        <w:t>st</w:t>
      </w:r>
      <w:r w:rsidRPr="00C10636">
        <w:rPr>
          <w:rFonts w:asciiTheme="minorHAnsi" w:eastAsia="PMingLiU" w:hAnsiTheme="minorHAnsi" w:cstheme="minorHAnsi"/>
        </w:rPr>
        <w:t xml:space="preserve"> July, 2020) </w:t>
      </w:r>
      <w:commentRangeEnd w:id="113"/>
      <w:r w:rsidRPr="00C10636">
        <w:rPr>
          <w:rFonts w:asciiTheme="minorHAnsi" w:eastAsia="PMingLiU" w:hAnsiTheme="minorHAnsi" w:cstheme="minorHAnsi"/>
          <w:sz w:val="16"/>
          <w:szCs w:val="16"/>
        </w:rPr>
        <w:commentReference w:id="113"/>
      </w:r>
      <w:commentRangeEnd w:id="114"/>
      <w:r w:rsidRPr="00C10636">
        <w:rPr>
          <w:rFonts w:asciiTheme="minorHAnsi" w:eastAsia="PMingLiU" w:hAnsiTheme="minorHAnsi" w:cstheme="minorHAnsi"/>
          <w:sz w:val="16"/>
          <w:szCs w:val="16"/>
        </w:rPr>
        <w:commentReference w:id="114"/>
      </w:r>
      <w:r w:rsidRPr="00C10636">
        <w:rPr>
          <w:rFonts w:asciiTheme="minorHAnsi" w:eastAsia="PMingLiU" w:hAnsiTheme="minorHAnsi" w:cstheme="minorHAnsi"/>
        </w:rPr>
        <w:t xml:space="preserve">only two species were found: </w:t>
      </w:r>
      <w:r w:rsidRPr="00C10636">
        <w:rPr>
          <w:rFonts w:asciiTheme="minorHAnsi" w:eastAsia="PMingLiU" w:hAnsiTheme="minorHAnsi" w:cstheme="minorHAnsi"/>
          <w:i/>
        </w:rPr>
        <w:t>M. macropus</w:t>
      </w:r>
      <w:r w:rsidRPr="00C10636">
        <w:rPr>
          <w:rFonts w:asciiTheme="minorHAnsi" w:eastAsia="PMingLiU" w:hAnsiTheme="minorHAnsi" w:cstheme="minorHAnsi"/>
        </w:rPr>
        <w:t xml:space="preserve"> and </w:t>
      </w:r>
      <w:r w:rsidRPr="00C10636">
        <w:rPr>
          <w:rFonts w:asciiTheme="minorHAnsi" w:eastAsia="PMingLiU" w:hAnsiTheme="minorHAnsi" w:cstheme="minorHAnsi"/>
          <w:i/>
        </w:rPr>
        <w:t>R. megaphyllus</w:t>
      </w:r>
      <w:r w:rsidRPr="00C10636">
        <w:rPr>
          <w:rFonts w:asciiTheme="minorHAnsi" w:eastAsia="PMingLiU" w:hAnsiTheme="minorHAnsi" w:cstheme="minorHAnsi"/>
        </w:rPr>
        <w:t xml:space="preserve">. Although </w:t>
      </w:r>
      <w:r w:rsidRPr="00C10636">
        <w:rPr>
          <w:rFonts w:asciiTheme="minorHAnsi" w:eastAsia="PMingLiU" w:hAnsiTheme="minorHAnsi" w:cstheme="minorHAnsi"/>
          <w:i/>
        </w:rPr>
        <w:t>M. australis</w:t>
      </w:r>
      <w:r w:rsidRPr="00C10636">
        <w:rPr>
          <w:rFonts w:asciiTheme="minorHAnsi" w:eastAsia="PMingLiU" w:hAnsiTheme="minorHAnsi" w:cstheme="minorHAnsi"/>
        </w:rPr>
        <w:t xml:space="preserve"> were not present during the walkthrough survey, 15 individuals were seen roosting on the tunnel wall 2 days later (</w:t>
      </w:r>
      <w:r w:rsidR="00BC546F" w:rsidRPr="00C10636">
        <w:rPr>
          <w:rFonts w:asciiTheme="minorHAnsi" w:eastAsia="PMingLiU" w:hAnsiTheme="minorHAnsi" w:cstheme="minorHAnsi"/>
        </w:rPr>
        <w:t>F</w:t>
      </w:r>
      <w:r w:rsidRPr="00C10636">
        <w:rPr>
          <w:rFonts w:asciiTheme="minorHAnsi" w:eastAsia="PMingLiU" w:hAnsiTheme="minorHAnsi" w:cstheme="minorHAnsi"/>
        </w:rPr>
        <w:t xml:space="preserve">igure </w:t>
      </w:r>
      <w:r w:rsidR="00BC546F" w:rsidRPr="00C10636">
        <w:rPr>
          <w:rFonts w:asciiTheme="minorHAnsi" w:eastAsia="PMingLiU" w:hAnsiTheme="minorHAnsi" w:cstheme="minorHAnsi"/>
        </w:rPr>
        <w:t>A</w:t>
      </w:r>
      <w:r w:rsidR="004D1E73">
        <w:rPr>
          <w:rFonts w:asciiTheme="minorHAnsi" w:eastAsia="PMingLiU" w:hAnsiTheme="minorHAnsi" w:cstheme="minorHAnsi"/>
        </w:rPr>
        <w:t xml:space="preserve"> 6</w:t>
      </w:r>
      <w:r w:rsidRPr="00D253EF">
        <w:rPr>
          <w:rFonts w:asciiTheme="minorHAnsi" w:eastAsia="PMingLiU" w:hAnsiTheme="minorHAnsi" w:cstheme="minorHAnsi"/>
        </w:rPr>
        <w:t xml:space="preserve">). It is estimated that there was a minimum of 77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roosting in winter. Twenty-two</w:t>
      </w:r>
      <w:commentRangeStart w:id="115"/>
      <w:r w:rsidRPr="00D253EF">
        <w:rPr>
          <w:rFonts w:asciiTheme="minorHAnsi" w:eastAsia="PMingLiU" w:hAnsiTheme="minorHAnsi" w:cstheme="minorHAnsi"/>
        </w:rPr>
        <w:t xml:space="preserve"> drain holes</w:t>
      </w:r>
      <w:commentRangeEnd w:id="115"/>
      <w:r w:rsidRPr="00D253EF">
        <w:rPr>
          <w:rFonts w:asciiTheme="minorHAnsi" w:eastAsia="PMingLiU" w:hAnsiTheme="minorHAnsi" w:cstheme="minorHAnsi"/>
          <w:sz w:val="16"/>
          <w:szCs w:val="16"/>
        </w:rPr>
        <w:commentReference w:id="115"/>
      </w:r>
      <w:r w:rsidRPr="00D253EF">
        <w:rPr>
          <w:rFonts w:asciiTheme="minorHAnsi" w:eastAsia="PMingLiU" w:hAnsiTheme="minorHAnsi" w:cstheme="minorHAnsi"/>
        </w:rPr>
        <w:t xml:space="preserve"> were found to be occupied throughout the tunnel; 16 holes had only 1 to 5 individuals and 6 holes hosted more than 6 individuals. For </w:t>
      </w:r>
      <w:r w:rsidRPr="00D253EF">
        <w:rPr>
          <w:rFonts w:asciiTheme="minorHAnsi" w:eastAsia="PMingLiU" w:hAnsiTheme="minorHAnsi" w:cstheme="minorHAnsi"/>
          <w:i/>
        </w:rPr>
        <w:t>R. megaphyllus</w:t>
      </w:r>
      <w:r w:rsidRPr="00D253EF">
        <w:rPr>
          <w:rFonts w:asciiTheme="minorHAnsi" w:eastAsia="PMingLiU" w:hAnsiTheme="minorHAnsi" w:cstheme="minorHAnsi"/>
        </w:rPr>
        <w:t>, there were 18 individuals roosting at the same location as summer</w:t>
      </w:r>
      <w:commentRangeStart w:id="116"/>
      <w:commentRangeEnd w:id="116"/>
      <w:r w:rsidRPr="00D253EF">
        <w:rPr>
          <w:rFonts w:asciiTheme="minorHAnsi" w:eastAsia="PMingLiU" w:hAnsiTheme="minorHAnsi" w:cstheme="minorHAnsi"/>
          <w:sz w:val="16"/>
          <w:szCs w:val="16"/>
        </w:rPr>
        <w:commentReference w:id="116"/>
      </w:r>
      <w:r w:rsidRPr="00D253EF">
        <w:rPr>
          <w:rFonts w:asciiTheme="minorHAnsi" w:eastAsia="PMingLiU" w:hAnsiTheme="minorHAnsi" w:cstheme="minorHAnsi"/>
        </w:rPr>
        <w:t xml:space="preserve"> (</w:t>
      </w:r>
      <w:r w:rsidR="00BC546F">
        <w:rPr>
          <w:rFonts w:asciiTheme="minorHAnsi" w:eastAsia="PMingLiU" w:hAnsiTheme="minorHAnsi" w:cstheme="minorHAnsi"/>
        </w:rPr>
        <w:t>Figure A</w:t>
      </w:r>
      <w:r w:rsidR="00460BC3">
        <w:rPr>
          <w:rFonts w:asciiTheme="minorHAnsi" w:eastAsia="PMingLiU" w:hAnsiTheme="minorHAnsi" w:cstheme="minorHAnsi"/>
        </w:rPr>
        <w:t xml:space="preserve"> </w:t>
      </w:r>
      <w:r w:rsidR="004D1E73">
        <w:rPr>
          <w:rFonts w:asciiTheme="minorHAnsi" w:eastAsia="PMingLiU" w:hAnsiTheme="minorHAnsi" w:cstheme="minorHAnsi"/>
        </w:rPr>
        <w:t>7</w:t>
      </w:r>
      <w:r w:rsidR="00A82FC9">
        <w:rPr>
          <w:rFonts w:asciiTheme="minorHAnsi" w:eastAsia="PMingLiU" w:hAnsiTheme="minorHAnsi" w:cstheme="minorHAnsi"/>
        </w:rPr>
        <w:t>)</w:t>
      </w:r>
      <w:r w:rsidR="00694CBF">
        <w:rPr>
          <w:rFonts w:asciiTheme="minorHAnsi" w:eastAsia="PMingLiU" w:hAnsiTheme="minorHAnsi" w:cstheme="minorHAnsi"/>
        </w:rPr>
        <w:t>.</w:t>
      </w:r>
      <w:r w:rsidRPr="00D253EF">
        <w:rPr>
          <w:rFonts w:asciiTheme="minorHAnsi" w:eastAsia="PMingLiU" w:hAnsiTheme="minorHAnsi" w:cstheme="minorHAnsi"/>
        </w:rPr>
        <w:t xml:space="preserve"> </w:t>
      </w:r>
      <w:commentRangeStart w:id="117"/>
      <w:commentRangeEnd w:id="117"/>
      <w:r w:rsidRPr="00D253EF">
        <w:rPr>
          <w:rFonts w:asciiTheme="minorHAnsi" w:eastAsia="PMingLiU" w:hAnsiTheme="minorHAnsi" w:cstheme="minorHAnsi"/>
          <w:sz w:val="16"/>
          <w:szCs w:val="16"/>
        </w:rPr>
        <w:commentReference w:id="117"/>
      </w:r>
      <w:r w:rsidRPr="00D253EF">
        <w:rPr>
          <w:rFonts w:asciiTheme="minorHAnsi" w:eastAsia="PMingLiU" w:hAnsiTheme="minorHAnsi" w:cstheme="minorHAnsi"/>
        </w:rPr>
        <w:t xml:space="preserve">The population of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remained similar between the period of walkthrough survey until the end of the roosting microclimate survey (</w:t>
      </w:r>
      <w:r w:rsidR="001C68E8" w:rsidRPr="00D253EF">
        <w:rPr>
          <w:rFonts w:asciiTheme="minorHAnsi" w:eastAsia="PMingLiU" w:hAnsiTheme="minorHAnsi" w:cstheme="minorHAnsi"/>
        </w:rPr>
        <w:t>mid-July</w:t>
      </w:r>
      <w:r w:rsidRPr="00D253EF">
        <w:rPr>
          <w:rFonts w:asciiTheme="minorHAnsi" w:eastAsia="PMingLiU" w:hAnsiTheme="minorHAnsi" w:cstheme="minorHAnsi"/>
        </w:rPr>
        <w:t xml:space="preserve"> – late August). Comparing the population between two seasons, the population of </w:t>
      </w:r>
      <w:r w:rsidRPr="00D253EF">
        <w:rPr>
          <w:rFonts w:asciiTheme="minorHAnsi" w:eastAsia="PMingLiU" w:hAnsiTheme="minorHAnsi" w:cstheme="minorHAnsi"/>
          <w:i/>
        </w:rPr>
        <w:t xml:space="preserve">M. </w:t>
      </w:r>
      <w:r w:rsidRPr="00D253EF">
        <w:rPr>
          <w:rFonts w:asciiTheme="minorHAnsi" w:eastAsia="PMingLiU" w:hAnsiTheme="minorHAnsi" w:cstheme="minorHAnsi"/>
          <w:i/>
        </w:rPr>
        <w:lastRenderedPageBreak/>
        <w:t>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w:t>
      </w:r>
      <w:r w:rsidRPr="00D253EF">
        <w:rPr>
          <w:rFonts w:asciiTheme="minorHAnsi" w:eastAsia="PMingLiU" w:hAnsiTheme="minorHAnsi" w:cstheme="minorHAnsi"/>
          <w:i/>
        </w:rPr>
        <w:t xml:space="preserve"> megaphyllus</w:t>
      </w:r>
      <w:r w:rsidRPr="00D253EF">
        <w:rPr>
          <w:rFonts w:asciiTheme="minorHAnsi" w:eastAsia="PMingLiU" w:hAnsiTheme="minorHAnsi" w:cstheme="minorHAnsi"/>
        </w:rPr>
        <w:t xml:space="preserve"> were slightly increased, and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was greatly reduced from summer to winter.</w:t>
      </w:r>
    </w:p>
    <w:p w14:paraId="6421F09B" w14:textId="349EA791" w:rsidR="00CC1388" w:rsidRPr="00D253EF" w:rsidRDefault="00BA7689" w:rsidP="00E351BD">
      <w:pPr>
        <w:pStyle w:val="Heading2"/>
        <w:spacing w:line="360" w:lineRule="auto"/>
        <w:rPr>
          <w:rFonts w:asciiTheme="minorHAnsi" w:hAnsiTheme="minorHAnsi" w:cstheme="minorHAnsi"/>
          <w:sz w:val="36"/>
          <w:szCs w:val="36"/>
        </w:rPr>
      </w:pPr>
      <w:bookmarkStart w:id="118" w:name="_Hlk57123258"/>
      <w:bookmarkStart w:id="119" w:name="_Toc86701837"/>
      <w:r w:rsidRPr="00D253EF">
        <w:rPr>
          <w:rFonts w:asciiTheme="minorHAnsi" w:eastAsia="PMingLiU" w:hAnsiTheme="minorHAnsi" w:cstheme="minorHAnsi"/>
          <w:sz w:val="36"/>
          <w:szCs w:val="36"/>
        </w:rPr>
        <w:t>2</w:t>
      </w:r>
      <w:r w:rsidRPr="00D253EF">
        <w:rPr>
          <w:rStyle w:val="Heading3Char"/>
          <w:rFonts w:asciiTheme="minorHAnsi" w:eastAsia="PMingLiU" w:hAnsiTheme="minorHAnsi" w:cstheme="minorHAnsi"/>
          <w:b/>
          <w:bCs/>
          <w:sz w:val="36"/>
          <w:szCs w:val="36"/>
        </w:rPr>
        <w:t>.4</w:t>
      </w:r>
      <w:r w:rsidRPr="00D253EF">
        <w:rPr>
          <w:rStyle w:val="Heading3Char"/>
          <w:rFonts w:asciiTheme="minorHAnsi" w:eastAsia="PMingLiU" w:hAnsiTheme="minorHAnsi" w:cstheme="minorHAnsi"/>
          <w:b/>
          <w:bCs/>
          <w:sz w:val="36"/>
          <w:szCs w:val="36"/>
        </w:rPr>
        <w:tab/>
      </w:r>
      <w:r w:rsidR="00735166" w:rsidRPr="00D253EF">
        <w:rPr>
          <w:rStyle w:val="Heading3Char"/>
          <w:rFonts w:asciiTheme="minorHAnsi" w:hAnsiTheme="minorHAnsi" w:cstheme="minorHAnsi"/>
          <w:b/>
          <w:bCs/>
          <w:sz w:val="36"/>
          <w:szCs w:val="36"/>
        </w:rPr>
        <w:t>Discussion</w:t>
      </w:r>
      <w:bookmarkEnd w:id="119"/>
    </w:p>
    <w:p w14:paraId="0BE300D8" w14:textId="24AAAF37" w:rsidR="001E7E96" w:rsidRPr="00D253EF" w:rsidRDefault="001E7E96" w:rsidP="00E351BD">
      <w:pPr>
        <w:spacing w:after="240" w:line="360" w:lineRule="auto"/>
        <w:rPr>
          <w:rFonts w:asciiTheme="minorHAnsi" w:eastAsia="PMingLiU" w:hAnsiTheme="minorHAnsi" w:cstheme="minorHAnsi"/>
          <w:b/>
          <w:bCs/>
          <w:sz w:val="28"/>
          <w:szCs w:val="28"/>
        </w:rPr>
      </w:pPr>
      <w:r w:rsidRPr="00D253EF">
        <w:rPr>
          <w:rFonts w:asciiTheme="minorHAnsi" w:eastAsia="PMingLiU" w:hAnsiTheme="minorHAnsi" w:cstheme="minorHAnsi"/>
          <w:b/>
          <w:bCs/>
          <w:sz w:val="28"/>
          <w:szCs w:val="28"/>
        </w:rPr>
        <w:t xml:space="preserve">Species Inhabiting the tunnel </w:t>
      </w:r>
    </w:p>
    <w:p w14:paraId="051AE0F5" w14:textId="5B24C300"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In this study, acoustic surveys detected a total of 12 species near the Yugar tunnel entrance over </w:t>
      </w:r>
      <w:r w:rsidR="00993B4D">
        <w:rPr>
          <w:rFonts w:asciiTheme="minorHAnsi" w:eastAsia="PMingLiU" w:hAnsiTheme="minorHAnsi" w:cstheme="minorHAnsi"/>
        </w:rPr>
        <w:t>three</w:t>
      </w:r>
      <w:r w:rsidRPr="00D253EF">
        <w:rPr>
          <w:rFonts w:asciiTheme="minorHAnsi" w:eastAsia="PMingLiU" w:hAnsiTheme="minorHAnsi" w:cstheme="minorHAnsi"/>
        </w:rPr>
        <w:t xml:space="preserve"> sampling days in summer and </w:t>
      </w:r>
      <w:r w:rsidR="00993B4D">
        <w:rPr>
          <w:rFonts w:asciiTheme="minorHAnsi" w:eastAsia="PMingLiU" w:hAnsiTheme="minorHAnsi" w:cstheme="minorHAnsi"/>
        </w:rPr>
        <w:t>five</w:t>
      </w:r>
      <w:r w:rsidRPr="00D253EF">
        <w:rPr>
          <w:rFonts w:asciiTheme="minorHAnsi" w:eastAsia="PMingLiU" w:hAnsiTheme="minorHAnsi" w:cstheme="minorHAnsi"/>
        </w:rPr>
        <w:t xml:space="preserve"> in winter. Of these, only 4 species are known to roost in caves and tunnels: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Myotis macropus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Rhinolophus megaphyllus</w:t>
      </w:r>
      <w:r w:rsidRPr="00D253EF">
        <w:rPr>
          <w:rFonts w:asciiTheme="minorHAnsi" w:eastAsia="PMingLiU" w:hAnsiTheme="minorHAnsi" w:cstheme="minorHAnsi"/>
        </w:rPr>
        <w:t xml:space="preserve"> and </w:t>
      </w:r>
      <w:r w:rsidRPr="00C46589">
        <w:rPr>
          <w:rFonts w:asciiTheme="minorHAnsi" w:eastAsia="PMingLiU" w:hAnsiTheme="minorHAnsi" w:cstheme="minorHAnsi"/>
          <w:i/>
          <w:iCs/>
        </w:rPr>
        <w:t xml:space="preserve">Miniopterus </w:t>
      </w:r>
      <w:r w:rsidR="000E3F5C" w:rsidRPr="00C46589">
        <w:rPr>
          <w:rFonts w:asciiTheme="minorHAnsi" w:eastAsia="PMingLiU" w:hAnsiTheme="minorHAnsi" w:cstheme="minorHAnsi"/>
          <w:i/>
          <w:iCs/>
        </w:rPr>
        <w:t xml:space="preserve">orianae </w:t>
      </w:r>
      <w:r w:rsidRPr="00C46589">
        <w:rPr>
          <w:rFonts w:asciiTheme="minorHAnsi" w:eastAsia="PMingLiU" w:hAnsiTheme="minorHAnsi" w:cstheme="minorHAnsi"/>
          <w:i/>
          <w:iCs/>
        </w:rPr>
        <w:t xml:space="preserve">oceanesis </w:t>
      </w:r>
      <w:r w:rsidRPr="00C46589">
        <w:rPr>
          <w:rFonts w:asciiTheme="minorHAnsi" w:eastAsia="PMingLiU" w:hAnsiTheme="minorHAnsi" w:cstheme="minorHAnsi"/>
        </w:rPr>
        <w:t>(Campbell 2009; Dwyer 1968; Young 2001).</w:t>
      </w:r>
      <w:r w:rsidR="006645F8" w:rsidRPr="00C46589">
        <w:rPr>
          <w:rFonts w:asciiTheme="minorHAnsi" w:eastAsia="PMingLiU" w:hAnsiTheme="minorHAnsi" w:cstheme="minorHAnsi"/>
        </w:rPr>
        <w:t xml:space="preserve"> </w:t>
      </w:r>
      <w:r w:rsidRPr="00C46589">
        <w:rPr>
          <w:rFonts w:asciiTheme="minorHAnsi" w:eastAsia="PMingLiU" w:hAnsiTheme="minorHAnsi" w:cstheme="minorHAnsi"/>
        </w:rPr>
        <w:t xml:space="preserve">All </w:t>
      </w:r>
      <w:r w:rsidR="007A0EBE" w:rsidRPr="00C46589">
        <w:rPr>
          <w:rFonts w:asciiTheme="minorHAnsi" w:eastAsia="PMingLiU" w:hAnsiTheme="minorHAnsi" w:cstheme="minorHAnsi"/>
        </w:rPr>
        <w:t>four</w:t>
      </w:r>
      <w:r w:rsidRPr="00C46589">
        <w:rPr>
          <w:rFonts w:asciiTheme="minorHAnsi" w:eastAsia="PMingLiU" w:hAnsiTheme="minorHAnsi" w:cstheme="minorHAnsi"/>
        </w:rPr>
        <w:t xml:space="preserve"> cave roosting species were detected in summer, but </w:t>
      </w:r>
      <w:r w:rsidRPr="00C46589">
        <w:rPr>
          <w:rFonts w:asciiTheme="minorHAnsi" w:eastAsia="PMingLiU" w:hAnsiTheme="minorHAnsi" w:cstheme="minorHAnsi"/>
          <w:i/>
          <w:iCs/>
        </w:rPr>
        <w:t xml:space="preserve">Miniopterus </w:t>
      </w:r>
      <w:r w:rsidR="000E3F5C" w:rsidRPr="00C46589">
        <w:rPr>
          <w:rFonts w:asciiTheme="minorHAnsi" w:eastAsia="PMingLiU" w:hAnsiTheme="minorHAnsi" w:cstheme="minorHAnsi"/>
          <w:i/>
          <w:iCs/>
        </w:rPr>
        <w:t xml:space="preserve">orianae </w:t>
      </w:r>
      <w:r w:rsidRPr="00C46589">
        <w:rPr>
          <w:rFonts w:asciiTheme="minorHAnsi" w:eastAsia="PMingLiU" w:hAnsiTheme="minorHAnsi" w:cstheme="minorHAnsi"/>
          <w:i/>
          <w:iCs/>
        </w:rPr>
        <w:t>oceanesis</w:t>
      </w:r>
      <w:r w:rsidRPr="00C46589">
        <w:rPr>
          <w:rFonts w:asciiTheme="minorHAnsi" w:eastAsia="PMingLiU" w:hAnsiTheme="minorHAnsi" w:cstheme="minorHAnsi"/>
        </w:rPr>
        <w:t xml:space="preserve"> was absent in winter. Bat activity was dominated by </w:t>
      </w:r>
      <w:r w:rsidR="007A0EBE" w:rsidRPr="00C46589">
        <w:rPr>
          <w:rFonts w:asciiTheme="minorHAnsi" w:eastAsia="PMingLiU" w:hAnsiTheme="minorHAnsi" w:cstheme="minorHAnsi"/>
        </w:rPr>
        <w:t>three</w:t>
      </w:r>
      <w:r w:rsidRPr="00C46589">
        <w:rPr>
          <w:rFonts w:asciiTheme="minorHAnsi" w:eastAsia="PMingLiU" w:hAnsiTheme="minorHAnsi" w:cstheme="minorHAnsi"/>
        </w:rPr>
        <w:t xml:space="preserve"> cave roosting species: </w:t>
      </w:r>
      <w:r w:rsidRPr="00C46589">
        <w:rPr>
          <w:rFonts w:asciiTheme="minorHAnsi" w:eastAsia="PMingLiU" w:hAnsiTheme="minorHAnsi" w:cstheme="minorHAnsi"/>
          <w:i/>
          <w:iCs/>
        </w:rPr>
        <w:t>Miniopterus australis</w:t>
      </w:r>
      <w:r w:rsidRPr="00C46589">
        <w:rPr>
          <w:rFonts w:asciiTheme="minorHAnsi" w:eastAsia="PMingLiU" w:hAnsiTheme="minorHAnsi" w:cstheme="minorHAnsi"/>
        </w:rPr>
        <w:t xml:space="preserve">, </w:t>
      </w:r>
      <w:r w:rsidRPr="00C46589">
        <w:rPr>
          <w:rFonts w:asciiTheme="minorHAnsi" w:eastAsia="PMingLiU" w:hAnsiTheme="minorHAnsi" w:cstheme="minorHAnsi"/>
          <w:i/>
          <w:iCs/>
        </w:rPr>
        <w:t>Myotis macropus</w:t>
      </w:r>
      <w:r w:rsidRPr="00C46589">
        <w:rPr>
          <w:rFonts w:asciiTheme="minorHAnsi" w:eastAsia="PMingLiU" w:hAnsiTheme="minorHAnsi" w:cstheme="minorHAnsi"/>
        </w:rPr>
        <w:t xml:space="preserve">, </w:t>
      </w:r>
      <w:r w:rsidRPr="00C46589">
        <w:rPr>
          <w:rFonts w:asciiTheme="minorHAnsi" w:eastAsia="PMingLiU" w:hAnsiTheme="minorHAnsi" w:cstheme="minorHAnsi"/>
          <w:i/>
          <w:iCs/>
        </w:rPr>
        <w:t xml:space="preserve">Rhinolophus megaphyllus </w:t>
      </w:r>
      <w:r w:rsidRPr="00C46589">
        <w:rPr>
          <w:rFonts w:asciiTheme="minorHAnsi" w:eastAsia="PMingLiU" w:hAnsiTheme="minorHAnsi" w:cstheme="minorHAnsi"/>
        </w:rPr>
        <w:t>in both seasons. For</w:t>
      </w:r>
      <w:r w:rsidRPr="00C46589">
        <w:rPr>
          <w:rFonts w:asciiTheme="minorHAnsi" w:eastAsia="PMingLiU" w:hAnsiTheme="minorHAnsi" w:cstheme="minorHAnsi"/>
          <w:i/>
          <w:iCs/>
        </w:rPr>
        <w:t xml:space="preserve"> M. </w:t>
      </w:r>
      <w:r w:rsidR="000E3F5C" w:rsidRPr="00C46589">
        <w:rPr>
          <w:rFonts w:asciiTheme="minorHAnsi" w:eastAsia="PMingLiU" w:hAnsiTheme="minorHAnsi" w:cstheme="minorHAnsi"/>
          <w:i/>
          <w:iCs/>
        </w:rPr>
        <w:t xml:space="preserve">orianae </w:t>
      </w:r>
      <w:r w:rsidRPr="00C46589">
        <w:rPr>
          <w:rFonts w:asciiTheme="minorHAnsi" w:eastAsia="PMingLiU" w:hAnsiTheme="minorHAnsi" w:cstheme="minorHAnsi"/>
          <w:i/>
          <w:iCs/>
        </w:rPr>
        <w:t xml:space="preserve">oceanesis </w:t>
      </w:r>
      <w:r w:rsidRPr="00C46589">
        <w:rPr>
          <w:rFonts w:asciiTheme="minorHAnsi" w:eastAsia="PMingLiU" w:hAnsiTheme="minorHAnsi" w:cstheme="minorHAnsi"/>
        </w:rPr>
        <w:t xml:space="preserve">activity in summer, there </w:t>
      </w:r>
      <w:r w:rsidR="0077683B" w:rsidRPr="00C46589">
        <w:rPr>
          <w:rFonts w:asciiTheme="minorHAnsi" w:eastAsia="PMingLiU" w:hAnsiTheme="minorHAnsi" w:cstheme="minorHAnsi"/>
        </w:rPr>
        <w:t xml:space="preserve">was </w:t>
      </w:r>
      <w:r w:rsidRPr="00C46589">
        <w:rPr>
          <w:rFonts w:asciiTheme="minorHAnsi" w:eastAsia="PMingLiU" w:hAnsiTheme="minorHAnsi" w:cstheme="minorHAnsi"/>
        </w:rPr>
        <w:t>only between 9 – 19 passes detected each night. W</w:t>
      </w:r>
      <w:r w:rsidR="0077683B" w:rsidRPr="00C46589">
        <w:rPr>
          <w:rFonts w:asciiTheme="minorHAnsi" w:eastAsia="PMingLiU" w:hAnsiTheme="minorHAnsi" w:cstheme="minorHAnsi"/>
        </w:rPr>
        <w:t>a</w:t>
      </w:r>
      <w:r w:rsidRPr="00C46589">
        <w:rPr>
          <w:rFonts w:asciiTheme="minorHAnsi" w:eastAsia="PMingLiU" w:hAnsiTheme="minorHAnsi" w:cstheme="minorHAnsi"/>
        </w:rPr>
        <w:t>lk</w:t>
      </w:r>
      <w:r w:rsidR="007A0EBE" w:rsidRPr="00C46589">
        <w:rPr>
          <w:rFonts w:asciiTheme="minorHAnsi" w:eastAsia="PMingLiU" w:hAnsiTheme="minorHAnsi" w:cstheme="minorHAnsi"/>
        </w:rPr>
        <w:t xml:space="preserve"> </w:t>
      </w:r>
      <w:r w:rsidRPr="00C46589">
        <w:rPr>
          <w:rFonts w:asciiTheme="minorHAnsi" w:eastAsia="PMingLiU" w:hAnsiTheme="minorHAnsi" w:cstheme="minorHAnsi"/>
        </w:rPr>
        <w:t xml:space="preserve">through surveys </w:t>
      </w:r>
      <w:r w:rsidR="0077683B" w:rsidRPr="00C46589">
        <w:rPr>
          <w:rFonts w:asciiTheme="minorHAnsi" w:eastAsia="PMingLiU" w:hAnsiTheme="minorHAnsi" w:cstheme="minorHAnsi"/>
        </w:rPr>
        <w:t>found</w:t>
      </w:r>
      <w:r w:rsidRPr="00C46589">
        <w:rPr>
          <w:rFonts w:asciiTheme="minorHAnsi" w:eastAsia="PMingLiU" w:hAnsiTheme="minorHAnsi" w:cstheme="minorHAnsi"/>
        </w:rPr>
        <w:t xml:space="preserve"> that </w:t>
      </w:r>
      <w:r w:rsidRPr="00C46589">
        <w:rPr>
          <w:rFonts w:asciiTheme="minorHAnsi" w:eastAsia="PMingLiU" w:hAnsiTheme="minorHAnsi" w:cstheme="minorHAnsi"/>
          <w:i/>
          <w:iCs/>
        </w:rPr>
        <w:t xml:space="preserve">M. </w:t>
      </w:r>
      <w:r w:rsidR="000E3F5C" w:rsidRPr="00C46589">
        <w:rPr>
          <w:rFonts w:asciiTheme="minorHAnsi" w:eastAsia="PMingLiU" w:hAnsiTheme="minorHAnsi" w:cstheme="minorHAnsi"/>
          <w:i/>
          <w:iCs/>
        </w:rPr>
        <w:t xml:space="preserve">orianae </w:t>
      </w:r>
      <w:r w:rsidRPr="00C46589">
        <w:rPr>
          <w:rFonts w:asciiTheme="minorHAnsi" w:eastAsia="PMingLiU" w:hAnsiTheme="minorHAnsi" w:cstheme="minorHAnsi"/>
          <w:i/>
          <w:iCs/>
        </w:rPr>
        <w:t>oceanesis</w:t>
      </w:r>
      <w:r w:rsidRPr="00C46589">
        <w:rPr>
          <w:rFonts w:asciiTheme="minorHAnsi" w:eastAsia="PMingLiU" w:hAnsiTheme="minorHAnsi" w:cstheme="minorHAnsi"/>
        </w:rPr>
        <w:t xml:space="preserve"> </w:t>
      </w:r>
      <w:r w:rsidR="0077683B" w:rsidRPr="00C46589">
        <w:rPr>
          <w:rFonts w:asciiTheme="minorHAnsi" w:eastAsia="PMingLiU" w:hAnsiTheme="minorHAnsi" w:cstheme="minorHAnsi"/>
        </w:rPr>
        <w:t>did not</w:t>
      </w:r>
      <w:r w:rsidRPr="00C46589">
        <w:rPr>
          <w:rFonts w:asciiTheme="minorHAnsi" w:eastAsia="PMingLiU" w:hAnsiTheme="minorHAnsi" w:cstheme="minorHAnsi"/>
        </w:rPr>
        <w:t xml:space="preserve"> use the tunnel as </w:t>
      </w:r>
      <w:r w:rsidR="007A0EBE" w:rsidRPr="00C46589">
        <w:rPr>
          <w:rFonts w:asciiTheme="minorHAnsi" w:eastAsia="PMingLiU" w:hAnsiTheme="minorHAnsi" w:cstheme="minorHAnsi"/>
        </w:rPr>
        <w:t xml:space="preserve">a </w:t>
      </w:r>
      <w:r w:rsidRPr="00C46589">
        <w:rPr>
          <w:rFonts w:asciiTheme="minorHAnsi" w:eastAsia="PMingLiU" w:hAnsiTheme="minorHAnsi" w:cstheme="minorHAnsi"/>
        </w:rPr>
        <w:t xml:space="preserve">diurnal roost site, and so their presence in acoustic recordings likely represents activity near the tunnel entrance. However, studies report that </w:t>
      </w:r>
      <w:r w:rsidRPr="00C46589">
        <w:rPr>
          <w:rFonts w:asciiTheme="minorHAnsi" w:eastAsia="PMingLiU" w:hAnsiTheme="minorHAnsi" w:cstheme="minorHAnsi"/>
          <w:i/>
          <w:iCs/>
        </w:rPr>
        <w:t xml:space="preserve">M. </w:t>
      </w:r>
      <w:r w:rsidR="000E3F5C" w:rsidRPr="00C46589">
        <w:rPr>
          <w:rFonts w:asciiTheme="minorHAnsi" w:eastAsia="PMingLiU" w:hAnsiTheme="minorHAnsi" w:cstheme="minorHAnsi"/>
          <w:i/>
          <w:iCs/>
        </w:rPr>
        <w:t xml:space="preserve">orianae </w:t>
      </w:r>
      <w:r w:rsidRPr="00C46589">
        <w:rPr>
          <w:rFonts w:asciiTheme="minorHAnsi" w:eastAsia="PMingLiU" w:hAnsiTheme="minorHAnsi" w:cstheme="minorHAnsi"/>
          <w:i/>
          <w:iCs/>
        </w:rPr>
        <w:t>oceanesis</w:t>
      </w:r>
      <w:r w:rsidRPr="00C46589">
        <w:rPr>
          <w:rFonts w:asciiTheme="minorHAnsi" w:eastAsia="PMingLiU" w:hAnsiTheme="minorHAnsi" w:cstheme="minorHAnsi"/>
        </w:rPr>
        <w:t xml:space="preserve"> will cluster</w:t>
      </w:r>
      <w:r w:rsidRPr="00D253EF">
        <w:rPr>
          <w:rFonts w:asciiTheme="minorHAnsi" w:eastAsia="PMingLiU" w:hAnsiTheme="minorHAnsi" w:cstheme="minorHAnsi"/>
        </w:rPr>
        <w:t xml:space="preserve"> together with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(Dwyer 1968). However, differentiating between the species would require handling, which was not part of this study. The results of exit counts and walkthrough surveys generally agreed, with estimates of minimum population sizes for the </w:t>
      </w:r>
      <w:r w:rsidRPr="00D253EF">
        <w:rPr>
          <w:rFonts w:asciiTheme="minorHAnsi" w:eastAsia="PMingLiU" w:hAnsiTheme="minorHAnsi" w:cstheme="minorHAnsi"/>
          <w:i/>
          <w:iCs/>
        </w:rPr>
        <w:t>M. australia, M.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being 73, 131 and 6 in summer and 15, 77, 18 in winter, respectively.</w:t>
      </w:r>
    </w:p>
    <w:p w14:paraId="4C4596F9" w14:textId="7FDD1507" w:rsidR="00735166" w:rsidRPr="00D253EF" w:rsidRDefault="00735166" w:rsidP="00E351BD">
      <w:pPr>
        <w:keepNext/>
        <w:keepLines/>
        <w:spacing w:before="360" w:after="240" w:line="360" w:lineRule="auto"/>
        <w:jc w:val="both"/>
        <w:outlineLvl w:val="1"/>
        <w:rPr>
          <w:rFonts w:asciiTheme="minorHAnsi" w:eastAsia="PMingLiU" w:hAnsiTheme="minorHAnsi" w:cstheme="minorHAnsi"/>
          <w:b/>
          <w:lang w:val="en-US"/>
        </w:rPr>
      </w:pPr>
      <w:r w:rsidRPr="00D253EF">
        <w:rPr>
          <w:rFonts w:asciiTheme="minorHAnsi" w:eastAsia="PMingLiU" w:hAnsiTheme="minorHAnsi" w:cstheme="minorHAnsi"/>
          <w:b/>
          <w:sz w:val="28"/>
          <w:szCs w:val="28"/>
          <w:lang w:val="en-US"/>
        </w:rPr>
        <w:t>Exit counts versus acoustic monitoring</w:t>
      </w:r>
    </w:p>
    <w:p w14:paraId="24BDBCFA" w14:textId="6BBBB162"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lang w:val="en-US"/>
        </w:rPr>
        <w:t>Exit count</w:t>
      </w:r>
      <w:r w:rsidR="007A0EBE">
        <w:rPr>
          <w:rFonts w:asciiTheme="minorHAnsi" w:eastAsia="PMingLiU" w:hAnsiTheme="minorHAnsi" w:cstheme="minorHAnsi"/>
          <w:lang w:val="en-US"/>
        </w:rPr>
        <w:t>s</w:t>
      </w:r>
      <w:r w:rsidRPr="00D253EF">
        <w:rPr>
          <w:rFonts w:asciiTheme="minorHAnsi" w:eastAsia="PMingLiU" w:hAnsiTheme="minorHAnsi" w:cstheme="minorHAnsi"/>
          <w:lang w:val="en-US"/>
        </w:rPr>
        <w:t xml:space="preserve"> and acoustic monitoring were conducted to understand bat emergence patterns and to estimate size of the bat population occupying the Yugar tunnel in summer and winter.</w:t>
      </w:r>
      <w:r w:rsidRPr="00D253EF">
        <w:rPr>
          <w:rFonts w:asciiTheme="minorHAnsi" w:eastAsia="PMingLiU" w:hAnsiTheme="minorHAnsi" w:cstheme="minorHAnsi"/>
        </w:rPr>
        <w:t xml:space="preserve"> </w:t>
      </w:r>
      <w:r w:rsidRPr="00D253EF">
        <w:rPr>
          <w:rFonts w:asciiTheme="minorHAnsi" w:eastAsia="PMingLiU" w:hAnsiTheme="minorHAnsi" w:cstheme="minorHAnsi"/>
          <w:lang w:val="en-US"/>
        </w:rPr>
        <w:t>Exit count results indicated that</w:t>
      </w:r>
      <w:r w:rsidRPr="00D253EF">
        <w:rPr>
          <w:rFonts w:asciiTheme="minorHAnsi" w:eastAsia="PMingLiU" w:hAnsiTheme="minorHAnsi" w:cstheme="minorHAnsi"/>
          <w:sz w:val="16"/>
          <w:szCs w:val="16"/>
        </w:rPr>
        <w:t xml:space="preserve"> </w:t>
      </w:r>
      <w:r w:rsidRPr="00D253EF">
        <w:rPr>
          <w:rFonts w:asciiTheme="minorHAnsi" w:eastAsia="PMingLiU" w:hAnsiTheme="minorHAnsi" w:cstheme="minorHAnsi"/>
        </w:rPr>
        <w:t>b</w:t>
      </w:r>
      <w:r w:rsidRPr="00D253EF">
        <w:rPr>
          <w:rFonts w:asciiTheme="minorHAnsi" w:eastAsia="PMingLiU" w:hAnsiTheme="minorHAnsi" w:cstheme="minorHAnsi"/>
          <w:lang w:val="en-US"/>
        </w:rPr>
        <w:t xml:space="preserve">ats first emerged from the tunnel 15 minutes after sunset and continued until </w:t>
      </w:r>
      <w:r w:rsidR="00D50E43">
        <w:rPr>
          <w:rFonts w:asciiTheme="minorHAnsi" w:eastAsia="PMingLiU" w:hAnsiTheme="minorHAnsi" w:cstheme="minorHAnsi"/>
          <w:lang w:val="en-US"/>
        </w:rPr>
        <w:t xml:space="preserve">at least </w:t>
      </w:r>
      <w:r w:rsidRPr="00D253EF">
        <w:rPr>
          <w:rFonts w:asciiTheme="minorHAnsi" w:eastAsia="PMingLiU" w:hAnsiTheme="minorHAnsi" w:cstheme="minorHAnsi"/>
          <w:lang w:val="en-US"/>
        </w:rPr>
        <w:t>60 minutes after sunset when</w:t>
      </w:r>
      <w:r w:rsidRPr="00D253EF">
        <w:rPr>
          <w:rFonts w:asciiTheme="minorHAnsi" w:eastAsia="PMingLiU" w:hAnsiTheme="minorHAnsi" w:cstheme="minorHAnsi"/>
        </w:rPr>
        <w:t xml:space="preserve"> </w:t>
      </w:r>
      <w:r w:rsidRPr="00D253EF">
        <w:rPr>
          <w:rFonts w:asciiTheme="minorHAnsi" w:eastAsia="PMingLiU" w:hAnsiTheme="minorHAnsi" w:cstheme="minorHAnsi"/>
          <w:lang w:val="en-US"/>
        </w:rPr>
        <w:t xml:space="preserve">low light prevented further counts in both seasons. In summer, daily </w:t>
      </w:r>
      <w:r w:rsidRPr="00D253EF">
        <w:rPr>
          <w:rFonts w:asciiTheme="minorHAnsi" w:eastAsia="PMingLiU" w:hAnsiTheme="minorHAnsi" w:cstheme="minorHAnsi"/>
          <w:lang w:val="en-US"/>
        </w:rPr>
        <w:lastRenderedPageBreak/>
        <w:t>peak emergence happened 30 minutes after sunset</w:t>
      </w:r>
      <w:r w:rsidR="00DC4BF3">
        <w:rPr>
          <w:rFonts w:asciiTheme="minorHAnsi" w:eastAsia="PMingLiU" w:hAnsiTheme="minorHAnsi" w:cstheme="minorHAnsi"/>
          <w:lang w:val="en-US"/>
        </w:rPr>
        <w:t>,</w:t>
      </w:r>
      <w:r w:rsidRPr="00D253EF">
        <w:rPr>
          <w:rFonts w:asciiTheme="minorHAnsi" w:eastAsia="PMingLiU" w:hAnsiTheme="minorHAnsi" w:cstheme="minorHAnsi"/>
          <w:lang w:val="en-US"/>
        </w:rPr>
        <w:t xml:space="preserve"> </w:t>
      </w:r>
      <w:r w:rsidR="00DC4BF3">
        <w:rPr>
          <w:rFonts w:asciiTheme="minorHAnsi" w:eastAsia="PMingLiU" w:hAnsiTheme="minorHAnsi" w:cstheme="minorHAnsi"/>
          <w:lang w:val="en-US"/>
        </w:rPr>
        <w:t xml:space="preserve">after </w:t>
      </w:r>
      <w:r w:rsidRPr="00D253EF">
        <w:rPr>
          <w:rFonts w:asciiTheme="minorHAnsi" w:eastAsia="PMingLiU" w:hAnsiTheme="minorHAnsi" w:cstheme="minorHAnsi"/>
          <w:lang w:val="en-US"/>
        </w:rPr>
        <w:t>which the number of bats emerging reduced greatly. In winter, bats emerged over a longer period of time but in smaller numbers, with peak emergence occurring from 30 minutes after sunset until 45 minutes after sunset, after which numbers reduced greatly. For acoustic surveys, the sampling began at 30 minutes prior to official sunset until 30 minutes after official sunrise in both seasons. Acoustic results indicated similar emergence patterns for tunnel roosting bats during the first 90 minutes in winter, but not in summer. In summer, initial bat activity occurred 15 minutes before sunset and first reached a small activity peak during sunset, followed by a second larger activity peak 30 minutes after sunset. Bat activity greatly reduced from 45 minutes after sunse</w:t>
      </w:r>
      <w:r w:rsidRPr="00267C18">
        <w:rPr>
          <w:rFonts w:asciiTheme="minorHAnsi" w:eastAsia="PMingLiU" w:hAnsiTheme="minorHAnsi" w:cstheme="minorHAnsi"/>
          <w:lang w:val="en-US"/>
        </w:rPr>
        <w:t>t. It is important to understand the benefits and limitations of each of these methods for estimating emergence patterns and bat population estimates</w:t>
      </w:r>
      <w:commentRangeStart w:id="120"/>
      <w:commentRangeStart w:id="121"/>
      <w:r w:rsidRPr="00267C18">
        <w:rPr>
          <w:rFonts w:asciiTheme="minorHAnsi" w:eastAsia="PMingLiU" w:hAnsiTheme="minorHAnsi" w:cstheme="minorHAnsi"/>
          <w:lang w:val="en-US"/>
        </w:rPr>
        <w:t xml:space="preserve">. </w:t>
      </w:r>
      <w:commentRangeEnd w:id="120"/>
      <w:r w:rsidRPr="00267C18">
        <w:rPr>
          <w:rFonts w:asciiTheme="minorHAnsi" w:eastAsia="PMingLiU" w:hAnsiTheme="minorHAnsi" w:cstheme="minorHAnsi"/>
          <w:sz w:val="16"/>
          <w:szCs w:val="16"/>
        </w:rPr>
        <w:commentReference w:id="120"/>
      </w:r>
      <w:commentRangeEnd w:id="121"/>
      <w:r w:rsidRPr="00267C18">
        <w:rPr>
          <w:rFonts w:asciiTheme="minorHAnsi" w:eastAsia="PMingLiU" w:hAnsiTheme="minorHAnsi" w:cstheme="minorHAnsi"/>
          <w:sz w:val="16"/>
          <w:szCs w:val="16"/>
        </w:rPr>
        <w:commentReference w:id="121"/>
      </w:r>
    </w:p>
    <w:p w14:paraId="1E079997" w14:textId="1280BBFA" w:rsidR="00735166" w:rsidRPr="00D253EF" w:rsidRDefault="00735166" w:rsidP="00E351BD">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 xml:space="preserve">Exit count surveys have been used widely to monitor bat population sizes and emergence times at roosting sites. Exit counts also allow for emergence behaviours of bats, such as </w:t>
      </w:r>
      <w:r w:rsidRPr="00591782">
        <w:rPr>
          <w:rFonts w:asciiTheme="minorHAnsi" w:eastAsia="PMingLiU" w:hAnsiTheme="minorHAnsi" w:cstheme="minorHAnsi"/>
          <w:lang w:val="en-US"/>
        </w:rPr>
        <w:t>light sampling</w:t>
      </w:r>
      <w:r w:rsidRPr="00D253EF">
        <w:rPr>
          <w:rFonts w:asciiTheme="minorHAnsi" w:eastAsia="PMingLiU" w:hAnsiTheme="minorHAnsi" w:cstheme="minorHAnsi"/>
          <w:lang w:val="en-US"/>
        </w:rPr>
        <w:t xml:space="preserve"> or looping prior to actual emergence, to be described (Berkova &amp; Zukal 2009; Fure 2006; O’Donnell 2002b). By directly counting the number of bats emerging from the tunnel, it is also possible to estimate the minimum number of bats occupying the roost, the time of first bat departure, and the time of peak emergence (Sedgeley &amp; O’Donnell 1999; Pettit &amp; O’Keefe 2017; Rydell et al. 1996; Geipel et al. 2019). However, exit counts cannot accurately determine the species present (for mixed-species roosts) and the total population of bats occupying the roost site. Available light levels have a strong influence on the accuracy of exit counts as bats may continue to emerge after observers are no longer able to see them without the aid of additional technology such as thermal or infra-red detectors (Downs et al. 2003; Elliott et al. 2005). Furthermore, observers cannot necessarily identify bat species during flight (Betke et al. 2008; Agosta et al. 2005; Thomas &amp; Jacobs 2013; Goodenough et al. 2015) without the aid of other equipment such as bat detectors.</w:t>
      </w:r>
    </w:p>
    <w:p w14:paraId="249BF65F" w14:textId="46973FEB"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lang w:val="en-US"/>
        </w:rPr>
        <w:t xml:space="preserve">Acoustic sampling can determine bat species presence and relative level of activity throughout the night (Skalak et al. 2012; Law et al. 2015).  However, acoustic sampling cannot determine the absolute size of the roosting population and number </w:t>
      </w:r>
      <w:r w:rsidRPr="00D253EF">
        <w:rPr>
          <w:rFonts w:asciiTheme="minorHAnsi" w:eastAsia="PMingLiU" w:hAnsiTheme="minorHAnsi" w:cstheme="minorHAnsi"/>
          <w:lang w:val="en-US"/>
        </w:rPr>
        <w:lastRenderedPageBreak/>
        <w:t>of bats emerging over time. Acoustic recorders cannot determine flight direction of bats, and it can be very difficult to differentiate calls between individual bats or species (Obrist 2020; Law et al. 2015). Because the direction of flight of bat</w:t>
      </w:r>
      <w:r w:rsidR="00E12782">
        <w:rPr>
          <w:rFonts w:asciiTheme="minorHAnsi" w:eastAsia="PMingLiU" w:hAnsiTheme="minorHAnsi" w:cstheme="minorHAnsi"/>
          <w:lang w:val="en-US"/>
        </w:rPr>
        <w:t>s</w:t>
      </w:r>
      <w:r w:rsidRPr="00D253EF">
        <w:rPr>
          <w:rFonts w:asciiTheme="minorHAnsi" w:eastAsia="PMingLiU" w:hAnsiTheme="minorHAnsi" w:cstheme="minorHAnsi"/>
          <w:lang w:val="en-US"/>
        </w:rPr>
        <w:t xml:space="preserve"> cannot be determined, those recorded may be leaving, entering, or simply flying near the tunnel. </w:t>
      </w:r>
      <w:commentRangeStart w:id="122"/>
      <w:r w:rsidRPr="00D253EF">
        <w:rPr>
          <w:rFonts w:asciiTheme="minorHAnsi" w:eastAsia="PMingLiU" w:hAnsiTheme="minorHAnsi" w:cstheme="minorHAnsi"/>
          <w:lang w:val="en-US"/>
        </w:rPr>
        <w:t xml:space="preserve">Bats flying within the tunnel (but not yet departing) may also be detected and counted. The high intensity of bat calls detected when multiple bats flew near the tunnel entrance simultaneously may also affect the </w:t>
      </w:r>
      <w:commentRangeStart w:id="123"/>
      <w:r w:rsidRPr="00D253EF">
        <w:rPr>
          <w:rFonts w:asciiTheme="minorHAnsi" w:eastAsia="PMingLiU" w:hAnsiTheme="minorHAnsi" w:cstheme="minorHAnsi"/>
          <w:lang w:val="en-US"/>
        </w:rPr>
        <w:t>accuracy of the acoustic analysis</w:t>
      </w:r>
      <w:commentRangeEnd w:id="123"/>
      <w:r w:rsidRPr="00D253EF">
        <w:rPr>
          <w:rFonts w:asciiTheme="minorHAnsi" w:eastAsia="PMingLiU" w:hAnsiTheme="minorHAnsi" w:cstheme="minorHAnsi"/>
          <w:sz w:val="16"/>
          <w:szCs w:val="16"/>
        </w:rPr>
        <w:commentReference w:id="123"/>
      </w:r>
      <w:r w:rsidRPr="00D253EF">
        <w:rPr>
          <w:rFonts w:asciiTheme="minorHAnsi" w:eastAsia="PMingLiU" w:hAnsiTheme="minorHAnsi" w:cstheme="minorHAnsi"/>
          <w:lang w:val="en-US"/>
        </w:rPr>
        <w:t xml:space="preserve">. </w:t>
      </w:r>
      <w:commentRangeEnd w:id="122"/>
      <w:r w:rsidRPr="00D253EF">
        <w:rPr>
          <w:rFonts w:asciiTheme="minorHAnsi" w:eastAsia="PMingLiU" w:hAnsiTheme="minorHAnsi" w:cstheme="minorHAnsi"/>
          <w:sz w:val="16"/>
          <w:szCs w:val="16"/>
        </w:rPr>
        <w:commentReference w:id="122"/>
      </w:r>
    </w:p>
    <w:p w14:paraId="6CF6717E" w14:textId="0C203B14" w:rsidR="00AF7284" w:rsidRPr="00D253EF" w:rsidRDefault="00735166" w:rsidP="00AF7284">
      <w:pPr>
        <w:spacing w:after="240" w:line="360" w:lineRule="auto"/>
        <w:ind w:firstLine="567"/>
        <w:jc w:val="both"/>
        <w:rPr>
          <w:rFonts w:asciiTheme="minorHAnsi" w:eastAsia="PMingLiU" w:hAnsiTheme="minorHAnsi" w:cstheme="minorHAnsi"/>
          <w:sz w:val="28"/>
          <w:szCs w:val="28"/>
          <w:lang w:val="en-US"/>
        </w:rPr>
      </w:pPr>
      <w:r w:rsidRPr="00D253EF">
        <w:rPr>
          <w:rFonts w:asciiTheme="minorHAnsi" w:eastAsia="PMingLiU" w:hAnsiTheme="minorHAnsi" w:cstheme="minorHAnsi"/>
          <w:lang w:val="en-US"/>
        </w:rPr>
        <w:t xml:space="preserve">Despite the shortcomings of each technique, when combined they provide a useful insight into bat activity around the Yugar tunnel. The exit counts and level of acoustic activity showed similar patterns within the first hour after official sunset. This indicated that acoustic activity peaks were likely caused by the emergence and return of bats. With the acoustic result, the emergence and return peaks of each tunnel-roosting species could also be estimated. </w:t>
      </w:r>
    </w:p>
    <w:p w14:paraId="6670B58A" w14:textId="57B8F0B0" w:rsidR="00735166" w:rsidRPr="00D253EF" w:rsidRDefault="00735166" w:rsidP="00AF7284">
      <w:pPr>
        <w:spacing w:after="240" w:line="360" w:lineRule="auto"/>
        <w:jc w:val="both"/>
        <w:rPr>
          <w:rFonts w:asciiTheme="minorHAnsi" w:eastAsia="PMingLiU" w:hAnsiTheme="minorHAnsi" w:cstheme="minorHAnsi"/>
          <w:b/>
          <w:lang w:val="en-US"/>
        </w:rPr>
      </w:pPr>
      <w:r w:rsidRPr="00D253EF">
        <w:rPr>
          <w:rFonts w:asciiTheme="minorHAnsi" w:eastAsia="PMingLiU" w:hAnsiTheme="minorHAnsi" w:cstheme="minorHAnsi"/>
          <w:b/>
          <w:sz w:val="28"/>
          <w:szCs w:val="28"/>
          <w:lang w:val="en-US"/>
        </w:rPr>
        <w:t>Emergence time and sunset</w:t>
      </w:r>
      <w:bookmarkEnd w:id="118"/>
    </w:p>
    <w:p w14:paraId="312025E0" w14:textId="139E72B8" w:rsidR="005A6BB5"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 results of this study have shown that there were significant differences in peak emergence time among the three species, and the differences were dependent on season. Bats overall emerged earlier in winter than in summer relative to official sunset. In summer, </w:t>
      </w:r>
      <w:r w:rsidRPr="00D253EF">
        <w:rPr>
          <w:rFonts w:asciiTheme="minorHAnsi" w:eastAsia="PMingLiU" w:hAnsiTheme="minorHAnsi" w:cstheme="minorHAnsi"/>
          <w:i/>
          <w:iCs/>
        </w:rPr>
        <w:t>M. australis</w:t>
      </w:r>
      <w:r w:rsidRPr="00D253EF">
        <w:rPr>
          <w:rFonts w:asciiTheme="minorHAnsi" w:eastAsia="PMingLiU" w:hAnsiTheme="minorHAnsi" w:cstheme="minorHAnsi"/>
          <w:i/>
        </w:rPr>
        <w:t xml:space="preserve"> </w:t>
      </w:r>
      <w:r w:rsidRPr="00D253EF">
        <w:rPr>
          <w:rFonts w:asciiTheme="minorHAnsi" w:eastAsia="PMingLiU" w:hAnsiTheme="minorHAnsi" w:cstheme="minorHAnsi"/>
          <w:iCs/>
        </w:rPr>
        <w:t>had the first peak in emergence</w:t>
      </w:r>
      <w:r w:rsidRPr="00D253EF">
        <w:rPr>
          <w:rFonts w:asciiTheme="minorHAnsi" w:eastAsia="PMingLiU" w:hAnsiTheme="minorHAnsi" w:cstheme="minorHAnsi"/>
        </w:rPr>
        <w:t xml:space="preserve">, followed by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and then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This pattern changed in winter, with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first,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second and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last. </w:t>
      </w:r>
    </w:p>
    <w:p w14:paraId="0942380F" w14:textId="5124B1AF" w:rsidR="005A6BB5" w:rsidRPr="00D253EF" w:rsidRDefault="00735166" w:rsidP="00E351BD">
      <w:pPr>
        <w:spacing w:after="240" w:line="360" w:lineRule="auto"/>
        <w:ind w:firstLine="567"/>
        <w:jc w:val="both"/>
        <w:rPr>
          <w:rFonts w:asciiTheme="minorHAnsi" w:eastAsia="PMingLiU" w:hAnsiTheme="minorHAnsi" w:cstheme="minorHAnsi"/>
        </w:rPr>
      </w:pPr>
      <w:commentRangeStart w:id="124"/>
      <w:r w:rsidRPr="00C86E3F">
        <w:rPr>
          <w:rFonts w:asciiTheme="minorHAnsi" w:eastAsia="PMingLiU" w:hAnsiTheme="minorHAnsi" w:cstheme="minorHAnsi"/>
        </w:rPr>
        <w:t xml:space="preserve">Bat emergence can be affected by numerous biological and physical environmental factors. </w:t>
      </w:r>
      <w:r w:rsidR="00E12782">
        <w:rPr>
          <w:rFonts w:asciiTheme="minorHAnsi" w:eastAsia="PMingLiU" w:hAnsiTheme="minorHAnsi" w:cstheme="minorHAnsi"/>
        </w:rPr>
        <w:t>This includes f</w:t>
      </w:r>
      <w:r w:rsidRPr="00C86E3F">
        <w:rPr>
          <w:rFonts w:asciiTheme="minorHAnsi" w:eastAsia="PMingLiU" w:hAnsiTheme="minorHAnsi" w:cstheme="minorHAnsi"/>
        </w:rPr>
        <w:t>actors such as predation risk, light intensity, resource competition, weather conditions, and species foraging niche (Dwyer 1964; Russo et al. 2007; Thomas &amp; Jacobs 2013; Jones &amp; Rydell 1994). The seasonal change in the environmental factors such as ambient temperature, wind,</w:t>
      </w:r>
      <w:r w:rsidRPr="00D253EF">
        <w:rPr>
          <w:rFonts w:asciiTheme="minorHAnsi" w:eastAsia="PMingLiU" w:hAnsiTheme="minorHAnsi" w:cstheme="minorHAnsi"/>
        </w:rPr>
        <w:t xml:space="preserve"> precipitation, ambient light levels and insect abundance may also influence emergence behaviour </w:t>
      </w:r>
      <w:commentRangeEnd w:id="124"/>
      <w:r w:rsidRPr="00D253EF">
        <w:rPr>
          <w:rFonts w:asciiTheme="minorHAnsi" w:eastAsia="PMingLiU" w:hAnsiTheme="minorHAnsi" w:cstheme="minorHAnsi"/>
          <w:sz w:val="16"/>
          <w:szCs w:val="16"/>
        </w:rPr>
        <w:commentReference w:id="124"/>
      </w:r>
      <w:r w:rsidRPr="00D253EF">
        <w:rPr>
          <w:rFonts w:asciiTheme="minorHAnsi" w:eastAsia="PMingLiU" w:hAnsiTheme="minorHAnsi" w:cstheme="minorHAnsi"/>
        </w:rPr>
        <w:t xml:space="preserve">(Milne et al. 2005; Kalcounis &amp; Brigham 1994). The emergence and return of the three tunnel roosting species in this study are not well documented, necessitating the use </w:t>
      </w:r>
      <w:r w:rsidRPr="00D253EF">
        <w:rPr>
          <w:rFonts w:asciiTheme="minorHAnsi" w:eastAsia="PMingLiU" w:hAnsiTheme="minorHAnsi" w:cstheme="minorHAnsi"/>
        </w:rPr>
        <w:lastRenderedPageBreak/>
        <w:t>of comparison of results from studies on species in the same family or genus which are considered ecologically similar.</w:t>
      </w:r>
    </w:p>
    <w:p w14:paraId="09E57C6D" w14:textId="06AE7425"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Emergence time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is likely to be driven by foraging needs and </w:t>
      </w:r>
      <w:commentRangeStart w:id="125"/>
      <w:commentRangeStart w:id="126"/>
      <w:r w:rsidRPr="00D253EF">
        <w:rPr>
          <w:rFonts w:asciiTheme="minorHAnsi" w:eastAsia="PMingLiU" w:hAnsiTheme="minorHAnsi" w:cstheme="minorHAnsi"/>
        </w:rPr>
        <w:t>predation risk</w:t>
      </w:r>
      <w:commentRangeEnd w:id="125"/>
      <w:r w:rsidRPr="00D253EF">
        <w:rPr>
          <w:rFonts w:asciiTheme="minorHAnsi" w:eastAsia="PMingLiU" w:hAnsiTheme="minorHAnsi" w:cstheme="minorHAnsi"/>
          <w:sz w:val="16"/>
          <w:szCs w:val="16"/>
        </w:rPr>
        <w:commentReference w:id="125"/>
      </w:r>
      <w:commentRangeEnd w:id="126"/>
      <w:r w:rsidRPr="00D253EF">
        <w:rPr>
          <w:rFonts w:asciiTheme="minorHAnsi" w:eastAsia="PMingLiU" w:hAnsiTheme="minorHAnsi" w:cstheme="minorHAnsi"/>
          <w:sz w:val="16"/>
          <w:szCs w:val="16"/>
        </w:rPr>
        <w:commentReference w:id="126"/>
      </w:r>
      <w:r w:rsidRPr="00D253EF">
        <w:rPr>
          <w:rFonts w:asciiTheme="minorHAnsi" w:eastAsia="PMingLiU" w:hAnsiTheme="minorHAnsi" w:cstheme="minorHAnsi"/>
        </w:rPr>
        <w:t xml:space="preserve">. In this study,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reached peak </w:t>
      </w:r>
      <w:commentRangeStart w:id="127"/>
      <w:r w:rsidRPr="00D253EF">
        <w:rPr>
          <w:rFonts w:asciiTheme="minorHAnsi" w:eastAsia="PMingLiU" w:hAnsiTheme="minorHAnsi" w:cstheme="minorHAnsi"/>
        </w:rPr>
        <w:t>emergence earlier in winter than summer</w:t>
      </w:r>
      <w:commentRangeEnd w:id="127"/>
      <w:r w:rsidRPr="00D253EF">
        <w:rPr>
          <w:rFonts w:asciiTheme="minorHAnsi" w:eastAsia="PMingLiU" w:hAnsiTheme="minorHAnsi" w:cstheme="minorHAnsi"/>
        </w:rPr>
        <w:t xml:space="preserve"> relative to official sunset</w:t>
      </w:r>
      <w:r w:rsidRPr="00D253EF">
        <w:rPr>
          <w:rFonts w:asciiTheme="minorHAnsi" w:eastAsia="PMingLiU" w:hAnsiTheme="minorHAnsi" w:cstheme="minorHAnsi"/>
          <w:sz w:val="16"/>
          <w:szCs w:val="16"/>
        </w:rPr>
        <w:commentReference w:id="127"/>
      </w:r>
      <w:r w:rsidRPr="00D253EF">
        <w:rPr>
          <w:rFonts w:asciiTheme="minorHAnsi" w:eastAsia="PMingLiU" w:hAnsiTheme="minorHAnsi" w:cstheme="minorHAnsi"/>
        </w:rPr>
        <w:t xml:space="preserve">, and pre-emergence behaviour was detected in summer when the bats became active within the tunnel before sunset but only emerged after sunset. Dwyer (1964) studied the behaviour </w:t>
      </w:r>
      <w:r w:rsidRPr="000C4D1A">
        <w:rPr>
          <w:rFonts w:asciiTheme="minorHAnsi" w:eastAsia="PMingLiU" w:hAnsiTheme="minorHAnsi" w:cstheme="minorHAnsi"/>
        </w:rPr>
        <w:t xml:space="preserve">of </w:t>
      </w:r>
      <w:r w:rsidRPr="000C4D1A">
        <w:rPr>
          <w:rFonts w:asciiTheme="minorHAnsi" w:eastAsia="PMingLiU" w:hAnsiTheme="minorHAnsi" w:cstheme="minorHAnsi"/>
          <w:i/>
          <w:iCs/>
        </w:rPr>
        <w:t xml:space="preserve">Miniopterus </w:t>
      </w:r>
      <w:r w:rsidR="002D2C79" w:rsidRPr="000C4D1A">
        <w:rPr>
          <w:rFonts w:asciiTheme="minorHAnsi" w:eastAsia="PMingLiU" w:hAnsiTheme="minorHAnsi" w:cstheme="minorHAnsi"/>
          <w:i/>
          <w:iCs/>
        </w:rPr>
        <w:t xml:space="preserve">orianae </w:t>
      </w:r>
      <w:r w:rsidRPr="000C4D1A">
        <w:rPr>
          <w:rFonts w:asciiTheme="minorHAnsi" w:eastAsia="PMingLiU" w:hAnsiTheme="minorHAnsi" w:cstheme="minorHAnsi"/>
          <w:i/>
          <w:iCs/>
        </w:rPr>
        <w:t>blepotis</w:t>
      </w:r>
      <w:r w:rsidRPr="00D253EF">
        <w:rPr>
          <w:rFonts w:asciiTheme="minorHAnsi" w:eastAsia="PMingLiU" w:hAnsiTheme="minorHAnsi" w:cstheme="minorHAnsi"/>
        </w:rPr>
        <w:t xml:space="preserve"> and reported that bats became active 30 minutes before emergence and never emerged earlier than 19 minutes before sunset, nor later than 22.5 minutes after sunset throughout the year. Studies on other </w:t>
      </w:r>
      <w:r w:rsidRPr="00D253EF">
        <w:rPr>
          <w:rFonts w:asciiTheme="minorHAnsi" w:eastAsia="PMingLiU" w:hAnsiTheme="minorHAnsi" w:cstheme="minorHAnsi"/>
          <w:i/>
          <w:iCs/>
        </w:rPr>
        <w:t>Miniopterus</w:t>
      </w:r>
      <w:r w:rsidRPr="00D253EF">
        <w:rPr>
          <w:rFonts w:asciiTheme="minorHAnsi" w:eastAsia="PMingLiU" w:hAnsiTheme="minorHAnsi" w:cstheme="minorHAnsi"/>
        </w:rPr>
        <w:t xml:space="preserve"> species such as </w:t>
      </w:r>
      <w:r w:rsidRPr="000C4D1A">
        <w:rPr>
          <w:rFonts w:asciiTheme="minorHAnsi" w:eastAsia="PMingLiU" w:hAnsiTheme="minorHAnsi" w:cstheme="minorHAnsi"/>
          <w:i/>
          <w:iCs/>
        </w:rPr>
        <w:t>M. schreibersii</w:t>
      </w:r>
      <w:r w:rsidRPr="00D253EF">
        <w:rPr>
          <w:rFonts w:asciiTheme="minorHAnsi" w:eastAsia="PMingLiU" w:hAnsiTheme="minorHAnsi" w:cstheme="minorHAnsi"/>
        </w:rPr>
        <w:t xml:space="preserve"> (Alves et al. 2017; Vincent et al. 2011; Garcia-Ruiz et al. 2017) and </w:t>
      </w:r>
      <w:r w:rsidRPr="00D253EF">
        <w:rPr>
          <w:rFonts w:asciiTheme="minorHAnsi" w:eastAsia="PMingLiU" w:hAnsiTheme="minorHAnsi" w:cstheme="minorHAnsi"/>
          <w:i/>
          <w:iCs/>
        </w:rPr>
        <w:t>M. natalensis</w:t>
      </w:r>
      <w:r w:rsidRPr="00D253EF">
        <w:rPr>
          <w:rFonts w:asciiTheme="minorHAnsi" w:eastAsia="PMingLiU" w:hAnsiTheme="minorHAnsi" w:cstheme="minorHAnsi"/>
        </w:rPr>
        <w:t xml:space="preserve"> (Pretorius et a</w:t>
      </w:r>
      <w:r w:rsidR="000A1F22">
        <w:rPr>
          <w:rFonts w:asciiTheme="minorHAnsi" w:eastAsia="PMingLiU" w:hAnsiTheme="minorHAnsi" w:cstheme="minorHAnsi"/>
        </w:rPr>
        <w:t>l.</w:t>
      </w:r>
      <w:r w:rsidRPr="00D253EF">
        <w:rPr>
          <w:rFonts w:asciiTheme="minorHAnsi" w:eastAsia="PMingLiU" w:hAnsiTheme="minorHAnsi" w:cstheme="minorHAnsi"/>
        </w:rPr>
        <w:t xml:space="preserve"> 2020) reported similar emergence time between 20 – 50 minutes after sunset in summer and winter. Thus, the peak emergence time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generally agree with majority of studies on similar </w:t>
      </w:r>
      <w:r w:rsidRPr="00D253EF">
        <w:rPr>
          <w:rFonts w:asciiTheme="minorHAnsi" w:eastAsia="PMingLiU" w:hAnsiTheme="minorHAnsi" w:cstheme="minorHAnsi"/>
          <w:i/>
          <w:iCs/>
        </w:rPr>
        <w:t>Miniopterus</w:t>
      </w:r>
      <w:r w:rsidRPr="00D253EF">
        <w:rPr>
          <w:rFonts w:asciiTheme="minorHAnsi" w:eastAsia="PMingLiU" w:hAnsiTheme="minorHAnsi" w:cstheme="minorHAnsi"/>
        </w:rPr>
        <w:t xml:space="preserve"> species. </w:t>
      </w:r>
    </w:p>
    <w:p w14:paraId="5768503D" w14:textId="118411D0" w:rsidR="0099082E"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Little is known about the difference in emergence time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and </w:t>
      </w:r>
      <w:r w:rsidRPr="000C4D1A">
        <w:rPr>
          <w:rFonts w:asciiTheme="minorHAnsi" w:eastAsia="PMingLiU" w:hAnsiTheme="minorHAnsi" w:cstheme="minorHAnsi"/>
          <w:i/>
          <w:iCs/>
        </w:rPr>
        <w:t xml:space="preserve">M. </w:t>
      </w:r>
      <w:r w:rsidR="002D2C79" w:rsidRPr="000C4D1A">
        <w:rPr>
          <w:rFonts w:asciiTheme="minorHAnsi" w:eastAsia="PMingLiU" w:hAnsiTheme="minorHAnsi" w:cstheme="minorHAnsi"/>
          <w:i/>
          <w:iCs/>
        </w:rPr>
        <w:t>orianae</w:t>
      </w:r>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between summer and winter. Keith’s (2020) study on </w:t>
      </w:r>
      <w:r w:rsidRPr="00D253EF">
        <w:rPr>
          <w:rFonts w:asciiTheme="minorHAnsi" w:eastAsia="PMingLiU" w:hAnsiTheme="minorHAnsi" w:cstheme="minorHAnsi"/>
          <w:i/>
          <w:iCs/>
        </w:rPr>
        <w:t xml:space="preserve">M. natalensis </w:t>
      </w:r>
      <w:r w:rsidRPr="00D253EF">
        <w:rPr>
          <w:rFonts w:asciiTheme="minorHAnsi" w:eastAsia="PMingLiU" w:hAnsiTheme="minorHAnsi" w:cstheme="minorHAnsi"/>
        </w:rPr>
        <w:t xml:space="preserve">in South Africa reported evening emergence occurred earlier in summer than in other seasons. By emerging earlier in summer, </w:t>
      </w:r>
      <w:commentRangeStart w:id="128"/>
      <w:r w:rsidRPr="00D253EF">
        <w:rPr>
          <w:rFonts w:asciiTheme="minorHAnsi" w:eastAsia="PMingLiU" w:hAnsiTheme="minorHAnsi" w:cstheme="minorHAnsi"/>
          <w:i/>
          <w:iCs/>
        </w:rPr>
        <w:t>M. natalensis</w:t>
      </w:r>
      <w:r w:rsidRPr="00D253EF">
        <w:rPr>
          <w:rFonts w:asciiTheme="minorHAnsi" w:eastAsia="PMingLiU" w:hAnsiTheme="minorHAnsi" w:cstheme="minorHAnsi"/>
        </w:rPr>
        <w:t xml:space="preserve"> optimised foraging time and so maximized food intake when resources were most abundant </w:t>
      </w:r>
      <w:commentRangeEnd w:id="128"/>
      <w:r w:rsidRPr="00D253EF">
        <w:rPr>
          <w:rFonts w:asciiTheme="minorHAnsi" w:eastAsia="PMingLiU" w:hAnsiTheme="minorHAnsi" w:cstheme="minorHAnsi"/>
          <w:sz w:val="16"/>
          <w:szCs w:val="16"/>
        </w:rPr>
        <w:commentReference w:id="128"/>
      </w:r>
      <w:r w:rsidRPr="00D253EF">
        <w:rPr>
          <w:rFonts w:asciiTheme="minorHAnsi" w:eastAsia="PMingLiU" w:hAnsiTheme="minorHAnsi" w:cstheme="minorHAnsi"/>
        </w:rPr>
        <w:t xml:space="preserve">(Keith 2020; Pretorius et al. 2019). Emergence time is a trade-off between foraging needs and predation pressure. Intensity of sunset illumination is closely associated with predation risk which influences bat emergence behaviour (Russo et al. 2007; Rowse et al. 2016). A delay in emergence time to lower predation risk is widely </w:t>
      </w:r>
      <w:r w:rsidR="00025B1D">
        <w:rPr>
          <w:rFonts w:asciiTheme="minorHAnsi" w:eastAsia="PMingLiU" w:hAnsiTheme="minorHAnsi" w:cstheme="minorHAnsi"/>
        </w:rPr>
        <w:t>observed for</w:t>
      </w:r>
      <w:r w:rsidRPr="00D253EF">
        <w:rPr>
          <w:rFonts w:asciiTheme="minorHAnsi" w:eastAsia="PMingLiU" w:hAnsiTheme="minorHAnsi" w:cstheme="minorHAnsi"/>
        </w:rPr>
        <w:t xml:space="preserve"> many bat species (</w:t>
      </w:r>
      <w:r w:rsidRPr="00D253EF">
        <w:rPr>
          <w:rFonts w:asciiTheme="minorHAnsi" w:eastAsia="PMingLiU" w:hAnsiTheme="minorHAnsi" w:cstheme="minorHAnsi"/>
          <w:color w:val="000000"/>
        </w:rPr>
        <w:t xml:space="preserve">Reichard et al 2009; Jones &amp; Rydell 1994; </w:t>
      </w:r>
      <w:r w:rsidRPr="00D253EF">
        <w:rPr>
          <w:rFonts w:asciiTheme="minorHAnsi" w:eastAsia="PMingLiU" w:hAnsiTheme="minorHAnsi" w:cstheme="minorHAnsi"/>
        </w:rPr>
        <w:t xml:space="preserve">Thomas &amp; Jacobs 2013). Bats’ flight inside the roost close to the entrance allows them to evaluate the light levels outside during the pre-emergence phase (Twente 1955) to ensure predators are no longer a threat (Erkert 1982). </w:t>
      </w:r>
      <w:commentRangeStart w:id="129"/>
      <w:r w:rsidRPr="00D253EF">
        <w:rPr>
          <w:rFonts w:asciiTheme="minorHAnsi" w:eastAsia="PMingLiU" w:hAnsiTheme="minorHAnsi" w:cstheme="minorHAnsi"/>
        </w:rPr>
        <w:t xml:space="preserve">This behaviour also appeared in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during summer, when acoustic activity was detected before emergences were observed</w:t>
      </w:r>
      <w:commentRangeEnd w:id="129"/>
      <w:r w:rsidRPr="00D253EF">
        <w:rPr>
          <w:rFonts w:asciiTheme="minorHAnsi" w:eastAsia="PMingLiU" w:hAnsiTheme="minorHAnsi" w:cstheme="minorHAnsi"/>
          <w:sz w:val="16"/>
          <w:szCs w:val="16"/>
        </w:rPr>
        <w:commentReference w:id="129"/>
      </w:r>
      <w:r w:rsidRPr="00D253EF">
        <w:rPr>
          <w:rFonts w:asciiTheme="minorHAnsi" w:eastAsia="PMingLiU" w:hAnsiTheme="minorHAnsi" w:cstheme="minorHAnsi"/>
        </w:rPr>
        <w:t xml:space="preserve">. However,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in this study emerged significantly earlier in winter than in summer relative to official sunset. This suggests that resource availability was higher in summer than in winter, meaning bats might not require early emergence to fulfill </w:t>
      </w:r>
      <w:r w:rsidRPr="00D253EF">
        <w:rPr>
          <w:rFonts w:asciiTheme="minorHAnsi" w:eastAsia="PMingLiU" w:hAnsiTheme="minorHAnsi" w:cstheme="minorHAnsi"/>
        </w:rPr>
        <w:lastRenderedPageBreak/>
        <w:t xml:space="preserve">daily foraging needs (Stawski &amp; Geiser 2010; Frick et al. 2012; Reichard et al. 2009). However, in winter, cold temperatures likely reduce insect abundance and activity, thus limiting bats’ foraging success (Barros et al. 2014). With potential of increased competition due to limited resource availability,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may emerge earlier to better access foraging opportunity. </w:t>
      </w:r>
    </w:p>
    <w:p w14:paraId="79A96BB3" w14:textId="10C35282"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 mating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occurs during winter from June to July, and </w:t>
      </w:r>
      <w:commentRangeStart w:id="130"/>
      <w:r w:rsidRPr="00D253EF">
        <w:rPr>
          <w:rFonts w:asciiTheme="minorHAnsi" w:eastAsia="PMingLiU" w:hAnsiTheme="minorHAnsi" w:cstheme="minorHAnsi"/>
        </w:rPr>
        <w:t xml:space="preserve">females give birth and start lactating </w:t>
      </w:r>
      <w:commentRangeEnd w:id="130"/>
      <w:r w:rsidRPr="00D253EF">
        <w:rPr>
          <w:rFonts w:asciiTheme="minorHAnsi" w:eastAsia="PMingLiU" w:hAnsiTheme="minorHAnsi" w:cstheme="minorHAnsi"/>
          <w:sz w:val="16"/>
          <w:szCs w:val="16"/>
        </w:rPr>
        <w:commentReference w:id="130"/>
      </w:r>
      <w:r w:rsidRPr="00D253EF">
        <w:rPr>
          <w:rFonts w:asciiTheme="minorHAnsi" w:eastAsia="PMingLiU" w:hAnsiTheme="minorHAnsi" w:cstheme="minorHAnsi"/>
        </w:rPr>
        <w:t xml:space="preserve"> during summer in December (Dwyer 1968). </w:t>
      </w:r>
      <w:commentRangeStart w:id="131"/>
      <w:r w:rsidRPr="00D253EF">
        <w:rPr>
          <w:rFonts w:asciiTheme="minorHAnsi" w:eastAsia="PMingLiU" w:hAnsiTheme="minorHAnsi" w:cstheme="minorHAnsi"/>
        </w:rPr>
        <w:t xml:space="preserve">This study might have coincided with the mating period in winter but probably not with the time of </w:t>
      </w:r>
      <w:r w:rsidRPr="00D253EF">
        <w:rPr>
          <w:rFonts w:asciiTheme="minorHAnsi" w:eastAsia="PMingLiU" w:hAnsiTheme="minorHAnsi" w:cstheme="minorHAnsi"/>
          <w:i/>
          <w:iCs/>
        </w:rPr>
        <w:t xml:space="preserve">M. australis </w:t>
      </w:r>
      <w:r w:rsidRPr="00D253EF">
        <w:rPr>
          <w:rFonts w:asciiTheme="minorHAnsi" w:eastAsia="PMingLiU" w:hAnsiTheme="minorHAnsi" w:cstheme="minorHAnsi"/>
        </w:rPr>
        <w:t xml:space="preserve">giving birth in summer. </w:t>
      </w:r>
      <w:commentRangeEnd w:id="131"/>
      <w:r w:rsidRPr="00D253EF">
        <w:rPr>
          <w:rFonts w:asciiTheme="minorHAnsi" w:eastAsia="PMingLiU" w:hAnsiTheme="minorHAnsi" w:cstheme="minorHAnsi"/>
          <w:sz w:val="16"/>
          <w:szCs w:val="16"/>
        </w:rPr>
        <w:commentReference w:id="131"/>
      </w:r>
      <w:r w:rsidRPr="00D253EF">
        <w:rPr>
          <w:rFonts w:asciiTheme="minorHAnsi" w:eastAsia="PMingLiU" w:hAnsiTheme="minorHAnsi" w:cstheme="minorHAnsi"/>
        </w:rPr>
        <w:t>Although the reproductive status</w:t>
      </w:r>
      <w:r w:rsidR="00DF45DE">
        <w:rPr>
          <w:rFonts w:asciiTheme="minorHAnsi" w:eastAsia="PMingLiU" w:hAnsiTheme="minorHAnsi" w:cstheme="minorHAnsi"/>
        </w:rPr>
        <w:t>,</w:t>
      </w:r>
      <w:r w:rsidRPr="00D253EF">
        <w:rPr>
          <w:rFonts w:asciiTheme="minorHAnsi" w:eastAsia="PMingLiU" w:hAnsiTheme="minorHAnsi" w:cstheme="minorHAnsi"/>
        </w:rPr>
        <w:t xml:space="preserve"> sex </w:t>
      </w:r>
      <w:r w:rsidR="00DF45DE">
        <w:rPr>
          <w:rFonts w:asciiTheme="minorHAnsi" w:eastAsia="PMingLiU" w:hAnsiTheme="minorHAnsi" w:cstheme="minorHAnsi"/>
        </w:rPr>
        <w:t xml:space="preserve">and age </w:t>
      </w:r>
      <w:r w:rsidRPr="00D253EF">
        <w:rPr>
          <w:rFonts w:asciiTheme="minorHAnsi" w:eastAsia="PMingLiU" w:hAnsiTheme="minorHAnsi" w:cstheme="minorHAnsi"/>
        </w:rPr>
        <w:t xml:space="preserve">of the bats in the Yugar tunnel is not known, the emergence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was likely not influenced by pregnancy over the sampling period.</w:t>
      </w:r>
      <w:r w:rsidR="00267C18">
        <w:rPr>
          <w:rFonts w:asciiTheme="minorHAnsi" w:eastAsia="PMingLiU" w:hAnsiTheme="minorHAnsi" w:cstheme="minorHAnsi"/>
        </w:rPr>
        <w:t xml:space="preserve"> </w:t>
      </w:r>
      <w:r w:rsidR="00267C18" w:rsidRPr="00972E4E">
        <w:rPr>
          <w:rFonts w:asciiTheme="minorHAnsi" w:eastAsia="PMingLiU" w:hAnsiTheme="minorHAnsi" w:cstheme="minorHAnsi"/>
        </w:rPr>
        <w:t xml:space="preserve">However, </w:t>
      </w:r>
      <w:r w:rsidR="00F4123E" w:rsidRPr="00972E4E">
        <w:rPr>
          <w:rFonts w:asciiTheme="minorHAnsi" w:eastAsia="PMingLiU" w:hAnsiTheme="minorHAnsi" w:cstheme="minorHAnsi"/>
        </w:rPr>
        <w:t xml:space="preserve">some activity could be </w:t>
      </w:r>
      <w:r w:rsidR="00624C98" w:rsidRPr="00972E4E">
        <w:rPr>
          <w:rFonts w:asciiTheme="minorHAnsi" w:eastAsia="PMingLiU" w:hAnsiTheme="minorHAnsi" w:cstheme="minorHAnsi"/>
        </w:rPr>
        <w:t xml:space="preserve">from </w:t>
      </w:r>
      <w:r w:rsidR="00F4123E" w:rsidRPr="00972E4E">
        <w:rPr>
          <w:rFonts w:asciiTheme="minorHAnsi" w:eastAsia="PMingLiU" w:hAnsiTheme="minorHAnsi" w:cstheme="minorHAnsi"/>
        </w:rPr>
        <w:t>juvenile bats born in summer.</w:t>
      </w:r>
      <w:r w:rsidR="00F4123E">
        <w:rPr>
          <w:rFonts w:asciiTheme="minorHAnsi" w:eastAsia="PMingLiU" w:hAnsiTheme="minorHAnsi" w:cstheme="minorHAnsi"/>
        </w:rPr>
        <w:t xml:space="preserve"> </w:t>
      </w:r>
    </w:p>
    <w:p w14:paraId="491E0C9A" w14:textId="3BF7359F" w:rsidR="00153240" w:rsidRPr="00D253EF" w:rsidRDefault="00735166" w:rsidP="004444F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lang w:val="en-US"/>
        </w:rPr>
        <w:t xml:space="preserve">Emergence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is likely driven by predation risk, reproductive status and weather condition</w:t>
      </w:r>
      <w:r w:rsidR="00AF2716">
        <w:rPr>
          <w:rFonts w:asciiTheme="minorHAnsi" w:eastAsia="PMingLiU" w:hAnsiTheme="minorHAnsi" w:cstheme="minorHAnsi"/>
          <w:lang w:val="en-US"/>
        </w:rPr>
        <w:t>s</w:t>
      </w:r>
      <w:r w:rsidRPr="00D253EF">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M</w:t>
      </w:r>
      <w:r w:rsidR="00F27E0F">
        <w:rPr>
          <w:rFonts w:asciiTheme="minorHAnsi" w:eastAsia="PMingLiU" w:hAnsiTheme="minorHAnsi" w:cstheme="minorHAnsi"/>
          <w:i/>
          <w:iCs/>
          <w:lang w:val="en-US"/>
        </w:rPr>
        <w:t>yotis</w:t>
      </w:r>
      <w:r w:rsidRPr="00D253EF">
        <w:rPr>
          <w:rFonts w:asciiTheme="minorHAnsi" w:eastAsia="PMingLiU" w:hAnsiTheme="minorHAnsi" w:cstheme="minorHAnsi"/>
          <w:i/>
          <w:iCs/>
          <w:lang w:val="en-US"/>
        </w:rPr>
        <w:t xml:space="preserve"> macropus </w:t>
      </w:r>
      <w:r w:rsidRPr="00D253EF">
        <w:rPr>
          <w:rFonts w:asciiTheme="minorHAnsi" w:eastAsia="PMingLiU" w:hAnsiTheme="minorHAnsi" w:cstheme="minorHAnsi"/>
          <w:lang w:val="en-US"/>
        </w:rPr>
        <w:t xml:space="preserve">peak emergence occurred significantly </w:t>
      </w:r>
      <w:commentRangeStart w:id="132"/>
      <w:r w:rsidRPr="00D253EF">
        <w:rPr>
          <w:rFonts w:asciiTheme="minorHAnsi" w:eastAsia="PMingLiU" w:hAnsiTheme="minorHAnsi" w:cstheme="minorHAnsi"/>
          <w:lang w:val="en-US"/>
        </w:rPr>
        <w:t>earlier in winter than in summer</w:t>
      </w:r>
      <w:commentRangeEnd w:id="132"/>
      <w:r w:rsidRPr="00D253EF">
        <w:rPr>
          <w:rFonts w:asciiTheme="minorHAnsi" w:eastAsia="PMingLiU" w:hAnsiTheme="minorHAnsi" w:cstheme="minorHAnsi"/>
          <w:sz w:val="16"/>
          <w:szCs w:val="16"/>
        </w:rPr>
        <w:commentReference w:id="132"/>
      </w:r>
      <w:r w:rsidRPr="00D253EF">
        <w:rPr>
          <w:rFonts w:asciiTheme="minorHAnsi" w:eastAsia="PMingLiU" w:hAnsiTheme="minorHAnsi" w:cstheme="minorHAnsi"/>
          <w:lang w:val="en-US"/>
        </w:rPr>
        <w:t xml:space="preserve"> relative to official sunset. Studies on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report that emergence occurred between </w:t>
      </w:r>
      <w:commentRangeStart w:id="133"/>
      <w:r w:rsidRPr="00D253EF">
        <w:rPr>
          <w:rFonts w:asciiTheme="minorHAnsi" w:eastAsia="PMingLiU" w:hAnsiTheme="minorHAnsi" w:cstheme="minorHAnsi"/>
          <w:lang w:val="en-US"/>
        </w:rPr>
        <w:t xml:space="preserve">25 to 45 </w:t>
      </w:r>
      <w:commentRangeEnd w:id="133"/>
      <w:r w:rsidR="00F6075D">
        <w:rPr>
          <w:rFonts w:asciiTheme="minorHAnsi" w:eastAsia="PMingLiU" w:hAnsiTheme="minorHAnsi" w:cstheme="minorHAnsi"/>
          <w:lang w:val="en-US"/>
        </w:rPr>
        <w:t>minutes</w:t>
      </w:r>
      <w:r w:rsidRPr="00D253EF">
        <w:rPr>
          <w:rFonts w:asciiTheme="minorHAnsi" w:eastAsia="PMingLiU" w:hAnsiTheme="minorHAnsi" w:cstheme="minorHAnsi"/>
          <w:sz w:val="16"/>
          <w:szCs w:val="16"/>
        </w:rPr>
        <w:commentReference w:id="133"/>
      </w:r>
      <w:r w:rsidRPr="00D253EF">
        <w:rPr>
          <w:rFonts w:asciiTheme="minorHAnsi" w:eastAsia="PMingLiU" w:hAnsiTheme="minorHAnsi" w:cstheme="minorHAnsi"/>
          <w:lang w:val="en-US"/>
        </w:rPr>
        <w:t xml:space="preserve"> after official sunset</w:t>
      </w:r>
      <w:r w:rsidR="00DA66FE">
        <w:rPr>
          <w:rFonts w:asciiTheme="minorHAnsi" w:eastAsia="PMingLiU" w:hAnsiTheme="minorHAnsi" w:cstheme="minorHAnsi"/>
          <w:lang w:val="en-US"/>
        </w:rPr>
        <w:t xml:space="preserve"> </w:t>
      </w:r>
      <w:r w:rsidR="00DA66FE" w:rsidRPr="00D253EF">
        <w:rPr>
          <w:rFonts w:asciiTheme="minorHAnsi" w:eastAsia="PMingLiU" w:hAnsiTheme="minorHAnsi" w:cstheme="minorHAnsi"/>
          <w:lang w:val="en-US"/>
        </w:rPr>
        <w:t xml:space="preserve">(Campbell 2009; </w:t>
      </w:r>
      <w:r w:rsidR="00DA66FE" w:rsidRPr="008E5B3E">
        <w:rPr>
          <w:rFonts w:asciiTheme="minorHAnsi" w:eastAsia="PMingLiU" w:hAnsiTheme="minorHAnsi" w:cstheme="minorHAnsi"/>
          <w:lang w:val="en-US"/>
        </w:rPr>
        <w:t>Gonsalves &amp; Law 2017</w:t>
      </w:r>
      <w:r w:rsidR="00DA66FE" w:rsidRPr="00D253EF">
        <w:rPr>
          <w:rFonts w:asciiTheme="minorHAnsi" w:eastAsia="PMingLiU" w:hAnsiTheme="minorHAnsi" w:cstheme="minorHAnsi"/>
          <w:lang w:val="en-US"/>
        </w:rPr>
        <w:t>)</w:t>
      </w:r>
      <w:r w:rsidRPr="00D253EF">
        <w:rPr>
          <w:rFonts w:asciiTheme="minorHAnsi" w:eastAsia="PMingLiU" w:hAnsiTheme="minorHAnsi" w:cstheme="minorHAnsi"/>
          <w:lang w:val="en-US"/>
        </w:rPr>
        <w:t xml:space="preserve">; tunnel roosting species usually emerged earlier than tree roosting conspecifics (Campbell 2009). When compared with published studies, emergence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in this study occurred at a similar time in winter but not in summer. Arndt et al. (2018) suggested that bats are sensitive to the risk of predation when emerging from a day roost. Bats foraging in open and riparian habitats with exposed feeding conditions might face higher predation risk from aerial predators (Jones &amp; Rydell 1994). Previous studies have agreed that emergence time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is possibly influenced by the risk of predation (Haddock 2018; Arndt et al. 2018), with Campbell (2009) stating that</w:t>
      </w:r>
      <w:r w:rsidRPr="00D253EF">
        <w:rPr>
          <w:rFonts w:asciiTheme="minorHAnsi" w:eastAsia="PMingLiU" w:hAnsiTheme="minorHAnsi" w:cstheme="minorHAnsi"/>
        </w:rPr>
        <w:t xml:space="preserve"> emergence delay was strongly influenced by the increased aerial predation risk near exposed waterways. Although the effect of sunset illumination on </w:t>
      </w:r>
      <w:r w:rsidRPr="00D253EF">
        <w:rPr>
          <w:rFonts w:asciiTheme="minorHAnsi" w:eastAsia="PMingLiU" w:hAnsiTheme="minorHAnsi" w:cstheme="minorHAnsi"/>
          <w:i/>
          <w:iCs/>
        </w:rPr>
        <w:t xml:space="preserve">M. macropus </w:t>
      </w:r>
      <w:r w:rsidRPr="00D253EF">
        <w:rPr>
          <w:rFonts w:asciiTheme="minorHAnsi" w:eastAsia="PMingLiU" w:hAnsiTheme="minorHAnsi" w:cstheme="minorHAnsi"/>
        </w:rPr>
        <w:t xml:space="preserve">emergence is not well documented, light intensity is important for triggering onset of activity and emergence of many bat species (Griffiths 2007; Petrzelkova et al. 2009; Erkert 1978). Bat species such as </w:t>
      </w:r>
      <w:r w:rsidRPr="00D253EF">
        <w:rPr>
          <w:rFonts w:asciiTheme="minorHAnsi" w:eastAsia="PMingLiU" w:hAnsiTheme="minorHAnsi" w:cstheme="minorHAnsi"/>
          <w:i/>
          <w:iCs/>
        </w:rPr>
        <w:t>Myotis dasycneme,</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Myotis myotis, Myotis nattereri</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M. </w:t>
      </w:r>
      <w:r w:rsidRPr="00D253EF">
        <w:rPr>
          <w:rFonts w:asciiTheme="minorHAnsi" w:eastAsia="PMingLiU" w:hAnsiTheme="minorHAnsi" w:cstheme="minorHAnsi"/>
          <w:i/>
          <w:iCs/>
        </w:rPr>
        <w:lastRenderedPageBreak/>
        <w:t xml:space="preserve">daubentonii </w:t>
      </w:r>
      <w:r w:rsidRPr="00D253EF">
        <w:rPr>
          <w:rFonts w:asciiTheme="minorHAnsi" w:eastAsia="PMingLiU" w:hAnsiTheme="minorHAnsi" w:cstheme="minorHAnsi"/>
        </w:rPr>
        <w:t xml:space="preserve">(Jones &amp; Rydell 1994), </w:t>
      </w:r>
      <w:r w:rsidRPr="00D253EF">
        <w:rPr>
          <w:rFonts w:asciiTheme="minorHAnsi" w:eastAsia="PMingLiU" w:hAnsiTheme="minorHAnsi" w:cstheme="minorHAnsi"/>
          <w:i/>
          <w:iCs/>
        </w:rPr>
        <w:t>Chalinolobus tuberculatus</w:t>
      </w:r>
      <w:r w:rsidRPr="00D253EF">
        <w:rPr>
          <w:rFonts w:asciiTheme="minorHAnsi" w:eastAsia="PMingLiU" w:hAnsiTheme="minorHAnsi" w:cstheme="minorHAnsi"/>
        </w:rPr>
        <w:t xml:space="preserve"> (Griffiths 2007), and </w:t>
      </w:r>
      <w:r w:rsidRPr="00D253EF">
        <w:rPr>
          <w:rFonts w:asciiTheme="minorHAnsi" w:eastAsia="PMingLiU" w:hAnsiTheme="minorHAnsi" w:cstheme="minorHAnsi"/>
          <w:i/>
          <w:iCs/>
        </w:rPr>
        <w:t xml:space="preserve">Barbastella barbastellus </w:t>
      </w:r>
      <w:r w:rsidRPr="00D253EF">
        <w:rPr>
          <w:rFonts w:asciiTheme="minorHAnsi" w:eastAsia="PMingLiU" w:hAnsiTheme="minorHAnsi" w:cstheme="minorHAnsi"/>
        </w:rPr>
        <w:t xml:space="preserve">(Russo et al. 2007) were found to emerge at lower ambient light levels when predation risk was higher. </w:t>
      </w:r>
      <w:r w:rsidRPr="00D253EF">
        <w:rPr>
          <w:rFonts w:asciiTheme="minorHAnsi" w:eastAsia="PMingLiU" w:hAnsiTheme="minorHAnsi" w:cstheme="minorHAnsi"/>
          <w:lang w:val="en-US"/>
        </w:rPr>
        <w:t xml:space="preserve">Bats have been shown to emerge later on hotter days in dry and moist conditions (Frick et al. 2012). As foraging success should be higher with higher ambient temperatures due to increased insect activity and abundance (Frick et al. 2012), reducing the risk of predation may be of higher priority for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This might explain the later emergence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in summer than in winter</w:t>
      </w:r>
      <w:r w:rsidRPr="00D253EF">
        <w:rPr>
          <w:rFonts w:asciiTheme="minorHAnsi" w:eastAsia="PMingLiU" w:hAnsiTheme="minorHAnsi" w:cstheme="minorHAnsi"/>
        </w:rPr>
        <w:t xml:space="preserve">. </w:t>
      </w:r>
    </w:p>
    <w:p w14:paraId="56A8B239" w14:textId="26ED4FDD" w:rsidR="00186165" w:rsidRPr="00D253EF" w:rsidRDefault="00735166" w:rsidP="004444F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In northern New South Wales,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may give birth to two young per year, </w:t>
      </w:r>
      <w:commentRangeStart w:id="134"/>
      <w:r w:rsidRPr="00D253EF">
        <w:rPr>
          <w:rFonts w:asciiTheme="minorHAnsi" w:eastAsia="PMingLiU" w:hAnsiTheme="minorHAnsi" w:cstheme="minorHAnsi"/>
        </w:rPr>
        <w:t>one in October and one in January (Hall 2009)</w:t>
      </w:r>
      <w:commentRangeEnd w:id="134"/>
      <w:r w:rsidRPr="00D253EF">
        <w:rPr>
          <w:rFonts w:asciiTheme="minorHAnsi" w:eastAsia="PMingLiU" w:hAnsiTheme="minorHAnsi" w:cstheme="minorHAnsi"/>
          <w:sz w:val="16"/>
          <w:szCs w:val="16"/>
        </w:rPr>
        <w:commentReference w:id="134"/>
      </w:r>
      <w:r w:rsidRPr="00D253EF">
        <w:rPr>
          <w:rFonts w:asciiTheme="minorHAnsi" w:eastAsia="PMingLiU" w:hAnsiTheme="minorHAnsi" w:cstheme="minorHAnsi"/>
        </w:rPr>
        <w:t xml:space="preserve">. This study may have coincided with pregnancy and lactation of this species in summer. Little is documented on the emergence time of other </w:t>
      </w:r>
      <w:r w:rsidRPr="00D253EF">
        <w:rPr>
          <w:rFonts w:asciiTheme="minorHAnsi" w:eastAsia="PMingLiU" w:hAnsiTheme="minorHAnsi" w:cstheme="minorHAnsi"/>
          <w:i/>
          <w:iCs/>
        </w:rPr>
        <w:t>Myotis</w:t>
      </w:r>
      <w:r w:rsidRPr="00D253EF">
        <w:rPr>
          <w:rFonts w:asciiTheme="minorHAnsi" w:eastAsia="PMingLiU" w:hAnsiTheme="minorHAnsi" w:cstheme="minorHAnsi"/>
        </w:rPr>
        <w:t xml:space="preserve"> species. Dietz &amp; Kalko’s (2007) study of </w:t>
      </w:r>
      <w:r w:rsidRPr="00D253EF">
        <w:rPr>
          <w:rFonts w:asciiTheme="minorHAnsi" w:eastAsia="PMingLiU" w:hAnsiTheme="minorHAnsi" w:cstheme="minorHAnsi"/>
          <w:i/>
          <w:iCs/>
        </w:rPr>
        <w:t>M. daubentoni</w:t>
      </w:r>
      <w:r w:rsidRPr="00D253EF">
        <w:rPr>
          <w:rFonts w:asciiTheme="minorHAnsi" w:eastAsia="PMingLiU" w:hAnsiTheme="minorHAnsi" w:cstheme="minorHAnsi"/>
        </w:rPr>
        <w:t xml:space="preserve"> </w:t>
      </w:r>
      <w:r w:rsidR="00CB5E5A">
        <w:rPr>
          <w:rFonts w:asciiTheme="minorHAnsi" w:eastAsia="PMingLiU" w:hAnsiTheme="minorHAnsi" w:cstheme="minorHAnsi"/>
        </w:rPr>
        <w:t>found</w:t>
      </w:r>
      <w:r w:rsidRPr="00D253EF">
        <w:rPr>
          <w:rFonts w:asciiTheme="minorHAnsi" w:eastAsia="PMingLiU" w:hAnsiTheme="minorHAnsi" w:cstheme="minorHAnsi"/>
        </w:rPr>
        <w:t xml:space="preserve"> that lactating females emerged later than pregnant females, but the difference was not significant (between 46 – 58 minutes after sunset). </w:t>
      </w:r>
      <w:r w:rsidR="00CB5E5A">
        <w:rPr>
          <w:rFonts w:asciiTheme="minorHAnsi" w:eastAsia="PMingLiU" w:hAnsiTheme="minorHAnsi" w:cstheme="minorHAnsi"/>
        </w:rPr>
        <w:t xml:space="preserve">However, </w:t>
      </w:r>
      <w:r w:rsidR="00CB5E5A" w:rsidRPr="00CB5E5A">
        <w:rPr>
          <w:rFonts w:asciiTheme="minorHAnsi" w:eastAsia="PMingLiU" w:hAnsiTheme="minorHAnsi" w:cstheme="minorHAnsi"/>
        </w:rPr>
        <w:t>Reichard et al. (2009) indicated that l</w:t>
      </w:r>
      <w:r w:rsidRPr="00CB5E5A">
        <w:rPr>
          <w:rFonts w:asciiTheme="minorHAnsi" w:eastAsia="PMingLiU" w:hAnsiTheme="minorHAnsi" w:cstheme="minorHAnsi"/>
        </w:rPr>
        <w:t>actating females were likely to emerge earlier than pregnant females due to higher energy demands.</w:t>
      </w:r>
      <w:r w:rsidRPr="00D253EF">
        <w:rPr>
          <w:rFonts w:asciiTheme="minorHAnsi" w:eastAsia="PMingLiU" w:hAnsiTheme="minorHAnsi" w:cstheme="minorHAnsi"/>
        </w:rPr>
        <w:t xml:space="preserve"> Contrastingly, pregnant and juvenile bats have higher energetic costs of flight due to greater wing loading or inexperience, and so they may emerge later to reduce predation risk (Kunz &amp; Anthony 1996; Jones &amp; Rydell 1994). Although it is not known if the Yugar tunnel is a maternity roost for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the reproductive stages of bats may potentially influence their emergence behaviour. </w:t>
      </w:r>
    </w:p>
    <w:p w14:paraId="025B826B" w14:textId="3F12976B" w:rsidR="006C7D04" w:rsidRPr="00D253EF" w:rsidRDefault="00735166" w:rsidP="004444F8">
      <w:pPr>
        <w:spacing w:after="240" w:line="360" w:lineRule="auto"/>
        <w:ind w:firstLine="567"/>
        <w:jc w:val="both"/>
        <w:rPr>
          <w:rFonts w:asciiTheme="minorHAnsi" w:eastAsia="PMingLiU" w:hAnsiTheme="minorHAnsi" w:cstheme="minorHAnsi"/>
        </w:rPr>
      </w:pPr>
      <w:r w:rsidRPr="00F7223A">
        <w:rPr>
          <w:rFonts w:asciiTheme="minorHAnsi" w:eastAsia="PMingLiU" w:hAnsiTheme="minorHAnsi" w:cstheme="minorHAnsi"/>
        </w:rPr>
        <w:t xml:space="preserve">In this study, </w:t>
      </w:r>
      <w:r w:rsidRPr="00F7223A">
        <w:rPr>
          <w:rFonts w:asciiTheme="minorHAnsi" w:eastAsia="PMingLiU" w:hAnsiTheme="minorHAnsi" w:cstheme="minorHAnsi"/>
          <w:i/>
          <w:iCs/>
        </w:rPr>
        <w:t>M. macropus</w:t>
      </w:r>
      <w:r w:rsidRPr="00F7223A">
        <w:rPr>
          <w:rFonts w:asciiTheme="minorHAnsi" w:eastAsia="PMingLiU" w:hAnsiTheme="minorHAnsi" w:cstheme="minorHAnsi"/>
        </w:rPr>
        <w:t xml:space="preserve"> was recorded emerging 133 minutes after official sunset</w:t>
      </w:r>
      <w:r w:rsidR="001154DE" w:rsidRPr="00F7223A">
        <w:rPr>
          <w:rFonts w:asciiTheme="minorHAnsi" w:eastAsia="PMingLiU" w:hAnsiTheme="minorHAnsi" w:cstheme="minorHAnsi"/>
        </w:rPr>
        <w:t xml:space="preserve"> in summer</w:t>
      </w:r>
      <w:r w:rsidRPr="00F7223A">
        <w:rPr>
          <w:rFonts w:asciiTheme="minorHAnsi" w:eastAsia="PMingLiU" w:hAnsiTheme="minorHAnsi" w:cstheme="minorHAnsi"/>
        </w:rPr>
        <w:t>, possibly the latest ever documented for this spec</w:t>
      </w:r>
      <w:r w:rsidRPr="009D69B6">
        <w:rPr>
          <w:rFonts w:asciiTheme="minorHAnsi" w:eastAsia="PMingLiU" w:hAnsiTheme="minorHAnsi" w:cstheme="minorHAnsi"/>
        </w:rPr>
        <w:t>ies.</w:t>
      </w:r>
      <w:r w:rsidRPr="00D253EF">
        <w:rPr>
          <w:rFonts w:asciiTheme="minorHAnsi" w:eastAsia="PMingLiU" w:hAnsiTheme="minorHAnsi" w:cstheme="minorHAnsi"/>
        </w:rPr>
        <w:t xml:space="preserve"> Some studies suggest that delayed emergence may be related to unfavourable weather conditions such as strong winds, rainfall and storms which negatively affect food availability and energetic cost of flight (Voigt et al, 2011; Erickson &amp; West 2002; Thomas &amp; Jacobs 2013; Clark et al. 2002; </w:t>
      </w:r>
      <w:r w:rsidRPr="00D253EF">
        <w:rPr>
          <w:rFonts w:asciiTheme="minorHAnsi" w:eastAsia="PMingLiU" w:hAnsiTheme="minorHAnsi" w:cstheme="minorHAnsi"/>
          <w:lang w:val="en-US"/>
        </w:rPr>
        <w:t>Geipel et al, 2019</w:t>
      </w:r>
      <w:r w:rsidRPr="00D253EF">
        <w:rPr>
          <w:rFonts w:asciiTheme="minorHAnsi" w:eastAsia="PMingLiU" w:hAnsiTheme="minorHAnsi" w:cstheme="minorHAnsi"/>
        </w:rPr>
        <w:t xml:space="preserve">). Other bat species, including </w:t>
      </w:r>
      <w:r w:rsidRPr="00D253EF">
        <w:rPr>
          <w:rFonts w:asciiTheme="minorHAnsi" w:eastAsia="PMingLiU" w:hAnsiTheme="minorHAnsi" w:cstheme="minorHAnsi"/>
          <w:i/>
          <w:iCs/>
        </w:rPr>
        <w:t>Chalinolobus tuberculatus</w:t>
      </w:r>
      <w:r w:rsidRPr="00D253EF">
        <w:rPr>
          <w:rFonts w:asciiTheme="minorHAnsi" w:eastAsia="PMingLiU" w:hAnsiTheme="minorHAnsi" w:cstheme="minorHAnsi"/>
        </w:rPr>
        <w:t xml:space="preserve"> (Griffiths 2007), </w:t>
      </w:r>
      <w:r w:rsidRPr="00D253EF">
        <w:rPr>
          <w:rFonts w:asciiTheme="minorHAnsi" w:eastAsia="PMingLiU" w:hAnsiTheme="minorHAnsi" w:cstheme="minorHAnsi"/>
          <w:i/>
          <w:iCs/>
        </w:rPr>
        <w:t>Micronycteris microtis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Molossus molossus</w:t>
      </w:r>
      <w:r w:rsidRPr="00D253EF">
        <w:rPr>
          <w:rFonts w:asciiTheme="minorHAnsi" w:eastAsia="PMingLiU" w:hAnsiTheme="minorHAnsi" w:cstheme="minorHAnsi"/>
        </w:rPr>
        <w:t xml:space="preserve"> (Geipel et al. 2019) also delay emergence under poor weather conditions; the duration of the delay varies among species. Although little is documented on how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responds to severe weather conditions, </w:t>
      </w:r>
      <w:commentRangeStart w:id="135"/>
      <w:r w:rsidRPr="00D253EF">
        <w:rPr>
          <w:rFonts w:asciiTheme="minorHAnsi" w:eastAsia="PMingLiU" w:hAnsiTheme="minorHAnsi" w:cstheme="minorHAnsi"/>
        </w:rPr>
        <w:t xml:space="preserve">this might have influenced their emergence </w:t>
      </w:r>
      <w:r w:rsidRPr="00D253EF">
        <w:rPr>
          <w:rFonts w:asciiTheme="minorHAnsi" w:eastAsia="PMingLiU" w:hAnsiTheme="minorHAnsi" w:cstheme="minorHAnsi"/>
        </w:rPr>
        <w:lastRenderedPageBreak/>
        <w:t xml:space="preserve">time in summer when there was precipitation over the sampling nights. </w:t>
      </w:r>
      <w:commentRangeEnd w:id="135"/>
      <w:r w:rsidRPr="00D253EF">
        <w:rPr>
          <w:rFonts w:asciiTheme="minorHAnsi" w:eastAsia="PMingLiU" w:hAnsiTheme="minorHAnsi" w:cstheme="minorHAnsi"/>
          <w:sz w:val="16"/>
          <w:szCs w:val="16"/>
        </w:rPr>
        <w:commentReference w:id="135"/>
      </w:r>
      <w:r w:rsidRPr="00D253EF">
        <w:rPr>
          <w:rFonts w:asciiTheme="minorHAnsi" w:eastAsia="PMingLiU" w:hAnsiTheme="minorHAnsi" w:cstheme="minorHAnsi"/>
        </w:rPr>
        <w:t xml:space="preserve"> In this study, there were heavy rains over the 3 sampling nights and no pattern of bats emergence under normal weather condition was recorded in summer. Therefore, there was no comparison for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emergence time between days with rain and no rain in summer. Although little is documented on how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responds to severe weather conditions, the heavy rains might have influenced their emergence time in summer.</w:t>
      </w:r>
    </w:p>
    <w:p w14:paraId="35004E5F" w14:textId="2C9B38A1" w:rsidR="005C0FB0" w:rsidRPr="00D253EF" w:rsidRDefault="00735166" w:rsidP="004444F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Emergence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is likely driven by foraging needs and predation risk. </w:t>
      </w:r>
      <w:r w:rsidRPr="00D253EF">
        <w:rPr>
          <w:rFonts w:asciiTheme="minorHAnsi" w:eastAsia="PMingLiU" w:hAnsiTheme="minorHAnsi" w:cstheme="minorHAnsi"/>
          <w:i/>
          <w:iCs/>
        </w:rPr>
        <w:t>R</w:t>
      </w:r>
      <w:r w:rsidR="00057112">
        <w:rPr>
          <w:rFonts w:asciiTheme="minorHAnsi" w:eastAsia="PMingLiU" w:hAnsiTheme="minorHAnsi" w:cstheme="minorHAnsi"/>
          <w:i/>
          <w:iCs/>
        </w:rPr>
        <w:t>hinolophus</w:t>
      </w:r>
      <w:r w:rsidRPr="00D253EF">
        <w:rPr>
          <w:rFonts w:asciiTheme="minorHAnsi" w:eastAsia="PMingLiU" w:hAnsiTheme="minorHAnsi" w:cstheme="minorHAnsi"/>
          <w:i/>
          <w:iCs/>
        </w:rPr>
        <w:t xml:space="preserve"> megaphyllus</w:t>
      </w:r>
      <w:r w:rsidRPr="00D253EF">
        <w:rPr>
          <w:rFonts w:asciiTheme="minorHAnsi" w:eastAsia="PMingLiU" w:hAnsiTheme="minorHAnsi" w:cstheme="minorHAnsi"/>
        </w:rPr>
        <w:t xml:space="preserve"> peak emergence occurred significantly earlier in winter than summer. Studies on other </w:t>
      </w:r>
      <w:r w:rsidRPr="00D253EF">
        <w:rPr>
          <w:rFonts w:asciiTheme="minorHAnsi" w:eastAsia="PMingLiU" w:hAnsiTheme="minorHAnsi" w:cstheme="minorHAnsi"/>
          <w:i/>
          <w:iCs/>
        </w:rPr>
        <w:t>Rhinolophus</w:t>
      </w:r>
      <w:r w:rsidRPr="00D253EF">
        <w:rPr>
          <w:rFonts w:asciiTheme="minorHAnsi" w:eastAsia="PMingLiU" w:hAnsiTheme="minorHAnsi" w:cstheme="minorHAnsi"/>
        </w:rPr>
        <w:t xml:space="preserve"> species such as </w:t>
      </w:r>
      <w:r w:rsidRPr="00D253EF">
        <w:rPr>
          <w:rFonts w:asciiTheme="minorHAnsi" w:eastAsia="PMingLiU" w:hAnsiTheme="minorHAnsi" w:cstheme="minorHAnsi"/>
          <w:i/>
          <w:iCs/>
        </w:rPr>
        <w:t>R. ferrumequinum</w:t>
      </w:r>
      <w:r w:rsidRPr="00D253EF">
        <w:rPr>
          <w:rFonts w:asciiTheme="minorHAnsi" w:eastAsia="PMingLiU" w:hAnsiTheme="minorHAnsi" w:cstheme="minorHAnsi"/>
        </w:rPr>
        <w:t xml:space="preserve"> (Duvergé et al. 2000), </w:t>
      </w:r>
      <w:r w:rsidRPr="00D253EF">
        <w:rPr>
          <w:rFonts w:asciiTheme="minorHAnsi" w:eastAsia="PMingLiU" w:hAnsiTheme="minorHAnsi" w:cstheme="minorHAnsi"/>
          <w:i/>
          <w:iCs/>
        </w:rPr>
        <w:t>R. ferrumequinum nippon</w:t>
      </w:r>
      <w:r w:rsidRPr="00D253EF">
        <w:rPr>
          <w:rFonts w:asciiTheme="minorHAnsi" w:eastAsia="PMingLiU" w:hAnsiTheme="minorHAnsi" w:cstheme="minorHAnsi"/>
        </w:rPr>
        <w:t xml:space="preserve"> (Funakoshi &amp; Maeda 2003), and </w:t>
      </w:r>
      <w:r w:rsidRPr="00D253EF">
        <w:rPr>
          <w:rFonts w:asciiTheme="minorHAnsi" w:eastAsia="PMingLiU" w:hAnsiTheme="minorHAnsi" w:cstheme="minorHAnsi"/>
          <w:i/>
          <w:iCs/>
        </w:rPr>
        <w:t>R. hipposideros</w:t>
      </w:r>
      <w:r w:rsidRPr="00D253EF">
        <w:rPr>
          <w:rFonts w:asciiTheme="minorHAnsi" w:eastAsia="PMingLiU" w:hAnsiTheme="minorHAnsi" w:cstheme="minorHAnsi"/>
        </w:rPr>
        <w:t xml:space="preserve"> (Reiter et al. 2008; Mcaney &amp; Fairley 1988) showed that emergence usually occurred between 15 – 40 minutes after sunset. As mentioned above, bats may emerge earlier to maximise energetic intake which is traded off against increased risk of predation. Lactating females of other </w:t>
      </w:r>
      <w:r w:rsidRPr="00D253EF">
        <w:rPr>
          <w:rFonts w:asciiTheme="minorHAnsi" w:eastAsia="PMingLiU" w:hAnsiTheme="minorHAnsi" w:cstheme="minorHAnsi"/>
          <w:i/>
          <w:iCs/>
        </w:rPr>
        <w:t>Rhinolophus</w:t>
      </w:r>
      <w:r w:rsidRPr="00D253EF">
        <w:rPr>
          <w:rFonts w:asciiTheme="minorHAnsi" w:eastAsia="PMingLiU" w:hAnsiTheme="minorHAnsi" w:cstheme="minorHAnsi"/>
        </w:rPr>
        <w:t xml:space="preserve"> species, including </w:t>
      </w:r>
      <w:r w:rsidRPr="00D253EF">
        <w:rPr>
          <w:rFonts w:asciiTheme="minorHAnsi" w:eastAsia="PMingLiU" w:hAnsiTheme="minorHAnsi" w:cstheme="minorHAnsi"/>
          <w:i/>
          <w:iCs/>
        </w:rPr>
        <w:t>R. ferrumequinum</w:t>
      </w:r>
      <w:r w:rsidRPr="00D253EF">
        <w:rPr>
          <w:rFonts w:asciiTheme="minorHAnsi" w:eastAsia="PMingLiU" w:hAnsiTheme="minorHAnsi" w:cstheme="minorHAnsi"/>
        </w:rPr>
        <w:t xml:space="preserve"> (Maltagliati et al. 2013) and </w:t>
      </w:r>
      <w:r w:rsidRPr="00D253EF">
        <w:rPr>
          <w:rFonts w:asciiTheme="minorHAnsi" w:eastAsia="PMingLiU" w:hAnsiTheme="minorHAnsi" w:cstheme="minorHAnsi"/>
          <w:i/>
          <w:iCs/>
        </w:rPr>
        <w:t>R. hipposideros</w:t>
      </w:r>
      <w:r w:rsidRPr="00D253EF">
        <w:rPr>
          <w:rFonts w:asciiTheme="minorHAnsi" w:eastAsia="PMingLiU" w:hAnsiTheme="minorHAnsi" w:cstheme="minorHAnsi"/>
        </w:rPr>
        <w:t xml:space="preserve"> (Reiter et al. 2008), also showed early emergence. In contrast to these studies, the time of peak emergence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this study occurred much later in summer than winter. The breeding season of </w:t>
      </w:r>
      <w:r w:rsidRPr="00D253EF">
        <w:rPr>
          <w:rFonts w:asciiTheme="minorHAnsi" w:eastAsia="PMingLiU" w:hAnsiTheme="minorHAnsi" w:cstheme="minorHAnsi"/>
          <w:i/>
          <w:iCs/>
        </w:rPr>
        <w:t>Rhinolophus megaphyllus</w:t>
      </w:r>
      <w:r w:rsidRPr="00D253EF">
        <w:rPr>
          <w:rFonts w:asciiTheme="minorHAnsi" w:eastAsia="PMingLiU" w:hAnsiTheme="minorHAnsi" w:cstheme="minorHAnsi"/>
        </w:rPr>
        <w:t xml:space="preserve"> </w:t>
      </w:r>
      <w:r w:rsidR="003B5D5D">
        <w:rPr>
          <w:rFonts w:asciiTheme="minorHAnsi" w:eastAsia="PMingLiU" w:hAnsiTheme="minorHAnsi" w:cstheme="minorHAnsi"/>
        </w:rPr>
        <w:t>commences</w:t>
      </w:r>
      <w:r w:rsidRPr="00D253EF">
        <w:rPr>
          <w:rFonts w:asciiTheme="minorHAnsi" w:eastAsia="PMingLiU" w:hAnsiTheme="minorHAnsi" w:cstheme="minorHAnsi"/>
        </w:rPr>
        <w:t xml:space="preserve"> around mid-November through </w:t>
      </w:r>
      <w:r w:rsidR="003B5D5D">
        <w:rPr>
          <w:rFonts w:asciiTheme="minorHAnsi" w:eastAsia="PMingLiU" w:hAnsiTheme="minorHAnsi" w:cstheme="minorHAnsi"/>
        </w:rPr>
        <w:t xml:space="preserve">to </w:t>
      </w:r>
      <w:r w:rsidRPr="00D253EF">
        <w:rPr>
          <w:rFonts w:asciiTheme="minorHAnsi" w:eastAsia="PMingLiU" w:hAnsiTheme="minorHAnsi" w:cstheme="minorHAnsi"/>
        </w:rPr>
        <w:t xml:space="preserve">until December, and lactation lasts for 5 weeks ending around late January (Hall 1989); this coincides with this study in summer. However, it is not known if the Yugar tunnel </w:t>
      </w:r>
      <w:commentRangeStart w:id="136"/>
      <w:r w:rsidRPr="00D253EF">
        <w:rPr>
          <w:rFonts w:asciiTheme="minorHAnsi" w:eastAsia="PMingLiU" w:hAnsiTheme="minorHAnsi" w:cstheme="minorHAnsi"/>
        </w:rPr>
        <w:t xml:space="preserve">is a maternity roost for </w:t>
      </w:r>
      <w:r w:rsidRPr="00D253EF">
        <w:rPr>
          <w:rFonts w:asciiTheme="minorHAnsi" w:eastAsia="PMingLiU" w:hAnsiTheme="minorHAnsi" w:cstheme="minorHAnsi"/>
          <w:i/>
          <w:iCs/>
        </w:rPr>
        <w:t>R. megaphyllus</w:t>
      </w:r>
      <w:commentRangeEnd w:id="136"/>
      <w:r w:rsidRPr="00D253EF">
        <w:rPr>
          <w:rFonts w:asciiTheme="minorHAnsi" w:eastAsia="PMingLiU" w:hAnsiTheme="minorHAnsi" w:cstheme="minorHAnsi"/>
          <w:sz w:val="16"/>
          <w:szCs w:val="16"/>
        </w:rPr>
        <w:commentReference w:id="136"/>
      </w:r>
      <w:r w:rsidRPr="00D253EF">
        <w:rPr>
          <w:rFonts w:asciiTheme="minorHAnsi" w:eastAsia="PMingLiU" w:hAnsiTheme="minorHAnsi" w:cstheme="minorHAnsi"/>
          <w:i/>
          <w:iCs/>
        </w:rPr>
        <w:t xml:space="preserve">, </w:t>
      </w:r>
      <w:r w:rsidRPr="00D253EF">
        <w:rPr>
          <w:rFonts w:asciiTheme="minorHAnsi" w:eastAsia="PMingLiU" w:hAnsiTheme="minorHAnsi" w:cstheme="minorHAnsi"/>
        </w:rPr>
        <w:t>or even the sex of the bats in the tunnel.</w:t>
      </w:r>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Since male bats generally do not require the same high energetic intake as reproductive females (Grinevitch et al. 2009; O’Donnell 2002a), delays in emergence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the Yugar tunnel may indicate that this is not a maternity roost and that the bats were emerging later to minimise predation risk. Other cave-roosting species such as </w:t>
      </w:r>
      <w:r w:rsidRPr="00D253EF">
        <w:rPr>
          <w:rFonts w:asciiTheme="minorHAnsi" w:eastAsia="PMingLiU" w:hAnsiTheme="minorHAnsi" w:cstheme="minorHAnsi"/>
          <w:i/>
          <w:iCs/>
        </w:rPr>
        <w:t>R. ferrumequinum</w:t>
      </w:r>
      <w:r w:rsidRPr="00D253EF">
        <w:rPr>
          <w:rFonts w:asciiTheme="minorHAnsi" w:eastAsia="PMingLiU" w:hAnsiTheme="minorHAnsi" w:cstheme="minorHAnsi"/>
        </w:rPr>
        <w:t xml:space="preserve"> arouse periodically and forage in winter when temperatures are above 10</w:t>
      </w:r>
      <w:r w:rsidRPr="00D253EF">
        <w:rPr>
          <w:rFonts w:asciiTheme="minorHAnsi" w:eastAsia="PMingLiU" w:hAnsiTheme="minorHAnsi" w:cstheme="minorHAnsi"/>
          <w:vertAlign w:val="superscript"/>
        </w:rPr>
        <w:t>o</w:t>
      </w:r>
      <w:r w:rsidRPr="00D253EF">
        <w:rPr>
          <w:rFonts w:asciiTheme="minorHAnsi" w:eastAsia="PMingLiU" w:hAnsiTheme="minorHAnsi" w:cstheme="minorHAnsi"/>
        </w:rPr>
        <w:t xml:space="preserve">C (Park et al, 2000; Ransome 2009). When active, bats require higher energy for thermoregulation under relatively low ambient temperature in winter (Turbill &amp; Fritz 2008; Johnson et al. 2012). It is </w:t>
      </w:r>
      <w:r w:rsidRPr="00D253EF">
        <w:rPr>
          <w:rFonts w:asciiTheme="minorHAnsi" w:eastAsia="PMingLiU" w:hAnsiTheme="minorHAnsi" w:cstheme="minorHAnsi"/>
        </w:rPr>
        <w:lastRenderedPageBreak/>
        <w:t xml:space="preserve">possible that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emerged soon after</w:t>
      </w:r>
      <w:commentRangeStart w:id="137"/>
      <w:r w:rsidRPr="00D253EF">
        <w:rPr>
          <w:rFonts w:asciiTheme="minorHAnsi" w:eastAsia="PMingLiU" w:hAnsiTheme="minorHAnsi" w:cstheme="minorHAnsi"/>
        </w:rPr>
        <w:t xml:space="preserve"> official sunset in winter </w:t>
      </w:r>
      <w:commentRangeEnd w:id="137"/>
      <w:r w:rsidRPr="00D253EF">
        <w:rPr>
          <w:rFonts w:asciiTheme="minorHAnsi" w:eastAsia="PMingLiU" w:hAnsiTheme="minorHAnsi" w:cstheme="minorHAnsi"/>
          <w:sz w:val="16"/>
          <w:szCs w:val="16"/>
        </w:rPr>
        <w:commentReference w:id="137"/>
      </w:r>
      <w:r w:rsidRPr="00D253EF">
        <w:rPr>
          <w:rFonts w:asciiTheme="minorHAnsi" w:eastAsia="PMingLiU" w:hAnsiTheme="minorHAnsi" w:cstheme="minorHAnsi"/>
        </w:rPr>
        <w:t xml:space="preserve">to better compete for food resources when the temperature was warmer near sunset, and compromising on higher predation risk. </w:t>
      </w:r>
    </w:p>
    <w:p w14:paraId="73F2666B" w14:textId="1F1C4276" w:rsidR="00854F7E" w:rsidRPr="00D253EF" w:rsidRDefault="00735166" w:rsidP="004444F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 activity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was relatively low compare</w:t>
      </w:r>
      <w:r w:rsidR="003B5D5D">
        <w:rPr>
          <w:rFonts w:asciiTheme="minorHAnsi" w:eastAsia="PMingLiU" w:hAnsiTheme="minorHAnsi" w:cstheme="minorHAnsi"/>
        </w:rPr>
        <w:t>d</w:t>
      </w:r>
      <w:r w:rsidRPr="00D253EF">
        <w:rPr>
          <w:rFonts w:asciiTheme="minorHAnsi" w:eastAsia="PMingLiU" w:hAnsiTheme="minorHAnsi" w:cstheme="minorHAnsi"/>
        </w:rPr>
        <w:t xml:space="preserve"> with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It was difficult to determine the emergence pattern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summer, as the pattern of activity differed between each night. It was possible that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had two emergence phases, beginning with a smaller emergence activity during the first hour, and a second emergence at the third hour; or it could be a major emergence in the first hour and then a return in the third hour. Lactating females of other </w:t>
      </w:r>
      <w:r w:rsidRPr="00D253EF">
        <w:rPr>
          <w:rFonts w:asciiTheme="minorHAnsi" w:eastAsia="PMingLiU" w:hAnsiTheme="minorHAnsi" w:cstheme="minorHAnsi"/>
          <w:i/>
          <w:iCs/>
        </w:rPr>
        <w:t>Rhinolohpus</w:t>
      </w:r>
      <w:r w:rsidRPr="00D253EF">
        <w:rPr>
          <w:rFonts w:asciiTheme="minorHAnsi" w:eastAsia="PMingLiU" w:hAnsiTheme="minorHAnsi" w:cstheme="minorHAnsi"/>
        </w:rPr>
        <w:t xml:space="preserve"> species such as </w:t>
      </w:r>
      <w:r w:rsidRPr="00D253EF">
        <w:rPr>
          <w:rFonts w:asciiTheme="minorHAnsi" w:eastAsia="PMingLiU" w:hAnsiTheme="minorHAnsi" w:cstheme="minorHAnsi"/>
          <w:i/>
          <w:iCs/>
        </w:rPr>
        <w:t xml:space="preserve">R. ferrumequinum nippon </w:t>
      </w:r>
      <w:r w:rsidRPr="00D253EF">
        <w:rPr>
          <w:rFonts w:asciiTheme="minorHAnsi" w:eastAsia="PMingLiU" w:hAnsiTheme="minorHAnsi" w:cstheme="minorHAnsi"/>
        </w:rPr>
        <w:t xml:space="preserve">(Funakoshi &amp; Maeda 2003) and </w:t>
      </w:r>
      <w:r w:rsidRPr="00D253EF">
        <w:rPr>
          <w:rFonts w:asciiTheme="minorHAnsi" w:eastAsia="PMingLiU" w:hAnsiTheme="minorHAnsi" w:cstheme="minorHAnsi"/>
          <w:i/>
          <w:iCs/>
        </w:rPr>
        <w:t>R. hipposideros</w:t>
      </w:r>
      <w:r w:rsidRPr="00D253EF">
        <w:rPr>
          <w:rFonts w:asciiTheme="minorHAnsi" w:eastAsia="PMingLiU" w:hAnsiTheme="minorHAnsi" w:cstheme="minorHAnsi"/>
        </w:rPr>
        <w:t xml:space="preserve"> (Knight &amp; Jones 2009) were recorded returning to roost sites between foraging bouts around 2 - 5 hours after sunset. Knight &amp; Jones (2009) also found </w:t>
      </w:r>
      <w:r w:rsidRPr="00D253EF">
        <w:rPr>
          <w:rFonts w:asciiTheme="minorHAnsi" w:eastAsia="PMingLiU" w:hAnsiTheme="minorHAnsi" w:cstheme="minorHAnsi"/>
          <w:i/>
          <w:iCs/>
        </w:rPr>
        <w:t>R. hipposideros</w:t>
      </w:r>
      <w:r w:rsidRPr="00D253EF">
        <w:rPr>
          <w:rFonts w:asciiTheme="minorHAnsi" w:eastAsia="PMingLiU" w:hAnsiTheme="minorHAnsi" w:cstheme="minorHAnsi"/>
        </w:rPr>
        <w:t xml:space="preserve"> had used up to 5 different night roosts near their foraging areas. Murphy (2014) also found that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has multiple roosting sites near each other in the Pilliga forest. Thus, it is also possible that the activity peaks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this study were caused by visits by individuals from other nearby roost in the Samford region. Since it remains unclear about the activity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at the tunnel entrance, factors driving the emergence pattern and time of this species cannot be determined. </w:t>
      </w:r>
    </w:p>
    <w:p w14:paraId="292821B2" w14:textId="405EDDAF" w:rsidR="0097341B" w:rsidRPr="00D253EF" w:rsidRDefault="00735166" w:rsidP="004444F8">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rPr>
        <w:t>T</w:t>
      </w:r>
      <w:r w:rsidRPr="00D253EF">
        <w:rPr>
          <w:rFonts w:asciiTheme="minorHAnsi" w:eastAsia="PMingLiU" w:hAnsiTheme="minorHAnsi" w:cstheme="minorHAnsi"/>
          <w:lang w:val="en-US"/>
        </w:rPr>
        <w:t>he emergence patterns of the three tunnel roosting species have been suggested to be influenced by predation risk. Avian predation of bats is mostly opportunistic,</w:t>
      </w:r>
      <w:r w:rsidR="007C2D9F">
        <w:rPr>
          <w:rFonts w:asciiTheme="minorHAnsi" w:eastAsia="PMingLiU" w:hAnsiTheme="minorHAnsi" w:cstheme="minorHAnsi"/>
          <w:lang w:val="en-US"/>
        </w:rPr>
        <w:t xml:space="preserve"> as</w:t>
      </w:r>
      <w:r w:rsidRPr="00D253EF">
        <w:rPr>
          <w:rFonts w:asciiTheme="minorHAnsi" w:eastAsia="PMingLiU" w:hAnsiTheme="minorHAnsi" w:cstheme="minorHAnsi"/>
          <w:lang w:val="en-US"/>
        </w:rPr>
        <w:t xml:space="preserve"> bats departing from roost sites can become target for predatory birds (Brighton et al. 2020). The time of emergence peak by bats relative to sunset has a strong influence on the risk of predation by diurnal avian predators (Reichard et al. 2009; Thomas &amp; Jacobs 2013). In fact, there are more than 107 species of Accipitriformes (eagles, kites, and hawks), 36 species of Falconidae (falcons), and 94 non-raptorial diurnal bird species from 28 other families known to prey on bats around the world (Mikula et al. 2016).  </w:t>
      </w:r>
      <w:commentRangeStart w:id="138"/>
      <w:r w:rsidRPr="00D253EF">
        <w:rPr>
          <w:rFonts w:asciiTheme="minorHAnsi" w:eastAsia="PMingLiU" w:hAnsiTheme="minorHAnsi" w:cstheme="minorHAnsi"/>
          <w:lang w:val="en-US"/>
        </w:rPr>
        <w:t>According to Queensland Government (2020), more than 20 bird species including aerial predators such as owls, ospreys, falcons and kites exist in the Samford area, and they could be potential predators of bats.</w:t>
      </w:r>
      <w:commentRangeEnd w:id="138"/>
      <w:r w:rsidRPr="00D253EF">
        <w:rPr>
          <w:rFonts w:asciiTheme="minorHAnsi" w:eastAsia="PMingLiU" w:hAnsiTheme="minorHAnsi" w:cstheme="minorHAnsi"/>
          <w:sz w:val="16"/>
          <w:szCs w:val="16"/>
        </w:rPr>
        <w:commentReference w:id="138"/>
      </w:r>
      <w:r w:rsidRPr="00D253EF">
        <w:rPr>
          <w:rFonts w:asciiTheme="minorHAnsi" w:eastAsia="PMingLiU" w:hAnsiTheme="minorHAnsi" w:cstheme="minorHAnsi"/>
          <w:lang w:val="en-US"/>
        </w:rPr>
        <w:t xml:space="preserve"> </w:t>
      </w:r>
      <w:r w:rsidRPr="00D253EF">
        <w:rPr>
          <w:rFonts w:asciiTheme="minorHAnsi" w:eastAsia="PMingLiU" w:hAnsiTheme="minorHAnsi" w:cstheme="minorHAnsi"/>
          <w:lang w:val="en-US"/>
        </w:rPr>
        <w:lastRenderedPageBreak/>
        <w:t xml:space="preserve">Therefore, bats emerging early during sunset will likely increase the risk of predation by diurnal aerial predators. </w:t>
      </w:r>
    </w:p>
    <w:p w14:paraId="4881FEF2" w14:textId="40A728C8"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Many studies agree that there is a trade-off between predation risk and energetic demands</w:t>
      </w:r>
      <w:r w:rsidR="00231783">
        <w:rPr>
          <w:rFonts w:asciiTheme="minorHAnsi" w:eastAsia="PMingLiU" w:hAnsiTheme="minorHAnsi" w:cstheme="minorHAnsi"/>
        </w:rPr>
        <w:t xml:space="preserve"> which can</w:t>
      </w:r>
      <w:r w:rsidRPr="00D253EF">
        <w:rPr>
          <w:rFonts w:asciiTheme="minorHAnsi" w:eastAsia="PMingLiU" w:hAnsiTheme="minorHAnsi" w:cstheme="minorHAnsi"/>
        </w:rPr>
        <w:t xml:space="preserve"> influences bats’ emergence behaviour, and t</w:t>
      </w:r>
      <w:commentRangeStart w:id="139"/>
      <w:commentRangeStart w:id="140"/>
      <w:r w:rsidRPr="00D253EF">
        <w:rPr>
          <w:rFonts w:asciiTheme="minorHAnsi" w:eastAsia="PMingLiU" w:hAnsiTheme="minorHAnsi" w:cstheme="minorHAnsi"/>
        </w:rPr>
        <w:t xml:space="preserve">his generally supports the species emergence pattern in winter but not in summer as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emerged much later at night. </w:t>
      </w:r>
      <w:commentRangeEnd w:id="139"/>
      <w:r w:rsidRPr="00D253EF">
        <w:rPr>
          <w:rFonts w:asciiTheme="minorHAnsi" w:eastAsia="PMingLiU" w:hAnsiTheme="minorHAnsi" w:cstheme="minorHAnsi"/>
          <w:sz w:val="16"/>
          <w:szCs w:val="16"/>
        </w:rPr>
        <w:commentReference w:id="139"/>
      </w:r>
      <w:commentRangeEnd w:id="140"/>
      <w:r w:rsidRPr="00D253EF">
        <w:rPr>
          <w:rFonts w:asciiTheme="minorHAnsi" w:eastAsia="PMingLiU" w:hAnsiTheme="minorHAnsi" w:cstheme="minorHAnsi"/>
          <w:sz w:val="16"/>
          <w:szCs w:val="16"/>
        </w:rPr>
        <w:commentReference w:id="140"/>
      </w:r>
      <w:r w:rsidRPr="00D253EF">
        <w:rPr>
          <w:rFonts w:asciiTheme="minorHAnsi" w:eastAsia="PMingLiU" w:hAnsiTheme="minorHAnsi" w:cstheme="minorHAnsi"/>
        </w:rPr>
        <w:t xml:space="preserve">Jones &amp; Rydell (1994) suggest that emergence time varies depending on foraging niche and flight speed. </w:t>
      </w:r>
      <w:r w:rsidRPr="00D253EF">
        <w:rPr>
          <w:rFonts w:asciiTheme="minorHAnsi" w:eastAsia="PMingLiU" w:hAnsiTheme="minorHAnsi" w:cstheme="minorHAnsi"/>
          <w:i/>
          <w:iCs/>
        </w:rPr>
        <w:t xml:space="preserve">Myotis macropus </w:t>
      </w:r>
      <w:r w:rsidRPr="00D253EF">
        <w:rPr>
          <w:rFonts w:asciiTheme="minorHAnsi" w:eastAsia="PMingLiU" w:hAnsiTheme="minorHAnsi" w:cstheme="minorHAnsi"/>
        </w:rPr>
        <w:t xml:space="preserve">is known to be an open forager characterised by the use of waterways, with high wing loading and aspect ratio allowing them to fly fast above open water while maintaining good manoeuvrability within clutter (Campbell 2009; Norberg &amp; Rayner 1987).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is an ‘edge’ specialist characterised by its high wing loading and low flight speed (Hourigan 2011; Rhodes 2002; Norberg &amp; Rayner 1987). Similarly,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is a clutter-tolerant species with slow flight speed and often forages in forest interior with dense vegetation structures (</w:t>
      </w:r>
      <w:r w:rsidRPr="00D253EF">
        <w:rPr>
          <w:rFonts w:asciiTheme="minorHAnsi" w:eastAsia="PMingLiU" w:hAnsiTheme="minorHAnsi" w:cstheme="minorHAnsi"/>
          <w:lang w:val="en-US"/>
        </w:rPr>
        <w:t>Pavey 1998</w:t>
      </w:r>
      <w:r w:rsidRPr="00D253EF">
        <w:rPr>
          <w:rFonts w:asciiTheme="minorHAnsi" w:eastAsia="PMingLiU" w:hAnsiTheme="minorHAnsi" w:cstheme="minorHAnsi"/>
        </w:rPr>
        <w:t xml:space="preserve">; Norberg &amp; Rayner 1987). Trawling bats such as, </w:t>
      </w:r>
      <w:r w:rsidRPr="00D253EF">
        <w:rPr>
          <w:rFonts w:asciiTheme="minorHAnsi" w:eastAsia="PMingLiU" w:hAnsiTheme="minorHAnsi" w:cstheme="minorHAnsi"/>
          <w:i/>
          <w:iCs/>
        </w:rPr>
        <w:t>M. dasycneme</w:t>
      </w:r>
      <w:r w:rsidRPr="00D253EF">
        <w:rPr>
          <w:rFonts w:asciiTheme="minorHAnsi" w:eastAsia="PMingLiU" w:hAnsiTheme="minorHAnsi" w:cstheme="minorHAnsi"/>
        </w:rPr>
        <w:t xml:space="preserve"> was found to emerge later than gleaning bats such as </w:t>
      </w:r>
      <w:commentRangeStart w:id="141"/>
      <w:r w:rsidRPr="00D253EF">
        <w:rPr>
          <w:rFonts w:asciiTheme="minorHAnsi" w:eastAsia="PMingLiU" w:hAnsiTheme="minorHAnsi" w:cstheme="minorHAnsi"/>
          <w:i/>
          <w:iCs/>
        </w:rPr>
        <w:t>M. myotis</w:t>
      </w:r>
      <w:commentRangeEnd w:id="141"/>
      <w:r w:rsidRPr="00D253EF">
        <w:rPr>
          <w:rFonts w:asciiTheme="minorHAnsi" w:eastAsia="PMingLiU" w:hAnsiTheme="minorHAnsi" w:cstheme="minorHAnsi"/>
          <w:sz w:val="16"/>
          <w:szCs w:val="16"/>
        </w:rPr>
        <w:commentReference w:id="141"/>
      </w:r>
      <w:r w:rsidRPr="00D253EF">
        <w:rPr>
          <w:rFonts w:asciiTheme="minorHAnsi" w:eastAsia="PMingLiU" w:hAnsiTheme="minorHAnsi" w:cstheme="minorHAnsi"/>
          <w:i/>
          <w:iCs/>
        </w:rPr>
        <w:t xml:space="preserve">, </w:t>
      </w:r>
      <w:commentRangeStart w:id="142"/>
      <w:r w:rsidRPr="00D253EF">
        <w:rPr>
          <w:rFonts w:asciiTheme="minorHAnsi" w:eastAsia="PMingLiU" w:hAnsiTheme="minorHAnsi" w:cstheme="minorHAnsi"/>
          <w:i/>
          <w:iCs/>
        </w:rPr>
        <w:t>M. nattereri</w:t>
      </w:r>
      <w:r w:rsidRPr="00D253EF">
        <w:rPr>
          <w:rFonts w:asciiTheme="minorHAnsi" w:eastAsia="PMingLiU" w:hAnsiTheme="minorHAnsi" w:cstheme="minorHAnsi"/>
        </w:rPr>
        <w:t xml:space="preserve"> </w:t>
      </w:r>
      <w:commentRangeEnd w:id="142"/>
      <w:r w:rsidRPr="00D253EF">
        <w:rPr>
          <w:rFonts w:asciiTheme="minorHAnsi" w:eastAsia="PMingLiU" w:hAnsiTheme="minorHAnsi" w:cstheme="minorHAnsi"/>
          <w:sz w:val="16"/>
          <w:szCs w:val="16"/>
        </w:rPr>
        <w:commentReference w:id="142"/>
      </w:r>
      <w:r w:rsidRPr="00C46589">
        <w:rPr>
          <w:rFonts w:asciiTheme="minorHAnsi" w:eastAsia="PMingLiU" w:hAnsiTheme="minorHAnsi" w:cstheme="minorHAnsi"/>
        </w:rPr>
        <w:t xml:space="preserve">and </w:t>
      </w:r>
      <w:r w:rsidRPr="00C46589">
        <w:rPr>
          <w:rFonts w:asciiTheme="minorHAnsi" w:eastAsia="PMingLiU" w:hAnsiTheme="minorHAnsi" w:cstheme="minorHAnsi"/>
          <w:i/>
          <w:iCs/>
        </w:rPr>
        <w:t>M</w:t>
      </w:r>
      <w:r w:rsidR="00C46589" w:rsidRPr="00C46589">
        <w:rPr>
          <w:rFonts w:asciiTheme="minorHAnsi" w:eastAsia="PMingLiU" w:hAnsiTheme="minorHAnsi" w:cstheme="minorHAnsi"/>
          <w:i/>
          <w:iCs/>
        </w:rPr>
        <w:t>.</w:t>
      </w:r>
      <w:r w:rsidR="002D2C79" w:rsidRPr="00C46589">
        <w:t xml:space="preserve"> </w:t>
      </w:r>
      <w:r w:rsidR="002D2C79" w:rsidRPr="00C46589">
        <w:rPr>
          <w:rFonts w:asciiTheme="minorHAnsi" w:eastAsia="PMingLiU" w:hAnsiTheme="minorHAnsi" w:cstheme="minorHAnsi"/>
          <w:i/>
          <w:iCs/>
        </w:rPr>
        <w:t xml:space="preserve">orianae </w:t>
      </w:r>
      <w:r w:rsidRPr="00C46589">
        <w:rPr>
          <w:rFonts w:asciiTheme="minorHAnsi" w:eastAsia="PMingLiU" w:hAnsiTheme="minorHAnsi" w:cstheme="minorHAnsi"/>
        </w:rPr>
        <w:t>(Jones &amp; Rydell 1994). Russo et al. (2007) indicated that bat species characterised by</w:t>
      </w:r>
      <w:r w:rsidRPr="00D253EF">
        <w:rPr>
          <w:rFonts w:asciiTheme="minorHAnsi" w:eastAsia="PMingLiU" w:hAnsiTheme="minorHAnsi" w:cstheme="minorHAnsi"/>
        </w:rPr>
        <w:t xml:space="preserve"> slow flight often emerge later to compensate for higher predation risk. Conversely, clutter bat species usually emerge earlier than open space and clutter-edge species, because the foraging environment offers better protection to aerial predators (Thomas &amp; Jacobs 2013). </w:t>
      </w:r>
    </w:p>
    <w:p w14:paraId="1FF433B4" w14:textId="33B25FB8" w:rsidR="00735166" w:rsidRPr="00D253EF" w:rsidRDefault="00735166" w:rsidP="00502C4F">
      <w:pPr>
        <w:spacing w:after="240" w:line="360" w:lineRule="auto"/>
        <w:rPr>
          <w:rFonts w:asciiTheme="minorHAnsi" w:eastAsia="PMingLiU" w:hAnsiTheme="minorHAnsi" w:cstheme="minorHAnsi"/>
          <w:b/>
          <w:color w:val="000000"/>
          <w:sz w:val="28"/>
          <w:szCs w:val="28"/>
          <w:lang w:val="en-US"/>
        </w:rPr>
      </w:pPr>
      <w:r w:rsidRPr="00D253EF">
        <w:rPr>
          <w:rFonts w:asciiTheme="minorHAnsi" w:eastAsia="PMingLiU" w:hAnsiTheme="minorHAnsi" w:cstheme="minorHAnsi"/>
          <w:b/>
          <w:color w:val="000000"/>
          <w:sz w:val="28"/>
          <w:szCs w:val="28"/>
          <w:lang w:val="en-US"/>
        </w:rPr>
        <w:t>Bat activity between the first and last activity peak</w:t>
      </w:r>
    </w:p>
    <w:p w14:paraId="76A15ADA" w14:textId="6A9E4601" w:rsidR="00A43D2C" w:rsidRPr="00D253EF" w:rsidRDefault="00735166" w:rsidP="00FF2096">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 xml:space="preserve">Bat activity at roosts throughout the night may be influenced by the nightly foraging patterns and behaviors </w:t>
      </w:r>
      <w:r w:rsidR="00583537">
        <w:rPr>
          <w:rFonts w:asciiTheme="minorHAnsi" w:eastAsia="PMingLiU" w:hAnsiTheme="minorHAnsi" w:cstheme="minorHAnsi"/>
          <w:lang w:val="en-US"/>
        </w:rPr>
        <w:t xml:space="preserve">of bats </w:t>
      </w:r>
      <w:r w:rsidRPr="00D253EF">
        <w:rPr>
          <w:rFonts w:asciiTheme="minorHAnsi" w:eastAsia="PMingLiU" w:hAnsiTheme="minorHAnsi" w:cstheme="minorHAnsi"/>
          <w:lang w:val="en-US"/>
        </w:rPr>
        <w:t xml:space="preserve">(Petrzelkova et al. 2009; Agosta et al. 2005; Zhang et al. 2015). Multiple factors including reproductive status, predator avoidance, weather condition, energy conservation, social interactions and communication can influence patterns of bat activity through the night (Knight &amp; Jones 2009; Perks &amp; Goodenough 2020; Egert-Berg et al. 2018; Voigt et al. 2017). Although bats are known </w:t>
      </w:r>
      <w:r w:rsidR="00583537">
        <w:rPr>
          <w:rFonts w:asciiTheme="minorHAnsi" w:eastAsia="PMingLiU" w:hAnsiTheme="minorHAnsi" w:cstheme="minorHAnsi"/>
          <w:lang w:val="en-US"/>
        </w:rPr>
        <w:t xml:space="preserve">to </w:t>
      </w:r>
      <w:r w:rsidRPr="00D253EF">
        <w:rPr>
          <w:rFonts w:asciiTheme="minorHAnsi" w:eastAsia="PMingLiU" w:hAnsiTheme="minorHAnsi" w:cstheme="minorHAnsi"/>
          <w:lang w:val="en-US"/>
        </w:rPr>
        <w:t xml:space="preserve">often emerge near sunset and return near sunrise, many </w:t>
      </w:r>
      <w:r w:rsidRPr="00D253EF">
        <w:rPr>
          <w:rFonts w:asciiTheme="minorHAnsi" w:eastAsia="PMingLiU" w:hAnsiTheme="minorHAnsi" w:cstheme="minorHAnsi"/>
          <w:lang w:val="en-US"/>
        </w:rPr>
        <w:lastRenderedPageBreak/>
        <w:t>species return earlier to roost between foraging bouts and sometimes remain within roost</w:t>
      </w:r>
      <w:r w:rsidR="00583537">
        <w:rPr>
          <w:rFonts w:asciiTheme="minorHAnsi" w:eastAsia="PMingLiU" w:hAnsiTheme="minorHAnsi" w:cstheme="minorHAnsi"/>
          <w:lang w:val="en-US"/>
        </w:rPr>
        <w:t>s</w:t>
      </w:r>
      <w:r w:rsidRPr="00D253EF">
        <w:rPr>
          <w:rFonts w:asciiTheme="minorHAnsi" w:eastAsia="PMingLiU" w:hAnsiTheme="minorHAnsi" w:cstheme="minorHAnsi"/>
          <w:lang w:val="en-US"/>
        </w:rPr>
        <w:t xml:space="preserve"> despite it being early in the night (Mickael et al. 2002; Murray &amp; Kurta 2004; Dwyer 1964).</w:t>
      </w:r>
    </w:p>
    <w:p w14:paraId="4D97EFF5" w14:textId="17085AA1" w:rsidR="00A15D72" w:rsidRPr="00D253EF" w:rsidRDefault="00735166" w:rsidP="00FF2096">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In this study, two smaller activity peaks occurred during the night between the initial peak in emergence and the bats’</w:t>
      </w:r>
      <w:r w:rsidR="001F63D3">
        <w:rPr>
          <w:rFonts w:asciiTheme="minorHAnsi" w:eastAsia="PMingLiU" w:hAnsiTheme="minorHAnsi" w:cstheme="minorHAnsi"/>
          <w:lang w:val="en-US"/>
        </w:rPr>
        <w:t xml:space="preserve"> last</w:t>
      </w:r>
      <w:r w:rsidRPr="00D253EF">
        <w:rPr>
          <w:rFonts w:asciiTheme="minorHAnsi" w:eastAsia="PMingLiU" w:hAnsiTheme="minorHAnsi" w:cstheme="minorHAnsi"/>
          <w:lang w:val="en-US"/>
        </w:rPr>
        <w:t xml:space="preserve"> return to the roost near sunrise</w:t>
      </w:r>
      <w:r w:rsidR="001F63D3">
        <w:rPr>
          <w:rFonts w:asciiTheme="minorHAnsi" w:eastAsia="PMingLiU" w:hAnsiTheme="minorHAnsi" w:cstheme="minorHAnsi"/>
          <w:lang w:val="en-US"/>
        </w:rPr>
        <w:t xml:space="preserve"> in summer</w:t>
      </w:r>
      <w:r w:rsidRPr="00D253EF">
        <w:rPr>
          <w:rFonts w:asciiTheme="minorHAnsi" w:eastAsia="PMingLiU" w:hAnsiTheme="minorHAnsi" w:cstheme="minorHAnsi"/>
          <w:lang w:val="en-US"/>
        </w:rPr>
        <w:t xml:space="preserve">. These peaks were likely indicative of the emergence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and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and the early return of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Based on the emergence time of each species mentioned above, the first peak in emergence was dominated by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while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and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emerged much later - three hours after sunset. The small peak in activity three hours after sunset likely marked the emergence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and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For the second small activity peak before the final peak return, acoustic recordings were dominated by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calls. As the activity of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remained relatively low for 4 hours through the night, the small activity peak before final peak return was likely caused by the early return of some </w:t>
      </w:r>
      <w:r w:rsidRPr="00D41102">
        <w:rPr>
          <w:rFonts w:asciiTheme="minorHAnsi" w:eastAsia="PMingLiU" w:hAnsiTheme="minorHAnsi" w:cstheme="minorHAnsi"/>
          <w:i/>
          <w:iCs/>
          <w:lang w:val="en-US"/>
        </w:rPr>
        <w:t>M. australis</w:t>
      </w:r>
      <w:r w:rsidRPr="00D41102">
        <w:rPr>
          <w:rFonts w:asciiTheme="minorHAnsi" w:eastAsia="PMingLiU" w:hAnsiTheme="minorHAnsi" w:cstheme="minorHAnsi"/>
          <w:lang w:val="en-US"/>
        </w:rPr>
        <w:t xml:space="preserve">. The early return of some </w:t>
      </w:r>
      <w:r w:rsidRPr="00D41102">
        <w:rPr>
          <w:rFonts w:asciiTheme="minorHAnsi" w:eastAsia="PMingLiU" w:hAnsiTheme="minorHAnsi" w:cstheme="minorHAnsi"/>
          <w:i/>
          <w:iCs/>
          <w:lang w:val="en-US"/>
        </w:rPr>
        <w:t>M. australis</w:t>
      </w:r>
      <w:r w:rsidRPr="00D41102">
        <w:rPr>
          <w:rFonts w:asciiTheme="minorHAnsi" w:eastAsia="PMingLiU" w:hAnsiTheme="minorHAnsi" w:cstheme="minorHAnsi"/>
          <w:lang w:val="en-US"/>
        </w:rPr>
        <w:t xml:space="preserve"> is likely to be driven by satiation or poor weather.</w:t>
      </w:r>
      <w:r w:rsidRPr="00D253EF">
        <w:rPr>
          <w:rFonts w:asciiTheme="minorHAnsi" w:eastAsia="PMingLiU" w:hAnsiTheme="minorHAnsi" w:cstheme="minorHAnsi"/>
          <w:lang w:val="en-US"/>
        </w:rPr>
        <w:t xml:space="preserve"> Dwyer (1964) suggested that timing of bat satiation would influence the timing of return, with early satiation of </w:t>
      </w:r>
      <w:r w:rsidRPr="00C46589">
        <w:rPr>
          <w:rFonts w:asciiTheme="minorHAnsi" w:eastAsia="PMingLiU" w:hAnsiTheme="minorHAnsi" w:cstheme="minorHAnsi"/>
          <w:i/>
          <w:iCs/>
          <w:lang w:val="en-US"/>
        </w:rPr>
        <w:t xml:space="preserve">M. </w:t>
      </w:r>
      <w:r w:rsidR="002D2C79" w:rsidRPr="00C46589">
        <w:rPr>
          <w:rFonts w:asciiTheme="minorHAnsi" w:eastAsia="PMingLiU" w:hAnsiTheme="minorHAnsi" w:cstheme="minorHAnsi"/>
          <w:i/>
          <w:iCs/>
          <w:lang w:val="en-US"/>
        </w:rPr>
        <w:t xml:space="preserve">orianae </w:t>
      </w:r>
      <w:r w:rsidRPr="00C46589">
        <w:rPr>
          <w:rFonts w:asciiTheme="minorHAnsi" w:eastAsia="PMingLiU" w:hAnsiTheme="minorHAnsi" w:cstheme="minorHAnsi"/>
          <w:i/>
          <w:iCs/>
          <w:lang w:val="en-US"/>
        </w:rPr>
        <w:t>blepotis</w:t>
      </w:r>
      <w:r w:rsidRPr="00C46589">
        <w:rPr>
          <w:rFonts w:asciiTheme="minorHAnsi" w:eastAsia="PMingLiU" w:hAnsiTheme="minorHAnsi" w:cstheme="minorHAnsi"/>
          <w:lang w:val="en-US"/>
        </w:rPr>
        <w:t xml:space="preserve"> result</w:t>
      </w:r>
      <w:r w:rsidR="00E478AE" w:rsidRPr="00C46589">
        <w:rPr>
          <w:rFonts w:asciiTheme="minorHAnsi" w:eastAsia="PMingLiU" w:hAnsiTheme="minorHAnsi" w:cstheme="minorHAnsi"/>
          <w:lang w:val="en-US"/>
        </w:rPr>
        <w:t>ing</w:t>
      </w:r>
      <w:r w:rsidRPr="00C46589">
        <w:rPr>
          <w:rFonts w:asciiTheme="minorHAnsi" w:eastAsia="PMingLiU" w:hAnsiTheme="minorHAnsi" w:cstheme="minorHAnsi"/>
          <w:lang w:val="en-US"/>
        </w:rPr>
        <w:t xml:space="preserve"> in early return. </w:t>
      </w:r>
      <w:commentRangeStart w:id="143"/>
      <w:r w:rsidRPr="00C46589">
        <w:rPr>
          <w:rFonts w:asciiTheme="minorHAnsi" w:eastAsia="PMingLiU" w:hAnsiTheme="minorHAnsi" w:cstheme="minorHAnsi"/>
          <w:lang w:val="en-US"/>
        </w:rPr>
        <w:t>Studies also recorded bats returning to roost earlier under</w:t>
      </w:r>
      <w:r w:rsidRPr="00D253EF">
        <w:rPr>
          <w:rFonts w:asciiTheme="minorHAnsi" w:eastAsia="PMingLiU" w:hAnsiTheme="minorHAnsi" w:cstheme="minorHAnsi"/>
          <w:lang w:val="en-US"/>
        </w:rPr>
        <w:t xml:space="preserve"> heavy rain (Weinbeer et al. 2006;</w:t>
      </w:r>
      <w:r w:rsidRPr="00D253EF">
        <w:rPr>
          <w:rFonts w:asciiTheme="minorHAnsi" w:eastAsia="PMingLiU" w:hAnsiTheme="minorHAnsi" w:cstheme="minorHAnsi"/>
        </w:rPr>
        <w:t xml:space="preserve"> </w:t>
      </w:r>
      <w:r w:rsidRPr="00D253EF">
        <w:rPr>
          <w:rFonts w:asciiTheme="minorHAnsi" w:eastAsia="PMingLiU" w:hAnsiTheme="minorHAnsi" w:cstheme="minorHAnsi"/>
          <w:lang w:val="en-US"/>
        </w:rPr>
        <w:t xml:space="preserve">Frafjord 2013).  </w:t>
      </w:r>
      <w:commentRangeEnd w:id="143"/>
      <w:r w:rsidRPr="00D253EF">
        <w:rPr>
          <w:rFonts w:asciiTheme="minorHAnsi" w:eastAsia="PMingLiU" w:hAnsiTheme="minorHAnsi" w:cstheme="minorHAnsi"/>
          <w:sz w:val="16"/>
          <w:szCs w:val="16"/>
        </w:rPr>
        <w:commentReference w:id="143"/>
      </w:r>
    </w:p>
    <w:p w14:paraId="42A12563" w14:textId="16A10770" w:rsidR="00502C4F" w:rsidRPr="00D253EF" w:rsidRDefault="00735166" w:rsidP="00502C4F">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Bat activity between first emergence and the last return in winter varied between nights with a smaller peak occurring before and after the second largest peak. It is not known whether bats were emerging or returning to the tunnel during this period. However, these two activity peaks were possibly driven by weather condition</w:t>
      </w:r>
      <w:r w:rsidR="00E478AE">
        <w:rPr>
          <w:rFonts w:asciiTheme="minorHAnsi" w:eastAsia="PMingLiU" w:hAnsiTheme="minorHAnsi" w:cstheme="minorHAnsi"/>
          <w:lang w:val="en-US"/>
        </w:rPr>
        <w:t>s</w:t>
      </w:r>
      <w:r w:rsidRPr="00D253EF">
        <w:rPr>
          <w:rFonts w:asciiTheme="minorHAnsi" w:eastAsia="PMingLiU" w:hAnsiTheme="minorHAnsi" w:cstheme="minorHAnsi"/>
          <w:lang w:val="en-US"/>
        </w:rPr>
        <w:t xml:space="preserve">, predator avoidance, energy conservation and social interactions. The smaller activity peak before the main return at midnight was possibly a second emergence, the return of some individuals from the first emergence, or even visits by bats from other roost sites. These activities might be due to weather condition, social communication, and energy conservation. As mentioned above, poor weather conditions may result in delayed emergence and earlier return of bats. Bats sometimes return to roost early or visit other roosting sites to care </w:t>
      </w:r>
      <w:r w:rsidR="00E478AE">
        <w:rPr>
          <w:rFonts w:asciiTheme="minorHAnsi" w:eastAsia="PMingLiU" w:hAnsiTheme="minorHAnsi" w:cstheme="minorHAnsi"/>
          <w:lang w:val="en-US"/>
        </w:rPr>
        <w:t xml:space="preserve">for </w:t>
      </w:r>
      <w:r w:rsidRPr="00D253EF">
        <w:rPr>
          <w:rFonts w:asciiTheme="minorHAnsi" w:eastAsia="PMingLiU" w:hAnsiTheme="minorHAnsi" w:cstheme="minorHAnsi"/>
          <w:lang w:val="en-US"/>
        </w:rPr>
        <w:t xml:space="preserve">young bats, or for social interaction and communication among conspecifics (Chaverri et al. 2018; </w:t>
      </w:r>
      <w:r w:rsidRPr="00D253EF">
        <w:rPr>
          <w:rFonts w:asciiTheme="minorHAnsi" w:eastAsia="PMingLiU" w:hAnsiTheme="minorHAnsi" w:cstheme="minorHAnsi"/>
          <w:lang w:val="en-US"/>
        </w:rPr>
        <w:lastRenderedPageBreak/>
        <w:t xml:space="preserve">Thomson 2020; Swift 1997). Some bat species such as </w:t>
      </w:r>
      <w:r w:rsidRPr="00D253EF">
        <w:rPr>
          <w:rFonts w:asciiTheme="minorHAnsi" w:eastAsia="PMingLiU" w:hAnsiTheme="minorHAnsi" w:cstheme="minorHAnsi"/>
          <w:i/>
          <w:iCs/>
          <w:lang w:val="en-US"/>
        </w:rPr>
        <w:t>R. hipposideros</w:t>
      </w:r>
      <w:r w:rsidRPr="00D253EF">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M. lucifugus</w:t>
      </w:r>
      <w:r w:rsidRPr="00D253EF">
        <w:rPr>
          <w:rFonts w:asciiTheme="minorHAnsi" w:eastAsia="PMingLiU" w:hAnsiTheme="minorHAnsi" w:cstheme="minorHAnsi"/>
          <w:lang w:val="en-US"/>
        </w:rPr>
        <w:t xml:space="preserve"> </w:t>
      </w:r>
      <w:r w:rsidRPr="00C46589">
        <w:rPr>
          <w:rFonts w:asciiTheme="minorHAnsi" w:eastAsia="PMingLiU" w:hAnsiTheme="minorHAnsi" w:cstheme="minorHAnsi"/>
          <w:lang w:val="en-US"/>
        </w:rPr>
        <w:t xml:space="preserve">and </w:t>
      </w:r>
      <w:r w:rsidRPr="00C46589">
        <w:rPr>
          <w:rFonts w:asciiTheme="minorHAnsi" w:eastAsia="PMingLiU" w:hAnsiTheme="minorHAnsi" w:cstheme="minorHAnsi"/>
          <w:i/>
          <w:iCs/>
          <w:lang w:val="en-US"/>
        </w:rPr>
        <w:t xml:space="preserve">M. </w:t>
      </w:r>
      <w:r w:rsidR="002D2C79" w:rsidRPr="00C46589">
        <w:rPr>
          <w:rFonts w:asciiTheme="minorHAnsi" w:eastAsia="PMingLiU" w:hAnsiTheme="minorHAnsi" w:cstheme="minorHAnsi"/>
          <w:i/>
          <w:iCs/>
          <w:lang w:val="en-US"/>
        </w:rPr>
        <w:t xml:space="preserve">orianae </w:t>
      </w:r>
      <w:r w:rsidRPr="00C46589">
        <w:rPr>
          <w:rFonts w:asciiTheme="minorHAnsi" w:eastAsia="PMingLiU" w:hAnsiTheme="minorHAnsi" w:cstheme="minorHAnsi"/>
          <w:i/>
          <w:iCs/>
          <w:lang w:val="en-US"/>
        </w:rPr>
        <w:t>blepotis</w:t>
      </w:r>
      <w:r w:rsidRPr="00D253EF">
        <w:rPr>
          <w:rFonts w:asciiTheme="minorHAnsi" w:eastAsia="PMingLiU" w:hAnsiTheme="minorHAnsi" w:cstheme="minorHAnsi"/>
          <w:lang w:val="en-US"/>
        </w:rPr>
        <w:t xml:space="preserve"> may utilize multiple night roosting sites close to foraging areas for purposes such as digestion, assimilation and predator avoidance (</w:t>
      </w:r>
      <w:r w:rsidRPr="00D253EF">
        <w:rPr>
          <w:rFonts w:asciiTheme="minorHAnsi" w:eastAsia="PMingLiU" w:hAnsiTheme="minorHAnsi" w:cstheme="minorHAnsi"/>
        </w:rPr>
        <w:t xml:space="preserve">Knight &amp; Jones 2009; </w:t>
      </w:r>
      <w:r w:rsidRPr="00D253EF">
        <w:rPr>
          <w:rFonts w:asciiTheme="minorHAnsi" w:eastAsia="PMingLiU" w:hAnsiTheme="minorHAnsi" w:cstheme="minorHAnsi"/>
          <w:lang w:val="en-US"/>
        </w:rPr>
        <w:t xml:space="preserve">Dwyer 1964; Anthony et al. 1981; Murphy 2014). For energy conservation, the high costs of flight or poor foraging success under severe environmental conditions may also result in early return for energy conservation (Anthony et al. 1981). </w:t>
      </w:r>
    </w:p>
    <w:p w14:paraId="230E4007" w14:textId="112E91EF" w:rsidR="00735166" w:rsidRPr="00D253EF" w:rsidRDefault="00735166" w:rsidP="00AC2954">
      <w:pPr>
        <w:spacing w:after="240" w:line="360" w:lineRule="auto"/>
        <w:jc w:val="both"/>
        <w:rPr>
          <w:rFonts w:asciiTheme="minorHAnsi" w:eastAsia="PMingLiU" w:hAnsiTheme="minorHAnsi" w:cstheme="minorHAnsi"/>
          <w:b/>
          <w:sz w:val="28"/>
          <w:szCs w:val="28"/>
          <w:lang w:val="en-US"/>
        </w:rPr>
      </w:pPr>
      <w:r w:rsidRPr="00D253EF">
        <w:rPr>
          <w:rFonts w:asciiTheme="minorHAnsi" w:eastAsia="PMingLiU" w:hAnsiTheme="minorHAnsi" w:cstheme="minorHAnsi"/>
          <w:b/>
          <w:sz w:val="28"/>
          <w:szCs w:val="28"/>
          <w:lang w:val="en-US"/>
        </w:rPr>
        <w:t xml:space="preserve">Species final return peak and sunrise </w:t>
      </w:r>
    </w:p>
    <w:p w14:paraId="1933B560" w14:textId="26EA9B97" w:rsidR="005F0C43" w:rsidRPr="00D253EF" w:rsidRDefault="00735166" w:rsidP="00FF2096">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There were significant differences in the final peak return time among the three species of bats in the Yugar tunnel, and the differences were dependent on season. The final peak return of all species occurred earlier in summer than in winter relative to sunrise. In summer, all three species’ final return peaked at similar times between 150 – 160 minutes before sunrise; in winter, the final peak return time varied among species with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first, followed by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and then </w:t>
      </w:r>
      <w:r w:rsidRPr="00D253EF">
        <w:rPr>
          <w:rFonts w:asciiTheme="minorHAnsi" w:eastAsia="PMingLiU" w:hAnsiTheme="minorHAnsi" w:cstheme="minorHAnsi"/>
          <w:i/>
          <w:iCs/>
        </w:rPr>
        <w:t>M. australis</w:t>
      </w:r>
      <w:r w:rsidRPr="00D253EF">
        <w:rPr>
          <w:rFonts w:asciiTheme="minorHAnsi" w:eastAsia="PMingLiU" w:hAnsiTheme="minorHAnsi" w:cstheme="minorHAnsi"/>
        </w:rPr>
        <w:t>.</w:t>
      </w:r>
    </w:p>
    <w:p w14:paraId="6D66044A" w14:textId="056A39DE" w:rsidR="00D0746B" w:rsidRPr="00D253EF" w:rsidRDefault="00735166" w:rsidP="00FF2096">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The timing of bats returning to roosting sites has been related to predation risk (Speakman et al. 1995), weather conditions (Griffiths 2007; Pretourius et al. 2020), reproductive needs (Pretourius et al. 2020) and energetic demands (</w:t>
      </w:r>
      <w:r w:rsidRPr="00D253EF">
        <w:rPr>
          <w:rFonts w:asciiTheme="minorHAnsi" w:eastAsia="PMingLiU" w:hAnsiTheme="minorHAnsi" w:cstheme="minorHAnsi"/>
        </w:rPr>
        <w:t>Muthersbaugh et al. 2019</w:t>
      </w:r>
      <w:r w:rsidRPr="00D253EF">
        <w:rPr>
          <w:rFonts w:asciiTheme="minorHAnsi" w:eastAsia="PMingLiU" w:hAnsiTheme="minorHAnsi" w:cstheme="minorHAnsi"/>
          <w:lang w:val="en-US"/>
        </w:rPr>
        <w:t xml:space="preserve">). In this study, the time of final peak return of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was significantly different between two seasons, when return time occurred much closer to official sunrise in winter than in summer. This was likely driven by variation in food availability between summer and winter. Two studies on </w:t>
      </w:r>
      <w:r w:rsidRPr="00C46589">
        <w:rPr>
          <w:rFonts w:asciiTheme="minorHAnsi" w:eastAsia="PMingLiU" w:hAnsiTheme="minorHAnsi" w:cstheme="minorHAnsi"/>
          <w:i/>
          <w:iCs/>
          <w:lang w:val="en-US"/>
        </w:rPr>
        <w:t xml:space="preserve">M. </w:t>
      </w:r>
      <w:r w:rsidR="00C46589" w:rsidRPr="00C46589">
        <w:rPr>
          <w:rFonts w:asciiTheme="minorHAnsi" w:eastAsia="PMingLiU" w:hAnsiTheme="minorHAnsi" w:cstheme="minorHAnsi"/>
          <w:i/>
          <w:iCs/>
          <w:lang w:val="en-US"/>
        </w:rPr>
        <w:t>schreibersii</w:t>
      </w:r>
      <w:r w:rsidRPr="00D253EF">
        <w:rPr>
          <w:rFonts w:asciiTheme="minorHAnsi" w:eastAsia="PMingLiU" w:hAnsiTheme="minorHAnsi" w:cstheme="minorHAnsi"/>
          <w:i/>
          <w:iCs/>
          <w:lang w:val="en-US"/>
        </w:rPr>
        <w:t xml:space="preserve"> </w:t>
      </w:r>
      <w:r w:rsidRPr="00D253EF">
        <w:rPr>
          <w:rFonts w:asciiTheme="minorHAnsi" w:eastAsia="PMingLiU" w:hAnsiTheme="minorHAnsi" w:cstheme="minorHAnsi"/>
          <w:lang w:val="en-US"/>
        </w:rPr>
        <w:t xml:space="preserve">reported similar findings for return time in summer, when bats returned between two to three hours before sunrise. Russo et al. (2007) and Salvarina et al. (2018) suggested that the time of bat emergence and return could be influenced by insect abundance. </w:t>
      </w:r>
      <w:r w:rsidR="00C82502">
        <w:rPr>
          <w:rFonts w:asciiTheme="minorHAnsi" w:eastAsia="PMingLiU" w:hAnsiTheme="minorHAnsi" w:cstheme="minorHAnsi"/>
          <w:lang w:val="en-US"/>
        </w:rPr>
        <w:t>S</w:t>
      </w:r>
      <w:r w:rsidRPr="00D253EF">
        <w:rPr>
          <w:rFonts w:asciiTheme="minorHAnsi" w:eastAsia="PMingLiU" w:hAnsiTheme="minorHAnsi" w:cstheme="minorHAnsi"/>
          <w:lang w:val="en-US"/>
        </w:rPr>
        <w:t>atiation could trigger bats’ earlier return. However, when bats do not obtain sufficient food</w:t>
      </w:r>
      <w:r w:rsidR="00FA30E8">
        <w:rPr>
          <w:rFonts w:asciiTheme="minorHAnsi" w:eastAsia="PMingLiU" w:hAnsiTheme="minorHAnsi" w:cstheme="minorHAnsi"/>
          <w:lang w:val="en-US"/>
        </w:rPr>
        <w:t>,</w:t>
      </w:r>
      <w:r w:rsidRPr="00D253EF">
        <w:rPr>
          <w:rFonts w:asciiTheme="minorHAnsi" w:eastAsia="PMingLiU" w:hAnsiTheme="minorHAnsi" w:cstheme="minorHAnsi"/>
          <w:lang w:val="en-US"/>
        </w:rPr>
        <w:t xml:space="preserve"> this could result </w:t>
      </w:r>
      <w:r w:rsidR="00FA30E8">
        <w:rPr>
          <w:rFonts w:asciiTheme="minorHAnsi" w:eastAsia="PMingLiU" w:hAnsiTheme="minorHAnsi" w:cstheme="minorHAnsi"/>
          <w:lang w:val="en-US"/>
        </w:rPr>
        <w:t xml:space="preserve">in </w:t>
      </w:r>
      <w:r w:rsidRPr="00D253EF">
        <w:rPr>
          <w:rFonts w:asciiTheme="minorHAnsi" w:eastAsia="PMingLiU" w:hAnsiTheme="minorHAnsi" w:cstheme="minorHAnsi"/>
          <w:lang w:val="en-US"/>
        </w:rPr>
        <w:t>their later return (Dwyer 1964). Bats’ requirements to reach satiation could be influenced by insect abundance, distance to foraging grounds, and energy demand</w:t>
      </w:r>
      <w:r w:rsidR="00FA30E8">
        <w:rPr>
          <w:rFonts w:asciiTheme="minorHAnsi" w:eastAsia="PMingLiU" w:hAnsiTheme="minorHAnsi" w:cstheme="minorHAnsi"/>
          <w:lang w:val="en-US"/>
        </w:rPr>
        <w:t>s</w:t>
      </w:r>
      <w:r w:rsidRPr="00D253EF">
        <w:rPr>
          <w:rFonts w:asciiTheme="minorHAnsi" w:eastAsia="PMingLiU" w:hAnsiTheme="minorHAnsi" w:cstheme="minorHAnsi"/>
          <w:lang w:val="en-US"/>
        </w:rPr>
        <w:t xml:space="preserve"> (Shen &amp; Lee 2000). </w:t>
      </w:r>
      <w:r w:rsidR="001965B9" w:rsidRPr="00F65346">
        <w:rPr>
          <w:rFonts w:asciiTheme="minorHAnsi" w:eastAsia="PMingLiU" w:hAnsiTheme="minorHAnsi" w:cstheme="minorHAnsi"/>
          <w:lang w:val="en-US"/>
        </w:rPr>
        <w:t xml:space="preserve">Studies indicated that insect abundance was positively correlated with warmer ambient temperature and </w:t>
      </w:r>
      <w:r w:rsidR="001965B9" w:rsidRPr="00F65346">
        <w:rPr>
          <w:rFonts w:asciiTheme="minorHAnsi" w:eastAsia="PMingLiU" w:hAnsiTheme="minorHAnsi" w:cstheme="minorHAnsi"/>
          <w:lang w:val="en-US"/>
        </w:rPr>
        <w:lastRenderedPageBreak/>
        <w:t>dependent on immediate condition of weather (</w:t>
      </w:r>
      <w:r w:rsidR="009A7C1F" w:rsidRPr="00F65346">
        <w:rPr>
          <w:rFonts w:asciiTheme="minorHAnsi" w:eastAsia="PMingLiU" w:hAnsiTheme="minorHAnsi" w:cstheme="minorHAnsi"/>
          <w:lang w:val="en-US"/>
        </w:rPr>
        <w:t>Meyer et al. 2016; Turbill 2008; Sherwin et al. 2013</w:t>
      </w:r>
      <w:r w:rsidR="001965B9">
        <w:rPr>
          <w:rFonts w:asciiTheme="minorHAnsi" w:eastAsia="PMingLiU" w:hAnsiTheme="minorHAnsi" w:cstheme="minorHAnsi"/>
          <w:lang w:val="en-US"/>
        </w:rPr>
        <w:t>). Thus, i</w:t>
      </w:r>
      <w:r w:rsidRPr="00D253EF">
        <w:rPr>
          <w:rFonts w:asciiTheme="minorHAnsi" w:eastAsia="PMingLiU" w:hAnsiTheme="minorHAnsi" w:cstheme="minorHAnsi"/>
          <w:lang w:val="en-US"/>
        </w:rPr>
        <w:t xml:space="preserve">nsect abundance is </w:t>
      </w:r>
      <w:r w:rsidR="001965B9">
        <w:rPr>
          <w:rFonts w:asciiTheme="minorHAnsi" w:eastAsia="PMingLiU" w:hAnsiTheme="minorHAnsi" w:cstheme="minorHAnsi"/>
          <w:lang w:val="en-US"/>
        </w:rPr>
        <w:t>likely</w:t>
      </w:r>
      <w:r w:rsidRPr="00D253EF">
        <w:rPr>
          <w:rFonts w:asciiTheme="minorHAnsi" w:eastAsia="PMingLiU" w:hAnsiTheme="minorHAnsi" w:cstheme="minorHAnsi"/>
          <w:lang w:val="en-US"/>
        </w:rPr>
        <w:t xml:space="preserve"> higher in summer and lower in winter; the better foraging opportunity in summer may trigger bats’ earlier return when compared with winter (Fenton &amp; Morris 2011; Heim et al. 2017). </w:t>
      </w:r>
    </w:p>
    <w:p w14:paraId="47F7558B" w14:textId="0D9E52C6" w:rsidR="00AC1751" w:rsidRPr="00D253EF" w:rsidRDefault="00735166" w:rsidP="00502C4F">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i/>
          <w:iCs/>
          <w:lang w:val="en-US"/>
        </w:rPr>
        <w:t>Myotis macropus</w:t>
      </w:r>
      <w:r w:rsidRPr="00D253EF">
        <w:rPr>
          <w:rFonts w:asciiTheme="minorHAnsi" w:eastAsia="PMingLiU" w:hAnsiTheme="minorHAnsi" w:cstheme="minorHAnsi"/>
          <w:lang w:val="en-US"/>
        </w:rPr>
        <w:t xml:space="preserve"> final peak return time was significantly earlier in summer than in winter relative to official sunrise. Similar to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it was likely driven by the variation of food availability between summer and winter. Studies on other </w:t>
      </w:r>
      <w:r w:rsidRPr="00D253EF">
        <w:rPr>
          <w:rFonts w:asciiTheme="minorHAnsi" w:eastAsia="PMingLiU" w:hAnsiTheme="minorHAnsi" w:cstheme="minorHAnsi"/>
          <w:i/>
          <w:iCs/>
          <w:lang w:val="en-US"/>
        </w:rPr>
        <w:t>Myotis</w:t>
      </w:r>
      <w:r w:rsidRPr="00D253EF">
        <w:rPr>
          <w:rFonts w:asciiTheme="minorHAnsi" w:eastAsia="PMingLiU" w:hAnsiTheme="minorHAnsi" w:cstheme="minorHAnsi"/>
          <w:lang w:val="en-US"/>
        </w:rPr>
        <w:t xml:space="preserve"> species such as </w:t>
      </w:r>
      <w:r w:rsidRPr="00D253EF">
        <w:rPr>
          <w:rFonts w:asciiTheme="minorHAnsi" w:eastAsia="PMingLiU" w:hAnsiTheme="minorHAnsi" w:cstheme="minorHAnsi"/>
          <w:i/>
          <w:iCs/>
          <w:lang w:val="en-US"/>
        </w:rPr>
        <w:t>M. myotis</w:t>
      </w:r>
      <w:r w:rsidRPr="00D253EF">
        <w:rPr>
          <w:rFonts w:asciiTheme="minorHAnsi" w:eastAsia="PMingLiU" w:hAnsiTheme="minorHAnsi" w:cstheme="minorHAnsi"/>
          <w:lang w:val="en-US"/>
        </w:rPr>
        <w:t xml:space="preserve"> (Zahn &amp; Dippel 1997), </w:t>
      </w:r>
      <w:r w:rsidRPr="00D253EF">
        <w:rPr>
          <w:rFonts w:asciiTheme="minorHAnsi" w:eastAsia="PMingLiU" w:hAnsiTheme="minorHAnsi" w:cstheme="minorHAnsi"/>
          <w:i/>
          <w:iCs/>
          <w:lang w:val="en-US"/>
        </w:rPr>
        <w:t>M. chliolabrum</w:t>
      </w:r>
      <w:r w:rsidRPr="00D253EF">
        <w:rPr>
          <w:rFonts w:asciiTheme="minorHAnsi" w:eastAsia="PMingLiU" w:hAnsiTheme="minorHAnsi" w:cstheme="minorHAnsi"/>
          <w:lang w:val="en-US"/>
        </w:rPr>
        <w:t xml:space="preserve"> (Rodhouse &amp; Hyde 2014) and </w:t>
      </w:r>
      <w:r w:rsidRPr="00D253EF">
        <w:rPr>
          <w:rFonts w:asciiTheme="minorHAnsi" w:eastAsia="PMingLiU" w:hAnsiTheme="minorHAnsi" w:cstheme="minorHAnsi"/>
          <w:i/>
          <w:iCs/>
          <w:lang w:val="en-US"/>
        </w:rPr>
        <w:t>M. formosus</w:t>
      </w:r>
      <w:r w:rsidRPr="00D253EF">
        <w:rPr>
          <w:rFonts w:asciiTheme="minorHAnsi" w:eastAsia="PMingLiU" w:hAnsiTheme="minorHAnsi" w:cstheme="minorHAnsi"/>
          <w:lang w:val="en-US"/>
        </w:rPr>
        <w:t xml:space="preserve"> (Shen &amp; Lee 2000) in summer found that these bats returned to their roost between 2- 6.5 hours after sunset. Shen &amp; Lee (2000) indicated that male bats generally return earlier than female and juvenile bats, and females after parturition would return to the roost earlier than before parturition. Some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individuals </w:t>
      </w:r>
      <w:r w:rsidRPr="00010DD2">
        <w:rPr>
          <w:rFonts w:asciiTheme="minorHAnsi" w:eastAsia="PMingLiU" w:hAnsiTheme="minorHAnsi" w:cstheme="minorHAnsi"/>
          <w:lang w:val="en-US"/>
        </w:rPr>
        <w:t>regularly return to their roosts during nightly foraging periods (Campbell 2009</w:t>
      </w:r>
      <w:r w:rsidRPr="00F65346">
        <w:rPr>
          <w:rFonts w:asciiTheme="minorHAnsi" w:eastAsia="PMingLiU" w:hAnsiTheme="minorHAnsi" w:cstheme="minorHAnsi"/>
          <w:lang w:val="en-US"/>
        </w:rPr>
        <w:t>)</w:t>
      </w:r>
      <w:r w:rsidR="002E4934" w:rsidRPr="00F65346">
        <w:rPr>
          <w:rFonts w:asciiTheme="minorHAnsi" w:eastAsia="PMingLiU" w:hAnsiTheme="minorHAnsi" w:cstheme="minorHAnsi"/>
          <w:lang w:val="en-US"/>
        </w:rPr>
        <w:t>; others spend significant time away from roosts while lactating (</w:t>
      </w:r>
      <w:r w:rsidR="00FC3469" w:rsidRPr="00F65346">
        <w:rPr>
          <w:rFonts w:asciiTheme="minorHAnsi" w:eastAsia="PMingLiU" w:hAnsiTheme="minorHAnsi" w:cstheme="minorHAnsi"/>
          <w:lang w:val="en-US"/>
        </w:rPr>
        <w:t xml:space="preserve">Gonsalves </w:t>
      </w:r>
      <w:r w:rsidR="0014120C" w:rsidRPr="00F65346">
        <w:rPr>
          <w:rFonts w:asciiTheme="minorHAnsi" w:eastAsia="PMingLiU" w:hAnsiTheme="minorHAnsi" w:cstheme="minorHAnsi"/>
          <w:lang w:val="en-US"/>
        </w:rPr>
        <w:t xml:space="preserve">&amp; </w:t>
      </w:r>
      <w:r w:rsidR="00FC3469" w:rsidRPr="00F65346">
        <w:rPr>
          <w:rFonts w:asciiTheme="minorHAnsi" w:eastAsia="PMingLiU" w:hAnsiTheme="minorHAnsi" w:cstheme="minorHAnsi"/>
          <w:lang w:val="en-US"/>
        </w:rPr>
        <w:t>Law 2017</w:t>
      </w:r>
      <w:r w:rsidR="002E4934" w:rsidRPr="00F65346">
        <w:rPr>
          <w:rFonts w:asciiTheme="minorHAnsi" w:eastAsia="PMingLiU" w:hAnsiTheme="minorHAnsi" w:cstheme="minorHAnsi"/>
          <w:lang w:val="en-US"/>
        </w:rPr>
        <w:t>)</w:t>
      </w:r>
      <w:r w:rsidRPr="00F65346">
        <w:rPr>
          <w:rFonts w:asciiTheme="minorHAnsi" w:eastAsia="PMingLiU" w:hAnsiTheme="minorHAnsi" w:cstheme="minorHAnsi"/>
          <w:lang w:val="en-US"/>
        </w:rPr>
        <w:t>. However</w:t>
      </w:r>
      <w:r w:rsidRPr="00D253EF">
        <w:rPr>
          <w:rFonts w:asciiTheme="minorHAnsi" w:eastAsia="PMingLiU" w:hAnsiTheme="minorHAnsi" w:cstheme="minorHAnsi"/>
          <w:lang w:val="en-US"/>
        </w:rPr>
        <w:t xml:space="preserve">, little is documented on seasonal differences in the return time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As mentioned above, satiation may motivate bats to return to the roost (Anthony et al. 1981; Dwyer 1964). It has been suggested that foraging activity of bats near waterways or streams is influenced less by changes in ambient temperatures than that in open landscapes and cluttered habitats (Dietz, 2006); ambient temperature of about 5</w:t>
      </w:r>
      <w:r w:rsidRPr="00D253EF">
        <w:rPr>
          <w:rFonts w:asciiTheme="minorHAnsi" w:eastAsia="PMingLiU" w:hAnsiTheme="minorHAnsi" w:cstheme="minorHAnsi"/>
          <w:vertAlign w:val="superscript"/>
          <w:lang w:val="en-US"/>
        </w:rPr>
        <w:t>o</w:t>
      </w:r>
      <w:r w:rsidRPr="00D253EF">
        <w:rPr>
          <w:rFonts w:asciiTheme="minorHAnsi" w:eastAsia="PMingLiU" w:hAnsiTheme="minorHAnsi" w:cstheme="minorHAnsi"/>
          <w:lang w:val="en-US"/>
        </w:rPr>
        <w:t>C did not affect the foraging activity of</w:t>
      </w:r>
      <w:r w:rsidR="00A06D23">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 xml:space="preserve">M. daubentonii </w:t>
      </w:r>
      <w:r w:rsidRPr="00D253EF">
        <w:rPr>
          <w:rFonts w:asciiTheme="minorHAnsi" w:eastAsia="PMingLiU" w:hAnsiTheme="minorHAnsi" w:cstheme="minorHAnsi"/>
          <w:lang w:val="en-US"/>
        </w:rPr>
        <w:t xml:space="preserve">(Dietz &amp; Kalko 2007). Although it is not known how low temperature affects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foraging activity, the later final return peak in winter might reflect prolonged foraging activity of some individuals. Contrastingly, the earlier final return peak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in summer might be caused by early satiation due to higher food abundance</w:t>
      </w:r>
      <w:r w:rsidR="00C4780A">
        <w:rPr>
          <w:rFonts w:asciiTheme="minorHAnsi" w:eastAsia="PMingLiU" w:hAnsiTheme="minorHAnsi" w:cstheme="minorHAnsi"/>
          <w:lang w:val="en-US"/>
        </w:rPr>
        <w:t xml:space="preserve">, </w:t>
      </w:r>
      <w:r w:rsidR="00C4780A" w:rsidRPr="00F65346">
        <w:rPr>
          <w:rFonts w:asciiTheme="minorHAnsi" w:eastAsia="PMingLiU" w:hAnsiTheme="minorHAnsi" w:cstheme="minorHAnsi"/>
          <w:lang w:val="en-US"/>
        </w:rPr>
        <w:t>or</w:t>
      </w:r>
      <w:r w:rsidR="005C0161" w:rsidRPr="00F65346">
        <w:rPr>
          <w:rFonts w:asciiTheme="minorHAnsi" w:eastAsia="PMingLiU" w:hAnsiTheme="minorHAnsi" w:cstheme="minorHAnsi"/>
          <w:lang w:val="en-US"/>
        </w:rPr>
        <w:t xml:space="preserve"> possibly breeding condition</w:t>
      </w:r>
      <w:r w:rsidRPr="00F65346">
        <w:rPr>
          <w:rFonts w:asciiTheme="minorHAnsi" w:eastAsia="PMingLiU" w:hAnsiTheme="minorHAnsi" w:cstheme="minorHAnsi"/>
          <w:lang w:val="en-US"/>
        </w:rPr>
        <w:t>.</w:t>
      </w:r>
      <w:commentRangeStart w:id="144"/>
      <w:commentRangeEnd w:id="144"/>
      <w:r w:rsidRPr="00F65346">
        <w:rPr>
          <w:rFonts w:asciiTheme="minorHAnsi" w:eastAsia="PMingLiU" w:hAnsiTheme="minorHAnsi" w:cstheme="minorHAnsi"/>
          <w:sz w:val="16"/>
          <w:szCs w:val="16"/>
        </w:rPr>
        <w:commentReference w:id="144"/>
      </w:r>
      <w:r w:rsidRPr="00D253EF">
        <w:rPr>
          <w:rFonts w:asciiTheme="minorHAnsi" w:eastAsia="PMingLiU" w:hAnsiTheme="minorHAnsi" w:cstheme="minorHAnsi"/>
          <w:lang w:val="en-US"/>
        </w:rPr>
        <w:t xml:space="preserve"> </w:t>
      </w:r>
    </w:p>
    <w:p w14:paraId="6649AF5B" w14:textId="355F5F28" w:rsidR="00841E07" w:rsidRPr="00D253EF" w:rsidRDefault="00735166" w:rsidP="00991252">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i/>
          <w:iCs/>
          <w:lang w:val="en-US"/>
        </w:rPr>
        <w:t>Rhinolophus megaphyllus</w:t>
      </w:r>
      <w:r w:rsidRPr="00D253EF">
        <w:rPr>
          <w:rFonts w:asciiTheme="minorHAnsi" w:eastAsia="PMingLiU" w:hAnsiTheme="minorHAnsi" w:cstheme="minorHAnsi"/>
          <w:lang w:val="en-US"/>
        </w:rPr>
        <w:t xml:space="preserve"> final peak time of final return occurred earlier in summer than winter relative to official sunrise, however the difference was not significant. The timing of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return was possibly driven by predation risk associated with light illumination at sunrise. A study on</w:t>
      </w:r>
      <w:r w:rsidR="00A06D23">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R. hipposideros</w:t>
      </w:r>
      <w:r w:rsidRPr="00D253EF">
        <w:rPr>
          <w:rFonts w:asciiTheme="minorHAnsi" w:eastAsia="PMingLiU" w:hAnsiTheme="minorHAnsi" w:cstheme="minorHAnsi"/>
          <w:lang w:val="en-US"/>
        </w:rPr>
        <w:t xml:space="preserve"> reported similar result</w:t>
      </w:r>
      <w:r w:rsidR="00A06D23">
        <w:rPr>
          <w:rFonts w:asciiTheme="minorHAnsi" w:eastAsia="PMingLiU" w:hAnsiTheme="minorHAnsi" w:cstheme="minorHAnsi"/>
          <w:lang w:val="en-US"/>
        </w:rPr>
        <w:t>s</w:t>
      </w:r>
      <w:r w:rsidRPr="00D253EF">
        <w:rPr>
          <w:rFonts w:asciiTheme="minorHAnsi" w:eastAsia="PMingLiU" w:hAnsiTheme="minorHAnsi" w:cstheme="minorHAnsi"/>
          <w:lang w:val="en-US"/>
        </w:rPr>
        <w:t xml:space="preserve"> in that the bats returned earlier in summer than winter (Mcaney &amp; Failey 1988).</w:t>
      </w:r>
      <w:r w:rsidRPr="00D253EF">
        <w:rPr>
          <w:rFonts w:asciiTheme="minorHAnsi" w:eastAsia="PMingLiU" w:hAnsiTheme="minorHAnsi" w:cstheme="minorHAnsi"/>
        </w:rPr>
        <w:t xml:space="preserve"> </w:t>
      </w:r>
      <w:r w:rsidRPr="00D253EF">
        <w:rPr>
          <w:rFonts w:asciiTheme="minorHAnsi" w:eastAsia="PMingLiU" w:hAnsiTheme="minorHAnsi" w:cstheme="minorHAnsi"/>
          <w:lang w:val="en-US"/>
        </w:rPr>
        <w:t xml:space="preserve">Other </w:t>
      </w:r>
      <w:r w:rsidRPr="00D253EF">
        <w:rPr>
          <w:rFonts w:asciiTheme="minorHAnsi" w:eastAsia="PMingLiU" w:hAnsiTheme="minorHAnsi" w:cstheme="minorHAnsi"/>
          <w:i/>
          <w:iCs/>
          <w:lang w:val="en-US"/>
        </w:rPr>
        <w:t>Rhinolophus</w:t>
      </w:r>
      <w:r w:rsidRPr="00D253EF">
        <w:rPr>
          <w:rFonts w:asciiTheme="minorHAnsi" w:eastAsia="PMingLiU" w:hAnsiTheme="minorHAnsi" w:cstheme="minorHAnsi"/>
          <w:lang w:val="en-US"/>
        </w:rPr>
        <w:t xml:space="preserve"> species such as </w:t>
      </w:r>
      <w:r w:rsidRPr="00D253EF">
        <w:rPr>
          <w:rFonts w:asciiTheme="minorHAnsi" w:eastAsia="PMingLiU" w:hAnsiTheme="minorHAnsi" w:cstheme="minorHAnsi"/>
          <w:i/>
          <w:iCs/>
        </w:rPr>
        <w:t xml:space="preserve">R. ferrumequinum </w:t>
      </w:r>
      <w:r w:rsidRPr="00D253EF">
        <w:rPr>
          <w:rFonts w:asciiTheme="minorHAnsi" w:eastAsia="PMingLiU" w:hAnsiTheme="minorHAnsi" w:cstheme="minorHAnsi"/>
        </w:rPr>
        <w:t xml:space="preserve">(Maltagliati et al. </w:t>
      </w:r>
      <w:r w:rsidRPr="00D253EF">
        <w:rPr>
          <w:rFonts w:asciiTheme="minorHAnsi" w:eastAsia="PMingLiU" w:hAnsiTheme="minorHAnsi" w:cstheme="minorHAnsi"/>
        </w:rPr>
        <w:lastRenderedPageBreak/>
        <w:t xml:space="preserve">2013), </w:t>
      </w:r>
      <w:r w:rsidRPr="00D253EF">
        <w:rPr>
          <w:rFonts w:asciiTheme="minorHAnsi" w:eastAsia="PMingLiU" w:hAnsiTheme="minorHAnsi" w:cstheme="minorHAnsi"/>
          <w:i/>
          <w:iCs/>
        </w:rPr>
        <w:t>R. mehelyi</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euryale</w:t>
      </w:r>
      <w:r w:rsidRPr="00D253EF">
        <w:rPr>
          <w:rFonts w:asciiTheme="minorHAnsi" w:eastAsia="PMingLiU" w:hAnsiTheme="minorHAnsi" w:cstheme="minorHAnsi"/>
        </w:rPr>
        <w:t xml:space="preserve"> (Straka et al. 2020) </w:t>
      </w:r>
      <w:r w:rsidRPr="00D253EF">
        <w:rPr>
          <w:rFonts w:asciiTheme="minorHAnsi" w:eastAsia="PMingLiU" w:hAnsiTheme="minorHAnsi" w:cstheme="minorHAnsi"/>
          <w:lang w:val="en-US"/>
        </w:rPr>
        <w:t>are also influenced by light levels. They exhibit a light sampling behavior undertaking flights within roost before emergence and return associated with predator avoidance (</w:t>
      </w:r>
      <w:r w:rsidRPr="00D253EF">
        <w:rPr>
          <w:rFonts w:asciiTheme="minorHAnsi" w:eastAsia="PMingLiU" w:hAnsiTheme="minorHAnsi" w:cstheme="minorHAnsi"/>
          <w:sz w:val="23"/>
          <w:szCs w:val="23"/>
        </w:rPr>
        <w:t>Fure 2006</w:t>
      </w:r>
      <w:r w:rsidRPr="00D253EF">
        <w:rPr>
          <w:rFonts w:asciiTheme="minorHAnsi" w:eastAsia="PMingLiU" w:hAnsiTheme="minorHAnsi" w:cstheme="minorHAnsi"/>
          <w:lang w:val="en-US"/>
        </w:rPr>
        <w:t xml:space="preserve">). Macney &amp; Failey (1988) indicated that the return of </w:t>
      </w:r>
      <w:r w:rsidRPr="00D253EF">
        <w:rPr>
          <w:rFonts w:asciiTheme="minorHAnsi" w:eastAsia="PMingLiU" w:hAnsiTheme="minorHAnsi" w:cstheme="minorHAnsi"/>
          <w:i/>
          <w:iCs/>
          <w:lang w:val="en-US"/>
        </w:rPr>
        <w:t>R. hipposideros</w:t>
      </w:r>
      <w:r w:rsidRPr="00D253EF">
        <w:rPr>
          <w:rFonts w:asciiTheme="minorHAnsi" w:eastAsia="PMingLiU" w:hAnsiTheme="minorHAnsi" w:cstheme="minorHAnsi"/>
          <w:lang w:val="en-US"/>
        </w:rPr>
        <w:t xml:space="preserve"> was correlated with sunrise, as it was for </w:t>
      </w:r>
      <w:r w:rsidRPr="00D253EF">
        <w:rPr>
          <w:rFonts w:asciiTheme="minorHAnsi" w:eastAsia="PMingLiU" w:hAnsiTheme="minorHAnsi" w:cstheme="minorHAnsi"/>
          <w:i/>
          <w:iCs/>
          <w:lang w:val="en-US"/>
        </w:rPr>
        <w:t>Pipistrellus pipistrellus</w:t>
      </w:r>
      <w:r w:rsidRPr="00D253EF">
        <w:rPr>
          <w:rFonts w:asciiTheme="minorHAnsi" w:eastAsia="PMingLiU" w:hAnsiTheme="minorHAnsi" w:cstheme="minorHAnsi"/>
          <w:lang w:val="en-US"/>
        </w:rPr>
        <w:t xml:space="preserve"> (Petrzelkova et al. 2009), </w:t>
      </w:r>
      <w:r w:rsidRPr="00D253EF">
        <w:rPr>
          <w:rFonts w:asciiTheme="minorHAnsi" w:eastAsia="PMingLiU" w:hAnsiTheme="minorHAnsi" w:cstheme="minorHAnsi"/>
          <w:i/>
          <w:iCs/>
          <w:lang w:val="en-US"/>
        </w:rPr>
        <w:t>Tadarida brasiliensis mexicana</w:t>
      </w:r>
      <w:r w:rsidRPr="00D253EF">
        <w:rPr>
          <w:rFonts w:asciiTheme="minorHAnsi" w:eastAsia="PMingLiU" w:hAnsiTheme="minorHAnsi" w:cstheme="minorHAnsi"/>
          <w:lang w:val="en-US"/>
        </w:rPr>
        <w:t xml:space="preserve"> (Lee &amp; McCracken 2001) and </w:t>
      </w:r>
      <w:r w:rsidRPr="00D253EF">
        <w:rPr>
          <w:rFonts w:asciiTheme="minorHAnsi" w:eastAsia="PMingLiU" w:hAnsiTheme="minorHAnsi" w:cstheme="minorHAnsi"/>
          <w:i/>
          <w:iCs/>
          <w:lang w:val="en-US"/>
        </w:rPr>
        <w:t>Carollia castanea</w:t>
      </w:r>
      <w:r w:rsidRPr="00D253EF">
        <w:rPr>
          <w:rFonts w:asciiTheme="minorHAnsi" w:eastAsia="PMingLiU" w:hAnsiTheme="minorHAnsi" w:cstheme="minorHAnsi"/>
          <w:lang w:val="en-US"/>
        </w:rPr>
        <w:t xml:space="preserve"> (Thies et al. 2006). Twilight generally appears earlier and lasts longer at a lower light intensity during summer, thus resulting </w:t>
      </w:r>
      <w:r w:rsidR="008E7309">
        <w:rPr>
          <w:rFonts w:asciiTheme="minorHAnsi" w:eastAsia="PMingLiU" w:hAnsiTheme="minorHAnsi" w:cstheme="minorHAnsi"/>
          <w:lang w:val="en-US"/>
        </w:rPr>
        <w:t xml:space="preserve">in </w:t>
      </w:r>
      <w:r w:rsidRPr="00D253EF">
        <w:rPr>
          <w:rFonts w:asciiTheme="minorHAnsi" w:eastAsia="PMingLiU" w:hAnsiTheme="minorHAnsi" w:cstheme="minorHAnsi"/>
          <w:lang w:val="en-US"/>
        </w:rPr>
        <w:t>earlier return of bats (Erkert 1978; Macney &amp; Failey 1988). It is possible that the later return</w:t>
      </w:r>
      <w:r w:rsidRPr="00D253EF">
        <w:rPr>
          <w:rFonts w:asciiTheme="minorHAnsi" w:eastAsia="PMingLiU" w:hAnsiTheme="minorHAnsi" w:cstheme="minorHAnsi"/>
          <w:i/>
          <w:iCs/>
          <w:lang w:val="en-US"/>
        </w:rPr>
        <w:t xml:space="preserve"> </w:t>
      </w:r>
      <w:r w:rsidRPr="00D253EF">
        <w:rPr>
          <w:rFonts w:asciiTheme="minorHAnsi" w:eastAsia="PMingLiU" w:hAnsiTheme="minorHAnsi" w:cstheme="minorHAnsi"/>
          <w:lang w:val="en-US"/>
        </w:rPr>
        <w:t xml:space="preserve">of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in winter was influenced by the late illumination of sunrise. </w:t>
      </w:r>
    </w:p>
    <w:p w14:paraId="19C94FFF" w14:textId="6D1DB8F6" w:rsidR="00991252" w:rsidRPr="00D253EF" w:rsidRDefault="00735166" w:rsidP="00E351BD">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It is not clear why the final peak return time of the three bat species occurred at similar time in summer but not in winter. Studies have found that bats delayed emergence and return</w:t>
      </w:r>
      <w:r w:rsidR="008E7309">
        <w:rPr>
          <w:rFonts w:asciiTheme="minorHAnsi" w:eastAsia="PMingLiU" w:hAnsiTheme="minorHAnsi" w:cstheme="minorHAnsi"/>
          <w:lang w:val="en-US"/>
        </w:rPr>
        <w:t>ed</w:t>
      </w:r>
      <w:r w:rsidRPr="00D253EF">
        <w:rPr>
          <w:rFonts w:asciiTheme="minorHAnsi" w:eastAsia="PMingLiU" w:hAnsiTheme="minorHAnsi" w:cstheme="minorHAnsi"/>
          <w:lang w:val="en-US"/>
        </w:rPr>
        <w:t xml:space="preserve"> earlier to roosting site under poor weather conditions such as heavy rain and storms (Thies et al. 2006; Frick et al. 2012; Reichard et al. 2009; Griffiths 2007). Bats’ foraging behavior at </w:t>
      </w:r>
      <w:r w:rsidR="000052AD" w:rsidRPr="00D253EF">
        <w:rPr>
          <w:rFonts w:asciiTheme="minorHAnsi" w:eastAsia="PMingLiU" w:hAnsiTheme="minorHAnsi" w:cstheme="minorHAnsi"/>
          <w:lang w:val="en-US"/>
        </w:rPr>
        <w:t>night</w:t>
      </w:r>
      <w:r w:rsidR="000052AD">
        <w:rPr>
          <w:rFonts w:asciiTheme="minorHAnsi" w:eastAsia="PMingLiU" w:hAnsiTheme="minorHAnsi" w:cstheme="minorHAnsi"/>
          <w:lang w:val="en-US"/>
        </w:rPr>
        <w:t xml:space="preserve"> </w:t>
      </w:r>
      <w:r w:rsidR="000052AD" w:rsidRPr="00D253EF">
        <w:rPr>
          <w:rFonts w:asciiTheme="minorHAnsi" w:eastAsia="PMingLiU" w:hAnsiTheme="minorHAnsi" w:cstheme="minorHAnsi"/>
          <w:lang w:val="en-US"/>
        </w:rPr>
        <w:t>time</w:t>
      </w:r>
      <w:r w:rsidRPr="00D253EF">
        <w:rPr>
          <w:rFonts w:asciiTheme="minorHAnsi" w:eastAsia="PMingLiU" w:hAnsiTheme="minorHAnsi" w:cstheme="minorHAnsi"/>
          <w:lang w:val="en-US"/>
        </w:rPr>
        <w:t xml:space="preserve"> was expected to be relatively uniform, however, variation across nights due to different weather conditions is possible (Dwyer 1964). Voigt et al. (2011) suggested that rain has negative impacts on ambient temperature and bat thermoregulation. Rain also interferes with bats’ echolocation thus increasing the energy required </w:t>
      </w:r>
      <w:r w:rsidR="008E7309">
        <w:rPr>
          <w:rFonts w:asciiTheme="minorHAnsi" w:eastAsia="PMingLiU" w:hAnsiTheme="minorHAnsi" w:cstheme="minorHAnsi"/>
          <w:lang w:val="en-US"/>
        </w:rPr>
        <w:t>for</w:t>
      </w:r>
      <w:r w:rsidRPr="00D253EF">
        <w:rPr>
          <w:rFonts w:asciiTheme="minorHAnsi" w:eastAsia="PMingLiU" w:hAnsiTheme="minorHAnsi" w:cstheme="minorHAnsi"/>
          <w:lang w:val="en-US"/>
        </w:rPr>
        <w:t xml:space="preserve"> flight. It is possible that bats would have less foraging activity and </w:t>
      </w:r>
      <w:r w:rsidRPr="00D41102">
        <w:rPr>
          <w:rFonts w:asciiTheme="minorHAnsi" w:eastAsia="PMingLiU" w:hAnsiTheme="minorHAnsi" w:cstheme="minorHAnsi"/>
          <w:lang w:val="en-US"/>
        </w:rPr>
        <w:t>exhibit earlier return in summer when there was rain over the sampling nights.</w:t>
      </w:r>
    </w:p>
    <w:p w14:paraId="5DBC1007" w14:textId="5F25FD7E" w:rsidR="00735166" w:rsidRDefault="00735166" w:rsidP="007852D7">
      <w:pPr>
        <w:keepNext/>
        <w:keepLines/>
        <w:spacing w:before="360"/>
        <w:outlineLvl w:val="1"/>
        <w:rPr>
          <w:rFonts w:asciiTheme="minorHAnsi" w:eastAsia="PMingLiU" w:hAnsiTheme="minorHAnsi" w:cstheme="minorHAnsi"/>
          <w:b/>
          <w:lang w:val="en-US"/>
        </w:rPr>
      </w:pPr>
      <w:bookmarkStart w:id="145" w:name="_Hlk68149549"/>
      <w:r w:rsidRPr="007852D7">
        <w:rPr>
          <w:rFonts w:asciiTheme="minorHAnsi" w:eastAsia="PMingLiU" w:hAnsiTheme="minorHAnsi" w:cstheme="minorHAnsi"/>
          <w:b/>
          <w:sz w:val="28"/>
          <w:szCs w:val="28"/>
          <w:lang w:val="en-US"/>
        </w:rPr>
        <w:t>Species found in the tunnel and their population</w:t>
      </w:r>
      <w:bookmarkEnd w:id="145"/>
    </w:p>
    <w:p w14:paraId="4F7AACA1" w14:textId="77777777" w:rsidR="007852D7" w:rsidRPr="007852D7" w:rsidRDefault="007852D7" w:rsidP="007852D7">
      <w:pPr>
        <w:keepNext/>
        <w:keepLines/>
        <w:spacing w:before="360"/>
        <w:outlineLvl w:val="1"/>
        <w:rPr>
          <w:rFonts w:asciiTheme="minorHAnsi" w:eastAsia="PMingLiU" w:hAnsiTheme="minorHAnsi" w:cstheme="minorHAnsi"/>
          <w:b/>
          <w:lang w:val="en-US"/>
        </w:rPr>
      </w:pPr>
    </w:p>
    <w:p w14:paraId="12BFD3E8" w14:textId="34E4CEA6" w:rsidR="00735166" w:rsidRPr="00D253EF" w:rsidRDefault="00735166" w:rsidP="00E351BD">
      <w:pPr>
        <w:spacing w:after="240" w:line="360" w:lineRule="auto"/>
        <w:ind w:firstLine="567"/>
        <w:jc w:val="both"/>
        <w:rPr>
          <w:rFonts w:asciiTheme="minorHAnsi" w:eastAsia="PMingLiU" w:hAnsiTheme="minorHAnsi" w:cstheme="minorHAnsi"/>
        </w:rPr>
      </w:pPr>
      <w:commentRangeStart w:id="146"/>
      <w:r w:rsidRPr="00B444E2">
        <w:rPr>
          <w:rFonts w:asciiTheme="minorHAnsi" w:eastAsia="PMingLiU" w:hAnsiTheme="minorHAnsi" w:cstheme="minorHAnsi"/>
        </w:rPr>
        <w:t xml:space="preserve">A variety of techniques can be used to study the use of tunnels by bats. Each technique has advantages and disadvantages and so often the use of a combination yields the most accurate results. In terms of determining species diversity, population size and emergence / return behaviour, the use of acoustic recorders, exit counts and </w:t>
      </w:r>
      <w:commentRangeStart w:id="147"/>
      <w:r w:rsidRPr="00B444E2">
        <w:rPr>
          <w:rFonts w:asciiTheme="minorHAnsi" w:eastAsia="PMingLiU" w:hAnsiTheme="minorHAnsi" w:cstheme="minorHAnsi"/>
        </w:rPr>
        <w:t>walk</w:t>
      </w:r>
      <w:r w:rsidR="00AA2026" w:rsidRPr="00B444E2">
        <w:rPr>
          <w:rFonts w:asciiTheme="minorHAnsi" w:eastAsia="PMingLiU" w:hAnsiTheme="minorHAnsi" w:cstheme="minorHAnsi"/>
        </w:rPr>
        <w:t xml:space="preserve"> </w:t>
      </w:r>
      <w:r w:rsidRPr="00B444E2">
        <w:rPr>
          <w:rFonts w:asciiTheme="minorHAnsi" w:eastAsia="PMingLiU" w:hAnsiTheme="minorHAnsi" w:cstheme="minorHAnsi"/>
        </w:rPr>
        <w:t xml:space="preserve">throughs </w:t>
      </w:r>
      <w:r w:rsidR="00AA2026" w:rsidRPr="00B444E2">
        <w:rPr>
          <w:rFonts w:asciiTheme="minorHAnsi" w:eastAsia="PMingLiU" w:hAnsiTheme="minorHAnsi" w:cstheme="minorHAnsi"/>
        </w:rPr>
        <w:t>are</w:t>
      </w:r>
      <w:r w:rsidRPr="00B444E2">
        <w:rPr>
          <w:rFonts w:asciiTheme="minorHAnsi" w:eastAsia="PMingLiU" w:hAnsiTheme="minorHAnsi" w:cstheme="minorHAnsi"/>
        </w:rPr>
        <w:t xml:space="preserve"> favoured</w:t>
      </w:r>
      <w:commentRangeEnd w:id="147"/>
      <w:r w:rsidRPr="00B444E2">
        <w:rPr>
          <w:rFonts w:asciiTheme="minorHAnsi" w:eastAsia="PMingLiU" w:hAnsiTheme="minorHAnsi" w:cstheme="minorHAnsi"/>
        </w:rPr>
        <w:t xml:space="preserve"> (Azmy et al. 2012; Flaquer et al. 2007; Froidevaux et al. 2020)</w:t>
      </w:r>
      <w:r w:rsidRPr="00B444E2">
        <w:rPr>
          <w:rFonts w:asciiTheme="minorHAnsi" w:eastAsia="PMingLiU" w:hAnsiTheme="minorHAnsi" w:cstheme="minorHAnsi"/>
          <w:sz w:val="16"/>
          <w:szCs w:val="16"/>
        </w:rPr>
        <w:commentReference w:id="147"/>
      </w:r>
      <w:r w:rsidRPr="00B444E2">
        <w:rPr>
          <w:rFonts w:asciiTheme="minorHAnsi" w:eastAsia="PMingLiU" w:hAnsiTheme="minorHAnsi" w:cstheme="minorHAnsi"/>
        </w:rPr>
        <w:t>.</w:t>
      </w:r>
      <w:commentRangeEnd w:id="146"/>
      <w:r w:rsidRPr="00B444E2">
        <w:rPr>
          <w:rFonts w:asciiTheme="minorHAnsi" w:eastAsia="PMingLiU" w:hAnsiTheme="minorHAnsi" w:cstheme="minorHAnsi"/>
          <w:sz w:val="16"/>
          <w:szCs w:val="16"/>
        </w:rPr>
        <w:commentReference w:id="146"/>
      </w:r>
      <w:r w:rsidRPr="00B444E2">
        <w:rPr>
          <w:rFonts w:asciiTheme="minorHAnsi" w:eastAsia="PMingLiU" w:hAnsiTheme="minorHAnsi" w:cstheme="minorHAnsi"/>
        </w:rPr>
        <w:t xml:space="preserve"> For bat exit counts, this method can provide relatively accurate number and </w:t>
      </w:r>
      <w:r w:rsidRPr="00B444E2">
        <w:rPr>
          <w:rFonts w:asciiTheme="minorHAnsi" w:eastAsia="PMingLiU" w:hAnsiTheme="minorHAnsi" w:cstheme="minorHAnsi"/>
        </w:rPr>
        <w:lastRenderedPageBreak/>
        <w:t>timing of bats’ emergence during sunset when light is sufficient to see them. However, exit count cannot determine the bat species and likely underestimate the total population of a roost (Oyler-McCance et al. 2018; Elliott et al. 2005). It is because bats’ emergence time varies among species and individuals within roost, some bats may emerge late under low light condition when observers are no longer able to see them (U.S. Fish and Wildlife Service 1997). For acoustic monitoring, this method can indicate bats relative activity among species and sample continuously providing quantitative data to understand bats’ activity pattern through the night (Skalak et al. 2012; Froidevaux et al. 2014). However, the use of acoustic recorder cannot differentiate the direction of bats echolocation calls which makes the determination on bats’ behaviours (i.e. emerging or returning to the tunnel or flying in surrounding area) to be difficult. Furthermore, this method is likely to overestimate the total population of a roosting site as it is difficult to differentiate calls among individuals, especially during activity peaks when many echolocation calls overlap (Law et al. 2015). For walk-through survey, this method provides more accurate estimate on the number of bat colonies and populations within roost. By walking-through the roost site, observers can directly count the number of individuals within each cluster</w:t>
      </w:r>
      <w:r w:rsidR="00B276BF">
        <w:rPr>
          <w:rFonts w:asciiTheme="minorHAnsi" w:eastAsia="PMingLiU" w:hAnsiTheme="minorHAnsi" w:cstheme="minorHAnsi"/>
        </w:rPr>
        <w:t>.</w:t>
      </w:r>
      <w:r w:rsidRPr="00B444E2">
        <w:rPr>
          <w:rFonts w:asciiTheme="minorHAnsi" w:eastAsia="PMingLiU" w:hAnsiTheme="minorHAnsi" w:cstheme="minorHAnsi"/>
        </w:rPr>
        <w:t xml:space="preserve"> </w:t>
      </w:r>
      <w:r w:rsidR="00B276BF" w:rsidRPr="00F65346">
        <w:rPr>
          <w:rFonts w:asciiTheme="minorHAnsi" w:eastAsia="PMingLiU" w:hAnsiTheme="minorHAnsi" w:cstheme="minorHAnsi"/>
        </w:rPr>
        <w:t xml:space="preserve">Although some bats may be hidden </w:t>
      </w:r>
      <w:r w:rsidR="005D4361" w:rsidRPr="00F65346">
        <w:rPr>
          <w:rFonts w:asciiTheme="minorHAnsi" w:eastAsia="PMingLiU" w:hAnsiTheme="minorHAnsi" w:cstheme="minorHAnsi"/>
        </w:rPr>
        <w:t>from</w:t>
      </w:r>
      <w:r w:rsidR="00B276BF" w:rsidRPr="00F65346">
        <w:rPr>
          <w:rFonts w:asciiTheme="minorHAnsi" w:eastAsia="PMingLiU" w:hAnsiTheme="minorHAnsi" w:cstheme="minorHAnsi"/>
        </w:rPr>
        <w:t xml:space="preserve"> sight, this method </w:t>
      </w:r>
      <w:r w:rsidRPr="00F65346">
        <w:rPr>
          <w:rFonts w:asciiTheme="minorHAnsi" w:eastAsia="PMingLiU" w:hAnsiTheme="minorHAnsi" w:cstheme="minorHAnsi"/>
        </w:rPr>
        <w:t>provides</w:t>
      </w:r>
      <w:r w:rsidR="00914F16" w:rsidRPr="00F65346">
        <w:rPr>
          <w:rFonts w:asciiTheme="minorHAnsi" w:eastAsia="PMingLiU" w:hAnsiTheme="minorHAnsi" w:cstheme="minorHAnsi"/>
        </w:rPr>
        <w:t xml:space="preserve"> a </w:t>
      </w:r>
      <w:r w:rsidR="005D4361" w:rsidRPr="00F65346">
        <w:rPr>
          <w:rFonts w:asciiTheme="minorHAnsi" w:eastAsia="PMingLiU" w:hAnsiTheme="minorHAnsi" w:cstheme="minorHAnsi"/>
        </w:rPr>
        <w:t xml:space="preserve">more </w:t>
      </w:r>
      <w:r w:rsidRPr="00F65346">
        <w:rPr>
          <w:rFonts w:asciiTheme="minorHAnsi" w:eastAsia="PMingLiU" w:hAnsiTheme="minorHAnsi" w:cstheme="minorHAnsi"/>
        </w:rPr>
        <w:t>accurate estimate of the total bat population in the tunnel</w:t>
      </w:r>
      <w:r w:rsidR="00914F16" w:rsidRPr="00F65346">
        <w:rPr>
          <w:rFonts w:asciiTheme="minorHAnsi" w:eastAsia="PMingLiU" w:hAnsiTheme="minorHAnsi" w:cstheme="minorHAnsi"/>
        </w:rPr>
        <w:t xml:space="preserve"> </w:t>
      </w:r>
      <w:r w:rsidR="005D4361" w:rsidRPr="00F65346">
        <w:rPr>
          <w:rFonts w:asciiTheme="minorHAnsi" w:eastAsia="PMingLiU" w:hAnsiTheme="minorHAnsi" w:cstheme="minorHAnsi"/>
        </w:rPr>
        <w:t xml:space="preserve">when compared with </w:t>
      </w:r>
      <w:r w:rsidR="00914F16" w:rsidRPr="00F65346">
        <w:rPr>
          <w:rFonts w:asciiTheme="minorHAnsi" w:eastAsia="PMingLiU" w:hAnsiTheme="minorHAnsi" w:cstheme="minorHAnsi"/>
        </w:rPr>
        <w:t>the other two survey</w:t>
      </w:r>
      <w:r w:rsidR="005D4361" w:rsidRPr="00F65346">
        <w:rPr>
          <w:rFonts w:asciiTheme="minorHAnsi" w:eastAsia="PMingLiU" w:hAnsiTheme="minorHAnsi" w:cstheme="minorHAnsi"/>
        </w:rPr>
        <w:t xml:space="preserve"> methods</w:t>
      </w:r>
      <w:r w:rsidRPr="00F65346">
        <w:rPr>
          <w:rFonts w:asciiTheme="minorHAnsi" w:eastAsia="PMingLiU" w:hAnsiTheme="minorHAnsi" w:cstheme="minorHAnsi"/>
        </w:rPr>
        <w:t>.</w:t>
      </w:r>
      <w:r w:rsidRPr="00B444E2">
        <w:rPr>
          <w:rFonts w:asciiTheme="minorHAnsi" w:eastAsia="PMingLiU" w:hAnsiTheme="minorHAnsi" w:cstheme="minorHAnsi"/>
        </w:rPr>
        <w:t xml:space="preserve"> However, this method can only provide estimate on population but not the emergence pattern of bats. </w:t>
      </w:r>
    </w:p>
    <w:p w14:paraId="05F78D3D" w14:textId="28AA5313" w:rsidR="00094E2B" w:rsidRPr="00D253EF" w:rsidRDefault="00735166" w:rsidP="00FF2096">
      <w:pPr>
        <w:spacing w:after="240" w:line="360" w:lineRule="auto"/>
        <w:ind w:firstLine="567"/>
        <w:jc w:val="both"/>
        <w:rPr>
          <w:rFonts w:asciiTheme="minorHAnsi" w:eastAsia="PMingLiU" w:hAnsiTheme="minorHAnsi" w:cstheme="minorHAnsi"/>
        </w:rPr>
      </w:pPr>
      <w:bookmarkStart w:id="148" w:name="_Hlk68149520"/>
      <w:r w:rsidRPr="00D253EF">
        <w:rPr>
          <w:rFonts w:asciiTheme="minorHAnsi" w:eastAsia="PMingLiU" w:hAnsiTheme="minorHAnsi" w:cstheme="minorHAnsi"/>
        </w:rPr>
        <w:t xml:space="preserve">The three bat species found roosting in the Yugar tunnel in summer and winter </w:t>
      </w:r>
      <w:r w:rsidR="00E127A9">
        <w:rPr>
          <w:rFonts w:asciiTheme="minorHAnsi" w:eastAsia="PMingLiU" w:hAnsiTheme="minorHAnsi" w:cstheme="minorHAnsi"/>
        </w:rPr>
        <w:t>correspond with the findings of</w:t>
      </w:r>
      <w:r w:rsidRPr="00D253EF">
        <w:rPr>
          <w:rFonts w:asciiTheme="minorHAnsi" w:eastAsia="PMingLiU" w:hAnsiTheme="minorHAnsi" w:cstheme="minorHAnsi"/>
        </w:rPr>
        <w:t xml:space="preserve"> Hall (2015). His study found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forming </w:t>
      </w:r>
      <w:commentRangeStart w:id="149"/>
      <w:r w:rsidRPr="00D253EF">
        <w:rPr>
          <w:rFonts w:asciiTheme="minorHAnsi" w:eastAsia="PMingLiU" w:hAnsiTheme="minorHAnsi" w:cstheme="minorHAnsi"/>
        </w:rPr>
        <w:t xml:space="preserve">small clusters inside the drain holes </w:t>
      </w:r>
      <w:commentRangeEnd w:id="149"/>
      <w:r w:rsidRPr="00D253EF">
        <w:rPr>
          <w:rFonts w:asciiTheme="minorHAnsi" w:eastAsia="PMingLiU" w:hAnsiTheme="minorHAnsi" w:cstheme="minorHAnsi"/>
          <w:sz w:val="16"/>
          <w:szCs w:val="16"/>
        </w:rPr>
        <w:commentReference w:id="149"/>
      </w:r>
      <w:r w:rsidRPr="00D253EF">
        <w:rPr>
          <w:rFonts w:asciiTheme="minorHAnsi" w:eastAsia="PMingLiU" w:hAnsiTheme="minorHAnsi" w:cstheme="minorHAnsi"/>
        </w:rPr>
        <w:t xml:space="preserve">and estimated the number of bats in each cluster could be between 5 to 13 individuals.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was found in </w:t>
      </w:r>
      <w:commentRangeStart w:id="150"/>
      <w:r w:rsidRPr="00D253EF">
        <w:rPr>
          <w:rFonts w:asciiTheme="minorHAnsi" w:eastAsia="PMingLiU" w:hAnsiTheme="minorHAnsi" w:cstheme="minorHAnsi"/>
        </w:rPr>
        <w:t>larger clusters</w:t>
      </w:r>
      <w:commentRangeEnd w:id="150"/>
      <w:r w:rsidRPr="00D253EF">
        <w:rPr>
          <w:rFonts w:asciiTheme="minorHAnsi" w:eastAsia="PMingLiU" w:hAnsiTheme="minorHAnsi" w:cstheme="minorHAnsi"/>
          <w:sz w:val="16"/>
          <w:szCs w:val="16"/>
        </w:rPr>
        <w:commentReference w:id="150"/>
      </w:r>
      <w:r w:rsidRPr="00D253EF">
        <w:rPr>
          <w:rFonts w:asciiTheme="minorHAnsi" w:eastAsia="PMingLiU" w:hAnsiTheme="minorHAnsi" w:cstheme="minorHAnsi"/>
        </w:rPr>
        <w:t xml:space="preserve"> (86 individuals), while 12 </w:t>
      </w:r>
      <w:r w:rsidRPr="00D253EF">
        <w:rPr>
          <w:rFonts w:asciiTheme="minorHAnsi" w:eastAsia="PMingLiU" w:hAnsiTheme="minorHAnsi" w:cstheme="minorHAnsi"/>
          <w:i/>
          <w:iCs/>
        </w:rPr>
        <w:t xml:space="preserve">R. megaphyllus </w:t>
      </w:r>
      <w:r w:rsidRPr="00D253EF">
        <w:rPr>
          <w:rFonts w:asciiTheme="minorHAnsi" w:eastAsia="PMingLiU" w:hAnsiTheme="minorHAnsi" w:cstheme="minorHAnsi"/>
        </w:rPr>
        <w:t xml:space="preserve">were found roosting individually. These descriptions of clusters and population sizes are very similar to those observed in this study during summer. However, species composition and population sizes in winter were not reported by Hall (2015). This present study found that the population </w:t>
      </w:r>
      <w:r w:rsidR="00E127A9">
        <w:rPr>
          <w:rFonts w:asciiTheme="minorHAnsi" w:eastAsia="PMingLiU" w:hAnsiTheme="minorHAnsi" w:cstheme="minorHAnsi"/>
        </w:rPr>
        <w:t xml:space="preserve">size </w:t>
      </w:r>
      <w:r w:rsidRPr="00D253EF">
        <w:rPr>
          <w:rFonts w:asciiTheme="minorHAnsi" w:eastAsia="PMingLiU" w:hAnsiTheme="minorHAnsi" w:cstheme="minorHAnsi"/>
        </w:rPr>
        <w:t xml:space="preserve">of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in the Yugar tunnel w</w:t>
      </w:r>
      <w:r w:rsidR="00E127A9">
        <w:rPr>
          <w:rFonts w:asciiTheme="minorHAnsi" w:eastAsia="PMingLiU" w:hAnsiTheme="minorHAnsi" w:cstheme="minorHAnsi"/>
        </w:rPr>
        <w:t>as</w:t>
      </w:r>
      <w:r w:rsidRPr="00D253EF">
        <w:rPr>
          <w:rFonts w:asciiTheme="minorHAnsi" w:eastAsia="PMingLiU" w:hAnsiTheme="minorHAnsi" w:cstheme="minorHAnsi"/>
        </w:rPr>
        <w:t xml:space="preserve"> similar</w:t>
      </w:r>
      <w:commentRangeStart w:id="151"/>
      <w:commentRangeStart w:id="152"/>
      <w:r w:rsidRPr="00D253EF">
        <w:rPr>
          <w:rFonts w:asciiTheme="minorHAnsi" w:eastAsia="PMingLiU" w:hAnsiTheme="minorHAnsi" w:cstheme="minorHAnsi"/>
        </w:rPr>
        <w:t xml:space="preserve"> between summer and winter</w:t>
      </w:r>
      <w:commentRangeEnd w:id="151"/>
      <w:r w:rsidRPr="00D253EF">
        <w:rPr>
          <w:rFonts w:asciiTheme="minorHAnsi" w:eastAsia="PMingLiU" w:hAnsiTheme="minorHAnsi" w:cstheme="minorHAnsi"/>
          <w:sz w:val="16"/>
          <w:szCs w:val="16"/>
        </w:rPr>
        <w:commentReference w:id="151"/>
      </w:r>
      <w:commentRangeEnd w:id="152"/>
      <w:r w:rsidRPr="00D253EF">
        <w:rPr>
          <w:rFonts w:asciiTheme="minorHAnsi" w:eastAsia="PMingLiU" w:hAnsiTheme="minorHAnsi" w:cstheme="minorHAnsi"/>
          <w:sz w:val="16"/>
          <w:szCs w:val="16"/>
        </w:rPr>
        <w:commentReference w:id="152"/>
      </w:r>
      <w:r w:rsidRPr="00D253EF">
        <w:rPr>
          <w:rFonts w:asciiTheme="minorHAnsi" w:eastAsia="PMingLiU" w:hAnsiTheme="minorHAnsi" w:cstheme="minorHAnsi"/>
        </w:rPr>
        <w:t xml:space="preserve">. </w:t>
      </w:r>
      <w:commentRangeStart w:id="153"/>
      <w:commentRangeStart w:id="154"/>
      <w:r w:rsidRPr="00D253EF">
        <w:rPr>
          <w:rFonts w:asciiTheme="minorHAnsi" w:eastAsia="PMingLiU" w:hAnsiTheme="minorHAnsi" w:cstheme="minorHAnsi"/>
        </w:rPr>
        <w:t xml:space="preserve">Since </w:t>
      </w:r>
      <w:r w:rsidRPr="00D253EF">
        <w:rPr>
          <w:rFonts w:asciiTheme="minorHAnsi" w:eastAsia="PMingLiU" w:hAnsiTheme="minorHAnsi" w:cstheme="minorHAnsi"/>
          <w:i/>
          <w:iCs/>
        </w:rPr>
        <w:t xml:space="preserve">M. macropus </w:t>
      </w:r>
      <w:r w:rsidRPr="00D253EF">
        <w:rPr>
          <w:rFonts w:asciiTheme="minorHAnsi" w:eastAsia="PMingLiU" w:hAnsiTheme="minorHAnsi" w:cstheme="minorHAnsi"/>
        </w:rPr>
        <w:t xml:space="preserve">breeding seasons started from October to late January and a </w:t>
      </w:r>
      <w:r w:rsidRPr="00D253EF">
        <w:rPr>
          <w:rFonts w:asciiTheme="minorHAnsi" w:eastAsia="PMingLiU" w:hAnsiTheme="minorHAnsi" w:cstheme="minorHAnsi"/>
        </w:rPr>
        <w:lastRenderedPageBreak/>
        <w:t>lactation period lasts for 8 weeks completed in mid-</w:t>
      </w:r>
      <w:r w:rsidRPr="009E0D41">
        <w:rPr>
          <w:rFonts w:asciiTheme="minorHAnsi" w:eastAsia="PMingLiU" w:hAnsiTheme="minorHAnsi" w:cstheme="minorHAnsi"/>
        </w:rPr>
        <w:t>March (Dwyer 1970), it</w:t>
      </w:r>
      <w:r w:rsidRPr="00D253EF">
        <w:rPr>
          <w:rFonts w:asciiTheme="minorHAnsi" w:eastAsia="PMingLiU" w:hAnsiTheme="minorHAnsi" w:cstheme="minorHAnsi"/>
        </w:rPr>
        <w:t xml:space="preserve"> was expected to have higher population in summer than winter. The reason of having similar population between two seasons might be due to the timing of the study. As summer survey has coincided with the end of the breeding season in late January when most juveniles were likely born, population estimated in summer may represent the whole colony. If all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were using this tunnel throughout the year, the winter population would likely to be similar to that in summer because it hadn’t reached the beginning of another breeding cycle. However, juvenile bats were not observed during the walkthrough in both seasons. Published studies </w:t>
      </w:r>
      <w:r w:rsidR="003E1267">
        <w:rPr>
          <w:rFonts w:asciiTheme="minorHAnsi" w:eastAsia="PMingLiU" w:hAnsiTheme="minorHAnsi" w:cstheme="minorHAnsi"/>
        </w:rPr>
        <w:t xml:space="preserve">reported </w:t>
      </w:r>
      <w:r w:rsidRPr="00D253EF">
        <w:rPr>
          <w:rFonts w:asciiTheme="minorHAnsi" w:eastAsia="PMingLiU" w:hAnsiTheme="minorHAnsi" w:cstheme="minorHAnsi"/>
        </w:rPr>
        <w:t xml:space="preserve">that some </w:t>
      </w:r>
      <w:r w:rsidRPr="00D253EF">
        <w:rPr>
          <w:rFonts w:asciiTheme="minorHAnsi" w:eastAsia="PMingLiU" w:hAnsiTheme="minorHAnsi" w:cstheme="minorHAnsi"/>
          <w:i/>
          <w:iCs/>
        </w:rPr>
        <w:t>Myotis</w:t>
      </w:r>
      <w:r w:rsidRPr="00D253EF">
        <w:rPr>
          <w:rFonts w:asciiTheme="minorHAnsi" w:eastAsia="PMingLiU" w:hAnsiTheme="minorHAnsi" w:cstheme="minorHAnsi"/>
        </w:rPr>
        <w:t xml:space="preserve"> species such as </w:t>
      </w:r>
      <w:r w:rsidRPr="00D253EF">
        <w:rPr>
          <w:rFonts w:asciiTheme="minorHAnsi" w:eastAsia="PMingLiU" w:hAnsiTheme="minorHAnsi" w:cstheme="minorHAnsi"/>
          <w:i/>
          <w:iCs/>
        </w:rPr>
        <w:t>M. volans</w:t>
      </w:r>
      <w:r w:rsidRPr="00D253EF">
        <w:rPr>
          <w:rFonts w:asciiTheme="minorHAnsi" w:eastAsia="PMingLiU" w:hAnsiTheme="minorHAnsi" w:cstheme="minorHAnsi"/>
        </w:rPr>
        <w:t xml:space="preserve"> (Baker &amp; Lacki 2006), </w:t>
      </w:r>
      <w:r w:rsidRPr="00D253EF">
        <w:rPr>
          <w:rFonts w:asciiTheme="minorHAnsi" w:eastAsia="PMingLiU" w:hAnsiTheme="minorHAnsi" w:cstheme="minorHAnsi"/>
          <w:i/>
          <w:iCs/>
        </w:rPr>
        <w:t>M. sodalist</w:t>
      </w:r>
      <w:r w:rsidRPr="00D253EF">
        <w:rPr>
          <w:rFonts w:asciiTheme="minorHAnsi" w:eastAsia="PMingLiU" w:hAnsiTheme="minorHAnsi" w:cstheme="minorHAnsi"/>
        </w:rPr>
        <w:t xml:space="preserve"> (Silvis et al. 2014) and </w:t>
      </w:r>
      <w:r w:rsidRPr="00D253EF">
        <w:rPr>
          <w:rFonts w:asciiTheme="minorHAnsi" w:eastAsia="PMingLiU" w:hAnsiTheme="minorHAnsi" w:cstheme="minorHAnsi"/>
          <w:i/>
          <w:iCs/>
        </w:rPr>
        <w:t>M. lucifugus</w:t>
      </w:r>
      <w:r w:rsidRPr="00D253EF">
        <w:rPr>
          <w:rFonts w:asciiTheme="minorHAnsi" w:eastAsia="PMingLiU" w:hAnsiTheme="minorHAnsi" w:cstheme="minorHAnsi"/>
        </w:rPr>
        <w:t xml:space="preserve"> (Slough &amp; Jung 2020) could have multiple roosting sites. However, Law et al. (2020) found that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occupied the same roosting site throughout the year with maximum recapture time of 9 years. It is likely to believe that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were occupying this tunnel throughout the year within this </w:t>
      </w:r>
      <w:r w:rsidR="00DA0969" w:rsidRPr="00D253EF">
        <w:rPr>
          <w:rFonts w:asciiTheme="minorHAnsi" w:eastAsia="PMingLiU" w:hAnsiTheme="minorHAnsi" w:cstheme="minorHAnsi"/>
        </w:rPr>
        <w:t>study,</w:t>
      </w:r>
      <w:r w:rsidRPr="00D253EF">
        <w:rPr>
          <w:rFonts w:asciiTheme="minorHAnsi" w:eastAsia="PMingLiU" w:hAnsiTheme="minorHAnsi" w:cstheme="minorHAnsi"/>
        </w:rPr>
        <w:t xml:space="preserve"> but it may not be a maternity site for this species since no juvenile bats were found in both seasons. </w:t>
      </w:r>
      <w:commentRangeEnd w:id="153"/>
      <w:r w:rsidRPr="00D253EF">
        <w:rPr>
          <w:rFonts w:asciiTheme="minorHAnsi" w:eastAsia="PMingLiU" w:hAnsiTheme="minorHAnsi" w:cstheme="minorHAnsi"/>
          <w:sz w:val="16"/>
          <w:szCs w:val="16"/>
        </w:rPr>
        <w:commentReference w:id="153"/>
      </w:r>
      <w:commentRangeEnd w:id="154"/>
      <w:r w:rsidRPr="00D253EF">
        <w:rPr>
          <w:rFonts w:asciiTheme="minorHAnsi" w:eastAsia="PMingLiU" w:hAnsiTheme="minorHAnsi" w:cstheme="minorHAnsi"/>
          <w:sz w:val="16"/>
          <w:szCs w:val="16"/>
        </w:rPr>
        <w:commentReference w:id="154"/>
      </w:r>
    </w:p>
    <w:p w14:paraId="5657F2A1" w14:textId="77777777" w:rsidR="00E351BD"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For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there were only six individuals observed during the daytime in summer and 18 in winter. The result agrees with previous studies that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non-maternity colonies are often small in size, with usually less than 10 and rarely more than 50 individuals (Dwyer 1966; Young 2001). </w:t>
      </w:r>
      <w:commentRangeStart w:id="155"/>
      <w:r w:rsidRPr="00D253EF">
        <w:rPr>
          <w:rFonts w:asciiTheme="minorHAnsi" w:eastAsia="PMingLiU" w:hAnsiTheme="minorHAnsi" w:cstheme="minorHAnsi"/>
        </w:rPr>
        <w:t>The males of this species were usually found in small colonies and living between a few nearby roost sites within localised regions, and females often appeared as maternity colonies with population ranging from 15 to more than 1500 individuals</w:t>
      </w:r>
      <w:commentRangeEnd w:id="155"/>
      <w:r w:rsidRPr="00D253EF">
        <w:rPr>
          <w:rFonts w:asciiTheme="minorHAnsi" w:eastAsia="PMingLiU" w:hAnsiTheme="minorHAnsi" w:cstheme="minorHAnsi"/>
          <w:sz w:val="16"/>
          <w:szCs w:val="16"/>
        </w:rPr>
        <w:commentReference w:id="155"/>
      </w:r>
      <w:r w:rsidRPr="00D253EF">
        <w:rPr>
          <w:rFonts w:asciiTheme="minorHAnsi" w:eastAsia="PMingLiU" w:hAnsiTheme="minorHAnsi" w:cstheme="minorHAnsi"/>
        </w:rPr>
        <w:t xml:space="preserve"> (Dwyer 1966; Young 2001; Murphy 2014).  Dwyer (1996) reported that maternity colonies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northern New South Wales were smallest during March and April, then increase throughout winter. The largest colonies were formed around October to November prior to breeding period. The population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the Yugar tunnel throughout summer and winter was very small compared to numbers reported for other maternity colonies. </w:t>
      </w:r>
      <w:commentRangeStart w:id="156"/>
      <w:r w:rsidRPr="00D253EF">
        <w:rPr>
          <w:rFonts w:asciiTheme="minorHAnsi" w:eastAsia="PMingLiU" w:hAnsiTheme="minorHAnsi" w:cstheme="minorHAnsi"/>
        </w:rPr>
        <w:t xml:space="preserve">It is likely to believe that the Yugar tunnel is not a maternity </w:t>
      </w:r>
      <w:r w:rsidRPr="00D253EF">
        <w:rPr>
          <w:rFonts w:asciiTheme="minorHAnsi" w:eastAsia="PMingLiU" w:hAnsiTheme="minorHAnsi" w:cstheme="minorHAnsi"/>
        </w:rPr>
        <w:lastRenderedPageBreak/>
        <w:t xml:space="preserve">site for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and they were occupying this tunnel throughout the year within this study.  </w:t>
      </w:r>
      <w:commentRangeEnd w:id="156"/>
      <w:r w:rsidRPr="00D253EF">
        <w:rPr>
          <w:rFonts w:asciiTheme="minorHAnsi" w:eastAsia="PMingLiU" w:hAnsiTheme="minorHAnsi" w:cstheme="minorHAnsi"/>
          <w:sz w:val="16"/>
          <w:szCs w:val="16"/>
        </w:rPr>
        <w:commentReference w:id="156"/>
      </w:r>
    </w:p>
    <w:p w14:paraId="3C561A13" w14:textId="7905AF0E" w:rsidR="00CF5947" w:rsidRPr="00181153" w:rsidRDefault="00735166" w:rsidP="00181153">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Due to a lack of evidence, it cannot</w:t>
      </w:r>
      <w:r w:rsidR="003E1267">
        <w:rPr>
          <w:rFonts w:asciiTheme="minorHAnsi" w:eastAsia="PMingLiU" w:hAnsiTheme="minorHAnsi" w:cstheme="minorHAnsi"/>
        </w:rPr>
        <w:t xml:space="preserve"> be</w:t>
      </w:r>
      <w:r w:rsidRPr="00D253EF">
        <w:rPr>
          <w:rFonts w:asciiTheme="minorHAnsi" w:eastAsia="PMingLiU" w:hAnsiTheme="minorHAnsi" w:cstheme="minorHAnsi"/>
        </w:rPr>
        <w:t xml:space="preserve"> determine</w:t>
      </w:r>
      <w:r w:rsidR="003E1267">
        <w:rPr>
          <w:rFonts w:asciiTheme="minorHAnsi" w:eastAsia="PMingLiU" w:hAnsiTheme="minorHAnsi" w:cstheme="minorHAnsi"/>
        </w:rPr>
        <w:t>d</w:t>
      </w:r>
      <w:r w:rsidRPr="00D253EF">
        <w:rPr>
          <w:rFonts w:asciiTheme="minorHAnsi" w:eastAsia="PMingLiU" w:hAnsiTheme="minorHAnsi" w:cstheme="minorHAnsi"/>
        </w:rPr>
        <w:t xml:space="preserve"> whether the Yugar tunnel is a maternity site for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were present in the tunnel in large numbers; 131 bats in summer but only 15 individuals in winter. Hall (2015) reported that </w:t>
      </w:r>
      <w:r w:rsidRPr="00D253EF">
        <w:rPr>
          <w:rFonts w:asciiTheme="minorHAnsi" w:eastAsia="PMingLiU" w:hAnsiTheme="minorHAnsi" w:cstheme="minorHAnsi"/>
          <w:i/>
          <w:iCs/>
        </w:rPr>
        <w:t xml:space="preserve">M. australis </w:t>
      </w:r>
      <w:r w:rsidRPr="00D253EF">
        <w:rPr>
          <w:rFonts w:asciiTheme="minorHAnsi" w:eastAsia="PMingLiU" w:hAnsiTheme="minorHAnsi" w:cstheme="minorHAnsi"/>
        </w:rPr>
        <w:t xml:space="preserve">were perhaps dispersing from breeding sites near the coastal areas during February to April, and they were not always roosting in this tunnel throughout the year, instead preferring nearby caves and old mines. A study that focused on the roosting behaviour on the Eastern Bent-wing bats </w:t>
      </w:r>
      <w:r w:rsidRPr="004C62C2">
        <w:rPr>
          <w:rFonts w:asciiTheme="minorHAnsi" w:eastAsia="PMingLiU" w:hAnsiTheme="minorHAnsi" w:cstheme="minorHAnsi"/>
        </w:rPr>
        <w:t>(</w:t>
      </w:r>
      <w:r w:rsidRPr="004C62C2">
        <w:rPr>
          <w:rFonts w:asciiTheme="minorHAnsi" w:eastAsia="PMingLiU" w:hAnsiTheme="minorHAnsi" w:cstheme="minorHAnsi"/>
          <w:i/>
          <w:iCs/>
        </w:rPr>
        <w:t>Miniopterus</w:t>
      </w:r>
      <w:r w:rsidRPr="00D674C9">
        <w:rPr>
          <w:rFonts w:asciiTheme="minorHAnsi" w:eastAsia="PMingLiU" w:hAnsiTheme="minorHAnsi" w:cstheme="minorHAnsi"/>
          <w:i/>
          <w:iCs/>
        </w:rPr>
        <w:t xml:space="preserve"> </w:t>
      </w:r>
      <w:r w:rsidR="002D2C79" w:rsidRPr="00D674C9">
        <w:rPr>
          <w:rFonts w:asciiTheme="minorHAnsi" w:eastAsia="PMingLiU" w:hAnsiTheme="minorHAnsi" w:cstheme="minorHAnsi"/>
          <w:i/>
          <w:iCs/>
        </w:rPr>
        <w:t xml:space="preserve">orianae </w:t>
      </w:r>
      <w:r w:rsidRPr="00D674C9">
        <w:rPr>
          <w:rFonts w:asciiTheme="minorHAnsi" w:eastAsia="PMingLiU" w:hAnsiTheme="minorHAnsi" w:cstheme="minorHAnsi"/>
          <w:i/>
          <w:iCs/>
        </w:rPr>
        <w:t>oceanensis</w:t>
      </w:r>
      <w:r w:rsidRPr="00D674C9">
        <w:rPr>
          <w:rFonts w:asciiTheme="minorHAnsi" w:eastAsia="PMingLiU" w:hAnsiTheme="minorHAnsi" w:cstheme="minorHAnsi"/>
        </w:rPr>
        <w:t>) indicated that during autumn, winter and spring, majority of b</w:t>
      </w:r>
      <w:r w:rsidRPr="00D253EF">
        <w:rPr>
          <w:rFonts w:asciiTheme="minorHAnsi" w:eastAsia="PMingLiU" w:hAnsiTheme="minorHAnsi" w:cstheme="minorHAnsi"/>
        </w:rPr>
        <w:t xml:space="preserve">ats continuously moved between several nearby roosting sites due to external disturbance and bad weather conditions (White 2011). Their flights during these seasons were either searching for new roosting site or looking for social interactions (White 2011).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migrate to their nursery site in early spring from August to September</w:t>
      </w:r>
      <w:r w:rsidR="00A76724">
        <w:rPr>
          <w:rFonts w:asciiTheme="minorHAnsi" w:eastAsia="PMingLiU" w:hAnsiTheme="minorHAnsi" w:cstheme="minorHAnsi"/>
        </w:rPr>
        <w:t xml:space="preserve"> </w:t>
      </w:r>
      <w:r w:rsidRPr="00D253EF">
        <w:rPr>
          <w:rFonts w:asciiTheme="minorHAnsi" w:eastAsia="PMingLiU" w:hAnsiTheme="minorHAnsi" w:cstheme="minorHAnsi"/>
        </w:rPr>
        <w:t xml:space="preserve">(Dwyer 1968). The nursery colonies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usually consist of between a few hundreds to several thousand individuals (Hall 2015; Dwyer 1968). The population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in the Yugar tunnel decreased slightly over summer (January - April) followed by a small increase during winter (July – September); numbers were still low compared with summer. Dwyer (1968) found that the majority of males disperse away from the maternity colony to other roosting locations during October and November, the females leave their young around February and March, and then the young leave in April. Thus, maternity roosts are abandoned from March to August (Dwyer 1968). Another study of </w:t>
      </w:r>
      <w:r w:rsidRPr="00D674C9">
        <w:rPr>
          <w:rFonts w:asciiTheme="minorHAnsi" w:eastAsia="PMingLiU" w:hAnsiTheme="minorHAnsi" w:cstheme="minorHAnsi"/>
          <w:i/>
          <w:iCs/>
        </w:rPr>
        <w:t xml:space="preserve">M. </w:t>
      </w:r>
      <w:r w:rsidR="002D2C79" w:rsidRPr="00D674C9">
        <w:rPr>
          <w:rFonts w:asciiTheme="minorHAnsi" w:eastAsia="PMingLiU" w:hAnsiTheme="minorHAnsi" w:cstheme="minorHAnsi"/>
          <w:i/>
          <w:iCs/>
        </w:rPr>
        <w:t xml:space="preserve">orianae </w:t>
      </w:r>
      <w:r w:rsidRPr="00D674C9">
        <w:rPr>
          <w:rFonts w:asciiTheme="minorHAnsi" w:eastAsia="PMingLiU" w:hAnsiTheme="minorHAnsi" w:cstheme="minorHAnsi"/>
          <w:i/>
          <w:iCs/>
        </w:rPr>
        <w:t>blepotis</w:t>
      </w:r>
      <w:r w:rsidRPr="00D674C9">
        <w:rPr>
          <w:rFonts w:asciiTheme="minorHAnsi" w:eastAsia="PMingLiU" w:hAnsiTheme="minorHAnsi" w:cstheme="minorHAnsi"/>
        </w:rPr>
        <w:t xml:space="preserve"> indicated that these bats in north-eastern New South Wales do not return to the over winter roosts until late February or early March (White 2011). Hall</w:t>
      </w:r>
      <w:r w:rsidRPr="00D253EF">
        <w:rPr>
          <w:rFonts w:asciiTheme="minorHAnsi" w:eastAsia="PMingLiU" w:hAnsiTheme="minorHAnsi" w:cstheme="minorHAnsi"/>
        </w:rPr>
        <w:t xml:space="preserve"> (1982) reported that in New South Wales females leave the overwinter roosts and return to maternity sites around August to September. The pattern seen at the Yugar tunnel was therefore similar to that seen at other </w:t>
      </w:r>
      <w:r w:rsidRPr="00D253EF">
        <w:rPr>
          <w:rFonts w:asciiTheme="minorHAnsi" w:eastAsia="PMingLiU" w:hAnsiTheme="minorHAnsi" w:cstheme="minorHAnsi"/>
          <w:i/>
          <w:iCs/>
        </w:rPr>
        <w:t>Miniopterus</w:t>
      </w:r>
      <w:r w:rsidRPr="00D253EF">
        <w:rPr>
          <w:rFonts w:asciiTheme="minorHAnsi" w:eastAsia="PMingLiU" w:hAnsiTheme="minorHAnsi" w:cstheme="minorHAnsi"/>
        </w:rPr>
        <w:t xml:space="preserve"> maternity site. However, the time when majority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abandoned and returned to the tunnel is not known. </w:t>
      </w:r>
      <w:bookmarkEnd w:id="148"/>
      <w:r w:rsidR="00CF5947">
        <w:rPr>
          <w:rFonts w:asciiTheme="minorHAnsi" w:eastAsia="PMingLiU" w:hAnsiTheme="minorHAnsi" w:cstheme="minorHAnsi"/>
          <w:b/>
          <w:bCs/>
          <w:sz w:val="28"/>
          <w:szCs w:val="28"/>
          <w:lang w:val="en-US"/>
        </w:rPr>
        <w:br w:type="page"/>
      </w:r>
    </w:p>
    <w:p w14:paraId="48C6BEF2" w14:textId="5FEDAEC1" w:rsidR="00735166" w:rsidRPr="00AA251F" w:rsidRDefault="00735166" w:rsidP="00AA251F">
      <w:pPr>
        <w:rPr>
          <w:rFonts w:asciiTheme="minorHAnsi" w:eastAsia="PMingLiU" w:hAnsiTheme="minorHAnsi" w:cstheme="minorHAnsi"/>
          <w:b/>
          <w:bCs/>
          <w:sz w:val="28"/>
          <w:szCs w:val="28"/>
          <w:lang w:val="en-US"/>
        </w:rPr>
      </w:pPr>
      <w:r w:rsidRPr="00AA251F">
        <w:rPr>
          <w:rFonts w:asciiTheme="minorHAnsi" w:eastAsia="PMingLiU" w:hAnsiTheme="minorHAnsi" w:cstheme="minorHAnsi"/>
          <w:b/>
          <w:bCs/>
          <w:sz w:val="28"/>
          <w:szCs w:val="28"/>
          <w:lang w:val="en-US"/>
        </w:rPr>
        <w:lastRenderedPageBreak/>
        <w:t>Summary</w:t>
      </w:r>
      <w:commentRangeStart w:id="157"/>
      <w:commentRangeEnd w:id="157"/>
      <w:r w:rsidRPr="00AA251F">
        <w:rPr>
          <w:rFonts w:asciiTheme="minorHAnsi" w:eastAsia="PMingLiU" w:hAnsiTheme="minorHAnsi" w:cstheme="minorHAnsi"/>
          <w:b/>
          <w:bCs/>
          <w:sz w:val="28"/>
          <w:szCs w:val="28"/>
        </w:rPr>
        <w:commentReference w:id="157"/>
      </w:r>
    </w:p>
    <w:p w14:paraId="7801B028" w14:textId="77777777" w:rsidR="001B243D" w:rsidRPr="00D253EF" w:rsidRDefault="001B243D" w:rsidP="001B243D">
      <w:pPr>
        <w:rPr>
          <w:rFonts w:asciiTheme="minorHAnsi" w:eastAsia="PMingLiU" w:hAnsiTheme="minorHAnsi" w:cstheme="minorHAnsi"/>
          <w:lang w:val="en-US"/>
        </w:rPr>
      </w:pPr>
    </w:p>
    <w:p w14:paraId="7400D88B" w14:textId="6A67C569" w:rsidR="00D470B9" w:rsidRPr="00D253EF" w:rsidRDefault="00735166" w:rsidP="00E351BD">
      <w:pPr>
        <w:spacing w:after="240" w:line="360" w:lineRule="auto"/>
        <w:ind w:firstLine="567"/>
        <w:jc w:val="both"/>
        <w:rPr>
          <w:rFonts w:asciiTheme="minorHAnsi" w:eastAsia="PMingLiU" w:hAnsiTheme="minorHAnsi" w:cstheme="minorHAnsi"/>
          <w:lang w:val="en-US"/>
        </w:rPr>
      </w:pPr>
      <w:commentRangeStart w:id="158"/>
      <w:r w:rsidRPr="00D253EF">
        <w:rPr>
          <w:rFonts w:asciiTheme="minorHAnsi" w:eastAsia="PMingLiU" w:hAnsiTheme="minorHAnsi" w:cstheme="minorHAnsi"/>
        </w:rPr>
        <w:t xml:space="preserve">The aim of this study was to determine the number and species of bats using the Yugar tunnel Specifically, it was to: 1) determine the species inhabiting the tunnel and their relative population sizes, and 2) determine the emergence and return pattern of each species in the tunnel. </w:t>
      </w:r>
      <w:r w:rsidRPr="00D253EF">
        <w:rPr>
          <w:rFonts w:asciiTheme="minorHAnsi" w:eastAsia="PMingLiU" w:hAnsiTheme="minorHAnsi" w:cstheme="minorHAnsi"/>
          <w:lang w:val="en-US"/>
        </w:rPr>
        <w:t>Three species were found to be roosting in the tunnel all at relatively low populations sizes, and with seasonal (summer versus winter) differences in numbers. Patterns of activity, including emergence and return times, were similar across species in summer but varied in winter. Species and seasonal variation was likely due to a variety of physical and biological factors such as weather conditions, predation pressure, reproductive state, foraging needs and resource abundance.</w:t>
      </w:r>
      <w:commentRangeEnd w:id="158"/>
      <w:r w:rsidRPr="00D253EF">
        <w:rPr>
          <w:rFonts w:asciiTheme="minorHAnsi" w:eastAsia="PMingLiU" w:hAnsiTheme="minorHAnsi" w:cstheme="minorHAnsi"/>
          <w:sz w:val="16"/>
          <w:szCs w:val="16"/>
        </w:rPr>
        <w:commentReference w:id="158"/>
      </w:r>
    </w:p>
    <w:p w14:paraId="36F66E0C" w14:textId="77777777" w:rsidR="00D470B9" w:rsidRPr="00D253EF" w:rsidRDefault="00D470B9">
      <w:pPr>
        <w:rPr>
          <w:rFonts w:asciiTheme="minorHAnsi" w:eastAsia="PMingLiU" w:hAnsiTheme="minorHAnsi" w:cstheme="minorHAnsi"/>
        </w:rPr>
      </w:pPr>
      <w:r w:rsidRPr="00D253EF">
        <w:rPr>
          <w:rFonts w:asciiTheme="minorHAnsi" w:eastAsia="PMingLiU" w:hAnsiTheme="minorHAnsi" w:cstheme="minorHAnsi"/>
        </w:rPr>
        <w:br w:type="page"/>
      </w:r>
    </w:p>
    <w:p w14:paraId="03A235BB" w14:textId="7272FE3F" w:rsidR="00735166" w:rsidRPr="007852D7" w:rsidRDefault="00D470B9" w:rsidP="00D470B9">
      <w:pPr>
        <w:pStyle w:val="Heading2"/>
        <w:rPr>
          <w:rFonts w:asciiTheme="minorHAnsi" w:eastAsia="PMingLiU" w:hAnsiTheme="minorHAnsi" w:cstheme="minorHAnsi"/>
          <w:sz w:val="36"/>
          <w:szCs w:val="36"/>
        </w:rPr>
      </w:pPr>
      <w:bookmarkStart w:id="159" w:name="_Toc86701838"/>
      <w:r w:rsidRPr="007852D7">
        <w:rPr>
          <w:rFonts w:asciiTheme="minorHAnsi" w:eastAsia="PMingLiU" w:hAnsiTheme="minorHAnsi" w:cstheme="minorHAnsi"/>
          <w:sz w:val="36"/>
          <w:szCs w:val="36"/>
        </w:rPr>
        <w:lastRenderedPageBreak/>
        <w:t>2.</w:t>
      </w:r>
      <w:r w:rsidR="00AA251F">
        <w:rPr>
          <w:rFonts w:asciiTheme="minorHAnsi" w:eastAsia="PMingLiU" w:hAnsiTheme="minorHAnsi" w:cstheme="minorHAnsi"/>
          <w:sz w:val="36"/>
          <w:szCs w:val="36"/>
        </w:rPr>
        <w:t>5</w:t>
      </w:r>
      <w:r w:rsidRPr="007852D7">
        <w:rPr>
          <w:rFonts w:asciiTheme="minorHAnsi" w:eastAsia="PMingLiU" w:hAnsiTheme="minorHAnsi" w:cstheme="minorHAnsi"/>
          <w:sz w:val="36"/>
          <w:szCs w:val="36"/>
        </w:rPr>
        <w:tab/>
      </w:r>
      <w:r w:rsidR="00735166" w:rsidRPr="007852D7">
        <w:rPr>
          <w:rFonts w:asciiTheme="minorHAnsi" w:eastAsia="PMingLiU" w:hAnsiTheme="minorHAnsi" w:cstheme="minorHAnsi"/>
          <w:sz w:val="36"/>
          <w:szCs w:val="36"/>
        </w:rPr>
        <w:t>Reference list</w:t>
      </w:r>
      <w:bookmarkEnd w:id="159"/>
    </w:p>
    <w:p w14:paraId="3264D501" w14:textId="77777777" w:rsidR="00E13B4B" w:rsidRDefault="00E13B4B" w:rsidP="00E13B4B">
      <w:pPr>
        <w:rPr>
          <w:rFonts w:asciiTheme="minorHAnsi" w:eastAsia="PMingLiU" w:hAnsiTheme="minorHAnsi" w:cstheme="minorHAnsi"/>
        </w:rPr>
      </w:pPr>
    </w:p>
    <w:p w14:paraId="1FBF7070" w14:textId="77777777" w:rsidR="00165325" w:rsidRDefault="00165325" w:rsidP="00F71B4A">
      <w:pPr>
        <w:spacing w:after="240"/>
        <w:rPr>
          <w:rStyle w:val="Hyperlink"/>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Agosta, S., Morton, D., Marsh, B., Kuhn, K. (2005). Nightly, Seasonal, and Yearly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Patterns of Bat Activity at Night Roosts in the Central Appalachians. </w:t>
      </w:r>
      <w:r w:rsidRPr="00446058">
        <w:rPr>
          <w:rFonts w:asciiTheme="minorHAnsi" w:eastAsia="PMingLiU" w:hAnsiTheme="minorHAnsi" w:cstheme="minorHAnsi"/>
          <w:i/>
          <w:iCs/>
          <w:szCs w:val="24"/>
          <w:lang w:val="en-US" w:eastAsia="zh-TW"/>
        </w:rPr>
        <w:t xml:space="preserve">Journal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of Mammalogy,</w:t>
      </w:r>
      <w:r>
        <w:rPr>
          <w:rFonts w:asciiTheme="minorHAnsi" w:eastAsia="PMingLiU" w:hAnsiTheme="minorHAnsi" w:cstheme="minorHAnsi"/>
          <w:i/>
          <w:iCs/>
          <w:szCs w:val="24"/>
          <w:lang w:val="en-US" w:eastAsia="zh-TW"/>
        </w:rPr>
        <w:t xml:space="preserve"> </w:t>
      </w:r>
      <w:r w:rsidRPr="00446058">
        <w:rPr>
          <w:rFonts w:asciiTheme="minorHAnsi" w:eastAsia="PMingLiU" w:hAnsiTheme="minorHAnsi" w:cstheme="minorHAnsi"/>
          <w:i/>
          <w:iCs/>
          <w:szCs w:val="24"/>
          <w:lang w:val="en-US" w:eastAsia="zh-TW"/>
        </w:rPr>
        <w:t>86</w:t>
      </w:r>
      <w:r w:rsidRPr="00446058">
        <w:rPr>
          <w:rFonts w:asciiTheme="minorHAnsi" w:eastAsia="PMingLiU" w:hAnsiTheme="minorHAnsi" w:cstheme="minorHAnsi"/>
          <w:szCs w:val="24"/>
          <w:lang w:val="en-US" w:eastAsia="zh-TW"/>
        </w:rPr>
        <w:t xml:space="preserve">(6), 1210–1219. </w:t>
      </w:r>
      <w:hyperlink r:id="rId189" w:history="1">
        <w:r w:rsidRPr="001843D3">
          <w:rPr>
            <w:rStyle w:val="Hyperlink"/>
            <w:rFonts w:asciiTheme="minorHAnsi" w:eastAsia="PMingLiU" w:hAnsiTheme="minorHAnsi" w:cstheme="minorHAnsi"/>
            <w:szCs w:val="24"/>
            <w:lang w:val="en-US" w:eastAsia="zh-TW"/>
          </w:rPr>
          <w:t>https://doi.org/10.1644/05-MAMM-A-</w:t>
        </w:r>
        <w:r w:rsidRPr="001843D3">
          <w:rPr>
            <w:rStyle w:val="Hyperlink"/>
            <w:rFonts w:asciiTheme="minorHAnsi" w:eastAsia="PMingLiU" w:hAnsiTheme="minorHAnsi" w:cstheme="minorHAnsi"/>
            <w:szCs w:val="24"/>
            <w:lang w:val="en-US" w:eastAsia="zh-TW"/>
          </w:rPr>
          <w:tab/>
          <w:t>012R1.1</w:t>
        </w:r>
      </w:hyperlink>
    </w:p>
    <w:p w14:paraId="3D7320FA" w14:textId="3086C5F8" w:rsidR="00165325" w:rsidRDefault="00165325" w:rsidP="00F71B4A">
      <w:pPr>
        <w:spacing w:after="240" w:line="20" w:lineRule="atLeast"/>
        <w:rPr>
          <w:rFonts w:asciiTheme="minorHAnsi" w:eastAsia="PMingLiU" w:hAnsiTheme="minorHAnsi" w:cstheme="minorHAnsi"/>
          <w:szCs w:val="24"/>
          <w:lang w:val="en-US" w:eastAsia="zh-TW"/>
        </w:rPr>
      </w:pPr>
      <w:r w:rsidRPr="00165325">
        <w:rPr>
          <w:rFonts w:asciiTheme="minorHAnsi" w:eastAsia="PMingLiU" w:hAnsiTheme="minorHAnsi" w:cstheme="minorHAnsi"/>
          <w:szCs w:val="24"/>
          <w:lang w:val="en-US" w:eastAsia="zh-TW"/>
        </w:rPr>
        <w:t xml:space="preserve">Alves, P. &amp; Silva, B. &amp; Barreiro, S. (2017, August 01-05). Emergence, return and </w:t>
      </w:r>
      <w:r w:rsidRPr="00165325">
        <w:rPr>
          <w:rFonts w:asciiTheme="minorHAnsi" w:eastAsia="PMingLiU" w:hAnsiTheme="minorHAnsi" w:cstheme="minorHAnsi"/>
          <w:szCs w:val="24"/>
          <w:lang w:val="en-US" w:eastAsia="zh-TW"/>
        </w:rPr>
        <w:tab/>
        <w:t xml:space="preserve">activity patterns of Miniopterus schreibersii and Rhinolophus spp. at Cadaval </w:t>
      </w:r>
      <w:r w:rsidRPr="00165325">
        <w:rPr>
          <w:rFonts w:asciiTheme="minorHAnsi" w:eastAsia="PMingLiU" w:hAnsiTheme="minorHAnsi" w:cstheme="minorHAnsi"/>
          <w:szCs w:val="24"/>
          <w:lang w:val="en-US" w:eastAsia="zh-TW"/>
        </w:rPr>
        <w:tab/>
        <w:t xml:space="preserve">bat roost (Portugal) [Conference presentation]. 14 th European Bat Research </w:t>
      </w:r>
      <w:r w:rsidRPr="00165325">
        <w:rPr>
          <w:rFonts w:asciiTheme="minorHAnsi" w:eastAsia="PMingLiU" w:hAnsiTheme="minorHAnsi" w:cstheme="minorHAnsi"/>
          <w:szCs w:val="24"/>
          <w:lang w:val="en-US" w:eastAsia="zh-TW"/>
        </w:rPr>
        <w:tab/>
        <w:t>Symposium.https://www.researchgate.net/publication/319084289EMERGE</w:t>
      </w:r>
      <w:r w:rsidRPr="00165325">
        <w:rPr>
          <w:rFonts w:asciiTheme="minorHAnsi" w:eastAsia="PMingLiU" w:hAnsiTheme="minorHAnsi" w:cstheme="minorHAnsi"/>
          <w:szCs w:val="24"/>
          <w:lang w:val="en-US" w:eastAsia="zh-TW"/>
        </w:rPr>
        <w:tab/>
        <w:t xml:space="preserve">NCE RETURN_AND_ACTIVITY PATTENS_OF MINIOPTERUS_SCHREIBERSII </w:t>
      </w:r>
      <w:r>
        <w:rPr>
          <w:rFonts w:asciiTheme="minorHAnsi" w:eastAsia="PMingLiU" w:hAnsiTheme="minorHAnsi" w:cstheme="minorHAnsi"/>
          <w:szCs w:val="24"/>
          <w:lang w:val="en-US" w:eastAsia="zh-TW"/>
        </w:rPr>
        <w:tab/>
      </w:r>
      <w:r w:rsidRPr="00165325">
        <w:rPr>
          <w:rFonts w:asciiTheme="minorHAnsi" w:eastAsia="PMingLiU" w:hAnsiTheme="minorHAnsi" w:cstheme="minorHAnsi"/>
          <w:szCs w:val="24"/>
          <w:lang w:val="en-US" w:eastAsia="zh-TW"/>
        </w:rPr>
        <w:t>AND RHINOLOPHUS SPP_AT CADAVAL BAT_ROOST PORTUGAL</w:t>
      </w:r>
    </w:p>
    <w:p w14:paraId="0E492C05" w14:textId="58512E89" w:rsidR="00165325" w:rsidRPr="00446058" w:rsidRDefault="00165325" w:rsidP="00F71B4A">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Anthony, E., Stack, M., &amp; Kunz, T. (1981). Night roosting and the nocturnal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time budget of the little brown bat</w:t>
      </w:r>
      <w:r w:rsidRPr="00B76AEA">
        <w:rPr>
          <w:rFonts w:asciiTheme="minorHAnsi" w:eastAsia="PMingLiU" w:hAnsiTheme="minorHAnsi" w:cstheme="minorHAnsi"/>
          <w:i/>
          <w:iCs/>
          <w:szCs w:val="24"/>
          <w:lang w:val="en-US" w:eastAsia="zh-TW"/>
        </w:rPr>
        <w:t xml:space="preserve">, </w:t>
      </w:r>
      <w:r w:rsidRPr="006308BF">
        <w:rPr>
          <w:rFonts w:asciiTheme="minorHAnsi" w:eastAsia="PMingLiU" w:hAnsiTheme="minorHAnsi" w:cstheme="minorHAnsi"/>
          <w:szCs w:val="24"/>
          <w:lang w:val="en-US" w:eastAsia="zh-TW"/>
        </w:rPr>
        <w:t>Myotis lucifugus</w:t>
      </w:r>
      <w:r w:rsidRPr="00446058">
        <w:rPr>
          <w:rFonts w:asciiTheme="minorHAnsi" w:eastAsia="PMingLiU" w:hAnsiTheme="minorHAnsi" w:cstheme="minorHAnsi"/>
          <w:szCs w:val="24"/>
          <w:lang w:val="en-US" w:eastAsia="zh-TW"/>
        </w:rPr>
        <w:t xml:space="preserve">: Effects of reproductive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status, prey density, and environmental conditions. </w:t>
      </w:r>
      <w:r w:rsidRPr="00446058">
        <w:rPr>
          <w:rFonts w:asciiTheme="minorHAnsi" w:eastAsia="PMingLiU" w:hAnsiTheme="minorHAnsi" w:cstheme="minorHAnsi"/>
          <w:i/>
          <w:iCs/>
          <w:szCs w:val="24"/>
          <w:lang w:val="en-US" w:eastAsia="zh-TW"/>
        </w:rPr>
        <w:t>Oecologia 51</w:t>
      </w:r>
      <w:r w:rsidRPr="00446058">
        <w:rPr>
          <w:rFonts w:asciiTheme="minorHAnsi" w:eastAsia="PMingLiU" w:hAnsiTheme="minorHAnsi" w:cstheme="minorHAnsi"/>
          <w:szCs w:val="24"/>
          <w:lang w:val="en-US" w:eastAsia="zh-TW"/>
        </w:rPr>
        <w:t>(2), 151–</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156. </w:t>
      </w:r>
      <w:hyperlink r:id="rId190" w:history="1">
        <w:r w:rsidRPr="001843D3">
          <w:rPr>
            <w:rStyle w:val="Hyperlink"/>
            <w:rFonts w:asciiTheme="minorHAnsi" w:eastAsia="PMingLiU" w:hAnsiTheme="minorHAnsi" w:cstheme="minorHAnsi"/>
            <w:szCs w:val="24"/>
            <w:lang w:val="en-US" w:eastAsia="zh-TW"/>
          </w:rPr>
          <w:t>https://doi.org/10.1007/BF00540593</w:t>
        </w:r>
      </w:hyperlink>
    </w:p>
    <w:p w14:paraId="282A64B1" w14:textId="77777777" w:rsidR="00165325" w:rsidRPr="00446058" w:rsidRDefault="00165325" w:rsidP="00165325">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Arndt, R., O’Keefe, J., Mitchell, W., Holmes, J., &amp; Lima, S. (2018). Do predators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influence the behaviour of temperate-zone bats? An analysis of competing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models of roost emergence times. </w:t>
      </w:r>
      <w:r w:rsidRPr="00446058">
        <w:rPr>
          <w:rFonts w:asciiTheme="minorHAnsi" w:eastAsia="PMingLiU" w:hAnsiTheme="minorHAnsi" w:cstheme="minorHAnsi"/>
          <w:i/>
          <w:iCs/>
          <w:szCs w:val="24"/>
          <w:lang w:eastAsia="zh-TW"/>
        </w:rPr>
        <w:t>Animal Behaviour, 145,</w:t>
      </w:r>
      <w:r w:rsidRPr="00446058">
        <w:rPr>
          <w:rFonts w:asciiTheme="minorHAnsi" w:eastAsia="PMingLiU" w:hAnsiTheme="minorHAnsi" w:cstheme="minorHAnsi"/>
          <w:szCs w:val="24"/>
          <w:lang w:eastAsia="zh-TW"/>
        </w:rPr>
        <w:t xml:space="preserve"> 161–170. </w:t>
      </w:r>
      <w:r w:rsidRPr="00446058">
        <w:rPr>
          <w:rFonts w:asciiTheme="minorHAnsi" w:eastAsia="PMingLiU" w:hAnsiTheme="minorHAnsi" w:cstheme="minorHAnsi"/>
          <w:szCs w:val="24"/>
          <w:lang w:eastAsia="zh-TW"/>
        </w:rPr>
        <w:tab/>
      </w:r>
      <w:hyperlink r:id="rId191" w:history="1">
        <w:r w:rsidRPr="00446058">
          <w:rPr>
            <w:rStyle w:val="Hyperlink"/>
            <w:rFonts w:asciiTheme="minorHAnsi" w:eastAsia="PMingLiU" w:hAnsiTheme="minorHAnsi" w:cstheme="minorHAnsi"/>
            <w:szCs w:val="24"/>
            <w:lang w:eastAsia="zh-TW"/>
          </w:rPr>
          <w:t>https://doi.org/10.1016/j.anbehav.2018.09.014</w:t>
        </w:r>
      </w:hyperlink>
      <w:r w:rsidRPr="00446058">
        <w:rPr>
          <w:rFonts w:asciiTheme="minorHAnsi" w:eastAsia="PMingLiU" w:hAnsiTheme="minorHAnsi" w:cstheme="minorHAnsi"/>
          <w:szCs w:val="24"/>
          <w:lang w:eastAsia="zh-TW"/>
        </w:rPr>
        <w:t xml:space="preserve"> </w:t>
      </w:r>
    </w:p>
    <w:p w14:paraId="7D65A437"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Azmy, S., Sah, S., Shafie, N., Ariffin, A., Majid, Z., Ismail, M., &amp; Shamsir, M. (2012).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Counting in the dark: </w:t>
      </w:r>
      <w:r w:rsidRPr="00446058">
        <w:rPr>
          <w:rFonts w:asciiTheme="minorHAnsi" w:eastAsia="PMingLiU" w:hAnsiTheme="minorHAnsi" w:cstheme="minorHAnsi"/>
          <w:szCs w:val="24"/>
          <w:lang w:eastAsia="zh-TW"/>
        </w:rPr>
        <w:tab/>
        <w:t xml:space="preserve">Non-intrusive laser scanning for population counting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and identifying roosting bats. </w:t>
      </w:r>
      <w:r w:rsidRPr="00446058">
        <w:rPr>
          <w:rFonts w:asciiTheme="minorHAnsi" w:eastAsia="PMingLiU" w:hAnsiTheme="minorHAnsi" w:cstheme="minorHAnsi"/>
          <w:i/>
          <w:iCs/>
          <w:szCs w:val="24"/>
          <w:lang w:eastAsia="zh-TW"/>
        </w:rPr>
        <w:t>Scientific Reports, 2</w:t>
      </w:r>
      <w:r w:rsidRPr="00446058">
        <w:rPr>
          <w:rFonts w:asciiTheme="minorHAnsi" w:eastAsia="PMingLiU" w:hAnsiTheme="minorHAnsi" w:cstheme="minorHAnsi"/>
          <w:szCs w:val="24"/>
          <w:lang w:eastAsia="zh-TW"/>
        </w:rPr>
        <w:t xml:space="preserve">(1), 524–524. </w:t>
      </w:r>
      <w:r>
        <w:rPr>
          <w:rFonts w:asciiTheme="minorHAnsi" w:eastAsia="PMingLiU" w:hAnsiTheme="minorHAnsi" w:cstheme="minorHAnsi"/>
          <w:szCs w:val="24"/>
          <w:lang w:eastAsia="zh-TW"/>
        </w:rPr>
        <w:tab/>
      </w:r>
      <w:hyperlink r:id="rId192" w:history="1">
        <w:r w:rsidRPr="001843D3">
          <w:rPr>
            <w:rStyle w:val="Hyperlink"/>
            <w:rFonts w:asciiTheme="minorHAnsi" w:eastAsia="PMingLiU" w:hAnsiTheme="minorHAnsi" w:cstheme="minorHAnsi"/>
            <w:szCs w:val="24"/>
            <w:lang w:eastAsia="zh-TW"/>
          </w:rPr>
          <w:t>https://doi.org/10.1038/srep00524</w:t>
        </w:r>
      </w:hyperlink>
    </w:p>
    <w:p w14:paraId="3F59C63B" w14:textId="77777777" w:rsidR="00165325" w:rsidRDefault="00165325"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Bach, L., Burkhardt, P., &amp; Limpens, H. (2004). Tunnels as a possibility to connect bat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habitats. </w:t>
      </w:r>
      <w:r w:rsidRPr="00446058">
        <w:rPr>
          <w:rFonts w:asciiTheme="minorHAnsi" w:eastAsia="PMingLiU" w:hAnsiTheme="minorHAnsi" w:cstheme="minorHAnsi"/>
          <w:i/>
          <w:iCs/>
          <w:szCs w:val="24"/>
          <w:lang w:eastAsia="zh-TW"/>
        </w:rPr>
        <w:t>Mammalia. 68</w:t>
      </w:r>
      <w:r w:rsidRPr="00446058">
        <w:rPr>
          <w:rFonts w:asciiTheme="minorHAnsi" w:eastAsia="PMingLiU" w:hAnsiTheme="minorHAnsi" w:cstheme="minorHAnsi"/>
          <w:szCs w:val="24"/>
          <w:lang w:eastAsia="zh-TW"/>
        </w:rPr>
        <w:t xml:space="preserve">. 411-420. </w:t>
      </w:r>
      <w:hyperlink r:id="rId193" w:history="1">
        <w:r w:rsidRPr="002D0BC5">
          <w:rPr>
            <w:rStyle w:val="Hyperlink"/>
            <w:rFonts w:asciiTheme="minorHAnsi" w:eastAsia="PMingLiU" w:hAnsiTheme="minorHAnsi" w:cstheme="minorHAnsi"/>
            <w:szCs w:val="24"/>
            <w:lang w:eastAsia="zh-TW"/>
          </w:rPr>
          <w:t>https://doi.org/10.1515/mamm.2004.041</w:t>
        </w:r>
      </w:hyperlink>
    </w:p>
    <w:p w14:paraId="7216AB69"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Baker, M. D., &amp; Lacki, M. J. (2006). Day-Roosting Habitat of Female Long-Legged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Myotis in Ponderosa Pine Forests. </w:t>
      </w:r>
      <w:r w:rsidRPr="00446058">
        <w:rPr>
          <w:rFonts w:asciiTheme="minorHAnsi" w:eastAsia="PMingLiU" w:hAnsiTheme="minorHAnsi" w:cstheme="minorHAnsi"/>
          <w:i/>
          <w:iCs/>
          <w:szCs w:val="24"/>
          <w:lang w:eastAsia="zh-TW"/>
        </w:rPr>
        <w:t xml:space="preserve">The Journal of Wildlife Management,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70</w:t>
      </w:r>
      <w:r w:rsidRPr="00446058">
        <w:rPr>
          <w:rFonts w:asciiTheme="minorHAnsi" w:eastAsia="PMingLiU" w:hAnsiTheme="minorHAnsi" w:cstheme="minorHAnsi"/>
          <w:szCs w:val="24"/>
          <w:lang w:eastAsia="zh-TW"/>
        </w:rPr>
        <w:t xml:space="preserve">(1), 207–215. </w:t>
      </w:r>
      <w:hyperlink r:id="rId194" w:history="1">
        <w:r w:rsidRPr="001843D3">
          <w:rPr>
            <w:rStyle w:val="Hyperlink"/>
            <w:rFonts w:asciiTheme="minorHAnsi" w:eastAsia="PMingLiU" w:hAnsiTheme="minorHAnsi" w:cstheme="minorHAnsi"/>
            <w:szCs w:val="24"/>
            <w:lang w:eastAsia="zh-TW"/>
          </w:rPr>
          <w:t>https://doi.org/10.2193/0022-</w:t>
        </w:r>
        <w:r w:rsidRPr="001843D3">
          <w:rPr>
            <w:rStyle w:val="Hyperlink"/>
            <w:rFonts w:asciiTheme="minorHAnsi" w:eastAsia="PMingLiU" w:hAnsiTheme="minorHAnsi" w:cstheme="minorHAnsi"/>
            <w:szCs w:val="24"/>
            <w:lang w:eastAsia="zh-TW"/>
          </w:rPr>
          <w:tab/>
          <w:t>541X(2006)70[207:DHOFLM]2.0.CO;2</w:t>
        </w:r>
      </w:hyperlink>
    </w:p>
    <w:p w14:paraId="6ABABD26" w14:textId="77777777" w:rsidR="00165325" w:rsidRPr="00446058" w:rsidRDefault="00165325" w:rsidP="00686669">
      <w:pPr>
        <w:spacing w:after="240" w:line="20" w:lineRule="atLeast"/>
        <w:rPr>
          <w:rFonts w:asciiTheme="minorHAnsi" w:eastAsia="PMingLiU" w:hAnsiTheme="minorHAnsi" w:cstheme="minorHAnsi"/>
          <w:szCs w:val="24"/>
          <w:highlight w:val="yellow"/>
          <w:lang w:val="en-US" w:eastAsia="zh-TW"/>
        </w:rPr>
      </w:pPr>
      <w:r w:rsidRPr="00446058">
        <w:rPr>
          <w:rFonts w:asciiTheme="minorHAnsi" w:eastAsia="PMingLiU" w:hAnsiTheme="minorHAnsi" w:cstheme="minorHAnsi"/>
          <w:szCs w:val="24"/>
          <w:lang w:val="en-US" w:eastAsia="zh-TW"/>
        </w:rPr>
        <w:t xml:space="preserve">Barros, M., Pessoa, D., &amp; Rui, A. (2014). Habitat use and seasonal activity of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insectivorous bats (Mammalia: Chiroptera) in the grasslands of southern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Brazil. </w:t>
      </w:r>
      <w:r w:rsidRPr="00446058">
        <w:rPr>
          <w:rFonts w:asciiTheme="minorHAnsi" w:eastAsia="PMingLiU" w:hAnsiTheme="minorHAnsi" w:cstheme="minorHAnsi"/>
          <w:i/>
          <w:iCs/>
          <w:szCs w:val="24"/>
          <w:lang w:val="en-US" w:eastAsia="zh-TW"/>
        </w:rPr>
        <w:t>Zoologia (Curitiba, Brazil), 31</w:t>
      </w:r>
      <w:r w:rsidRPr="00446058">
        <w:rPr>
          <w:rFonts w:asciiTheme="minorHAnsi" w:eastAsia="PMingLiU" w:hAnsiTheme="minorHAnsi" w:cstheme="minorHAnsi"/>
          <w:szCs w:val="24"/>
          <w:lang w:val="en-US" w:eastAsia="zh-TW"/>
        </w:rPr>
        <w:t xml:space="preserve">(2), 153–161. </w:t>
      </w:r>
      <w:r>
        <w:rPr>
          <w:rFonts w:asciiTheme="minorHAnsi" w:eastAsia="PMingLiU" w:hAnsiTheme="minorHAnsi" w:cstheme="minorHAnsi"/>
          <w:szCs w:val="24"/>
          <w:lang w:val="en-US" w:eastAsia="zh-TW"/>
        </w:rPr>
        <w:tab/>
      </w:r>
      <w:hyperlink r:id="rId195" w:history="1">
        <w:r w:rsidRPr="001843D3">
          <w:rPr>
            <w:rStyle w:val="Hyperlink"/>
            <w:rFonts w:asciiTheme="minorHAnsi" w:eastAsia="PMingLiU" w:hAnsiTheme="minorHAnsi" w:cstheme="minorHAnsi"/>
            <w:szCs w:val="24"/>
            <w:lang w:val="en-US" w:eastAsia="zh-TW"/>
          </w:rPr>
          <w:t>https://doi.org/10.1590/S1984-46702014000200006</w:t>
        </w:r>
      </w:hyperlink>
      <w:r w:rsidRPr="00446058">
        <w:rPr>
          <w:rFonts w:asciiTheme="minorHAnsi" w:eastAsia="PMingLiU" w:hAnsiTheme="minorHAnsi" w:cstheme="minorHAnsi"/>
          <w:szCs w:val="24"/>
          <w:highlight w:val="yellow"/>
          <w:lang w:val="en-US" w:eastAsia="zh-TW"/>
        </w:rPr>
        <w:t xml:space="preserve"> </w:t>
      </w:r>
    </w:p>
    <w:p w14:paraId="18F74B20"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Berková, H., &amp; Zukal, J. (2009). Flight activity of bats at the entrance of a natural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cave. </w:t>
      </w:r>
      <w:r w:rsidRPr="00446058">
        <w:rPr>
          <w:rFonts w:asciiTheme="minorHAnsi" w:eastAsia="PMingLiU" w:hAnsiTheme="minorHAnsi" w:cstheme="minorHAnsi"/>
          <w:i/>
          <w:iCs/>
          <w:szCs w:val="24"/>
          <w:lang w:val="en-US" w:eastAsia="zh-TW"/>
        </w:rPr>
        <w:t>Acta Chiropterologica. 8</w:t>
      </w:r>
      <w:r w:rsidRPr="00446058">
        <w:rPr>
          <w:rFonts w:asciiTheme="minorHAnsi" w:eastAsia="PMingLiU" w:hAnsiTheme="minorHAnsi" w:cstheme="minorHAnsi"/>
          <w:szCs w:val="24"/>
          <w:lang w:val="en-US" w:eastAsia="zh-TW"/>
        </w:rPr>
        <w:t>. 187-195.</w:t>
      </w:r>
      <w:hyperlink r:id="rId196" w:history="1">
        <w:r w:rsidRPr="001843D3">
          <w:rPr>
            <w:rStyle w:val="Hyperlink"/>
            <w:rFonts w:asciiTheme="minorHAnsi" w:eastAsia="PMingLiU" w:hAnsiTheme="minorHAnsi" w:cstheme="minorHAnsi"/>
            <w:szCs w:val="24"/>
            <w:lang w:val="en-US" w:eastAsia="zh-TW"/>
          </w:rPr>
          <w:t>https://doi.org/10.3161/1733-</w:t>
        </w:r>
        <w:r w:rsidRPr="001843D3">
          <w:rPr>
            <w:rStyle w:val="Hyperlink"/>
            <w:rFonts w:asciiTheme="minorHAnsi" w:eastAsia="PMingLiU" w:hAnsiTheme="minorHAnsi" w:cstheme="minorHAnsi"/>
            <w:szCs w:val="24"/>
            <w:lang w:val="en-US" w:eastAsia="zh-TW"/>
          </w:rPr>
          <w:tab/>
          <w:t>5329(2006)8[187:FAOBAT]2.0.CO;2</w:t>
        </w:r>
      </w:hyperlink>
    </w:p>
    <w:p w14:paraId="6209C8D0"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Betke, M., Hirsh, D., Makris, N., Mccracken, G., Procopio, M., Hristov, N., Tang, 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Bagchi, A., Reichard, </w:t>
      </w:r>
      <w:r w:rsidRPr="00446058">
        <w:rPr>
          <w:rFonts w:asciiTheme="minorHAnsi" w:eastAsia="PMingLiU" w:hAnsiTheme="minorHAnsi" w:cstheme="minorHAnsi"/>
          <w:szCs w:val="24"/>
          <w:lang w:val="en-US" w:eastAsia="zh-TW"/>
        </w:rPr>
        <w:tab/>
        <w:t xml:space="preserve">J., Horn, J., Crampton, S., &amp; Cleveland, C. (2008). </w:t>
      </w:r>
      <w:r>
        <w:rPr>
          <w:rFonts w:asciiTheme="minorHAnsi" w:eastAsia="PMingLiU" w:hAnsiTheme="minorHAnsi" w:cstheme="minorHAnsi"/>
          <w:szCs w:val="24"/>
          <w:lang w:val="en-US" w:eastAsia="zh-TW"/>
        </w:rPr>
        <w:lastRenderedPageBreak/>
        <w:tab/>
      </w:r>
      <w:r w:rsidRPr="00446058">
        <w:rPr>
          <w:rFonts w:asciiTheme="minorHAnsi" w:eastAsia="PMingLiU" w:hAnsiTheme="minorHAnsi" w:cstheme="minorHAnsi"/>
          <w:szCs w:val="24"/>
          <w:lang w:val="en-US" w:eastAsia="zh-TW"/>
        </w:rPr>
        <w:t xml:space="preserve">Thermal Imaging Reveals Significantly Smaller Brazilian Free-Tailed Bat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Colonies Than Previously Estimated. </w:t>
      </w:r>
      <w:r w:rsidRPr="00446058">
        <w:rPr>
          <w:rFonts w:asciiTheme="minorHAnsi" w:eastAsia="PMingLiU" w:hAnsiTheme="minorHAnsi" w:cstheme="minorHAnsi"/>
          <w:i/>
          <w:iCs/>
          <w:szCs w:val="24"/>
          <w:lang w:val="en-US" w:eastAsia="zh-TW"/>
        </w:rPr>
        <w:t>Journal of Mammalogy, 89</w:t>
      </w:r>
      <w:r w:rsidRPr="00446058">
        <w:rPr>
          <w:rFonts w:asciiTheme="minorHAnsi" w:eastAsia="PMingLiU" w:hAnsiTheme="minorHAnsi" w:cstheme="minorHAnsi"/>
          <w:szCs w:val="24"/>
          <w:lang w:val="en-US" w:eastAsia="zh-TW"/>
        </w:rPr>
        <w:t xml:space="preserve">(1), 18–24. </w:t>
      </w:r>
      <w:r>
        <w:rPr>
          <w:rFonts w:asciiTheme="minorHAnsi" w:eastAsia="PMingLiU" w:hAnsiTheme="minorHAnsi" w:cstheme="minorHAnsi"/>
          <w:szCs w:val="24"/>
          <w:lang w:val="en-US" w:eastAsia="zh-TW"/>
        </w:rPr>
        <w:tab/>
      </w:r>
      <w:hyperlink r:id="rId197" w:history="1">
        <w:r w:rsidRPr="001843D3">
          <w:rPr>
            <w:rStyle w:val="Hyperlink"/>
            <w:rFonts w:asciiTheme="minorHAnsi" w:eastAsia="PMingLiU" w:hAnsiTheme="minorHAnsi" w:cstheme="minorHAnsi"/>
            <w:szCs w:val="24"/>
            <w:lang w:val="en-US" w:eastAsia="zh-TW"/>
          </w:rPr>
          <w:t>https://doi.org/10.1644/07-MAMM-A-011.1</w:t>
        </w:r>
      </w:hyperlink>
    </w:p>
    <w:p w14:paraId="2C69CAA0"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Brighton, C., Zusi, L., McGowan, K., Kinniry, M., Kloepper, L., Taylor, G. (2020). Aerial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attack strategies of bat-hunting hawks, and the dilution effect of swarming.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Behavioral Ecology</w:t>
      </w:r>
      <w:r w:rsidRPr="00446058">
        <w:rPr>
          <w:rFonts w:asciiTheme="minorHAnsi" w:eastAsia="PMingLiU" w:hAnsiTheme="minorHAnsi" w:cstheme="minorHAnsi"/>
          <w:szCs w:val="24"/>
          <w:lang w:eastAsia="zh-TW"/>
        </w:rPr>
        <w:t xml:space="preserve">, 2021, </w:t>
      </w:r>
      <w:r w:rsidRPr="00446058">
        <w:rPr>
          <w:rFonts w:asciiTheme="minorHAnsi" w:eastAsia="PMingLiU" w:hAnsiTheme="minorHAnsi" w:cstheme="minorHAnsi"/>
          <w:color w:val="2A2A2A"/>
          <w:szCs w:val="24"/>
          <w:shd w:val="clear" w:color="auto" w:fill="FFFFFF"/>
          <w:lang w:eastAsia="zh-TW"/>
        </w:rPr>
        <w:t>araa145</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hyperlink r:id="rId198" w:history="1">
        <w:r w:rsidRPr="001843D3">
          <w:rPr>
            <w:rStyle w:val="Hyperlink"/>
            <w:rFonts w:asciiTheme="minorHAnsi" w:eastAsia="PMingLiU" w:hAnsiTheme="minorHAnsi" w:cstheme="minorHAnsi"/>
            <w:szCs w:val="24"/>
            <w:lang w:eastAsia="zh-TW"/>
          </w:rPr>
          <w:t>https://doi.org/10.1101/2020.02.11.942060</w:t>
        </w:r>
      </w:hyperlink>
    </w:p>
    <w:p w14:paraId="718F27A6"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Brown, C., &amp; Bernard, R. (1994). Thermal preference of Schreiber’s long-fingered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w:t>
      </w:r>
      <w:r w:rsidRPr="00446058">
        <w:rPr>
          <w:rFonts w:asciiTheme="minorHAnsi" w:eastAsia="PMingLiU" w:hAnsiTheme="minorHAnsi" w:cstheme="minorHAnsi"/>
          <w:i/>
          <w:szCs w:val="24"/>
          <w:lang w:eastAsia="zh-TW"/>
        </w:rPr>
        <w:t>Miniopterus</w:t>
      </w:r>
      <w:r>
        <w:rPr>
          <w:rFonts w:asciiTheme="minorHAnsi" w:eastAsia="PMingLiU" w:hAnsiTheme="minorHAnsi" w:cstheme="minorHAnsi"/>
          <w:i/>
          <w:szCs w:val="24"/>
          <w:lang w:eastAsia="zh-TW"/>
        </w:rPr>
        <w:t xml:space="preserve"> </w:t>
      </w:r>
      <w:r w:rsidRPr="00446058">
        <w:rPr>
          <w:rFonts w:asciiTheme="minorHAnsi" w:eastAsia="PMingLiU" w:hAnsiTheme="minorHAnsi" w:cstheme="minorHAnsi"/>
          <w:i/>
          <w:szCs w:val="24"/>
          <w:lang w:eastAsia="zh-TW"/>
        </w:rPr>
        <w:t>schreiberisii</w:t>
      </w:r>
      <w:r w:rsidRPr="00446058">
        <w:rPr>
          <w:rFonts w:asciiTheme="minorHAnsi" w:eastAsia="PMingLiU" w:hAnsiTheme="minorHAnsi" w:cstheme="minorHAnsi"/>
          <w:szCs w:val="24"/>
          <w:lang w:eastAsia="zh-TW"/>
        </w:rPr>
        <w:t>) and Cape horseshoe (</w:t>
      </w:r>
      <w:r w:rsidRPr="00446058">
        <w:rPr>
          <w:rFonts w:asciiTheme="minorHAnsi" w:eastAsia="PMingLiU" w:hAnsiTheme="minorHAnsi" w:cstheme="minorHAnsi"/>
          <w:i/>
          <w:szCs w:val="24"/>
          <w:lang w:eastAsia="zh-TW"/>
        </w:rPr>
        <w:t>Rhinolophus capensis</w:t>
      </w:r>
      <w:r w:rsidRPr="00446058">
        <w:rPr>
          <w:rFonts w:asciiTheme="minorHAnsi" w:eastAsia="PMingLiU" w:hAnsiTheme="minorHAnsi" w:cstheme="minorHAnsi"/>
          <w:szCs w:val="24"/>
          <w:lang w:eastAsia="zh-TW"/>
        </w:rPr>
        <w:t xml:space="preserve">) bats. </w:t>
      </w:r>
      <w:r>
        <w:rPr>
          <w:rFonts w:asciiTheme="minorHAnsi" w:eastAsia="PMingLiU" w:hAnsiTheme="minorHAnsi" w:cstheme="minorHAnsi"/>
          <w:szCs w:val="24"/>
          <w:lang w:eastAsia="zh-TW"/>
        </w:rPr>
        <w:tab/>
      </w:r>
      <w:r w:rsidRPr="00446058">
        <w:rPr>
          <w:rFonts w:asciiTheme="minorHAnsi" w:eastAsia="PMingLiU" w:hAnsiTheme="minorHAnsi" w:cstheme="minorHAnsi"/>
          <w:i/>
          <w:szCs w:val="24"/>
          <w:lang w:eastAsia="zh-TW"/>
        </w:rPr>
        <w:t>Comparative Biochemistry and Physiology -- Part A: Physiology, 107</w:t>
      </w:r>
      <w:r w:rsidRPr="00446058">
        <w:rPr>
          <w:rFonts w:asciiTheme="minorHAnsi" w:eastAsia="PMingLiU" w:hAnsiTheme="minorHAnsi" w:cstheme="minorHAnsi"/>
          <w:szCs w:val="24"/>
          <w:lang w:eastAsia="zh-TW"/>
        </w:rPr>
        <w:t>(3), 439–</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449. </w:t>
      </w:r>
      <w:hyperlink r:id="rId199" w:history="1">
        <w:r w:rsidRPr="001843D3">
          <w:rPr>
            <w:rStyle w:val="Hyperlink"/>
            <w:rFonts w:asciiTheme="minorHAnsi" w:eastAsia="PMingLiU" w:hAnsiTheme="minorHAnsi" w:cstheme="minorHAnsi"/>
            <w:szCs w:val="24"/>
            <w:lang w:eastAsia="zh-TW"/>
          </w:rPr>
          <w:t>https://doi.org/10.1016/0300-9629(94)90023-X</w:t>
        </w:r>
      </w:hyperlink>
    </w:p>
    <w:p w14:paraId="1BF10F1B"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Chaverri, G., Ancillotto, L., &amp; Russo, D. (2018). Social communication in bats.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Biological Reviews of the Cambridge Philosophical Society, 93</w:t>
      </w:r>
      <w:r w:rsidRPr="00446058">
        <w:rPr>
          <w:rFonts w:asciiTheme="minorHAnsi" w:eastAsia="PMingLiU" w:hAnsiTheme="minorHAnsi" w:cstheme="minorHAnsi"/>
          <w:szCs w:val="24"/>
          <w:lang w:val="en-US" w:eastAsia="zh-TW"/>
        </w:rPr>
        <w:t xml:space="preserve">(4), 1938–1954. </w:t>
      </w:r>
      <w:r>
        <w:rPr>
          <w:rFonts w:asciiTheme="minorHAnsi" w:eastAsia="PMingLiU" w:hAnsiTheme="minorHAnsi" w:cstheme="minorHAnsi"/>
          <w:szCs w:val="24"/>
          <w:lang w:val="en-US" w:eastAsia="zh-TW"/>
        </w:rPr>
        <w:tab/>
      </w:r>
      <w:hyperlink r:id="rId200" w:history="1">
        <w:r w:rsidRPr="001843D3">
          <w:rPr>
            <w:rStyle w:val="Hyperlink"/>
            <w:rFonts w:asciiTheme="minorHAnsi" w:eastAsia="PMingLiU" w:hAnsiTheme="minorHAnsi" w:cstheme="minorHAnsi"/>
            <w:szCs w:val="24"/>
            <w:lang w:val="en-US" w:eastAsia="zh-TW"/>
          </w:rPr>
          <w:t>https://doi.org/10.1111/brv.12427</w:t>
        </w:r>
      </w:hyperlink>
      <w:r w:rsidRPr="00446058">
        <w:rPr>
          <w:rFonts w:asciiTheme="minorHAnsi" w:eastAsia="PMingLiU" w:hAnsiTheme="minorHAnsi" w:cstheme="minorHAnsi"/>
          <w:szCs w:val="24"/>
          <w:lang w:val="en-US" w:eastAsia="zh-TW"/>
        </w:rPr>
        <w:t xml:space="preserve"> </w:t>
      </w:r>
    </w:p>
    <w:p w14:paraId="09DD45C5"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Clark, B., Clark, B., Leslie, D., &amp; Blake, B. (2002). Seasonal variation in activity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patterns of the endangered </w:t>
      </w:r>
      <w:r w:rsidRPr="00446058">
        <w:rPr>
          <w:rFonts w:asciiTheme="minorHAnsi" w:eastAsia="PMingLiU" w:hAnsiTheme="minorHAnsi" w:cstheme="minorHAnsi"/>
          <w:szCs w:val="24"/>
          <w:lang w:val="en-US" w:eastAsia="zh-TW"/>
        </w:rPr>
        <w:tab/>
        <w:t>Ozark big-eared bat (</w:t>
      </w:r>
      <w:r w:rsidRPr="00446058">
        <w:rPr>
          <w:rFonts w:asciiTheme="minorHAnsi" w:eastAsia="PMingLiU" w:hAnsiTheme="minorHAnsi" w:cstheme="minorHAnsi"/>
          <w:i/>
          <w:iCs/>
          <w:szCs w:val="24"/>
          <w:lang w:val="en-US" w:eastAsia="zh-TW"/>
        </w:rPr>
        <w:t>Corynorhinus townsendii</w:t>
      </w:r>
      <w:r w:rsidRPr="00446058">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Journal of Mammalogy, 83</w:t>
      </w:r>
      <w:r w:rsidRPr="00446058">
        <w:rPr>
          <w:rFonts w:asciiTheme="minorHAnsi" w:eastAsia="PMingLiU" w:hAnsiTheme="minorHAnsi" w:cstheme="minorHAnsi"/>
          <w:szCs w:val="24"/>
          <w:lang w:val="en-US" w:eastAsia="zh-TW"/>
        </w:rPr>
        <w:t xml:space="preserve">(2), 590–598. </w:t>
      </w:r>
      <w:hyperlink r:id="rId201" w:history="1">
        <w:r w:rsidRPr="001843D3">
          <w:rPr>
            <w:rStyle w:val="Hyperlink"/>
            <w:rFonts w:asciiTheme="minorHAnsi" w:eastAsia="PMingLiU" w:hAnsiTheme="minorHAnsi" w:cstheme="minorHAnsi"/>
            <w:szCs w:val="24"/>
            <w:lang w:val="en-US" w:eastAsia="zh-TW"/>
          </w:rPr>
          <w:t>https://doi.org/10.1644/1545-</w:t>
        </w:r>
        <w:r w:rsidRPr="001843D3">
          <w:rPr>
            <w:rStyle w:val="Hyperlink"/>
            <w:rFonts w:asciiTheme="minorHAnsi" w:eastAsia="PMingLiU" w:hAnsiTheme="minorHAnsi" w:cstheme="minorHAnsi"/>
            <w:szCs w:val="24"/>
            <w:lang w:val="en-US" w:eastAsia="zh-TW"/>
          </w:rPr>
          <w:tab/>
          <w:t>1542(2002)083&lt;0590:SVIAPO&gt;2.0.CO;2</w:t>
        </w:r>
      </w:hyperlink>
    </w:p>
    <w:p w14:paraId="08CA4A92"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shd w:val="clear" w:color="auto" w:fill="FFFFFF"/>
          <w:lang w:eastAsia="zh-TW"/>
        </w:rPr>
        <w:t xml:space="preserve">Dietz, M. &amp; Kalko, E. </w:t>
      </w:r>
      <w:r w:rsidRPr="00446058">
        <w:rPr>
          <w:rFonts w:asciiTheme="minorHAnsi" w:eastAsia="PMingLiU" w:hAnsiTheme="minorHAnsi" w:cstheme="minorHAnsi"/>
          <w:szCs w:val="24"/>
          <w:lang w:eastAsia="zh-TW"/>
        </w:rPr>
        <w:t xml:space="preserve">(2007). Reproduction affects flight activity in female and male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Daubentons bats, </w:t>
      </w:r>
      <w:r w:rsidRPr="00446058">
        <w:rPr>
          <w:rFonts w:asciiTheme="minorHAnsi" w:eastAsia="PMingLiU" w:hAnsiTheme="minorHAnsi" w:cstheme="minorHAnsi"/>
          <w:i/>
          <w:iCs/>
          <w:szCs w:val="24"/>
          <w:lang w:eastAsia="zh-TW"/>
        </w:rPr>
        <w:t>Myotis daubentoni</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Canadian Journal of Zoology, 85</w:t>
      </w:r>
      <w:r w:rsidRPr="00446058">
        <w:rPr>
          <w:rFonts w:asciiTheme="minorHAnsi" w:eastAsia="PMingLiU" w:hAnsiTheme="minorHAnsi" w:cstheme="minorHAnsi"/>
          <w:szCs w:val="24"/>
          <w:lang w:eastAsia="zh-TW"/>
        </w:rPr>
        <w:t xml:space="preserve">(5),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653–664. </w:t>
      </w:r>
      <w:hyperlink r:id="rId202" w:history="1">
        <w:r w:rsidRPr="001843D3">
          <w:rPr>
            <w:rStyle w:val="Hyperlink"/>
            <w:rFonts w:asciiTheme="minorHAnsi" w:eastAsia="PMingLiU" w:hAnsiTheme="minorHAnsi" w:cstheme="minorHAnsi"/>
            <w:szCs w:val="24"/>
            <w:lang w:eastAsia="zh-TW"/>
          </w:rPr>
          <w:t>https://doi.org/10.1139/Z07-045</w:t>
        </w:r>
      </w:hyperlink>
    </w:p>
    <w:p w14:paraId="539B78C3"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1C4E8F">
        <w:rPr>
          <w:rFonts w:asciiTheme="minorHAnsi" w:eastAsia="PMingLiU" w:hAnsiTheme="minorHAnsi" w:cstheme="minorHAnsi"/>
          <w:szCs w:val="24"/>
          <w:lang w:eastAsia="zh-TW"/>
        </w:rPr>
        <w:t xml:space="preserve">Dietz, M. (2006). </w:t>
      </w:r>
      <w:r w:rsidRPr="001C4E8F">
        <w:rPr>
          <w:rFonts w:asciiTheme="minorHAnsi" w:eastAsia="PMingLiU" w:hAnsiTheme="minorHAnsi" w:cstheme="minorHAnsi"/>
          <w:i/>
          <w:iCs/>
          <w:szCs w:val="24"/>
          <w:lang w:eastAsia="zh-TW"/>
        </w:rPr>
        <w:t xml:space="preserve">Influence of reproduction on thermoregulation, food intake and </w:t>
      </w:r>
      <w:r>
        <w:rPr>
          <w:rFonts w:asciiTheme="minorHAnsi" w:eastAsia="PMingLiU" w:hAnsiTheme="minorHAnsi" w:cstheme="minorHAnsi"/>
          <w:i/>
          <w:iCs/>
          <w:szCs w:val="24"/>
          <w:lang w:eastAsia="zh-TW"/>
        </w:rPr>
        <w:tab/>
      </w:r>
      <w:r w:rsidRPr="001C4E8F">
        <w:rPr>
          <w:rFonts w:asciiTheme="minorHAnsi" w:eastAsia="PMingLiU" w:hAnsiTheme="minorHAnsi" w:cstheme="minorHAnsi"/>
          <w:i/>
          <w:iCs/>
          <w:szCs w:val="24"/>
          <w:lang w:eastAsia="zh-TW"/>
        </w:rPr>
        <w:t xml:space="preserve">foraging strategies of free-ranging female and male Daubenton’s bat, Myotis </w:t>
      </w:r>
      <w:r>
        <w:rPr>
          <w:rFonts w:asciiTheme="minorHAnsi" w:eastAsia="PMingLiU" w:hAnsiTheme="minorHAnsi" w:cstheme="minorHAnsi"/>
          <w:i/>
          <w:iCs/>
          <w:szCs w:val="24"/>
          <w:lang w:eastAsia="zh-TW"/>
        </w:rPr>
        <w:tab/>
      </w:r>
      <w:r w:rsidRPr="001C4E8F">
        <w:rPr>
          <w:rFonts w:asciiTheme="minorHAnsi" w:eastAsia="PMingLiU" w:hAnsiTheme="minorHAnsi" w:cstheme="minorHAnsi"/>
          <w:i/>
          <w:iCs/>
          <w:szCs w:val="24"/>
          <w:lang w:eastAsia="zh-TW"/>
        </w:rPr>
        <w:t>daubentonii (Vespertilionidae)</w:t>
      </w:r>
      <w:r w:rsidRPr="001C4E8F">
        <w:rPr>
          <w:rFonts w:asciiTheme="minorHAnsi" w:eastAsia="PMingLiU" w:hAnsiTheme="minorHAnsi" w:cstheme="minorHAnsi"/>
          <w:szCs w:val="24"/>
          <w:lang w:eastAsia="zh-TW"/>
        </w:rPr>
        <w:t xml:space="preserve"> [Doctoral dissertation, Universität Ulm]. </w:t>
      </w:r>
      <w:r>
        <w:rPr>
          <w:rFonts w:asciiTheme="minorHAnsi" w:eastAsia="PMingLiU" w:hAnsiTheme="minorHAnsi" w:cstheme="minorHAnsi"/>
          <w:szCs w:val="24"/>
          <w:lang w:eastAsia="zh-TW"/>
        </w:rPr>
        <w:tab/>
      </w:r>
      <w:r w:rsidRPr="001C4E8F">
        <w:rPr>
          <w:rFonts w:asciiTheme="minorHAnsi" w:eastAsia="PMingLiU" w:hAnsiTheme="minorHAnsi" w:cstheme="minorHAnsi"/>
          <w:szCs w:val="24"/>
          <w:lang w:eastAsia="zh-TW"/>
        </w:rPr>
        <w:t xml:space="preserve">OPARU. </w:t>
      </w:r>
      <w:hyperlink r:id="rId203" w:history="1">
        <w:r w:rsidRPr="001C4E8F">
          <w:rPr>
            <w:rFonts w:asciiTheme="minorHAnsi" w:eastAsia="PMingLiU" w:hAnsiTheme="minorHAnsi" w:cstheme="minorHAnsi"/>
            <w:color w:val="0000FF"/>
            <w:szCs w:val="24"/>
            <w:u w:val="single"/>
            <w:lang w:eastAsia="zh-TW"/>
          </w:rPr>
          <w:t>https://doi.org/10.18725/OPARU-475</w:t>
        </w:r>
      </w:hyperlink>
    </w:p>
    <w:p w14:paraId="0E74B3C0"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Downs, N., Beaton, V., Guest, J., Polanski, J., Robinson, S., &amp; Racey, P. (2003). The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effects of illuminating the roost entrance on the emergence behaviour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Pipistrellus pygmaeus. </w:t>
      </w:r>
      <w:r w:rsidRPr="00446058">
        <w:rPr>
          <w:rFonts w:asciiTheme="minorHAnsi" w:eastAsia="PMingLiU" w:hAnsiTheme="minorHAnsi" w:cstheme="minorHAnsi"/>
          <w:i/>
          <w:iCs/>
          <w:szCs w:val="24"/>
          <w:lang w:eastAsia="zh-TW"/>
        </w:rPr>
        <w:t>Biological Conservation, 111</w:t>
      </w:r>
      <w:r w:rsidRPr="00446058">
        <w:rPr>
          <w:rFonts w:asciiTheme="minorHAnsi" w:eastAsia="PMingLiU" w:hAnsiTheme="minorHAnsi" w:cstheme="minorHAnsi"/>
          <w:szCs w:val="24"/>
          <w:lang w:eastAsia="zh-TW"/>
        </w:rPr>
        <w:t xml:space="preserve">(2), 247–252. </w:t>
      </w:r>
      <w:r>
        <w:rPr>
          <w:rFonts w:asciiTheme="minorHAnsi" w:eastAsia="PMingLiU" w:hAnsiTheme="minorHAnsi" w:cstheme="minorHAnsi"/>
          <w:szCs w:val="24"/>
          <w:lang w:eastAsia="zh-TW"/>
        </w:rPr>
        <w:tab/>
      </w:r>
      <w:hyperlink r:id="rId204" w:history="1">
        <w:r w:rsidRPr="001843D3">
          <w:rPr>
            <w:rStyle w:val="Hyperlink"/>
            <w:rFonts w:asciiTheme="minorHAnsi" w:eastAsia="PMingLiU" w:hAnsiTheme="minorHAnsi" w:cstheme="minorHAnsi"/>
            <w:szCs w:val="24"/>
            <w:lang w:eastAsia="zh-TW"/>
          </w:rPr>
          <w:t>https://doi.org/10.1016/S0006-3207(02)00298-7</w:t>
        </w:r>
      </w:hyperlink>
      <w:r w:rsidRPr="00446058">
        <w:rPr>
          <w:rFonts w:asciiTheme="minorHAnsi" w:eastAsia="PMingLiU" w:hAnsiTheme="minorHAnsi" w:cstheme="minorHAnsi"/>
          <w:szCs w:val="24"/>
          <w:lang w:eastAsia="zh-TW"/>
        </w:rPr>
        <w:t xml:space="preserve"> </w:t>
      </w:r>
    </w:p>
    <w:p w14:paraId="2E20773C" w14:textId="77777777" w:rsidR="00165325"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Duvergé, P., Jones, G., Rydell, J., &amp; Ransome, R. (2000). Functional significance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timing in bats. </w:t>
      </w:r>
      <w:r w:rsidRPr="00446058">
        <w:rPr>
          <w:rFonts w:asciiTheme="minorHAnsi" w:eastAsia="PMingLiU" w:hAnsiTheme="minorHAnsi" w:cstheme="minorHAnsi"/>
          <w:i/>
          <w:iCs/>
          <w:szCs w:val="24"/>
          <w:lang w:eastAsia="zh-TW"/>
        </w:rPr>
        <w:t>Ecography, 23</w:t>
      </w:r>
      <w:r w:rsidRPr="00446058">
        <w:rPr>
          <w:rFonts w:asciiTheme="minorHAnsi" w:eastAsia="PMingLiU" w:hAnsiTheme="minorHAnsi" w:cstheme="minorHAnsi"/>
          <w:szCs w:val="24"/>
          <w:lang w:eastAsia="zh-TW"/>
        </w:rPr>
        <w:t xml:space="preserve">(1), 32–40. </w:t>
      </w:r>
      <w:r>
        <w:rPr>
          <w:rFonts w:asciiTheme="minorHAnsi" w:eastAsia="PMingLiU" w:hAnsiTheme="minorHAnsi" w:cstheme="minorHAnsi"/>
          <w:szCs w:val="24"/>
          <w:lang w:eastAsia="zh-TW"/>
        </w:rPr>
        <w:tab/>
      </w:r>
      <w:hyperlink r:id="rId205" w:history="1">
        <w:r w:rsidRPr="001843D3">
          <w:rPr>
            <w:rStyle w:val="Hyperlink"/>
            <w:rFonts w:asciiTheme="minorHAnsi" w:eastAsia="PMingLiU" w:hAnsiTheme="minorHAnsi" w:cstheme="minorHAnsi"/>
            <w:szCs w:val="24"/>
            <w:lang w:eastAsia="zh-TW"/>
          </w:rPr>
          <w:t>https://doi.org/10.1111/j.1600-0587.2000.tb00258.x</w:t>
        </w:r>
      </w:hyperlink>
    </w:p>
    <w:p w14:paraId="2E8B1243"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Dwyer, P. </w:t>
      </w:r>
      <w:r>
        <w:rPr>
          <w:rFonts w:asciiTheme="minorHAnsi" w:eastAsia="PMingLiU" w:hAnsiTheme="minorHAnsi" w:cstheme="minorHAnsi"/>
          <w:szCs w:val="24"/>
          <w:lang w:eastAsia="zh-TW"/>
        </w:rPr>
        <w:t xml:space="preserve">D. </w:t>
      </w:r>
      <w:r w:rsidRPr="00446058">
        <w:rPr>
          <w:rFonts w:asciiTheme="minorHAnsi" w:eastAsia="PMingLiU" w:hAnsiTheme="minorHAnsi" w:cstheme="minorHAnsi"/>
          <w:szCs w:val="24"/>
          <w:lang w:eastAsia="zh-TW"/>
        </w:rPr>
        <w:t xml:space="preserve">(1964). Seasonal changes in activity and weight of </w:t>
      </w:r>
      <w:r w:rsidRPr="00446058">
        <w:rPr>
          <w:rFonts w:asciiTheme="minorHAnsi" w:eastAsia="PMingLiU" w:hAnsiTheme="minorHAnsi" w:cstheme="minorHAnsi"/>
          <w:i/>
          <w:iCs/>
          <w:szCs w:val="24"/>
          <w:lang w:eastAsia="zh-TW"/>
        </w:rPr>
        <w:t xml:space="preserve">Minipterus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schreibersi blepotis</w:t>
      </w:r>
      <w:r w:rsidRPr="00446058">
        <w:rPr>
          <w:rFonts w:asciiTheme="minorHAnsi" w:eastAsia="PMingLiU" w:hAnsiTheme="minorHAnsi" w:cstheme="minorHAnsi"/>
          <w:szCs w:val="24"/>
          <w:lang w:eastAsia="zh-TW"/>
        </w:rPr>
        <w:t xml:space="preserve"> (Chiroptera) in north-eastern NSW. </w:t>
      </w:r>
      <w:r w:rsidRPr="00446058">
        <w:rPr>
          <w:rFonts w:asciiTheme="minorHAnsi" w:eastAsia="PMingLiU" w:hAnsiTheme="minorHAnsi" w:cstheme="minorHAnsi"/>
          <w:i/>
          <w:iCs/>
          <w:szCs w:val="24"/>
          <w:lang w:eastAsia="zh-TW"/>
        </w:rPr>
        <w:t xml:space="preserve">Australian Journal of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Zoology</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12</w:t>
      </w:r>
      <w:r w:rsidRPr="00446058">
        <w:rPr>
          <w:rFonts w:asciiTheme="minorHAnsi" w:eastAsia="PMingLiU" w:hAnsiTheme="minorHAnsi" w:cstheme="minorHAnsi"/>
          <w:szCs w:val="24"/>
          <w:lang w:eastAsia="zh-TW"/>
        </w:rPr>
        <w:t xml:space="preserve">(1), 52–69. </w:t>
      </w:r>
      <w:hyperlink r:id="rId206" w:history="1">
        <w:r w:rsidRPr="001843D3">
          <w:rPr>
            <w:rStyle w:val="Hyperlink"/>
            <w:rFonts w:asciiTheme="minorHAnsi" w:eastAsia="PMingLiU" w:hAnsiTheme="minorHAnsi" w:cstheme="minorHAnsi"/>
            <w:szCs w:val="24"/>
            <w:lang w:eastAsia="zh-TW"/>
          </w:rPr>
          <w:t>https://doi.org/10.1071/ZO9640052</w:t>
        </w:r>
      </w:hyperlink>
    </w:p>
    <w:p w14:paraId="28486989"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Dwyer, P. </w:t>
      </w:r>
      <w:r>
        <w:rPr>
          <w:rFonts w:asciiTheme="minorHAnsi" w:eastAsia="PMingLiU" w:hAnsiTheme="minorHAnsi" w:cstheme="minorHAnsi"/>
          <w:szCs w:val="24"/>
          <w:lang w:eastAsia="zh-TW"/>
        </w:rPr>
        <w:t xml:space="preserve">D. </w:t>
      </w:r>
      <w:r w:rsidRPr="00446058">
        <w:rPr>
          <w:rFonts w:asciiTheme="minorHAnsi" w:eastAsia="PMingLiU" w:hAnsiTheme="minorHAnsi" w:cstheme="minorHAnsi"/>
          <w:szCs w:val="24"/>
          <w:lang w:eastAsia="zh-TW"/>
        </w:rPr>
        <w:t xml:space="preserve">(1966). Observations on the eastern horse-shoe bat in north-eastern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New South Wales. </w:t>
      </w:r>
      <w:r w:rsidRPr="00446058">
        <w:rPr>
          <w:rFonts w:asciiTheme="minorHAnsi" w:eastAsia="PMingLiU" w:hAnsiTheme="minorHAnsi" w:cstheme="minorHAnsi"/>
          <w:i/>
          <w:iCs/>
          <w:szCs w:val="24"/>
          <w:lang w:eastAsia="zh-TW"/>
        </w:rPr>
        <w:t>Helictite, 4</w:t>
      </w:r>
      <w:r w:rsidRPr="00446058">
        <w:rPr>
          <w:rFonts w:asciiTheme="minorHAnsi" w:eastAsia="PMingLiU" w:hAnsiTheme="minorHAnsi" w:cstheme="minorHAnsi"/>
          <w:szCs w:val="24"/>
          <w:lang w:eastAsia="zh-TW"/>
        </w:rPr>
        <w:t xml:space="preserve">, 3-21. </w:t>
      </w:r>
    </w:p>
    <w:p w14:paraId="7D057466" w14:textId="77777777" w:rsidR="00165325" w:rsidRDefault="00165325"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lastRenderedPageBreak/>
        <w:t xml:space="preserve">Dwyer, P. </w:t>
      </w:r>
      <w:r>
        <w:rPr>
          <w:rFonts w:asciiTheme="minorHAnsi" w:eastAsia="PMingLiU" w:hAnsiTheme="minorHAnsi" w:cstheme="minorHAnsi"/>
          <w:szCs w:val="24"/>
          <w:lang w:eastAsia="zh-TW"/>
        </w:rPr>
        <w:t xml:space="preserve">D. </w:t>
      </w:r>
      <w:r w:rsidRPr="00446058">
        <w:rPr>
          <w:rFonts w:asciiTheme="minorHAnsi" w:eastAsia="PMingLiU" w:hAnsiTheme="minorHAnsi" w:cstheme="minorHAnsi"/>
          <w:szCs w:val="24"/>
          <w:lang w:eastAsia="zh-TW"/>
        </w:rPr>
        <w:t xml:space="preserve">(1968). The biology, origin and adaptation of the Miniopterus australis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(Chiroptera) in New South Wales. </w:t>
      </w:r>
      <w:r w:rsidRPr="00446058">
        <w:rPr>
          <w:rFonts w:asciiTheme="minorHAnsi" w:eastAsia="PMingLiU" w:hAnsiTheme="minorHAnsi" w:cstheme="minorHAnsi"/>
          <w:i/>
          <w:iCs/>
          <w:szCs w:val="24"/>
          <w:lang w:eastAsia="zh-TW"/>
        </w:rPr>
        <w:t>Australian Journal of Zoology, 16</w:t>
      </w:r>
      <w:r w:rsidRPr="00446058">
        <w:rPr>
          <w:rFonts w:asciiTheme="minorHAnsi" w:eastAsia="PMingLiU" w:hAnsiTheme="minorHAnsi" w:cstheme="minorHAnsi"/>
          <w:szCs w:val="24"/>
          <w:lang w:eastAsia="zh-TW"/>
        </w:rPr>
        <w:t>(1), 49–</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68. </w:t>
      </w:r>
      <w:hyperlink r:id="rId207" w:history="1">
        <w:r w:rsidRPr="002D0BC5">
          <w:rPr>
            <w:rStyle w:val="Hyperlink"/>
            <w:rFonts w:asciiTheme="minorHAnsi" w:eastAsia="PMingLiU" w:hAnsiTheme="minorHAnsi" w:cstheme="minorHAnsi"/>
            <w:szCs w:val="24"/>
            <w:lang w:eastAsia="zh-TW"/>
          </w:rPr>
          <w:t>https://doi.org/10.1071/ZO9680049</w:t>
        </w:r>
      </w:hyperlink>
    </w:p>
    <w:p w14:paraId="554F5FC5" w14:textId="77777777" w:rsidR="00165325" w:rsidRDefault="00165325"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Dwyer, P. </w:t>
      </w:r>
      <w:r>
        <w:rPr>
          <w:rFonts w:asciiTheme="minorHAnsi" w:eastAsia="PMingLiU" w:hAnsiTheme="minorHAnsi" w:cstheme="minorHAnsi"/>
          <w:szCs w:val="24"/>
          <w:lang w:eastAsia="zh-TW"/>
        </w:rPr>
        <w:t xml:space="preserve">D. </w:t>
      </w:r>
      <w:r w:rsidRPr="00446058">
        <w:rPr>
          <w:rFonts w:asciiTheme="minorHAnsi" w:eastAsia="PMingLiU" w:hAnsiTheme="minorHAnsi" w:cstheme="minorHAnsi"/>
          <w:szCs w:val="24"/>
          <w:lang w:eastAsia="zh-TW"/>
        </w:rPr>
        <w:t xml:space="preserve">(1970). Latitude and Breeding Season in a Polyestrus Species of Myotis.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Journal of Mammalogy, 51</w:t>
      </w:r>
      <w:r w:rsidRPr="00446058">
        <w:rPr>
          <w:rFonts w:asciiTheme="minorHAnsi" w:eastAsia="PMingLiU" w:hAnsiTheme="minorHAnsi" w:cstheme="minorHAnsi"/>
          <w:szCs w:val="24"/>
          <w:lang w:eastAsia="zh-TW"/>
        </w:rPr>
        <w:t xml:space="preserve">(2), 405–410. </w:t>
      </w:r>
      <w:hyperlink r:id="rId208" w:history="1">
        <w:r w:rsidRPr="002D0BC5">
          <w:rPr>
            <w:rStyle w:val="Hyperlink"/>
            <w:rFonts w:asciiTheme="minorHAnsi" w:eastAsia="PMingLiU" w:hAnsiTheme="minorHAnsi" w:cstheme="minorHAnsi"/>
            <w:szCs w:val="24"/>
            <w:lang w:eastAsia="zh-TW"/>
          </w:rPr>
          <w:t>https://doi.org/10.2307/1378506</w:t>
        </w:r>
      </w:hyperlink>
    </w:p>
    <w:p w14:paraId="6119E600" w14:textId="77777777" w:rsidR="00165325" w:rsidRDefault="00165325"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Egert-Berg, K., Hurme, E., Greif, S., Goldstein, A., Harten, L., Herrera M, L., Flores-</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Martínez, J., Valdés, A., Johnston, D., Eitan, O., Borissov, I., Shipley, J.,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Medellin, R., Wilkinson, G., Goerlitz, H., &amp; Yovel, Y. </w:t>
      </w:r>
      <w:r w:rsidRPr="00446058">
        <w:rPr>
          <w:rFonts w:asciiTheme="minorHAnsi" w:eastAsia="PMingLiU" w:hAnsiTheme="minorHAnsi" w:cstheme="minorHAnsi"/>
          <w:szCs w:val="24"/>
          <w:lang w:val="en-US" w:eastAsia="zh-TW"/>
        </w:rPr>
        <w:tab/>
        <w:t xml:space="preserve">(2018). Resource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Ephemerality Drives Social Foraging in Bats. </w:t>
      </w:r>
      <w:r w:rsidRPr="00446058">
        <w:rPr>
          <w:rFonts w:asciiTheme="minorHAnsi" w:eastAsia="PMingLiU" w:hAnsiTheme="minorHAnsi" w:cstheme="minorHAnsi"/>
          <w:i/>
          <w:iCs/>
          <w:szCs w:val="24"/>
          <w:lang w:val="en-US" w:eastAsia="zh-TW"/>
        </w:rPr>
        <w:t>Current Biology, 28</w:t>
      </w:r>
      <w:r w:rsidRPr="00446058">
        <w:rPr>
          <w:rFonts w:asciiTheme="minorHAnsi" w:eastAsia="PMingLiU" w:hAnsiTheme="minorHAnsi" w:cstheme="minorHAnsi"/>
          <w:szCs w:val="24"/>
          <w:lang w:val="en-US" w:eastAsia="zh-TW"/>
        </w:rPr>
        <w:t>(22), 3667–</w:t>
      </w:r>
      <w:r w:rsidRPr="00446058">
        <w:rPr>
          <w:rFonts w:asciiTheme="minorHAnsi" w:eastAsia="PMingLiU" w:hAnsiTheme="minorHAnsi" w:cstheme="minorHAnsi"/>
          <w:szCs w:val="24"/>
          <w:lang w:val="en-US" w:eastAsia="zh-TW"/>
        </w:rPr>
        <w:tab/>
        <w:t xml:space="preserve">3673.e5. </w:t>
      </w:r>
      <w:hyperlink r:id="rId209" w:history="1">
        <w:r w:rsidRPr="002D0BC5">
          <w:rPr>
            <w:rStyle w:val="Hyperlink"/>
            <w:rFonts w:asciiTheme="minorHAnsi" w:eastAsia="PMingLiU" w:hAnsiTheme="minorHAnsi" w:cstheme="minorHAnsi"/>
            <w:szCs w:val="24"/>
            <w:lang w:val="en-US" w:eastAsia="zh-TW"/>
          </w:rPr>
          <w:t>https://doi.org/10.1016/j.cub.2018.09.064</w:t>
        </w:r>
      </w:hyperlink>
    </w:p>
    <w:p w14:paraId="39997B3F"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r w:rsidRPr="00605413">
        <w:rPr>
          <w:rFonts w:asciiTheme="minorHAnsi" w:eastAsia="PMingLiU" w:hAnsiTheme="minorHAnsi" w:cstheme="minorHAnsi"/>
          <w:szCs w:val="24"/>
          <w:lang w:val="en-US" w:eastAsia="zh-TW"/>
        </w:rPr>
        <w:t xml:space="preserve">Elliott, W. R., Samoray, S. T., Gardner, S. E. &amp; Kaufmann, J. E. (2006). The MDC </w:t>
      </w:r>
      <w:r w:rsidRPr="00605413">
        <w:rPr>
          <w:rFonts w:asciiTheme="minorHAnsi" w:eastAsia="PMingLiU" w:hAnsiTheme="minorHAnsi" w:cstheme="minorHAnsi"/>
          <w:szCs w:val="24"/>
          <w:lang w:val="en-US" w:eastAsia="zh-TW"/>
        </w:rPr>
        <w:tab/>
        <w:t xml:space="preserve">Method: counting bats with infrared video. In G.T. Rea (Ed.), </w:t>
      </w:r>
      <w:r w:rsidRPr="00605413">
        <w:rPr>
          <w:rFonts w:asciiTheme="minorHAnsi" w:eastAsia="PMingLiU" w:hAnsiTheme="minorHAnsi" w:cstheme="minorHAnsi"/>
          <w:i/>
          <w:iCs/>
          <w:szCs w:val="24"/>
          <w:lang w:val="en-US" w:eastAsia="zh-TW"/>
        </w:rPr>
        <w:t xml:space="preserve">Proceedings of </w:t>
      </w:r>
      <w:r w:rsidRPr="00605413">
        <w:rPr>
          <w:rFonts w:asciiTheme="minorHAnsi" w:eastAsia="PMingLiU" w:hAnsiTheme="minorHAnsi" w:cstheme="minorHAnsi"/>
          <w:i/>
          <w:iCs/>
          <w:szCs w:val="24"/>
          <w:lang w:val="en-US" w:eastAsia="zh-TW"/>
        </w:rPr>
        <w:tab/>
        <w:t xml:space="preserve">the 2005 National Cave &amp; Karst Management Symposium </w:t>
      </w:r>
      <w:r w:rsidRPr="00605413">
        <w:rPr>
          <w:rFonts w:asciiTheme="minorHAnsi" w:eastAsia="PMingLiU" w:hAnsiTheme="minorHAnsi" w:cstheme="minorHAnsi"/>
          <w:szCs w:val="24"/>
          <w:lang w:val="en-US" w:eastAsia="zh-TW"/>
        </w:rPr>
        <w:t>(pp. 147-153).</w:t>
      </w:r>
      <w:r w:rsidRPr="00605413">
        <w:rPr>
          <w:rFonts w:asciiTheme="minorHAnsi" w:eastAsia="PMingLiU" w:hAnsiTheme="minorHAnsi" w:cstheme="minorHAnsi"/>
          <w:szCs w:val="24"/>
          <w:lang w:eastAsia="zh-TW"/>
        </w:rPr>
        <w:t xml:space="preserve"> </w:t>
      </w:r>
      <w:r w:rsidRPr="00605413">
        <w:rPr>
          <w:rFonts w:asciiTheme="minorHAnsi" w:eastAsia="PMingLiU" w:hAnsiTheme="minorHAnsi" w:cstheme="minorHAnsi"/>
          <w:szCs w:val="24"/>
          <w:lang w:eastAsia="zh-TW"/>
        </w:rPr>
        <w:tab/>
      </w:r>
      <w:r w:rsidRPr="00605413">
        <w:rPr>
          <w:rFonts w:asciiTheme="minorHAnsi" w:eastAsia="PMingLiU" w:hAnsiTheme="minorHAnsi" w:cstheme="minorHAnsi"/>
          <w:szCs w:val="24"/>
          <w:lang w:val="en-US" w:eastAsia="zh-TW"/>
        </w:rPr>
        <w:t xml:space="preserve">National Cave and Karst Management Symposia. </w:t>
      </w:r>
      <w:r w:rsidRPr="00605413">
        <w:rPr>
          <w:rFonts w:asciiTheme="minorHAnsi" w:eastAsia="PMingLiU" w:hAnsiTheme="minorHAnsi" w:cstheme="minorHAnsi"/>
          <w:szCs w:val="24"/>
          <w:lang w:val="en-US" w:eastAsia="zh-TW"/>
        </w:rPr>
        <w:tab/>
      </w:r>
      <w:hyperlink r:id="rId210" w:history="1">
        <w:r w:rsidRPr="00605413">
          <w:rPr>
            <w:rStyle w:val="Hyperlink"/>
            <w:rFonts w:asciiTheme="minorHAnsi" w:eastAsia="PMingLiU" w:hAnsiTheme="minorHAnsi" w:cstheme="minorHAnsi"/>
            <w:szCs w:val="24"/>
            <w:lang w:val="en-US" w:eastAsia="zh-TW"/>
          </w:rPr>
          <w:t>https://digital.lib.usf.edu/?k26.3290</w:t>
        </w:r>
      </w:hyperlink>
    </w:p>
    <w:p w14:paraId="5019F348"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Erickson, J., &amp; West, S. (2002). The influence of regional climate and nightly weather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conditions on </w:t>
      </w:r>
      <w:r w:rsidRPr="00446058">
        <w:rPr>
          <w:rFonts w:asciiTheme="minorHAnsi" w:eastAsia="PMingLiU" w:hAnsiTheme="minorHAnsi" w:cstheme="minorHAnsi"/>
          <w:szCs w:val="24"/>
          <w:lang w:val="en-US" w:eastAsia="zh-TW"/>
        </w:rPr>
        <w:tab/>
        <w:t xml:space="preserve">activity patterns of insectivorous bats. </w:t>
      </w:r>
      <w:r w:rsidRPr="00446058">
        <w:rPr>
          <w:rFonts w:asciiTheme="minorHAnsi" w:eastAsia="PMingLiU" w:hAnsiTheme="minorHAnsi" w:cstheme="minorHAnsi"/>
          <w:i/>
          <w:iCs/>
          <w:szCs w:val="24"/>
          <w:lang w:val="en-US" w:eastAsia="zh-TW"/>
        </w:rPr>
        <w:t xml:space="preserve">Acta Chiropterologica,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4</w:t>
      </w:r>
      <w:r w:rsidRPr="00446058">
        <w:rPr>
          <w:rFonts w:asciiTheme="minorHAnsi" w:eastAsia="PMingLiU" w:hAnsiTheme="minorHAnsi" w:cstheme="minorHAnsi"/>
          <w:szCs w:val="24"/>
          <w:lang w:val="en-US" w:eastAsia="zh-TW"/>
        </w:rPr>
        <w:t xml:space="preserve">(1), 17–24. </w:t>
      </w:r>
      <w:hyperlink r:id="rId211" w:history="1">
        <w:r w:rsidRPr="001843D3">
          <w:rPr>
            <w:rStyle w:val="Hyperlink"/>
            <w:rFonts w:asciiTheme="minorHAnsi" w:eastAsia="PMingLiU" w:hAnsiTheme="minorHAnsi" w:cstheme="minorHAnsi"/>
            <w:szCs w:val="24"/>
            <w:lang w:val="en-US" w:eastAsia="zh-TW"/>
          </w:rPr>
          <w:t>https://doi.org/10.3161/001.004.0103</w:t>
        </w:r>
      </w:hyperlink>
    </w:p>
    <w:p w14:paraId="0E96F15E"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Erkert, H. (1978). Sunset-related timing of flight activity in neotropical bats.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Oecologia, 37</w:t>
      </w:r>
      <w:r w:rsidRPr="00446058">
        <w:rPr>
          <w:rFonts w:asciiTheme="minorHAnsi" w:eastAsia="PMingLiU" w:hAnsiTheme="minorHAnsi" w:cstheme="minorHAnsi"/>
          <w:szCs w:val="24"/>
          <w:lang w:eastAsia="zh-TW"/>
        </w:rPr>
        <w:t xml:space="preserve">(1), 59–67. </w:t>
      </w:r>
      <w:hyperlink r:id="rId212" w:history="1">
        <w:r w:rsidRPr="001843D3">
          <w:rPr>
            <w:rStyle w:val="Hyperlink"/>
            <w:rFonts w:asciiTheme="minorHAnsi" w:eastAsia="PMingLiU" w:hAnsiTheme="minorHAnsi" w:cstheme="minorHAnsi"/>
            <w:szCs w:val="24"/>
            <w:lang w:eastAsia="zh-TW"/>
          </w:rPr>
          <w:t>https://doi.org/10.1007/BF00349991</w:t>
        </w:r>
      </w:hyperlink>
    </w:p>
    <w:p w14:paraId="4FB65F51"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605413">
        <w:rPr>
          <w:rFonts w:asciiTheme="minorHAnsi" w:eastAsia="PMingLiU" w:hAnsiTheme="minorHAnsi" w:cstheme="minorHAnsi"/>
          <w:szCs w:val="24"/>
          <w:lang w:eastAsia="zh-TW"/>
        </w:rPr>
        <w:t xml:space="preserve">Erkert, H. (1982). Ecological Aspects of Bat Activity Rhythms. In T. H. Kunz (Ed.), </w:t>
      </w:r>
      <w:r>
        <w:rPr>
          <w:rFonts w:asciiTheme="minorHAnsi" w:eastAsia="PMingLiU" w:hAnsiTheme="minorHAnsi" w:cstheme="minorHAnsi"/>
          <w:szCs w:val="24"/>
          <w:lang w:eastAsia="zh-TW"/>
        </w:rPr>
        <w:tab/>
      </w:r>
      <w:r w:rsidRPr="00605413">
        <w:rPr>
          <w:rFonts w:asciiTheme="minorHAnsi" w:eastAsia="PMingLiU" w:hAnsiTheme="minorHAnsi" w:cstheme="minorHAnsi"/>
          <w:i/>
          <w:iCs/>
          <w:szCs w:val="24"/>
          <w:lang w:eastAsia="zh-TW"/>
        </w:rPr>
        <w:t xml:space="preserve">Ecology of Bats </w:t>
      </w:r>
      <w:r w:rsidRPr="00605413">
        <w:rPr>
          <w:rFonts w:asciiTheme="minorHAnsi" w:eastAsia="PMingLiU" w:hAnsiTheme="minorHAnsi" w:cstheme="minorHAnsi"/>
          <w:szCs w:val="24"/>
          <w:lang w:eastAsia="zh-TW"/>
        </w:rPr>
        <w:t>(pp. 201-242). Springer.</w:t>
      </w:r>
      <w:r>
        <w:rPr>
          <w:rFonts w:asciiTheme="minorHAnsi" w:eastAsia="PMingLiU" w:hAnsiTheme="minorHAnsi" w:cstheme="minorHAnsi"/>
          <w:szCs w:val="24"/>
          <w:lang w:eastAsia="zh-TW"/>
        </w:rPr>
        <w:t xml:space="preserve"> </w:t>
      </w:r>
      <w:hyperlink r:id="rId213" w:history="1">
        <w:r w:rsidRPr="001843D3">
          <w:rPr>
            <w:rStyle w:val="Hyperlink"/>
            <w:rFonts w:asciiTheme="minorHAnsi" w:eastAsia="PMingLiU" w:hAnsiTheme="minorHAnsi" w:cstheme="minorHAnsi"/>
            <w:szCs w:val="24"/>
            <w:lang w:eastAsia="zh-TW"/>
          </w:rPr>
          <w:t>https://doi.org/10.1007/978-1-</w:t>
        </w:r>
        <w:r w:rsidRPr="001843D3">
          <w:rPr>
            <w:rStyle w:val="Hyperlink"/>
            <w:rFonts w:asciiTheme="minorHAnsi" w:eastAsia="PMingLiU" w:hAnsiTheme="minorHAnsi" w:cstheme="minorHAnsi"/>
            <w:szCs w:val="24"/>
            <w:lang w:eastAsia="zh-TW"/>
          </w:rPr>
          <w:tab/>
          <w:t>4613-3421-7_5</w:t>
        </w:r>
      </w:hyperlink>
    </w:p>
    <w:p w14:paraId="22737ACC" w14:textId="77777777" w:rsidR="00165325" w:rsidRDefault="00165325"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Fenton, M. &amp; Morris, G. (2011). Opportunistic feeding by desert bats (Myotis spp.).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Canadian Journal of Zoology. 54</w:t>
      </w:r>
      <w:r w:rsidRPr="00446058">
        <w:rPr>
          <w:rFonts w:asciiTheme="minorHAnsi" w:eastAsia="PMingLiU" w:hAnsiTheme="minorHAnsi" w:cstheme="minorHAnsi"/>
          <w:szCs w:val="24"/>
          <w:lang w:eastAsia="zh-TW"/>
        </w:rPr>
        <w:t xml:space="preserve">. </w:t>
      </w:r>
      <w:hyperlink r:id="rId214" w:history="1">
        <w:r w:rsidRPr="002D0BC5">
          <w:rPr>
            <w:rStyle w:val="Hyperlink"/>
            <w:rFonts w:asciiTheme="minorHAnsi" w:eastAsia="PMingLiU" w:hAnsiTheme="minorHAnsi" w:cstheme="minorHAnsi"/>
            <w:szCs w:val="24"/>
            <w:lang w:eastAsia="zh-TW"/>
          </w:rPr>
          <w:t>https://doi.org/526-530. 10.1139/z76-059</w:t>
        </w:r>
      </w:hyperlink>
    </w:p>
    <w:p w14:paraId="433AABD1" w14:textId="77777777" w:rsidR="00165325" w:rsidRDefault="00165325"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Flaquer, C., Torre, I., &amp; Arrizabalaga, A. (2007). Comparison of Sampling Methods for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Inventory of Bat Communities. </w:t>
      </w:r>
      <w:r w:rsidRPr="00446058">
        <w:rPr>
          <w:rFonts w:asciiTheme="minorHAnsi" w:eastAsia="PMingLiU" w:hAnsiTheme="minorHAnsi" w:cstheme="minorHAnsi"/>
          <w:i/>
          <w:iCs/>
          <w:szCs w:val="24"/>
          <w:lang w:eastAsia="zh-TW"/>
        </w:rPr>
        <w:t>Journal of Mammalogy, 88</w:t>
      </w:r>
      <w:r w:rsidRPr="00446058">
        <w:rPr>
          <w:rFonts w:asciiTheme="minorHAnsi" w:eastAsia="PMingLiU" w:hAnsiTheme="minorHAnsi" w:cstheme="minorHAnsi"/>
          <w:szCs w:val="24"/>
          <w:lang w:eastAsia="zh-TW"/>
        </w:rPr>
        <w:t xml:space="preserve">(2), 526–533.                            </w:t>
      </w:r>
      <w:r w:rsidRPr="00446058">
        <w:rPr>
          <w:rFonts w:asciiTheme="minorHAnsi" w:eastAsia="PMingLiU" w:hAnsiTheme="minorHAnsi" w:cstheme="minorHAnsi"/>
          <w:szCs w:val="24"/>
          <w:lang w:eastAsia="zh-TW"/>
        </w:rPr>
        <w:tab/>
      </w:r>
      <w:hyperlink r:id="rId215" w:history="1">
        <w:r w:rsidRPr="002D0BC5">
          <w:rPr>
            <w:rStyle w:val="Hyperlink"/>
            <w:rFonts w:asciiTheme="minorHAnsi" w:eastAsia="PMingLiU" w:hAnsiTheme="minorHAnsi" w:cstheme="minorHAnsi"/>
            <w:szCs w:val="24"/>
            <w:lang w:eastAsia="zh-TW"/>
          </w:rPr>
          <w:t>https://doi.org/10.1644/06-MAMM-A-135R1.1</w:t>
        </w:r>
      </w:hyperlink>
    </w:p>
    <w:p w14:paraId="3CDE443F"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Frafjord, K. (2013). Influence of night length on home range size in the northern bat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Eptesicus nilssonii. </w:t>
      </w:r>
      <w:r w:rsidRPr="00446058">
        <w:rPr>
          <w:rFonts w:asciiTheme="minorHAnsi" w:eastAsia="PMingLiU" w:hAnsiTheme="minorHAnsi" w:cstheme="minorHAnsi"/>
          <w:i/>
          <w:iCs/>
          <w:szCs w:val="24"/>
          <w:lang w:val="en-US" w:eastAsia="zh-TW"/>
        </w:rPr>
        <w:t xml:space="preserve">Mammalian Biology : Zeitschrift Für Säugetierkunde,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78</w:t>
      </w:r>
      <w:r w:rsidRPr="00446058">
        <w:rPr>
          <w:rFonts w:asciiTheme="minorHAnsi" w:eastAsia="PMingLiU" w:hAnsiTheme="minorHAnsi" w:cstheme="minorHAnsi"/>
          <w:szCs w:val="24"/>
          <w:lang w:val="en-US" w:eastAsia="zh-TW"/>
        </w:rPr>
        <w:t xml:space="preserve">(3), 205–211. </w:t>
      </w:r>
      <w:hyperlink r:id="rId216" w:history="1">
        <w:r w:rsidRPr="001843D3">
          <w:rPr>
            <w:rStyle w:val="Hyperlink"/>
            <w:rFonts w:asciiTheme="minorHAnsi" w:eastAsia="PMingLiU" w:hAnsiTheme="minorHAnsi" w:cstheme="minorHAnsi"/>
            <w:szCs w:val="24"/>
            <w:lang w:val="en-US" w:eastAsia="zh-TW"/>
          </w:rPr>
          <w:t>https://doi.org/10.1016/j.mambio.2012.06.005</w:t>
        </w:r>
      </w:hyperlink>
    </w:p>
    <w:p w14:paraId="35ECFE21"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Frafjord, K. (2021). Activity patterns of the soprano pipistrelle Pipistrellus pygmaeus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throughout the year in southern Norway. </w:t>
      </w:r>
      <w:r w:rsidRPr="00446058">
        <w:rPr>
          <w:rFonts w:asciiTheme="minorHAnsi" w:eastAsia="PMingLiU" w:hAnsiTheme="minorHAnsi" w:cstheme="minorHAnsi"/>
          <w:i/>
          <w:iCs/>
          <w:szCs w:val="24"/>
          <w:lang w:eastAsia="zh-TW"/>
        </w:rPr>
        <w:t>BMC Zoology, 6</w:t>
      </w:r>
      <w:r w:rsidRPr="00446058">
        <w:rPr>
          <w:rFonts w:asciiTheme="minorHAnsi" w:eastAsia="PMingLiU" w:hAnsiTheme="minorHAnsi" w:cstheme="minorHAnsi"/>
          <w:szCs w:val="24"/>
          <w:lang w:eastAsia="zh-TW"/>
        </w:rPr>
        <w:t xml:space="preserve">(1), 1–8. </w:t>
      </w:r>
      <w:r>
        <w:rPr>
          <w:rFonts w:asciiTheme="minorHAnsi" w:eastAsia="PMingLiU" w:hAnsiTheme="minorHAnsi" w:cstheme="minorHAnsi"/>
          <w:szCs w:val="24"/>
          <w:lang w:eastAsia="zh-TW"/>
        </w:rPr>
        <w:tab/>
      </w:r>
      <w:hyperlink r:id="rId217" w:history="1">
        <w:r w:rsidRPr="001843D3">
          <w:rPr>
            <w:rStyle w:val="Hyperlink"/>
            <w:rFonts w:asciiTheme="minorHAnsi" w:eastAsia="PMingLiU" w:hAnsiTheme="minorHAnsi" w:cstheme="minorHAnsi"/>
            <w:szCs w:val="24"/>
            <w:lang w:eastAsia="zh-TW"/>
          </w:rPr>
          <w:t>https://doi.org/10.1186/s40850-021-00065-x</w:t>
        </w:r>
      </w:hyperlink>
      <w:r w:rsidRPr="00446058">
        <w:rPr>
          <w:rFonts w:asciiTheme="minorHAnsi" w:eastAsia="PMingLiU" w:hAnsiTheme="minorHAnsi" w:cstheme="minorHAnsi"/>
          <w:szCs w:val="24"/>
          <w:lang w:val="en-US" w:eastAsia="zh-TW"/>
        </w:rPr>
        <w:t xml:space="preserve"> </w:t>
      </w:r>
    </w:p>
    <w:p w14:paraId="5FDDF846"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Frick, W., Stepanian, P., Kelly, J., Howard, K., Kuster, C., Kunz, T., &amp; Chilson, P.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(2012). </w:t>
      </w:r>
      <w:r w:rsidRPr="00446058">
        <w:rPr>
          <w:rFonts w:asciiTheme="minorHAnsi" w:eastAsia="PMingLiU" w:hAnsiTheme="minorHAnsi" w:cstheme="minorHAnsi"/>
          <w:i/>
          <w:iCs/>
          <w:szCs w:val="24"/>
          <w:lang w:eastAsia="zh-TW"/>
        </w:rPr>
        <w:t xml:space="preserve">Climate and weather impact timing of emergence of bats. PloS One,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7</w:t>
      </w:r>
      <w:r w:rsidRPr="00446058">
        <w:rPr>
          <w:rFonts w:asciiTheme="minorHAnsi" w:eastAsia="PMingLiU" w:hAnsiTheme="minorHAnsi" w:cstheme="minorHAnsi"/>
          <w:szCs w:val="24"/>
          <w:lang w:eastAsia="zh-TW"/>
        </w:rPr>
        <w:t xml:space="preserve">(8), e42737–e42737. </w:t>
      </w:r>
      <w:hyperlink r:id="rId218" w:history="1">
        <w:r w:rsidRPr="001843D3">
          <w:rPr>
            <w:rStyle w:val="Hyperlink"/>
            <w:rFonts w:asciiTheme="minorHAnsi" w:eastAsia="PMingLiU" w:hAnsiTheme="minorHAnsi" w:cstheme="minorHAnsi"/>
            <w:szCs w:val="24"/>
            <w:lang w:eastAsia="zh-TW"/>
          </w:rPr>
          <w:t>https://doi.org/10.1371/journal.pone.0042737</w:t>
        </w:r>
      </w:hyperlink>
      <w:r w:rsidRPr="00446058">
        <w:rPr>
          <w:rFonts w:asciiTheme="minorHAnsi" w:eastAsia="PMingLiU" w:hAnsiTheme="minorHAnsi" w:cstheme="minorHAnsi"/>
          <w:szCs w:val="24"/>
          <w:lang w:eastAsia="zh-TW"/>
        </w:rPr>
        <w:t xml:space="preserve"> </w:t>
      </w:r>
    </w:p>
    <w:p w14:paraId="618A8FC9"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lastRenderedPageBreak/>
        <w:t xml:space="preserve">Froidevaux, J. S., Boughey, K., Hawkins, C., Jones, G., &amp; Collins, J. (2020). Evaluating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survey methods for </w:t>
      </w:r>
      <w:r w:rsidRPr="00446058">
        <w:rPr>
          <w:rFonts w:asciiTheme="minorHAnsi" w:eastAsia="PMingLiU" w:hAnsiTheme="minorHAnsi" w:cstheme="minorHAnsi"/>
          <w:szCs w:val="24"/>
          <w:lang w:eastAsia="zh-TW"/>
        </w:rPr>
        <w:tab/>
        <w:t xml:space="preserve">bat roost detection in ecological impact assessment.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Animal Conservation, 23</w:t>
      </w:r>
      <w:r w:rsidRPr="00446058">
        <w:rPr>
          <w:rFonts w:asciiTheme="minorHAnsi" w:eastAsia="PMingLiU" w:hAnsiTheme="minorHAnsi" w:cstheme="minorHAnsi"/>
          <w:szCs w:val="24"/>
          <w:lang w:eastAsia="zh-TW"/>
        </w:rPr>
        <w:t xml:space="preserve">(5), 597–606. </w:t>
      </w:r>
      <w:hyperlink r:id="rId219" w:history="1">
        <w:r w:rsidRPr="001843D3">
          <w:rPr>
            <w:rStyle w:val="Hyperlink"/>
            <w:rFonts w:asciiTheme="minorHAnsi" w:eastAsia="PMingLiU" w:hAnsiTheme="minorHAnsi" w:cstheme="minorHAnsi"/>
            <w:szCs w:val="24"/>
            <w:lang w:eastAsia="zh-TW"/>
          </w:rPr>
          <w:t>https://doi.org/10.1111/acv.12574</w:t>
        </w:r>
      </w:hyperlink>
    </w:p>
    <w:p w14:paraId="1BBB039D"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Froidevaux, J. S., Zellweger, F., Bollmann, K., &amp; Obrist, M. K. (2014). Optimizing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passive acoustic sampling of bats in forests. </w:t>
      </w:r>
      <w:r w:rsidRPr="00446058">
        <w:rPr>
          <w:rFonts w:asciiTheme="minorHAnsi" w:eastAsia="PMingLiU" w:hAnsiTheme="minorHAnsi" w:cstheme="minorHAnsi"/>
          <w:i/>
          <w:iCs/>
          <w:szCs w:val="24"/>
          <w:lang w:eastAsia="zh-TW"/>
        </w:rPr>
        <w:t>Ecology and evolution, 4</w:t>
      </w:r>
      <w:r w:rsidRPr="00446058">
        <w:rPr>
          <w:rFonts w:asciiTheme="minorHAnsi" w:eastAsia="PMingLiU" w:hAnsiTheme="minorHAnsi" w:cstheme="minorHAnsi"/>
          <w:szCs w:val="24"/>
          <w:lang w:eastAsia="zh-TW"/>
        </w:rPr>
        <w:t xml:space="preserve">(24),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4690–4700. </w:t>
      </w:r>
      <w:hyperlink r:id="rId220" w:history="1">
        <w:r w:rsidRPr="001843D3">
          <w:rPr>
            <w:rStyle w:val="Hyperlink"/>
            <w:rFonts w:asciiTheme="minorHAnsi" w:eastAsia="PMingLiU" w:hAnsiTheme="minorHAnsi" w:cstheme="minorHAnsi"/>
            <w:szCs w:val="24"/>
            <w:lang w:eastAsia="zh-TW"/>
          </w:rPr>
          <w:t>https://doi.org/10.1002/ece3.1296</w:t>
        </w:r>
      </w:hyperlink>
    </w:p>
    <w:p w14:paraId="70865F98"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Funakoshi, K., &amp; Maeda, F. (2003). Foraging activity and night-roost usage in the </w:t>
      </w:r>
      <w:r w:rsidRPr="00446058">
        <w:rPr>
          <w:rFonts w:asciiTheme="minorHAnsi" w:eastAsia="PMingLiU" w:hAnsiTheme="minorHAnsi" w:cstheme="minorHAnsi"/>
          <w:szCs w:val="24"/>
          <w:lang w:val="en-US" w:eastAsia="zh-TW"/>
        </w:rPr>
        <w:tab/>
        <w:t xml:space="preserve">Japanese greater horseshoe bat, Rhinolophus ferrumequinum nippon.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Mammal Study. 28</w:t>
      </w:r>
      <w:r w:rsidRPr="00446058">
        <w:rPr>
          <w:rFonts w:asciiTheme="minorHAnsi" w:eastAsia="PMingLiU" w:hAnsiTheme="minorHAnsi" w:cstheme="minorHAnsi"/>
          <w:szCs w:val="24"/>
          <w:lang w:val="en-US" w:eastAsia="zh-TW"/>
        </w:rPr>
        <w:t xml:space="preserve">. 1-10. </w:t>
      </w:r>
      <w:hyperlink r:id="rId221" w:history="1">
        <w:r w:rsidRPr="001843D3">
          <w:rPr>
            <w:rStyle w:val="Hyperlink"/>
            <w:rFonts w:asciiTheme="minorHAnsi" w:eastAsia="PMingLiU" w:hAnsiTheme="minorHAnsi" w:cstheme="minorHAnsi"/>
            <w:szCs w:val="24"/>
            <w:lang w:val="en-US" w:eastAsia="zh-TW"/>
          </w:rPr>
          <w:t>https://doi.org/10.3106/mammalstudy.28.1</w:t>
        </w:r>
      </w:hyperlink>
    </w:p>
    <w:p w14:paraId="6E0E47F2" w14:textId="77777777" w:rsidR="00165325" w:rsidRDefault="00165325"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Fure, A. (2006). Bats and lighting. </w:t>
      </w:r>
      <w:r w:rsidRPr="00446058">
        <w:rPr>
          <w:rFonts w:asciiTheme="minorHAnsi" w:eastAsia="PMingLiU" w:hAnsiTheme="minorHAnsi" w:cstheme="minorHAnsi"/>
          <w:i/>
          <w:iCs/>
          <w:szCs w:val="24"/>
          <w:lang w:eastAsia="zh-TW"/>
        </w:rPr>
        <w:t>Lond. Nat</w:t>
      </w:r>
      <w:r w:rsidRPr="00446058">
        <w:rPr>
          <w:rFonts w:asciiTheme="minorHAnsi" w:eastAsia="PMingLiU" w:hAnsiTheme="minorHAnsi" w:cstheme="minorHAnsi"/>
          <w:szCs w:val="24"/>
          <w:lang w:eastAsia="zh-TW"/>
        </w:rPr>
        <w:t>, 85, 93–104.</w:t>
      </w:r>
      <w:r w:rsidRPr="00446058">
        <w:rPr>
          <w:rFonts w:asciiTheme="minorHAnsi" w:eastAsia="PMingLiU" w:hAnsiTheme="minorHAnsi" w:cstheme="minorHAnsi"/>
          <w:szCs w:val="24"/>
          <w:lang w:eastAsia="zh-TW"/>
        </w:rPr>
        <w:tab/>
      </w:r>
      <w:hyperlink r:id="rId222" w:history="1">
        <w:r w:rsidRPr="002D0BC5">
          <w:rPr>
            <w:rStyle w:val="Hyperlink"/>
            <w:rFonts w:asciiTheme="minorHAnsi" w:eastAsia="PMingLiU" w:hAnsiTheme="minorHAnsi" w:cstheme="minorHAnsi"/>
            <w:szCs w:val="24"/>
            <w:lang w:eastAsia="zh-TW"/>
          </w:rPr>
          <w:t>https://www.researchgate.net/publication/334453513_Bats_and_lighting</w:t>
        </w:r>
      </w:hyperlink>
    </w:p>
    <w:p w14:paraId="34EB0753" w14:textId="77777777" w:rsidR="00165325" w:rsidRPr="009021DE" w:rsidRDefault="00165325"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García Ruiz, I., &amp; Machado, M., &amp; Monsalve, M., &amp; Monrós, J. (2017). Phenology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by </w:t>
      </w:r>
      <w:r w:rsidRPr="00446058">
        <w:rPr>
          <w:rFonts w:asciiTheme="minorHAnsi" w:eastAsia="PMingLiU" w:hAnsiTheme="minorHAnsi" w:cstheme="minorHAnsi"/>
          <w:szCs w:val="24"/>
          <w:lang w:eastAsia="zh-TW"/>
        </w:rPr>
        <w:tab/>
        <w:t xml:space="preserve">Mediterranean Sympatric Cave-Dwelling Bats During Their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Breeding Period. </w:t>
      </w:r>
      <w:r w:rsidRPr="00446058">
        <w:rPr>
          <w:rFonts w:asciiTheme="minorHAnsi" w:eastAsia="PMingLiU" w:hAnsiTheme="minorHAnsi" w:cstheme="minorHAnsi"/>
          <w:i/>
          <w:iCs/>
          <w:szCs w:val="24"/>
          <w:lang w:eastAsia="zh-TW"/>
        </w:rPr>
        <w:t>Acta Chiropterologica</w:t>
      </w:r>
      <w:r w:rsidRPr="00446058">
        <w:rPr>
          <w:rFonts w:asciiTheme="minorHAnsi" w:eastAsia="PMingLiU" w:hAnsiTheme="minorHAnsi" w:cstheme="minorHAnsi"/>
          <w:szCs w:val="24"/>
          <w:lang w:eastAsia="zh-TW"/>
        </w:rPr>
        <w:t xml:space="preserve">. 19. 357-365. </w:t>
      </w:r>
      <w:r>
        <w:rPr>
          <w:rFonts w:asciiTheme="minorHAnsi" w:eastAsia="PMingLiU" w:hAnsiTheme="minorHAnsi" w:cstheme="minorHAnsi"/>
          <w:szCs w:val="24"/>
          <w:lang w:eastAsia="zh-TW"/>
        </w:rPr>
        <w:tab/>
      </w:r>
      <w:hyperlink r:id="rId223" w:history="1">
        <w:r w:rsidRPr="001843D3">
          <w:rPr>
            <w:rStyle w:val="Hyperlink"/>
            <w:rFonts w:asciiTheme="minorHAnsi" w:eastAsia="PMingLiU" w:hAnsiTheme="minorHAnsi" w:cstheme="minorHAnsi"/>
            <w:szCs w:val="24"/>
            <w:lang w:eastAsia="zh-TW"/>
          </w:rPr>
          <w:t>https://doi.org/10.3161/15081109ACC2017.19.2.012</w:t>
        </w:r>
      </w:hyperlink>
    </w:p>
    <w:p w14:paraId="3784D119"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Geipel, I., Smeekes, M., Halfwerk, W., &amp; Page, R. (2019). Noise as an informational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cue for decision-making: the sound of rain delays bat emergence. </w:t>
      </w:r>
      <w:r w:rsidRPr="00446058">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Experimental Biology, 222</w:t>
      </w:r>
      <w:r w:rsidRPr="00446058">
        <w:rPr>
          <w:rFonts w:asciiTheme="minorHAnsi" w:eastAsia="PMingLiU" w:hAnsiTheme="minorHAnsi" w:cstheme="minorHAnsi"/>
          <w:szCs w:val="24"/>
          <w:lang w:val="en-US" w:eastAsia="zh-TW"/>
        </w:rPr>
        <w:t xml:space="preserve">(Pt 3), jeb192005–. </w:t>
      </w:r>
      <w:r>
        <w:rPr>
          <w:rFonts w:asciiTheme="minorHAnsi" w:eastAsia="PMingLiU" w:hAnsiTheme="minorHAnsi" w:cstheme="minorHAnsi"/>
          <w:szCs w:val="24"/>
          <w:lang w:val="en-US" w:eastAsia="zh-TW"/>
        </w:rPr>
        <w:tab/>
      </w:r>
      <w:hyperlink r:id="rId224" w:history="1">
        <w:r w:rsidRPr="001843D3">
          <w:rPr>
            <w:rStyle w:val="Hyperlink"/>
            <w:rFonts w:asciiTheme="minorHAnsi" w:eastAsia="PMingLiU" w:hAnsiTheme="minorHAnsi" w:cstheme="minorHAnsi"/>
            <w:szCs w:val="24"/>
            <w:lang w:val="en-US" w:eastAsia="zh-TW"/>
          </w:rPr>
          <w:t>https://doi.org/10.1242/jeb.192005</w:t>
        </w:r>
      </w:hyperlink>
      <w:r w:rsidRPr="00446058">
        <w:rPr>
          <w:rFonts w:asciiTheme="minorHAnsi" w:eastAsia="PMingLiU" w:hAnsiTheme="minorHAnsi" w:cstheme="minorHAnsi"/>
          <w:szCs w:val="24"/>
          <w:lang w:val="en-US" w:eastAsia="zh-TW"/>
        </w:rPr>
        <w:t xml:space="preserve"> </w:t>
      </w:r>
    </w:p>
    <w:p w14:paraId="7D566CAB" w14:textId="77777777" w:rsidR="00165325" w:rsidRDefault="00165325" w:rsidP="00BA4B0F">
      <w:pPr>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Gonsalves, L and Law, B. (2017). Distribution and key foraging habitat of the Large-</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footed Myotis </w:t>
      </w:r>
      <w:r w:rsidRPr="00446058">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Myotis macropus</w:t>
      </w:r>
      <w:r w:rsidRPr="00446058">
        <w:rPr>
          <w:rFonts w:asciiTheme="minorHAnsi" w:eastAsia="PMingLiU" w:hAnsiTheme="minorHAnsi" w:cstheme="minorHAnsi"/>
          <w:szCs w:val="24"/>
          <w:lang w:eastAsia="zh-TW"/>
        </w:rPr>
        <w:t xml:space="preserve"> in the highly modified Port Jackson estuary,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Sydney, Australia: an </w:t>
      </w:r>
      <w:r w:rsidRPr="00446058">
        <w:rPr>
          <w:rFonts w:asciiTheme="minorHAnsi" w:eastAsia="PMingLiU" w:hAnsiTheme="minorHAnsi" w:cstheme="minorHAnsi"/>
          <w:szCs w:val="24"/>
          <w:lang w:eastAsia="zh-TW"/>
        </w:rPr>
        <w:tab/>
        <w:t xml:space="preserve">overlooked, but vulnerable bat. </w:t>
      </w:r>
      <w:r w:rsidRPr="00446058">
        <w:rPr>
          <w:rFonts w:asciiTheme="minorHAnsi" w:eastAsia="PMingLiU" w:hAnsiTheme="minorHAnsi" w:cstheme="minorHAnsi"/>
          <w:i/>
          <w:iCs/>
          <w:szCs w:val="24"/>
          <w:lang w:eastAsia="zh-TW"/>
        </w:rPr>
        <w:t>Australian Zoologist</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38</w:t>
      </w:r>
      <w:r w:rsidRPr="00446058">
        <w:rPr>
          <w:rFonts w:asciiTheme="minorHAnsi" w:eastAsia="PMingLiU" w:hAnsiTheme="minorHAnsi" w:cstheme="minorHAnsi"/>
          <w:szCs w:val="24"/>
          <w:lang w:eastAsia="zh-TW"/>
        </w:rPr>
        <w:t xml:space="preserve">(4), 629-642. </w:t>
      </w:r>
      <w:hyperlink r:id="rId225" w:history="1">
        <w:r w:rsidRPr="001843D3">
          <w:rPr>
            <w:rStyle w:val="Hyperlink"/>
            <w:rFonts w:asciiTheme="minorHAnsi" w:eastAsia="PMingLiU" w:hAnsiTheme="minorHAnsi" w:cstheme="minorHAnsi"/>
            <w:szCs w:val="24"/>
            <w:lang w:eastAsia="zh-TW"/>
          </w:rPr>
          <w:t>https://doi.org/10.7882/AZ.2017.012</w:t>
        </w:r>
      </w:hyperlink>
      <w:r w:rsidRPr="00446058">
        <w:rPr>
          <w:rFonts w:asciiTheme="minorHAnsi" w:eastAsia="PMingLiU" w:hAnsiTheme="minorHAnsi" w:cstheme="minorHAnsi"/>
          <w:szCs w:val="24"/>
          <w:lang w:eastAsia="zh-TW"/>
        </w:rPr>
        <w:t xml:space="preserve"> </w:t>
      </w:r>
    </w:p>
    <w:p w14:paraId="7793CBFC" w14:textId="77777777" w:rsidR="00165325" w:rsidRPr="00446058" w:rsidRDefault="00165325" w:rsidP="00BA4B0F">
      <w:pPr>
        <w:rPr>
          <w:rFonts w:asciiTheme="minorHAnsi" w:eastAsia="PMingLiU" w:hAnsiTheme="minorHAnsi" w:cstheme="minorHAnsi"/>
          <w:szCs w:val="24"/>
          <w:lang w:eastAsia="zh-TW"/>
        </w:rPr>
      </w:pPr>
    </w:p>
    <w:p w14:paraId="7C058A17"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Goodenough, A., Deans, L., Whiteley, Laura &amp; Pickering, Simon. (2015). Later is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Better: Optimal Timing for Walked Activity Surveys for a European Bat Guild.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Wildlife Biology, 21</w:t>
      </w:r>
      <w:r w:rsidRPr="00446058">
        <w:rPr>
          <w:rFonts w:asciiTheme="minorHAnsi" w:eastAsia="PMingLiU" w:hAnsiTheme="minorHAnsi" w:cstheme="minorHAnsi"/>
          <w:szCs w:val="24"/>
          <w:lang w:val="en-US" w:eastAsia="zh-TW"/>
        </w:rPr>
        <w:t xml:space="preserve">(6), 323–328. </w:t>
      </w:r>
      <w:hyperlink r:id="rId226" w:history="1">
        <w:r w:rsidRPr="001843D3">
          <w:rPr>
            <w:rStyle w:val="Hyperlink"/>
            <w:rFonts w:asciiTheme="minorHAnsi" w:eastAsia="PMingLiU" w:hAnsiTheme="minorHAnsi" w:cstheme="minorHAnsi"/>
            <w:szCs w:val="24"/>
            <w:lang w:val="en-US" w:eastAsia="zh-TW"/>
          </w:rPr>
          <w:t>https://doi.org/10.2981/wlb.00131</w:t>
        </w:r>
      </w:hyperlink>
    </w:p>
    <w:p w14:paraId="7B8F84D2"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Griffiths, R. (2007). Activity patterns of long-tailed bats (</w:t>
      </w:r>
      <w:r w:rsidRPr="00446058">
        <w:rPr>
          <w:rFonts w:asciiTheme="minorHAnsi" w:eastAsia="PMingLiU" w:hAnsiTheme="minorHAnsi" w:cstheme="minorHAnsi"/>
          <w:i/>
          <w:iCs/>
          <w:szCs w:val="24"/>
          <w:lang w:eastAsia="zh-TW"/>
        </w:rPr>
        <w:t>Chalinolobus tuberculatus</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 a rural landscape, South Canterbury, New Zealand. </w:t>
      </w:r>
      <w:r w:rsidRPr="00446058">
        <w:rPr>
          <w:rFonts w:asciiTheme="minorHAnsi" w:eastAsia="PMingLiU" w:hAnsiTheme="minorHAnsi" w:cstheme="minorHAnsi"/>
          <w:i/>
          <w:iCs/>
          <w:szCs w:val="24"/>
          <w:lang w:eastAsia="zh-TW"/>
        </w:rPr>
        <w:t xml:space="preserve">New Zealand Journal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of Zoology, 34</w:t>
      </w:r>
      <w:r w:rsidRPr="00446058">
        <w:rPr>
          <w:rFonts w:asciiTheme="minorHAnsi" w:eastAsia="PMingLiU" w:hAnsiTheme="minorHAnsi" w:cstheme="minorHAnsi"/>
          <w:szCs w:val="24"/>
          <w:lang w:eastAsia="zh-TW"/>
        </w:rPr>
        <w:t xml:space="preserve">(3), 247–258. </w:t>
      </w:r>
      <w:hyperlink r:id="rId227" w:history="1">
        <w:r w:rsidRPr="001843D3">
          <w:rPr>
            <w:rStyle w:val="Hyperlink"/>
            <w:rFonts w:asciiTheme="minorHAnsi" w:eastAsia="PMingLiU" w:hAnsiTheme="minorHAnsi" w:cstheme="minorHAnsi"/>
            <w:szCs w:val="24"/>
            <w:lang w:eastAsia="zh-TW"/>
          </w:rPr>
          <w:t>https://doi.org/10.1080/03014220709510083</w:t>
        </w:r>
      </w:hyperlink>
    </w:p>
    <w:p w14:paraId="4BE75EDB"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Grinevitch, L. &amp; Holroyd, Susan &amp; Barclay, R. (2009). Sex differences in the use of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daily torpor and foraging time by Big Brown Bats (</w:t>
      </w:r>
      <w:r w:rsidRPr="00446058">
        <w:rPr>
          <w:rFonts w:asciiTheme="minorHAnsi" w:eastAsia="PMingLiU" w:hAnsiTheme="minorHAnsi" w:cstheme="minorHAnsi"/>
          <w:i/>
          <w:iCs/>
          <w:szCs w:val="24"/>
          <w:lang w:val="en-US" w:eastAsia="zh-TW"/>
        </w:rPr>
        <w:t>Eptesicus fuscus</w:t>
      </w:r>
      <w:r w:rsidRPr="00446058">
        <w:rPr>
          <w:rFonts w:asciiTheme="minorHAnsi" w:eastAsia="PMingLiU" w:hAnsiTheme="minorHAnsi" w:cstheme="minorHAnsi"/>
          <w:szCs w:val="24"/>
          <w:lang w:val="en-US" w:eastAsia="zh-TW"/>
        </w:rPr>
        <w:t xml:space="preserve">) during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the reproductive season. </w:t>
      </w:r>
      <w:r w:rsidRPr="00446058">
        <w:rPr>
          <w:rFonts w:asciiTheme="minorHAnsi" w:eastAsia="PMingLiU" w:hAnsiTheme="minorHAnsi" w:cstheme="minorHAnsi"/>
          <w:i/>
          <w:iCs/>
          <w:szCs w:val="24"/>
          <w:lang w:val="en-US" w:eastAsia="zh-TW"/>
        </w:rPr>
        <w:t>Journal of Zoology, 235</w:t>
      </w:r>
      <w:r w:rsidRPr="00446058">
        <w:rPr>
          <w:rFonts w:asciiTheme="minorHAnsi" w:eastAsia="PMingLiU" w:hAnsiTheme="minorHAnsi" w:cstheme="minorHAnsi"/>
          <w:szCs w:val="24"/>
          <w:lang w:val="en-US" w:eastAsia="zh-TW"/>
        </w:rPr>
        <w:t xml:space="preserve">, 301 - 309. </w:t>
      </w:r>
      <w:r>
        <w:rPr>
          <w:rFonts w:asciiTheme="minorHAnsi" w:eastAsia="PMingLiU" w:hAnsiTheme="minorHAnsi" w:cstheme="minorHAnsi"/>
          <w:szCs w:val="24"/>
          <w:lang w:val="en-US" w:eastAsia="zh-TW"/>
        </w:rPr>
        <w:tab/>
      </w:r>
      <w:hyperlink r:id="rId228" w:history="1">
        <w:r w:rsidRPr="001843D3">
          <w:rPr>
            <w:rStyle w:val="Hyperlink"/>
            <w:rFonts w:asciiTheme="minorHAnsi" w:eastAsia="PMingLiU" w:hAnsiTheme="minorHAnsi" w:cstheme="minorHAnsi"/>
            <w:szCs w:val="24"/>
            <w:lang w:val="en-US" w:eastAsia="zh-TW"/>
          </w:rPr>
          <w:t>https://doi.org/10.1111/j.1469-7998.1995.tb05146.x</w:t>
        </w:r>
      </w:hyperlink>
    </w:p>
    <w:p w14:paraId="062EC710" w14:textId="77777777" w:rsidR="00165325" w:rsidRPr="00652D12" w:rsidRDefault="00165325" w:rsidP="00686669">
      <w:pPr>
        <w:spacing w:after="240" w:line="20" w:lineRule="atLeast"/>
        <w:rPr>
          <w:rFonts w:asciiTheme="minorHAnsi" w:eastAsia="PMingLiU" w:hAnsiTheme="minorHAnsi" w:cstheme="minorHAnsi"/>
          <w:szCs w:val="24"/>
          <w:lang w:eastAsia="zh-TW"/>
        </w:rPr>
      </w:pPr>
      <w:r w:rsidRPr="00652D12">
        <w:rPr>
          <w:rFonts w:asciiTheme="minorHAnsi" w:eastAsia="PMingLiU" w:hAnsiTheme="minorHAnsi" w:cstheme="minorHAnsi"/>
          <w:szCs w:val="24"/>
          <w:lang w:eastAsia="zh-TW"/>
        </w:rPr>
        <w:t xml:space="preserve">Haddock, J. (2018). </w:t>
      </w:r>
      <w:r w:rsidRPr="00652D12">
        <w:rPr>
          <w:rFonts w:asciiTheme="minorHAnsi" w:eastAsia="PMingLiU" w:hAnsiTheme="minorHAnsi" w:cstheme="minorHAnsi"/>
          <w:i/>
          <w:iCs/>
          <w:szCs w:val="24"/>
          <w:lang w:eastAsia="zh-TW"/>
        </w:rPr>
        <w:t xml:space="preserve">Effects of artificial lighting on insectivorous bat communities in </w:t>
      </w:r>
      <w:r w:rsidRPr="00652D12">
        <w:rPr>
          <w:rFonts w:asciiTheme="minorHAnsi" w:eastAsia="PMingLiU" w:hAnsiTheme="minorHAnsi" w:cstheme="minorHAnsi"/>
          <w:i/>
          <w:iCs/>
          <w:szCs w:val="24"/>
          <w:lang w:eastAsia="zh-TW"/>
        </w:rPr>
        <w:tab/>
        <w:t>urban ecosystems</w:t>
      </w:r>
      <w:r w:rsidRPr="00652D12">
        <w:rPr>
          <w:rFonts w:asciiTheme="minorHAnsi" w:eastAsia="PMingLiU" w:hAnsiTheme="minorHAnsi" w:cstheme="minorHAnsi"/>
          <w:szCs w:val="24"/>
          <w:lang w:eastAsia="zh-TW"/>
        </w:rPr>
        <w:t xml:space="preserve"> [Doctoral dissertation, The University of Sydney]. Sydney </w:t>
      </w:r>
      <w:r w:rsidRPr="00652D12">
        <w:rPr>
          <w:rFonts w:asciiTheme="minorHAnsi" w:eastAsia="PMingLiU" w:hAnsiTheme="minorHAnsi" w:cstheme="minorHAnsi"/>
          <w:szCs w:val="24"/>
          <w:lang w:eastAsia="zh-TW"/>
        </w:rPr>
        <w:tab/>
        <w:t>eScholarship Repository. https://ses.library.usyd.edu.au/handle/2123/20803</w:t>
      </w:r>
    </w:p>
    <w:p w14:paraId="4B975993"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lastRenderedPageBreak/>
        <w:t xml:space="preserve">Hall, L. S. (1982). The effect of cave microclimate on winter roosting behaviour in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the bat, </w:t>
      </w:r>
      <w:r w:rsidRPr="00446058">
        <w:rPr>
          <w:rFonts w:asciiTheme="minorHAnsi" w:eastAsia="PMingLiU" w:hAnsiTheme="minorHAnsi" w:cstheme="minorHAnsi"/>
          <w:i/>
          <w:iCs/>
          <w:szCs w:val="24"/>
          <w:lang w:eastAsia="zh-TW"/>
        </w:rPr>
        <w:t>Miniopterus schreibersii blepotis</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Australian Journal of Ecology, 7</w:t>
      </w:r>
      <w:r w:rsidRPr="00446058">
        <w:rPr>
          <w:rFonts w:asciiTheme="minorHAnsi" w:eastAsia="PMingLiU" w:hAnsiTheme="minorHAnsi" w:cstheme="minorHAnsi"/>
          <w:szCs w:val="24"/>
          <w:lang w:eastAsia="zh-TW"/>
        </w:rPr>
        <w:t xml:space="preserve">(2),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129–136. </w:t>
      </w:r>
      <w:hyperlink r:id="rId229" w:history="1">
        <w:r w:rsidRPr="001843D3">
          <w:rPr>
            <w:rStyle w:val="Hyperlink"/>
            <w:rFonts w:asciiTheme="minorHAnsi" w:eastAsia="PMingLiU" w:hAnsiTheme="minorHAnsi" w:cstheme="minorHAnsi"/>
            <w:szCs w:val="24"/>
            <w:lang w:eastAsia="zh-TW"/>
          </w:rPr>
          <w:t>https://doi.org/10.1111/j.1442-9993.1982.tb01586.x</w:t>
        </w:r>
      </w:hyperlink>
    </w:p>
    <w:p w14:paraId="08542F0D"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60508A">
        <w:rPr>
          <w:rFonts w:asciiTheme="minorHAnsi" w:eastAsia="PMingLiU" w:hAnsiTheme="minorHAnsi" w:cstheme="minorHAnsi"/>
          <w:szCs w:val="24"/>
          <w:lang w:eastAsia="zh-TW"/>
        </w:rPr>
        <w:t xml:space="preserve">Hall, L. S. (1989). Rhinolophidae. In: D. W. Walton &amp; and B. J. Richardson (Eds.), </w:t>
      </w:r>
      <w:r w:rsidRPr="0060508A">
        <w:rPr>
          <w:rFonts w:asciiTheme="minorHAnsi" w:eastAsia="PMingLiU" w:hAnsiTheme="minorHAnsi" w:cstheme="minorHAnsi"/>
          <w:szCs w:val="24"/>
          <w:lang w:eastAsia="zh-TW"/>
        </w:rPr>
        <w:tab/>
      </w:r>
      <w:r w:rsidRPr="0060508A">
        <w:rPr>
          <w:rFonts w:asciiTheme="minorHAnsi" w:eastAsia="PMingLiU" w:hAnsiTheme="minorHAnsi" w:cstheme="minorHAnsi"/>
          <w:i/>
          <w:iCs/>
          <w:szCs w:val="24"/>
          <w:lang w:eastAsia="zh-TW"/>
        </w:rPr>
        <w:t xml:space="preserve">Fauna of Australia Mammalia </w:t>
      </w:r>
      <w:r w:rsidRPr="0060508A">
        <w:rPr>
          <w:rFonts w:asciiTheme="minorHAnsi" w:eastAsia="PMingLiU" w:hAnsiTheme="minorHAnsi" w:cstheme="minorHAnsi"/>
          <w:szCs w:val="24"/>
          <w:lang w:eastAsia="zh-TW"/>
        </w:rPr>
        <w:t xml:space="preserve">(pp. 857-863). Australian Government </w:t>
      </w:r>
      <w:r w:rsidRPr="0060508A">
        <w:rPr>
          <w:rFonts w:asciiTheme="minorHAnsi" w:eastAsia="PMingLiU" w:hAnsiTheme="minorHAnsi" w:cstheme="minorHAnsi"/>
          <w:szCs w:val="24"/>
          <w:lang w:eastAsia="zh-TW"/>
        </w:rPr>
        <w:tab/>
        <w:t xml:space="preserve">Publishing Service, Camberra. </w:t>
      </w:r>
      <w:hyperlink r:id="rId230" w:history="1">
        <w:r w:rsidRPr="0060508A">
          <w:rPr>
            <w:rStyle w:val="Hyperlink"/>
            <w:rFonts w:asciiTheme="minorHAnsi" w:eastAsia="PMingLiU" w:hAnsiTheme="minorHAnsi" w:cstheme="minorHAnsi"/>
            <w:szCs w:val="24"/>
            <w:lang w:eastAsia="zh-TW"/>
          </w:rPr>
          <w:t xml:space="preserve">https://www.environment.gov.au/science/ </w:t>
        </w:r>
        <w:r w:rsidRPr="0060508A">
          <w:rPr>
            <w:rStyle w:val="Hyperlink"/>
            <w:rFonts w:asciiTheme="minorHAnsi" w:eastAsia="PMingLiU" w:hAnsiTheme="minorHAnsi" w:cstheme="minorHAnsi"/>
            <w:szCs w:val="24"/>
            <w:lang w:eastAsia="zh-TW"/>
          </w:rPr>
          <w:tab/>
          <w:t>abrs/publications/fauna-of-australia/fauna-1b</w:t>
        </w:r>
      </w:hyperlink>
      <w:r w:rsidRPr="00446058">
        <w:rPr>
          <w:rFonts w:asciiTheme="minorHAnsi" w:eastAsia="PMingLiU" w:hAnsiTheme="minorHAnsi" w:cstheme="minorHAnsi"/>
          <w:szCs w:val="24"/>
          <w:lang w:eastAsia="zh-TW"/>
        </w:rPr>
        <w:t xml:space="preserve"> </w:t>
      </w:r>
    </w:p>
    <w:p w14:paraId="209DC69D"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60508A">
        <w:rPr>
          <w:rFonts w:asciiTheme="minorHAnsi" w:eastAsia="PMingLiU" w:hAnsiTheme="minorHAnsi" w:cstheme="minorHAnsi"/>
          <w:szCs w:val="24"/>
          <w:lang w:eastAsia="zh-TW"/>
        </w:rPr>
        <w:t xml:space="preserve">Hall, L. S. (2009). </w:t>
      </w:r>
      <w:r w:rsidRPr="0060508A">
        <w:rPr>
          <w:rFonts w:asciiTheme="minorHAnsi" w:eastAsia="PMingLiU" w:hAnsiTheme="minorHAnsi" w:cstheme="minorHAnsi"/>
          <w:i/>
          <w:iCs/>
          <w:szCs w:val="24"/>
          <w:lang w:eastAsia="zh-TW"/>
        </w:rPr>
        <w:t>Bats: A Wild Australia Guide</w:t>
      </w:r>
      <w:r w:rsidRPr="0060508A">
        <w:rPr>
          <w:rFonts w:asciiTheme="minorHAnsi" w:eastAsia="PMingLiU" w:hAnsiTheme="minorHAnsi" w:cstheme="minorHAnsi"/>
          <w:szCs w:val="24"/>
          <w:lang w:eastAsia="zh-TW"/>
        </w:rPr>
        <w:t>. Steve Parish.</w:t>
      </w:r>
    </w:p>
    <w:p w14:paraId="5FD9340C" w14:textId="77777777" w:rsidR="00165325" w:rsidRPr="00446058" w:rsidRDefault="00165325" w:rsidP="00686669">
      <w:pPr>
        <w:spacing w:after="240" w:line="20" w:lineRule="atLeast"/>
        <w:rPr>
          <w:rFonts w:asciiTheme="minorHAnsi" w:eastAsia="PMingLiU" w:hAnsiTheme="minorHAnsi" w:cstheme="minorHAnsi"/>
          <w:color w:val="000000"/>
          <w:szCs w:val="24"/>
          <w:lang w:eastAsia="zh-TW"/>
        </w:rPr>
      </w:pPr>
      <w:r w:rsidRPr="00446058">
        <w:rPr>
          <w:rFonts w:asciiTheme="minorHAnsi" w:eastAsia="PMingLiU" w:hAnsiTheme="minorHAnsi" w:cstheme="minorHAnsi"/>
          <w:color w:val="000000"/>
          <w:szCs w:val="24"/>
          <w:lang w:eastAsia="zh-TW"/>
        </w:rPr>
        <w:t xml:space="preserve">Hall, L. S. (2015). </w:t>
      </w:r>
      <w:r w:rsidRPr="00446058">
        <w:rPr>
          <w:rFonts w:asciiTheme="minorHAnsi" w:eastAsia="PMingLiU" w:hAnsiTheme="minorHAnsi" w:cstheme="minorHAnsi"/>
          <w:i/>
          <w:color w:val="000000"/>
          <w:szCs w:val="24"/>
          <w:lang w:eastAsia="zh-TW"/>
        </w:rPr>
        <w:t>A report on the Yugar tunnel for the Moreton Bay Regional Council</w:t>
      </w:r>
      <w:r w:rsidRPr="00446058">
        <w:rPr>
          <w:rFonts w:asciiTheme="minorHAnsi" w:eastAsia="PMingLiU" w:hAnsiTheme="minorHAnsi" w:cstheme="minorHAnsi"/>
          <w:color w:val="000000"/>
          <w:szCs w:val="24"/>
          <w:lang w:eastAsia="zh-TW"/>
        </w:rPr>
        <w:t xml:space="preserve">. </w:t>
      </w:r>
      <w:r>
        <w:rPr>
          <w:rFonts w:asciiTheme="minorHAnsi" w:eastAsia="PMingLiU" w:hAnsiTheme="minorHAnsi" w:cstheme="minorHAnsi"/>
          <w:color w:val="000000"/>
          <w:szCs w:val="24"/>
          <w:lang w:eastAsia="zh-TW"/>
        </w:rPr>
        <w:tab/>
      </w:r>
      <w:r w:rsidRPr="00446058">
        <w:rPr>
          <w:rFonts w:asciiTheme="minorHAnsi" w:eastAsia="PMingLiU" w:hAnsiTheme="minorHAnsi" w:cstheme="minorHAnsi"/>
          <w:color w:val="000000"/>
          <w:szCs w:val="24"/>
          <w:lang w:eastAsia="zh-TW"/>
        </w:rPr>
        <w:t>Brisbane, QLD, Moreton Bay Regional Council</w:t>
      </w:r>
    </w:p>
    <w:p w14:paraId="2AAEA759"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Heim, O., Lorenz, L., Kramer-Schadt, S., Jung, K., Voigt, C., &amp; Eccard, J. (2017).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Landscape and scale-</w:t>
      </w:r>
      <w:r w:rsidRPr="00446058">
        <w:rPr>
          <w:rFonts w:asciiTheme="minorHAnsi" w:eastAsia="PMingLiU" w:hAnsiTheme="minorHAnsi" w:cstheme="minorHAnsi"/>
          <w:szCs w:val="24"/>
          <w:lang w:eastAsia="zh-TW"/>
        </w:rPr>
        <w:tab/>
        <w:t xml:space="preserve">dependent spatial niches of bats foraging above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intensively used arable fields. </w:t>
      </w:r>
      <w:r w:rsidRPr="00446058">
        <w:rPr>
          <w:rFonts w:asciiTheme="minorHAnsi" w:eastAsia="PMingLiU" w:hAnsiTheme="minorHAnsi" w:cstheme="minorHAnsi"/>
          <w:i/>
          <w:iCs/>
          <w:szCs w:val="24"/>
          <w:lang w:eastAsia="zh-TW"/>
        </w:rPr>
        <w:t xml:space="preserve">Ecological </w:t>
      </w:r>
      <w:r w:rsidRPr="00446058">
        <w:rPr>
          <w:rFonts w:asciiTheme="minorHAnsi" w:eastAsia="PMingLiU" w:hAnsiTheme="minorHAnsi" w:cstheme="minorHAnsi"/>
          <w:i/>
          <w:iCs/>
          <w:szCs w:val="24"/>
          <w:lang w:eastAsia="zh-TW"/>
        </w:rPr>
        <w:tab/>
        <w:t>Processes, 6</w:t>
      </w:r>
      <w:r w:rsidRPr="00446058">
        <w:rPr>
          <w:rFonts w:asciiTheme="minorHAnsi" w:eastAsia="PMingLiU" w:hAnsiTheme="minorHAnsi" w:cstheme="minorHAnsi"/>
          <w:szCs w:val="24"/>
          <w:lang w:eastAsia="zh-TW"/>
        </w:rPr>
        <w:t xml:space="preserve">(1), 1–15. </w:t>
      </w:r>
      <w:r>
        <w:rPr>
          <w:rFonts w:asciiTheme="minorHAnsi" w:eastAsia="PMingLiU" w:hAnsiTheme="minorHAnsi" w:cstheme="minorHAnsi"/>
          <w:szCs w:val="24"/>
          <w:lang w:eastAsia="zh-TW"/>
        </w:rPr>
        <w:tab/>
      </w:r>
      <w:hyperlink r:id="rId231" w:history="1">
        <w:r w:rsidRPr="001843D3">
          <w:rPr>
            <w:rStyle w:val="Hyperlink"/>
            <w:rFonts w:asciiTheme="minorHAnsi" w:eastAsia="PMingLiU" w:hAnsiTheme="minorHAnsi" w:cstheme="minorHAnsi"/>
            <w:szCs w:val="24"/>
            <w:lang w:eastAsia="zh-TW"/>
          </w:rPr>
          <w:t>https://doi.org/10.1186/s13717-017-0091-7</w:t>
        </w:r>
      </w:hyperlink>
      <w:r w:rsidRPr="00446058">
        <w:rPr>
          <w:rFonts w:asciiTheme="minorHAnsi" w:eastAsia="PMingLiU" w:hAnsiTheme="minorHAnsi" w:cstheme="minorHAnsi"/>
          <w:szCs w:val="24"/>
          <w:lang w:eastAsia="zh-TW"/>
        </w:rPr>
        <w:t xml:space="preserve"> </w:t>
      </w:r>
    </w:p>
    <w:p w14:paraId="0956C5E5" w14:textId="77777777" w:rsidR="00165325" w:rsidRPr="005372BE" w:rsidRDefault="00165325" w:rsidP="00686669">
      <w:pPr>
        <w:spacing w:after="240" w:line="20" w:lineRule="atLeast"/>
        <w:rPr>
          <w:rFonts w:asciiTheme="minorHAnsi" w:eastAsia="PMingLiU" w:hAnsiTheme="minorHAnsi" w:cstheme="minorHAnsi"/>
          <w:szCs w:val="24"/>
          <w:lang w:eastAsia="zh-TW"/>
        </w:rPr>
      </w:pPr>
      <w:r w:rsidRPr="005372BE">
        <w:rPr>
          <w:rFonts w:asciiTheme="minorHAnsi" w:eastAsia="PMingLiU" w:hAnsiTheme="minorHAnsi" w:cstheme="minorHAnsi"/>
          <w:szCs w:val="24"/>
          <w:lang w:eastAsia="zh-TW"/>
        </w:rPr>
        <w:t xml:space="preserve">Hogue, A. S., &amp; McGowan, A. T. (2018). Comparison of Driving Transect Methods for </w:t>
      </w:r>
      <w:r w:rsidRPr="005372BE">
        <w:rPr>
          <w:rFonts w:asciiTheme="minorHAnsi" w:eastAsia="PMingLiU" w:hAnsiTheme="minorHAnsi" w:cstheme="minorHAnsi"/>
          <w:szCs w:val="24"/>
          <w:lang w:eastAsia="zh-TW"/>
        </w:rPr>
        <w:tab/>
        <w:t xml:space="preserve">Acoustic Monitoring of Bats. In H. Mikkola (Ed.), </w:t>
      </w:r>
      <w:r w:rsidRPr="005372BE">
        <w:rPr>
          <w:rFonts w:asciiTheme="minorHAnsi" w:eastAsia="PMingLiU" w:hAnsiTheme="minorHAnsi" w:cstheme="minorHAnsi"/>
          <w:i/>
          <w:iCs/>
          <w:szCs w:val="24"/>
          <w:lang w:eastAsia="zh-TW"/>
        </w:rPr>
        <w:t xml:space="preserve">Bats </w:t>
      </w:r>
      <w:r w:rsidRPr="005372BE">
        <w:rPr>
          <w:rFonts w:asciiTheme="minorHAnsi" w:eastAsia="PMingLiU" w:hAnsiTheme="minorHAnsi" w:cstheme="minorHAnsi"/>
          <w:szCs w:val="24"/>
          <w:lang w:eastAsia="zh-TW"/>
        </w:rPr>
        <w:t>(pp. 1-15). IntechOpen.</w:t>
      </w:r>
      <w:r w:rsidRPr="005372BE">
        <w:rPr>
          <w:rFonts w:asciiTheme="minorHAnsi" w:eastAsia="PMingLiU" w:hAnsiTheme="minorHAnsi" w:cstheme="minorHAnsi"/>
          <w:color w:val="0563C1"/>
          <w:szCs w:val="24"/>
          <w:u w:val="single"/>
          <w:lang w:eastAsia="zh-TW"/>
        </w:rPr>
        <w:t xml:space="preserve"> </w:t>
      </w:r>
      <w:r w:rsidRPr="005372BE">
        <w:rPr>
          <w:rFonts w:asciiTheme="minorHAnsi" w:eastAsia="PMingLiU" w:hAnsiTheme="minorHAnsi" w:cstheme="minorHAnsi"/>
          <w:color w:val="0563C1"/>
          <w:szCs w:val="24"/>
          <w:u w:val="single"/>
          <w:lang w:eastAsia="zh-TW"/>
        </w:rPr>
        <w:tab/>
      </w:r>
      <w:hyperlink r:id="rId232" w:history="1">
        <w:r w:rsidRPr="005372BE">
          <w:rPr>
            <w:rStyle w:val="Hyperlink"/>
            <w:rFonts w:asciiTheme="minorHAnsi" w:eastAsia="PMingLiU" w:hAnsiTheme="minorHAnsi" w:cstheme="minorHAnsi"/>
            <w:szCs w:val="24"/>
            <w:lang w:eastAsia="zh-TW"/>
          </w:rPr>
          <w:t>https://doi.org/10.5772/intechopen.75834</w:t>
        </w:r>
      </w:hyperlink>
    </w:p>
    <w:p w14:paraId="60F29D62"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r w:rsidRPr="005372BE">
        <w:rPr>
          <w:rFonts w:asciiTheme="minorHAnsi" w:eastAsia="PMingLiU" w:hAnsiTheme="minorHAnsi" w:cstheme="minorHAnsi"/>
          <w:szCs w:val="24"/>
          <w:lang w:val="en-US" w:eastAsia="zh-TW"/>
        </w:rPr>
        <w:t xml:space="preserve">Hourigan, C. L. (2011). </w:t>
      </w:r>
      <w:r w:rsidRPr="005372BE">
        <w:rPr>
          <w:rFonts w:asciiTheme="minorHAnsi" w:eastAsia="PMingLiU" w:hAnsiTheme="minorHAnsi" w:cstheme="minorHAnsi"/>
          <w:i/>
          <w:iCs/>
          <w:szCs w:val="24"/>
          <w:lang w:val="en-US" w:eastAsia="zh-TW"/>
        </w:rPr>
        <w:t xml:space="preserve">Insectivorous Bat Diversity and Habitat Use in a Subtropical </w:t>
      </w:r>
      <w:r w:rsidRPr="005372BE">
        <w:rPr>
          <w:rFonts w:asciiTheme="minorHAnsi" w:eastAsia="PMingLiU" w:hAnsiTheme="minorHAnsi" w:cstheme="minorHAnsi"/>
          <w:i/>
          <w:iCs/>
          <w:szCs w:val="24"/>
          <w:lang w:val="en-US" w:eastAsia="zh-TW"/>
        </w:rPr>
        <w:tab/>
        <w:t xml:space="preserve">Mosaic Urban </w:t>
      </w:r>
      <w:r w:rsidRPr="005372BE">
        <w:rPr>
          <w:rFonts w:asciiTheme="minorHAnsi" w:eastAsia="PMingLiU" w:hAnsiTheme="minorHAnsi" w:cstheme="minorHAnsi"/>
          <w:i/>
          <w:iCs/>
          <w:szCs w:val="24"/>
          <w:lang w:val="en-US" w:eastAsia="zh-TW"/>
        </w:rPr>
        <w:tab/>
        <w:t xml:space="preserve">Landscape </w:t>
      </w:r>
      <w:r w:rsidRPr="005372BE">
        <w:rPr>
          <w:rFonts w:asciiTheme="minorHAnsi" w:eastAsia="PMingLiU" w:hAnsiTheme="minorHAnsi" w:cstheme="minorHAnsi"/>
          <w:szCs w:val="24"/>
          <w:lang w:val="en-US" w:eastAsia="zh-TW"/>
        </w:rPr>
        <w:t>[Doctoral dissertation,</w:t>
      </w:r>
      <w:r w:rsidRPr="005372BE">
        <w:rPr>
          <w:rFonts w:asciiTheme="minorHAnsi" w:eastAsia="PMingLiU" w:hAnsiTheme="minorHAnsi" w:cstheme="minorHAnsi"/>
          <w:szCs w:val="24"/>
          <w:lang w:eastAsia="zh-TW"/>
        </w:rPr>
        <w:t xml:space="preserve"> </w:t>
      </w:r>
      <w:r w:rsidRPr="005372BE">
        <w:rPr>
          <w:rFonts w:asciiTheme="minorHAnsi" w:eastAsia="PMingLiU" w:hAnsiTheme="minorHAnsi" w:cstheme="minorHAnsi"/>
          <w:szCs w:val="24"/>
          <w:lang w:val="en-US" w:eastAsia="zh-TW"/>
        </w:rPr>
        <w:t xml:space="preserve">Griffith University]. Griffith </w:t>
      </w:r>
      <w:r w:rsidRPr="005372BE">
        <w:rPr>
          <w:rFonts w:asciiTheme="minorHAnsi" w:eastAsia="PMingLiU" w:hAnsiTheme="minorHAnsi" w:cstheme="minorHAnsi"/>
          <w:szCs w:val="24"/>
          <w:lang w:val="en-US" w:eastAsia="zh-TW"/>
        </w:rPr>
        <w:tab/>
        <w:t xml:space="preserve">University. </w:t>
      </w:r>
      <w:hyperlink r:id="rId233" w:history="1">
        <w:r w:rsidRPr="005372BE">
          <w:rPr>
            <w:rStyle w:val="Hyperlink"/>
            <w:rFonts w:asciiTheme="minorHAnsi" w:eastAsia="PMingLiU" w:hAnsiTheme="minorHAnsi" w:cstheme="minorHAnsi"/>
            <w:szCs w:val="24"/>
            <w:lang w:val="en-US" w:eastAsia="zh-TW"/>
          </w:rPr>
          <w:t>http://hdl.handle.net/10072/366401</w:t>
        </w:r>
      </w:hyperlink>
    </w:p>
    <w:p w14:paraId="568CA579"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Johnson, J., &amp; Gates, E. (2008). Spring Migration and Roost Selection of Female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Myotis leibii in Maryland. </w:t>
      </w:r>
      <w:r w:rsidRPr="00446058">
        <w:rPr>
          <w:rFonts w:asciiTheme="minorHAnsi" w:eastAsia="PMingLiU" w:hAnsiTheme="minorHAnsi" w:cstheme="minorHAnsi"/>
          <w:i/>
          <w:iCs/>
          <w:szCs w:val="24"/>
          <w:lang w:eastAsia="zh-TW"/>
        </w:rPr>
        <w:t xml:space="preserve">Northeastern Naturalist, </w:t>
      </w:r>
      <w:r w:rsidRPr="00446058">
        <w:rPr>
          <w:rFonts w:asciiTheme="minorHAnsi" w:eastAsia="PMingLiU" w:hAnsiTheme="minorHAnsi" w:cstheme="minorHAnsi"/>
          <w:szCs w:val="24"/>
          <w:lang w:eastAsia="zh-TW"/>
        </w:rPr>
        <w:t xml:space="preserve">15(3), 453–460. </w:t>
      </w:r>
      <w:r>
        <w:rPr>
          <w:rFonts w:asciiTheme="minorHAnsi" w:eastAsia="PMingLiU" w:hAnsiTheme="minorHAnsi" w:cstheme="minorHAnsi"/>
          <w:szCs w:val="24"/>
          <w:lang w:eastAsia="zh-TW"/>
        </w:rPr>
        <w:tab/>
      </w:r>
      <w:hyperlink r:id="rId234" w:history="1">
        <w:r w:rsidRPr="001843D3">
          <w:rPr>
            <w:rStyle w:val="Hyperlink"/>
            <w:rFonts w:asciiTheme="minorHAnsi" w:eastAsia="PMingLiU" w:hAnsiTheme="minorHAnsi" w:cstheme="minorHAnsi"/>
            <w:szCs w:val="24"/>
            <w:lang w:eastAsia="zh-TW"/>
          </w:rPr>
          <w:t>https://doi.org/10.1656/1092-6194-15.3.453</w:t>
        </w:r>
      </w:hyperlink>
    </w:p>
    <w:p w14:paraId="6CB4E9DF"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Johnson, J., Lacki, M., Thomas, S., &amp; Grider, J. (2012). Frequent Arousals from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Winter Torpor in Rafinesque’s Big-Eared Bat (</w:t>
      </w:r>
      <w:r w:rsidRPr="00446058">
        <w:rPr>
          <w:rFonts w:asciiTheme="minorHAnsi" w:eastAsia="PMingLiU" w:hAnsiTheme="minorHAnsi" w:cstheme="minorHAnsi"/>
          <w:i/>
          <w:iCs/>
          <w:szCs w:val="24"/>
          <w:lang w:val="en-US" w:eastAsia="zh-TW"/>
        </w:rPr>
        <w:t>Corynorhinus rafinesquii</w:t>
      </w:r>
      <w:r w:rsidRPr="00446058">
        <w:rPr>
          <w:rFonts w:asciiTheme="minorHAnsi" w:eastAsia="PMingLiU" w:hAnsiTheme="minorHAnsi" w:cstheme="minorHAnsi"/>
          <w:szCs w:val="24"/>
          <w:lang w:val="en-US" w:eastAsia="zh-TW"/>
        </w:rPr>
        <w:t xml:space="preserve">). </w:t>
      </w:r>
      <w:r w:rsidRPr="00446058">
        <w:rPr>
          <w:rFonts w:asciiTheme="minorHAnsi" w:eastAsia="PMingLiU" w:hAnsiTheme="minorHAnsi" w:cstheme="minorHAnsi"/>
          <w:i/>
          <w:iCs/>
          <w:szCs w:val="24"/>
          <w:lang w:val="en-US" w:eastAsia="zh-TW"/>
        </w:rPr>
        <w:t xml:space="preserve">PloS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One, 7</w:t>
      </w:r>
      <w:r w:rsidRPr="00446058">
        <w:rPr>
          <w:rFonts w:asciiTheme="minorHAnsi" w:eastAsia="PMingLiU" w:hAnsiTheme="minorHAnsi" w:cstheme="minorHAnsi"/>
          <w:szCs w:val="24"/>
          <w:lang w:val="en-US" w:eastAsia="zh-TW"/>
        </w:rPr>
        <w:t xml:space="preserve">(11), e49754–e49754. </w:t>
      </w:r>
      <w:hyperlink r:id="rId235" w:history="1">
        <w:r w:rsidRPr="001843D3">
          <w:rPr>
            <w:rStyle w:val="Hyperlink"/>
            <w:rFonts w:asciiTheme="minorHAnsi" w:eastAsia="PMingLiU" w:hAnsiTheme="minorHAnsi" w:cstheme="minorHAnsi"/>
            <w:szCs w:val="24"/>
            <w:lang w:val="en-US" w:eastAsia="zh-TW"/>
          </w:rPr>
          <w:t>https://doi.org/10.1371/journal.pone.0049754</w:t>
        </w:r>
      </w:hyperlink>
    </w:p>
    <w:p w14:paraId="737D04D2"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Johnson, J., Treanor, J., Slusher, A., &amp; Lacki, M. (2019). Buildings provide vital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habitat for little brown myotis (</w:t>
      </w:r>
      <w:r w:rsidRPr="00446058">
        <w:rPr>
          <w:rFonts w:asciiTheme="minorHAnsi" w:eastAsia="PMingLiU" w:hAnsiTheme="minorHAnsi" w:cstheme="minorHAnsi"/>
          <w:i/>
          <w:iCs/>
          <w:szCs w:val="24"/>
          <w:lang w:eastAsia="zh-TW"/>
        </w:rPr>
        <w:t>Myotis lucifugus</w:t>
      </w:r>
      <w:r w:rsidRPr="00446058">
        <w:rPr>
          <w:rFonts w:asciiTheme="minorHAnsi" w:eastAsia="PMingLiU" w:hAnsiTheme="minorHAnsi" w:cstheme="minorHAnsi"/>
          <w:szCs w:val="24"/>
          <w:lang w:eastAsia="zh-TW"/>
        </w:rPr>
        <w:t xml:space="preserve">) in a high‐elevation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landscape. </w:t>
      </w:r>
      <w:r w:rsidRPr="00446058">
        <w:rPr>
          <w:rFonts w:asciiTheme="minorHAnsi" w:eastAsia="PMingLiU" w:hAnsiTheme="minorHAnsi" w:cstheme="minorHAnsi"/>
          <w:i/>
          <w:iCs/>
          <w:szCs w:val="24"/>
          <w:lang w:eastAsia="zh-TW"/>
        </w:rPr>
        <w:t>Ecosphere (Washington, D.C), 10</w:t>
      </w:r>
      <w:r w:rsidRPr="00446058">
        <w:rPr>
          <w:rFonts w:asciiTheme="minorHAnsi" w:eastAsia="PMingLiU" w:hAnsiTheme="minorHAnsi" w:cstheme="minorHAnsi"/>
          <w:szCs w:val="24"/>
          <w:lang w:eastAsia="zh-TW"/>
        </w:rPr>
        <w:t xml:space="preserve">(11). </w:t>
      </w:r>
      <w:r>
        <w:rPr>
          <w:rFonts w:asciiTheme="minorHAnsi" w:eastAsia="PMingLiU" w:hAnsiTheme="minorHAnsi" w:cstheme="minorHAnsi"/>
          <w:szCs w:val="24"/>
          <w:lang w:eastAsia="zh-TW"/>
        </w:rPr>
        <w:tab/>
      </w:r>
      <w:hyperlink r:id="rId236" w:history="1">
        <w:r w:rsidRPr="001843D3">
          <w:rPr>
            <w:rStyle w:val="Hyperlink"/>
            <w:rFonts w:asciiTheme="minorHAnsi" w:eastAsia="PMingLiU" w:hAnsiTheme="minorHAnsi" w:cstheme="minorHAnsi"/>
            <w:szCs w:val="24"/>
            <w:lang w:eastAsia="zh-TW"/>
          </w:rPr>
          <w:t>https://doi.org/10.1002/ecs2.2925</w:t>
        </w:r>
      </w:hyperlink>
    </w:p>
    <w:p w14:paraId="1E2EF363"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Jones, G. &amp; Rydell, J. (1994). Foraging Strategy and Predation Risk as Factors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Influencing Emergence Time in Echolocating Bats. </w:t>
      </w:r>
      <w:r w:rsidRPr="00446058">
        <w:rPr>
          <w:rFonts w:asciiTheme="minorHAnsi" w:eastAsia="PMingLiU" w:hAnsiTheme="minorHAnsi" w:cstheme="minorHAnsi"/>
          <w:i/>
          <w:iCs/>
          <w:szCs w:val="24"/>
          <w:lang w:eastAsia="zh-TW"/>
        </w:rPr>
        <w:t xml:space="preserve">Philosophical Transactions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of the Royal Society B: Biological Sciences, 346</w:t>
      </w:r>
      <w:r w:rsidRPr="00446058">
        <w:rPr>
          <w:rFonts w:asciiTheme="minorHAnsi" w:eastAsia="PMingLiU" w:hAnsiTheme="minorHAnsi" w:cstheme="minorHAnsi"/>
          <w:szCs w:val="24"/>
          <w:lang w:eastAsia="zh-TW"/>
        </w:rPr>
        <w:t xml:space="preserve">(1318), 445–455. </w:t>
      </w:r>
      <w:r>
        <w:rPr>
          <w:rFonts w:asciiTheme="minorHAnsi" w:eastAsia="PMingLiU" w:hAnsiTheme="minorHAnsi" w:cstheme="minorHAnsi"/>
          <w:szCs w:val="24"/>
          <w:lang w:eastAsia="zh-TW"/>
        </w:rPr>
        <w:tab/>
      </w:r>
      <w:hyperlink r:id="rId237" w:history="1">
        <w:r w:rsidRPr="001843D3">
          <w:rPr>
            <w:rStyle w:val="Hyperlink"/>
            <w:rFonts w:asciiTheme="minorHAnsi" w:eastAsia="PMingLiU" w:hAnsiTheme="minorHAnsi" w:cstheme="minorHAnsi"/>
            <w:szCs w:val="24"/>
            <w:lang w:eastAsia="zh-TW"/>
          </w:rPr>
          <w:t>https://doi.org/10.1098/rstb.1994.0161</w:t>
        </w:r>
      </w:hyperlink>
    </w:p>
    <w:p w14:paraId="0A3BE3A0"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Kalcounis, M., &amp; Brigham, R. (1994). Impact of Predation Risk on Emergence by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Little Brown Bats, </w:t>
      </w:r>
      <w:r w:rsidRPr="00446058">
        <w:rPr>
          <w:rFonts w:asciiTheme="minorHAnsi" w:eastAsia="PMingLiU" w:hAnsiTheme="minorHAnsi" w:cstheme="minorHAnsi"/>
          <w:i/>
          <w:iCs/>
          <w:szCs w:val="24"/>
          <w:lang w:val="en-US" w:eastAsia="zh-TW"/>
        </w:rPr>
        <w:t>Myotis lucifugus</w:t>
      </w:r>
      <w:r w:rsidRPr="00446058">
        <w:rPr>
          <w:rFonts w:asciiTheme="minorHAnsi" w:eastAsia="PMingLiU" w:hAnsiTheme="minorHAnsi" w:cstheme="minorHAnsi"/>
          <w:szCs w:val="24"/>
          <w:lang w:val="en-US" w:eastAsia="zh-TW"/>
        </w:rPr>
        <w:t xml:space="preserve"> (Chiroptera: Vespertilionidae), from a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Maternity Colony. </w:t>
      </w:r>
      <w:r w:rsidRPr="00446058">
        <w:rPr>
          <w:rFonts w:asciiTheme="minorHAnsi" w:eastAsia="PMingLiU" w:hAnsiTheme="minorHAnsi" w:cstheme="minorHAnsi"/>
          <w:i/>
          <w:iCs/>
          <w:szCs w:val="24"/>
          <w:lang w:val="en-US" w:eastAsia="zh-TW"/>
        </w:rPr>
        <w:t>Ethology, 98</w:t>
      </w:r>
      <w:r w:rsidRPr="00446058">
        <w:rPr>
          <w:rFonts w:asciiTheme="minorHAnsi" w:eastAsia="PMingLiU" w:hAnsiTheme="minorHAnsi" w:cstheme="minorHAnsi"/>
          <w:szCs w:val="24"/>
          <w:lang w:val="en-US" w:eastAsia="zh-TW"/>
        </w:rPr>
        <w:t xml:space="preserve">(3-4), 201–209. </w:t>
      </w:r>
      <w:r>
        <w:rPr>
          <w:rFonts w:asciiTheme="minorHAnsi" w:eastAsia="PMingLiU" w:hAnsiTheme="minorHAnsi" w:cstheme="minorHAnsi"/>
          <w:szCs w:val="24"/>
          <w:lang w:val="en-US" w:eastAsia="zh-TW"/>
        </w:rPr>
        <w:tab/>
      </w:r>
      <w:hyperlink r:id="rId238" w:history="1">
        <w:r w:rsidRPr="001843D3">
          <w:rPr>
            <w:rStyle w:val="Hyperlink"/>
            <w:rFonts w:asciiTheme="minorHAnsi" w:eastAsia="PMingLiU" w:hAnsiTheme="minorHAnsi" w:cstheme="minorHAnsi"/>
            <w:szCs w:val="24"/>
            <w:lang w:val="en-US" w:eastAsia="zh-TW"/>
          </w:rPr>
          <w:t>https://doi.org/10.1111/j.1439-0310.1994.tb01071.x</w:t>
        </w:r>
      </w:hyperlink>
    </w:p>
    <w:p w14:paraId="36982F9E" w14:textId="77777777" w:rsidR="00165325" w:rsidRDefault="00165325"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lastRenderedPageBreak/>
        <w:t xml:space="preserve">Keen, R. &amp; Hitchcock, H. (1980). Survival and Longevity of the Little Brown Bat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w:t>
      </w:r>
      <w:r w:rsidRPr="00446058">
        <w:rPr>
          <w:rFonts w:asciiTheme="minorHAnsi" w:eastAsia="PMingLiU" w:hAnsiTheme="minorHAnsi" w:cstheme="minorHAnsi"/>
          <w:i/>
          <w:iCs/>
          <w:szCs w:val="24"/>
          <w:lang w:eastAsia="zh-TW"/>
        </w:rPr>
        <w:t>Myotis lucifugus</w:t>
      </w:r>
      <w:r w:rsidRPr="00446058">
        <w:rPr>
          <w:rFonts w:asciiTheme="minorHAnsi" w:eastAsia="PMingLiU" w:hAnsiTheme="minorHAnsi" w:cstheme="minorHAnsi"/>
          <w:szCs w:val="24"/>
          <w:lang w:eastAsia="zh-TW"/>
        </w:rPr>
        <w:t xml:space="preserve">) in Southeastern Ontario. </w:t>
      </w:r>
      <w:r w:rsidRPr="00446058">
        <w:rPr>
          <w:rFonts w:asciiTheme="minorHAnsi" w:eastAsia="PMingLiU" w:hAnsiTheme="minorHAnsi" w:cstheme="minorHAnsi"/>
          <w:i/>
          <w:iCs/>
          <w:szCs w:val="24"/>
          <w:lang w:eastAsia="zh-TW"/>
        </w:rPr>
        <w:t>Journal of Mammalogy, 61</w:t>
      </w:r>
      <w:r w:rsidRPr="00446058">
        <w:rPr>
          <w:rFonts w:asciiTheme="minorHAnsi" w:eastAsia="PMingLiU" w:hAnsiTheme="minorHAnsi" w:cstheme="minorHAnsi"/>
          <w:szCs w:val="24"/>
          <w:lang w:eastAsia="zh-TW"/>
        </w:rPr>
        <w:t>(1), 1–</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7. </w:t>
      </w:r>
      <w:hyperlink r:id="rId239" w:history="1">
        <w:r w:rsidRPr="002D0BC5">
          <w:rPr>
            <w:rStyle w:val="Hyperlink"/>
            <w:rFonts w:asciiTheme="minorHAnsi" w:eastAsia="PMingLiU" w:hAnsiTheme="minorHAnsi" w:cstheme="minorHAnsi"/>
            <w:szCs w:val="24"/>
            <w:lang w:eastAsia="zh-TW"/>
          </w:rPr>
          <w:t>https://doi.org/10.2307/1379951</w:t>
        </w:r>
      </w:hyperlink>
    </w:p>
    <w:p w14:paraId="0767869C"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Keith, M. (2020). Temperature explains variation in seasonal temporal activity of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 xml:space="preserve">Miniopterus natalensis </w:t>
      </w:r>
      <w:r w:rsidRPr="00446058">
        <w:rPr>
          <w:rFonts w:asciiTheme="minorHAnsi" w:eastAsia="PMingLiU" w:hAnsiTheme="minorHAnsi" w:cstheme="minorHAnsi"/>
          <w:szCs w:val="24"/>
          <w:lang w:eastAsia="zh-TW"/>
        </w:rPr>
        <w:t xml:space="preserve">more than moonlight or humidity. </w:t>
      </w:r>
      <w:r w:rsidRPr="00446058">
        <w:rPr>
          <w:rFonts w:asciiTheme="minorHAnsi" w:eastAsia="PMingLiU" w:hAnsiTheme="minorHAnsi" w:cstheme="minorHAnsi"/>
          <w:i/>
          <w:iCs/>
          <w:szCs w:val="24"/>
          <w:lang w:eastAsia="zh-TW"/>
        </w:rPr>
        <w:t xml:space="preserve">Mammal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Research, 65</w:t>
      </w:r>
      <w:r w:rsidRPr="00446058">
        <w:rPr>
          <w:rFonts w:asciiTheme="minorHAnsi" w:eastAsia="PMingLiU" w:hAnsiTheme="minorHAnsi" w:cstheme="minorHAnsi"/>
          <w:szCs w:val="24"/>
          <w:lang w:eastAsia="zh-TW"/>
        </w:rPr>
        <w:t xml:space="preserve">(4), 755–765. </w:t>
      </w:r>
      <w:hyperlink r:id="rId240" w:history="1">
        <w:r w:rsidRPr="001843D3">
          <w:rPr>
            <w:rStyle w:val="Hyperlink"/>
            <w:rFonts w:asciiTheme="minorHAnsi" w:eastAsia="PMingLiU" w:hAnsiTheme="minorHAnsi" w:cstheme="minorHAnsi"/>
            <w:szCs w:val="24"/>
            <w:lang w:eastAsia="zh-TW"/>
          </w:rPr>
          <w:t>https://doi.org/10.1007/s13364-020-00531-w</w:t>
        </w:r>
      </w:hyperlink>
    </w:p>
    <w:p w14:paraId="29A3C9B8" w14:textId="77777777" w:rsidR="00165325" w:rsidRDefault="00165325"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Kerbiriou, C., Julien, J., Monsarrat, S., Lustrat, P., Haquart, A., &amp; Robert, A. (2015).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Information on population trends and biological constraints from bat counts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in roost cavities: A 22-year case study of a pipistrelle bats (</w:t>
      </w:r>
      <w:r w:rsidRPr="00446058">
        <w:rPr>
          <w:rFonts w:asciiTheme="minorHAnsi" w:eastAsia="PMingLiU" w:hAnsiTheme="minorHAnsi" w:cstheme="minorHAnsi"/>
          <w:i/>
          <w:iCs/>
          <w:szCs w:val="24"/>
          <w:lang w:eastAsia="zh-TW"/>
        </w:rPr>
        <w:t xml:space="preserve">Pipistrellus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pipistrellus Schreber</w:t>
      </w:r>
      <w:r w:rsidRPr="00446058">
        <w:rPr>
          <w:rFonts w:asciiTheme="minorHAnsi" w:eastAsia="PMingLiU" w:hAnsiTheme="minorHAnsi" w:cstheme="minorHAnsi"/>
          <w:szCs w:val="24"/>
          <w:lang w:eastAsia="zh-TW"/>
        </w:rPr>
        <w:t xml:space="preserve">) hibernaculum. </w:t>
      </w:r>
      <w:r w:rsidRPr="00446058">
        <w:rPr>
          <w:rFonts w:asciiTheme="minorHAnsi" w:eastAsia="PMingLiU" w:hAnsiTheme="minorHAnsi" w:cstheme="minorHAnsi"/>
          <w:i/>
          <w:iCs/>
          <w:szCs w:val="24"/>
          <w:lang w:eastAsia="zh-TW"/>
        </w:rPr>
        <w:t>Wildlife Research</w:t>
      </w:r>
      <w:r>
        <w:rPr>
          <w:rFonts w:asciiTheme="minorHAnsi" w:eastAsia="PMingLiU" w:hAnsiTheme="minorHAnsi" w:cstheme="minorHAnsi"/>
          <w:i/>
          <w:iCs/>
          <w:szCs w:val="24"/>
          <w:lang w:eastAsia="zh-TW"/>
        </w:rPr>
        <w:t xml:space="preserve"> </w:t>
      </w:r>
      <w:r w:rsidRPr="00446058">
        <w:rPr>
          <w:rFonts w:asciiTheme="minorHAnsi" w:eastAsia="PMingLiU" w:hAnsiTheme="minorHAnsi" w:cstheme="minorHAnsi"/>
          <w:i/>
          <w:iCs/>
          <w:szCs w:val="24"/>
          <w:lang w:eastAsia="zh-TW"/>
        </w:rPr>
        <w:t xml:space="preserve">(East Melbourne),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42</w:t>
      </w:r>
      <w:r w:rsidRPr="00446058">
        <w:rPr>
          <w:rFonts w:asciiTheme="minorHAnsi" w:eastAsia="PMingLiU" w:hAnsiTheme="minorHAnsi" w:cstheme="minorHAnsi"/>
          <w:szCs w:val="24"/>
          <w:lang w:eastAsia="zh-TW"/>
        </w:rPr>
        <w:t xml:space="preserve">(1), 35–43. </w:t>
      </w:r>
      <w:hyperlink r:id="rId241" w:history="1">
        <w:r w:rsidRPr="002D0BC5">
          <w:rPr>
            <w:rStyle w:val="Hyperlink"/>
            <w:rFonts w:asciiTheme="minorHAnsi" w:eastAsia="PMingLiU" w:hAnsiTheme="minorHAnsi" w:cstheme="minorHAnsi"/>
            <w:szCs w:val="24"/>
            <w:lang w:eastAsia="zh-TW"/>
          </w:rPr>
          <w:t>https://doi.org/10.1071/WR14197</w:t>
        </w:r>
      </w:hyperlink>
    </w:p>
    <w:p w14:paraId="0B7E506B" w14:textId="77777777" w:rsidR="00165325" w:rsidRPr="00446058" w:rsidRDefault="00165325" w:rsidP="00686669">
      <w:pPr>
        <w:spacing w:after="240" w:line="20" w:lineRule="atLeast"/>
        <w:rPr>
          <w:rFonts w:asciiTheme="minorHAnsi" w:eastAsia="PMingLiU" w:hAnsiTheme="minorHAnsi" w:cstheme="minorHAnsi"/>
          <w:color w:val="202020"/>
          <w:szCs w:val="24"/>
          <w:shd w:val="clear" w:color="auto" w:fill="FFFFFF"/>
          <w:lang w:eastAsia="zh-TW"/>
        </w:rPr>
      </w:pPr>
      <w:r w:rsidRPr="00446058">
        <w:rPr>
          <w:rFonts w:asciiTheme="minorHAnsi" w:eastAsia="PMingLiU" w:hAnsiTheme="minorHAnsi" w:cstheme="minorHAnsi"/>
          <w:color w:val="202020"/>
          <w:szCs w:val="24"/>
          <w:shd w:val="clear" w:color="auto" w:fill="FFFFFF"/>
          <w:lang w:eastAsia="zh-TW"/>
        </w:rPr>
        <w:t xml:space="preserve">Kerth, G. (2008). Causes and Consequences of Sociality in Bats. </w:t>
      </w:r>
      <w:r w:rsidRPr="00446058">
        <w:rPr>
          <w:rFonts w:asciiTheme="minorHAnsi" w:eastAsia="PMingLiU" w:hAnsiTheme="minorHAnsi" w:cstheme="minorHAnsi"/>
          <w:i/>
          <w:iCs/>
          <w:color w:val="202020"/>
          <w:szCs w:val="24"/>
          <w:shd w:val="clear" w:color="auto" w:fill="FFFFFF"/>
          <w:lang w:eastAsia="zh-TW"/>
        </w:rPr>
        <w:t>Bioscience, 58</w:t>
      </w:r>
      <w:r w:rsidRPr="00446058">
        <w:rPr>
          <w:rFonts w:asciiTheme="minorHAnsi" w:eastAsia="PMingLiU" w:hAnsiTheme="minorHAnsi" w:cstheme="minorHAnsi"/>
          <w:color w:val="202020"/>
          <w:szCs w:val="24"/>
          <w:shd w:val="clear" w:color="auto" w:fill="FFFFFF"/>
          <w:lang w:eastAsia="zh-TW"/>
        </w:rPr>
        <w:t xml:space="preserve">(8), </w:t>
      </w:r>
      <w:r>
        <w:rPr>
          <w:rFonts w:asciiTheme="minorHAnsi" w:eastAsia="PMingLiU" w:hAnsiTheme="minorHAnsi" w:cstheme="minorHAnsi"/>
          <w:color w:val="202020"/>
          <w:szCs w:val="24"/>
          <w:shd w:val="clear" w:color="auto" w:fill="FFFFFF"/>
          <w:lang w:eastAsia="zh-TW"/>
        </w:rPr>
        <w:tab/>
      </w:r>
      <w:r w:rsidRPr="00446058">
        <w:rPr>
          <w:rFonts w:asciiTheme="minorHAnsi" w:eastAsia="PMingLiU" w:hAnsiTheme="minorHAnsi" w:cstheme="minorHAnsi"/>
          <w:color w:val="202020"/>
          <w:szCs w:val="24"/>
          <w:shd w:val="clear" w:color="auto" w:fill="FFFFFF"/>
          <w:lang w:eastAsia="zh-TW"/>
        </w:rPr>
        <w:t xml:space="preserve">737–746. </w:t>
      </w:r>
      <w:hyperlink r:id="rId242" w:history="1">
        <w:r w:rsidRPr="001843D3">
          <w:rPr>
            <w:rStyle w:val="Hyperlink"/>
            <w:rFonts w:asciiTheme="minorHAnsi" w:eastAsia="PMingLiU" w:hAnsiTheme="minorHAnsi" w:cstheme="minorHAnsi"/>
            <w:szCs w:val="24"/>
            <w:shd w:val="clear" w:color="auto" w:fill="FFFFFF"/>
            <w:lang w:eastAsia="zh-TW"/>
          </w:rPr>
          <w:t>https://doi.org/10.1641/B580810</w:t>
        </w:r>
      </w:hyperlink>
    </w:p>
    <w:p w14:paraId="07DFD1AC" w14:textId="77777777" w:rsidR="00165325" w:rsidRDefault="00165325"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 xml:space="preserve">Knight, T., &amp; Jones, G. (2009). Importance of night roosts for bat conservation: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Roosting behaviour of the lesser horseshoe bat Rhinolophus hipposideros.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Endangered Species Research, 8</w:t>
      </w:r>
      <w:r w:rsidRPr="00446058">
        <w:rPr>
          <w:rFonts w:asciiTheme="minorHAnsi" w:eastAsia="PMingLiU" w:hAnsiTheme="minorHAnsi" w:cstheme="minorHAnsi"/>
          <w:szCs w:val="24"/>
          <w:lang w:val="en-US" w:eastAsia="zh-TW"/>
        </w:rPr>
        <w:t xml:space="preserve">(1-2), 79–86. </w:t>
      </w:r>
      <w:r w:rsidRPr="00446058">
        <w:rPr>
          <w:rFonts w:asciiTheme="minorHAnsi" w:eastAsia="PMingLiU" w:hAnsiTheme="minorHAnsi" w:cstheme="minorHAnsi"/>
          <w:szCs w:val="24"/>
          <w:lang w:val="en-US" w:eastAsia="zh-TW"/>
        </w:rPr>
        <w:tab/>
      </w:r>
      <w:hyperlink r:id="rId243" w:history="1">
        <w:r w:rsidRPr="002D0BC5">
          <w:rPr>
            <w:rStyle w:val="Hyperlink"/>
            <w:rFonts w:asciiTheme="minorHAnsi" w:eastAsia="PMingLiU" w:hAnsiTheme="minorHAnsi" w:cstheme="minorHAnsi"/>
            <w:szCs w:val="24"/>
            <w:lang w:val="en-US" w:eastAsia="zh-TW"/>
          </w:rPr>
          <w:t>https://doi.org/10.3354/esr00194</w:t>
        </w:r>
      </w:hyperlink>
    </w:p>
    <w:p w14:paraId="307B5AD3" w14:textId="77777777" w:rsidR="00165325" w:rsidRDefault="00165325"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Kunz, T.</w:t>
      </w:r>
      <w:r>
        <w:rPr>
          <w:rFonts w:asciiTheme="minorHAnsi" w:eastAsia="PMingLiU" w:hAnsiTheme="minorHAnsi" w:cstheme="minorHAnsi"/>
          <w:szCs w:val="24"/>
          <w:lang w:eastAsia="zh-TW"/>
        </w:rPr>
        <w:t xml:space="preserve"> H.</w:t>
      </w:r>
      <w:r w:rsidRPr="00446058">
        <w:rPr>
          <w:rFonts w:asciiTheme="minorHAnsi" w:eastAsia="PMingLiU" w:hAnsiTheme="minorHAnsi" w:cstheme="minorHAnsi"/>
          <w:szCs w:val="24"/>
          <w:lang w:eastAsia="zh-TW"/>
        </w:rPr>
        <w:t xml:space="preserve"> (1974), Feeding Ecology of a Temperate Insectivorous Bat (</w:t>
      </w:r>
      <w:r w:rsidRPr="00446058">
        <w:rPr>
          <w:rFonts w:asciiTheme="minorHAnsi" w:eastAsia="PMingLiU" w:hAnsiTheme="minorHAnsi" w:cstheme="minorHAnsi"/>
          <w:i/>
          <w:iCs/>
          <w:szCs w:val="24"/>
          <w:lang w:eastAsia="zh-TW"/>
        </w:rPr>
        <w:t xml:space="preserve">Myotis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Velifer</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Ecology, 55</w:t>
      </w:r>
      <w:r w:rsidRPr="00446058">
        <w:rPr>
          <w:rFonts w:asciiTheme="minorHAnsi" w:eastAsia="PMingLiU" w:hAnsiTheme="minorHAnsi" w:cstheme="minorHAnsi"/>
          <w:szCs w:val="24"/>
          <w:lang w:eastAsia="zh-TW"/>
        </w:rPr>
        <w:t xml:space="preserve">, 693-711. </w:t>
      </w:r>
      <w:hyperlink r:id="rId244" w:history="1">
        <w:r w:rsidRPr="002D0BC5">
          <w:rPr>
            <w:rStyle w:val="Hyperlink"/>
            <w:rFonts w:asciiTheme="minorHAnsi" w:eastAsia="PMingLiU" w:hAnsiTheme="minorHAnsi" w:cstheme="minorHAnsi"/>
            <w:szCs w:val="24"/>
            <w:lang w:eastAsia="zh-TW"/>
          </w:rPr>
          <w:t>https://doi.org/10.2307/1934408</w:t>
        </w:r>
      </w:hyperlink>
    </w:p>
    <w:p w14:paraId="075811FE"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17053D">
        <w:rPr>
          <w:rFonts w:asciiTheme="minorHAnsi" w:eastAsia="PMingLiU" w:hAnsiTheme="minorHAnsi" w:cstheme="minorHAnsi"/>
          <w:szCs w:val="24"/>
          <w:lang w:eastAsia="zh-TW"/>
        </w:rPr>
        <w:t xml:space="preserve">Kunz, T. H., &amp; Anthony, E. L. P. (1996). Variation in the timing of nightly emergence </w:t>
      </w:r>
      <w:r>
        <w:rPr>
          <w:rFonts w:asciiTheme="minorHAnsi" w:eastAsia="PMingLiU" w:hAnsiTheme="minorHAnsi" w:cstheme="minorHAnsi"/>
          <w:szCs w:val="24"/>
          <w:lang w:eastAsia="zh-TW"/>
        </w:rPr>
        <w:tab/>
      </w:r>
      <w:r w:rsidRPr="0017053D">
        <w:rPr>
          <w:rFonts w:asciiTheme="minorHAnsi" w:eastAsia="PMingLiU" w:hAnsiTheme="minorHAnsi" w:cstheme="minorHAnsi"/>
          <w:szCs w:val="24"/>
          <w:lang w:eastAsia="zh-TW"/>
        </w:rPr>
        <w:t xml:space="preserve">behaviour in the little brown bat, </w:t>
      </w:r>
      <w:r w:rsidRPr="0017053D">
        <w:rPr>
          <w:rFonts w:asciiTheme="minorHAnsi" w:eastAsia="PMingLiU" w:hAnsiTheme="minorHAnsi" w:cstheme="minorHAnsi"/>
          <w:i/>
          <w:iCs/>
          <w:szCs w:val="24"/>
          <w:lang w:eastAsia="zh-TW"/>
        </w:rPr>
        <w:t>Myotis lucifugus</w:t>
      </w:r>
      <w:r w:rsidRPr="0017053D">
        <w:rPr>
          <w:rFonts w:asciiTheme="minorHAnsi" w:eastAsia="PMingLiU" w:hAnsiTheme="minorHAnsi" w:cstheme="minorHAnsi"/>
          <w:szCs w:val="24"/>
          <w:lang w:eastAsia="zh-TW"/>
        </w:rPr>
        <w:t xml:space="preserve"> (Chiroptera: </w:t>
      </w:r>
      <w:r>
        <w:rPr>
          <w:rFonts w:asciiTheme="minorHAnsi" w:eastAsia="PMingLiU" w:hAnsiTheme="minorHAnsi" w:cstheme="minorHAnsi"/>
          <w:szCs w:val="24"/>
          <w:lang w:eastAsia="zh-TW"/>
        </w:rPr>
        <w:tab/>
      </w:r>
      <w:r w:rsidRPr="0017053D">
        <w:rPr>
          <w:rFonts w:asciiTheme="minorHAnsi" w:eastAsia="PMingLiU" w:hAnsiTheme="minorHAnsi" w:cstheme="minorHAnsi"/>
          <w:szCs w:val="24"/>
          <w:lang w:eastAsia="zh-TW"/>
        </w:rPr>
        <w:t xml:space="preserve">Vespertilionidae). In H. H. Genoways, &amp; R. J. Baker (Eds.), </w:t>
      </w:r>
      <w:r w:rsidRPr="0017053D">
        <w:rPr>
          <w:rFonts w:asciiTheme="minorHAnsi" w:eastAsia="PMingLiU" w:hAnsiTheme="minorHAnsi" w:cstheme="minorHAnsi"/>
          <w:i/>
          <w:iCs/>
          <w:szCs w:val="24"/>
          <w:lang w:eastAsia="zh-TW"/>
        </w:rPr>
        <w:t xml:space="preserve">Contributions in </w:t>
      </w:r>
      <w:r>
        <w:rPr>
          <w:rFonts w:asciiTheme="minorHAnsi" w:eastAsia="PMingLiU" w:hAnsiTheme="minorHAnsi" w:cstheme="minorHAnsi"/>
          <w:i/>
          <w:iCs/>
          <w:szCs w:val="24"/>
          <w:lang w:eastAsia="zh-TW"/>
        </w:rPr>
        <w:tab/>
      </w:r>
      <w:r w:rsidRPr="0017053D">
        <w:rPr>
          <w:rFonts w:asciiTheme="minorHAnsi" w:eastAsia="PMingLiU" w:hAnsiTheme="minorHAnsi" w:cstheme="minorHAnsi"/>
          <w:i/>
          <w:iCs/>
          <w:szCs w:val="24"/>
          <w:lang w:eastAsia="zh-TW"/>
        </w:rPr>
        <w:t xml:space="preserve">mammalogy: A memorial volume honouring Dr. J Knox Jones, </w:t>
      </w:r>
      <w:r w:rsidRPr="0017053D">
        <w:rPr>
          <w:rFonts w:asciiTheme="minorHAnsi" w:eastAsia="PMingLiU" w:hAnsiTheme="minorHAnsi" w:cstheme="minorHAnsi"/>
          <w:i/>
          <w:iCs/>
          <w:szCs w:val="24"/>
          <w:lang w:eastAsia="zh-TW"/>
        </w:rPr>
        <w:tab/>
        <w:t>Jr</w:t>
      </w:r>
      <w:r w:rsidRPr="0017053D">
        <w:rPr>
          <w:rFonts w:asciiTheme="minorHAnsi" w:eastAsia="PMingLiU" w:hAnsiTheme="minorHAnsi" w:cstheme="minorHAnsi"/>
          <w:szCs w:val="24"/>
          <w:lang w:eastAsia="zh-TW"/>
        </w:rPr>
        <w:t xml:space="preserve"> (pp. </w:t>
      </w:r>
      <w:r>
        <w:rPr>
          <w:rFonts w:asciiTheme="minorHAnsi" w:eastAsia="PMingLiU" w:hAnsiTheme="minorHAnsi" w:cstheme="minorHAnsi"/>
          <w:szCs w:val="24"/>
          <w:lang w:eastAsia="zh-TW"/>
        </w:rPr>
        <w:tab/>
      </w:r>
      <w:r w:rsidRPr="0017053D">
        <w:rPr>
          <w:rFonts w:asciiTheme="minorHAnsi" w:eastAsia="PMingLiU" w:hAnsiTheme="minorHAnsi" w:cstheme="minorHAnsi"/>
          <w:szCs w:val="24"/>
          <w:lang w:eastAsia="zh-TW"/>
        </w:rPr>
        <w:t>225–236). Museum of Texas Tech University.</w:t>
      </w:r>
    </w:p>
    <w:p w14:paraId="58B6FFBC"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17053D">
        <w:rPr>
          <w:rFonts w:asciiTheme="minorHAnsi" w:eastAsia="PMingLiU" w:hAnsiTheme="minorHAnsi" w:cstheme="minorHAnsi"/>
          <w:szCs w:val="24"/>
          <w:lang w:eastAsia="zh-TW"/>
        </w:rPr>
        <w:t xml:space="preserve">Kunz, T. H., &amp; Lumsden, L. F. (2003) Ecology of cavity and foliage roosting bats. In: T. </w:t>
      </w:r>
      <w:r w:rsidRPr="0017053D">
        <w:rPr>
          <w:rFonts w:asciiTheme="minorHAnsi" w:eastAsia="PMingLiU" w:hAnsiTheme="minorHAnsi" w:cstheme="minorHAnsi"/>
          <w:szCs w:val="24"/>
          <w:lang w:eastAsia="zh-TW"/>
        </w:rPr>
        <w:tab/>
        <w:t xml:space="preserve">H. Kunz &amp; M. B. Fenton (Eds.), </w:t>
      </w:r>
      <w:r w:rsidRPr="0017053D">
        <w:rPr>
          <w:rFonts w:asciiTheme="minorHAnsi" w:eastAsia="PMingLiU" w:hAnsiTheme="minorHAnsi" w:cstheme="minorHAnsi"/>
          <w:i/>
          <w:iCs/>
          <w:szCs w:val="24"/>
          <w:lang w:eastAsia="zh-TW"/>
        </w:rPr>
        <w:t xml:space="preserve">Bat ecology </w:t>
      </w:r>
      <w:r w:rsidRPr="0017053D">
        <w:rPr>
          <w:rFonts w:asciiTheme="minorHAnsi" w:eastAsia="PMingLiU" w:hAnsiTheme="minorHAnsi" w:cstheme="minorHAnsi"/>
          <w:szCs w:val="24"/>
          <w:lang w:eastAsia="zh-TW"/>
        </w:rPr>
        <w:t xml:space="preserve">(pp. 3–89). The University of </w:t>
      </w:r>
      <w:r w:rsidRPr="0017053D">
        <w:rPr>
          <w:rFonts w:asciiTheme="minorHAnsi" w:eastAsia="PMingLiU" w:hAnsiTheme="minorHAnsi" w:cstheme="minorHAnsi"/>
          <w:szCs w:val="24"/>
          <w:lang w:eastAsia="zh-TW"/>
        </w:rPr>
        <w:tab/>
        <w:t>Chicago Press.</w:t>
      </w:r>
      <w:r w:rsidRPr="00446058">
        <w:rPr>
          <w:rFonts w:asciiTheme="minorHAnsi" w:eastAsia="PMingLiU" w:hAnsiTheme="minorHAnsi" w:cstheme="minorHAnsi"/>
          <w:szCs w:val="24"/>
          <w:lang w:eastAsia="zh-TW"/>
        </w:rPr>
        <w:t xml:space="preserve"> </w:t>
      </w:r>
    </w:p>
    <w:p w14:paraId="7F7DAD8E"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Lausen, C. &amp; Barclay, R. (2006). Benefits of Living in a Building: Big Brown Bats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(Eptesicus fuscus) in</w:t>
      </w:r>
      <w:r>
        <w:rPr>
          <w:rFonts w:asciiTheme="minorHAnsi" w:eastAsia="PMingLiU" w:hAnsiTheme="minorHAnsi" w:cstheme="minorHAnsi"/>
          <w:szCs w:val="24"/>
          <w:lang w:eastAsia="zh-TW"/>
        </w:rPr>
        <w:t xml:space="preserve"> </w:t>
      </w:r>
      <w:r w:rsidRPr="00446058">
        <w:rPr>
          <w:rFonts w:asciiTheme="minorHAnsi" w:eastAsia="PMingLiU" w:hAnsiTheme="minorHAnsi" w:cstheme="minorHAnsi"/>
          <w:szCs w:val="24"/>
          <w:lang w:eastAsia="zh-TW"/>
        </w:rPr>
        <w:t xml:space="preserve">Rocks versus Buildings. </w:t>
      </w:r>
      <w:r w:rsidRPr="00446058">
        <w:rPr>
          <w:rFonts w:asciiTheme="minorHAnsi" w:eastAsia="PMingLiU" w:hAnsiTheme="minorHAnsi" w:cstheme="minorHAnsi"/>
          <w:i/>
          <w:iCs/>
          <w:szCs w:val="24"/>
          <w:lang w:eastAsia="zh-TW"/>
        </w:rPr>
        <w:t>Journal of Mammalogy, 87</w:t>
      </w:r>
      <w:r w:rsidRPr="00446058">
        <w:rPr>
          <w:rFonts w:asciiTheme="minorHAnsi" w:eastAsia="PMingLiU" w:hAnsiTheme="minorHAnsi" w:cstheme="minorHAnsi"/>
          <w:szCs w:val="24"/>
          <w:lang w:eastAsia="zh-TW"/>
        </w:rPr>
        <w:t xml:space="preserve">(2),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362–370.</w:t>
      </w:r>
      <w:r>
        <w:rPr>
          <w:rFonts w:asciiTheme="minorHAnsi" w:eastAsia="PMingLiU" w:hAnsiTheme="minorHAnsi" w:cstheme="minorHAnsi"/>
          <w:szCs w:val="24"/>
          <w:lang w:eastAsia="zh-TW"/>
        </w:rPr>
        <w:t xml:space="preserve"> </w:t>
      </w:r>
      <w:hyperlink r:id="rId245" w:history="1">
        <w:r w:rsidRPr="001843D3">
          <w:rPr>
            <w:rStyle w:val="Hyperlink"/>
            <w:rFonts w:asciiTheme="minorHAnsi" w:eastAsia="PMingLiU" w:hAnsiTheme="minorHAnsi" w:cstheme="minorHAnsi"/>
            <w:szCs w:val="24"/>
            <w:lang w:eastAsia="zh-TW"/>
          </w:rPr>
          <w:t>https://doi.org/10.1644/05-MAMM-A-127R1.1</w:t>
        </w:r>
      </w:hyperlink>
    </w:p>
    <w:p w14:paraId="13780DC2" w14:textId="77777777" w:rsidR="00165325" w:rsidRDefault="00165325"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Law, B., Chidel, M., Law, P., &amp; Pavey, C. (2020). Multi-year population dynamics of a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specialist trawling bat at streams with contrasting disturbance. </w:t>
      </w:r>
      <w:r w:rsidRPr="00446058">
        <w:rPr>
          <w:rFonts w:asciiTheme="minorHAnsi" w:eastAsia="PMingLiU" w:hAnsiTheme="minorHAnsi" w:cstheme="minorHAnsi"/>
          <w:i/>
          <w:iCs/>
          <w:szCs w:val="24"/>
          <w:lang w:eastAsia="zh-TW"/>
        </w:rPr>
        <w:t xml:space="preserve">Journal of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Mammalogy, 101</w:t>
      </w:r>
      <w:r w:rsidRPr="00446058">
        <w:rPr>
          <w:rFonts w:asciiTheme="minorHAnsi" w:eastAsia="PMingLiU" w:hAnsiTheme="minorHAnsi" w:cstheme="minorHAnsi"/>
          <w:szCs w:val="24"/>
          <w:lang w:eastAsia="zh-TW"/>
        </w:rPr>
        <w:t xml:space="preserve">(2), 433–447. </w:t>
      </w:r>
      <w:hyperlink r:id="rId246" w:history="1">
        <w:r w:rsidRPr="002D0BC5">
          <w:rPr>
            <w:rStyle w:val="Hyperlink"/>
            <w:rFonts w:asciiTheme="minorHAnsi" w:eastAsia="PMingLiU" w:hAnsiTheme="minorHAnsi" w:cstheme="minorHAnsi"/>
            <w:szCs w:val="24"/>
            <w:lang w:eastAsia="zh-TW"/>
          </w:rPr>
          <w:t>https://doi.org/10.1093/jmammal/gyz210</w:t>
        </w:r>
      </w:hyperlink>
    </w:p>
    <w:p w14:paraId="7FB497FA"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Law, B., Gonsalves, L., Tap, P., Penman, T., &amp; Chidel, M. (2015). Optimizing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ultrasonic sampling effort for monitoring forest bats: Optimising monitoring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effort for bats. </w:t>
      </w:r>
      <w:r w:rsidRPr="00446058">
        <w:rPr>
          <w:rFonts w:asciiTheme="minorHAnsi" w:eastAsia="PMingLiU" w:hAnsiTheme="minorHAnsi" w:cstheme="minorHAnsi"/>
          <w:i/>
          <w:iCs/>
          <w:szCs w:val="24"/>
          <w:lang w:val="en-US" w:eastAsia="zh-TW"/>
        </w:rPr>
        <w:t>Austral Ecology, 40</w:t>
      </w:r>
      <w:r w:rsidRPr="00446058">
        <w:rPr>
          <w:rFonts w:asciiTheme="minorHAnsi" w:eastAsia="PMingLiU" w:hAnsiTheme="minorHAnsi" w:cstheme="minorHAnsi"/>
          <w:szCs w:val="24"/>
          <w:lang w:val="en-US" w:eastAsia="zh-TW"/>
        </w:rPr>
        <w:t>(8), 886–897.</w:t>
      </w:r>
      <w:r>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hyperlink r:id="rId247" w:history="1">
        <w:r w:rsidRPr="001843D3">
          <w:rPr>
            <w:rStyle w:val="Hyperlink"/>
            <w:rFonts w:asciiTheme="minorHAnsi" w:eastAsia="PMingLiU" w:hAnsiTheme="minorHAnsi" w:cstheme="minorHAnsi"/>
            <w:szCs w:val="24"/>
            <w:lang w:val="en-US" w:eastAsia="zh-TW"/>
          </w:rPr>
          <w:t>https://doi.org/10.1111/aec.12269</w:t>
        </w:r>
      </w:hyperlink>
      <w:r w:rsidRPr="00446058">
        <w:rPr>
          <w:rFonts w:asciiTheme="minorHAnsi" w:eastAsia="PMingLiU" w:hAnsiTheme="minorHAnsi" w:cstheme="minorHAnsi"/>
          <w:szCs w:val="24"/>
          <w:lang w:val="en-US" w:eastAsia="zh-TW"/>
        </w:rPr>
        <w:t xml:space="preserve"> </w:t>
      </w:r>
    </w:p>
    <w:p w14:paraId="4E373D1E"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eastAsia="zh-TW"/>
        </w:rPr>
        <w:lastRenderedPageBreak/>
        <w:t xml:space="preserve">Lee, Y., &amp; McCracken, G. (2001). Timing and variation in the emergence and return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of Mexican free-tailed bats, </w:t>
      </w:r>
      <w:r w:rsidRPr="00446058">
        <w:rPr>
          <w:rFonts w:asciiTheme="minorHAnsi" w:eastAsia="PMingLiU" w:hAnsiTheme="minorHAnsi" w:cstheme="minorHAnsi"/>
          <w:i/>
          <w:iCs/>
          <w:szCs w:val="24"/>
          <w:lang w:eastAsia="zh-TW"/>
        </w:rPr>
        <w:t>Tadarida brasiliensis mexicana</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 xml:space="preserve">Zoological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Studies, 40</w:t>
      </w:r>
      <w:r w:rsidRPr="00446058">
        <w:rPr>
          <w:rFonts w:asciiTheme="minorHAnsi" w:eastAsia="PMingLiU" w:hAnsiTheme="minorHAnsi" w:cstheme="minorHAnsi"/>
          <w:szCs w:val="24"/>
          <w:lang w:eastAsia="zh-TW"/>
        </w:rPr>
        <w:t>(4), 309-316.</w:t>
      </w:r>
    </w:p>
    <w:p w14:paraId="383085EF" w14:textId="77777777" w:rsidR="00165325" w:rsidRDefault="00165325"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Lisón, F., Palazón, J., &amp; Calvo, J. (2013). Effectiveness of the Natura 2000 Network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for the </w:t>
      </w:r>
      <w:r w:rsidRPr="00446058">
        <w:rPr>
          <w:rFonts w:asciiTheme="minorHAnsi" w:eastAsia="PMingLiU" w:hAnsiTheme="minorHAnsi" w:cstheme="minorHAnsi"/>
          <w:szCs w:val="24"/>
          <w:lang w:eastAsia="zh-TW"/>
        </w:rPr>
        <w:tab/>
        <w:t xml:space="preserve">conservation of cave‐dwelling bats in a Mediterranean region.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Animal Conservation, 16</w:t>
      </w:r>
      <w:r w:rsidRPr="00446058">
        <w:rPr>
          <w:rFonts w:asciiTheme="minorHAnsi" w:eastAsia="PMingLiU" w:hAnsiTheme="minorHAnsi" w:cstheme="minorHAnsi"/>
          <w:szCs w:val="24"/>
          <w:lang w:eastAsia="zh-TW"/>
        </w:rPr>
        <w:t xml:space="preserve">(5), 528–537. </w:t>
      </w:r>
      <w:hyperlink r:id="rId248" w:history="1">
        <w:r w:rsidRPr="002D0BC5">
          <w:rPr>
            <w:rStyle w:val="Hyperlink"/>
            <w:rFonts w:asciiTheme="minorHAnsi" w:eastAsia="PMingLiU" w:hAnsiTheme="minorHAnsi" w:cstheme="minorHAnsi"/>
            <w:szCs w:val="24"/>
            <w:lang w:eastAsia="zh-TW"/>
          </w:rPr>
          <w:t>https://doi.org/10.1111/acv.12025</w:t>
        </w:r>
      </w:hyperlink>
    </w:p>
    <w:p w14:paraId="388EFA17"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Maltagliati, G., Agnelli, P. &amp; Cannicci, S. (2013). Where and at What Time? Multiple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Roost use and </w:t>
      </w:r>
      <w:r w:rsidRPr="00446058">
        <w:rPr>
          <w:rFonts w:asciiTheme="minorHAnsi" w:eastAsia="PMingLiU" w:hAnsiTheme="minorHAnsi" w:cstheme="minorHAnsi"/>
          <w:szCs w:val="24"/>
          <w:lang w:eastAsia="zh-TW"/>
        </w:rPr>
        <w:tab/>
        <w:t>Emergence Time in Greater Horseshoe Bats (</w:t>
      </w:r>
      <w:r w:rsidRPr="00446058">
        <w:rPr>
          <w:rFonts w:asciiTheme="minorHAnsi" w:eastAsia="PMingLiU" w:hAnsiTheme="minorHAnsi" w:cstheme="minorHAnsi"/>
          <w:i/>
          <w:iCs/>
          <w:szCs w:val="24"/>
          <w:lang w:eastAsia="zh-TW"/>
        </w:rPr>
        <w:t xml:space="preserve">Rhinolophus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ferrumequinum</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Acta Chiropterologica, 15</w:t>
      </w:r>
      <w:r w:rsidRPr="00446058">
        <w:rPr>
          <w:rFonts w:asciiTheme="minorHAnsi" w:eastAsia="PMingLiU" w:hAnsiTheme="minorHAnsi" w:cstheme="minorHAnsi"/>
          <w:szCs w:val="24"/>
          <w:lang w:eastAsia="zh-TW"/>
        </w:rPr>
        <w:t xml:space="preserve">, 113-120. </w:t>
      </w:r>
      <w:r>
        <w:rPr>
          <w:rFonts w:asciiTheme="minorHAnsi" w:eastAsia="PMingLiU" w:hAnsiTheme="minorHAnsi" w:cstheme="minorHAnsi"/>
          <w:szCs w:val="24"/>
          <w:lang w:eastAsia="zh-TW"/>
        </w:rPr>
        <w:tab/>
      </w:r>
      <w:hyperlink r:id="rId249" w:history="1">
        <w:r w:rsidRPr="001843D3">
          <w:rPr>
            <w:rStyle w:val="Hyperlink"/>
            <w:rFonts w:asciiTheme="minorHAnsi" w:eastAsia="PMingLiU" w:hAnsiTheme="minorHAnsi" w:cstheme="minorHAnsi"/>
            <w:szCs w:val="24"/>
            <w:lang w:eastAsia="zh-TW"/>
          </w:rPr>
          <w:t>https://doi.org/10.3161/150811013X667911</w:t>
        </w:r>
      </w:hyperlink>
    </w:p>
    <w:p w14:paraId="601D1D25"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Mcaney, C. &amp; Fairley, J. (1988). Activity patterns of the lesser horseshoe </w:t>
      </w:r>
      <w:r w:rsidRPr="00446058">
        <w:rPr>
          <w:rFonts w:asciiTheme="minorHAnsi" w:eastAsia="PMingLiU" w:hAnsiTheme="minorHAnsi" w:cstheme="minorHAnsi"/>
          <w:i/>
          <w:iCs/>
          <w:szCs w:val="24"/>
          <w:lang w:eastAsia="zh-TW"/>
        </w:rPr>
        <w:t xml:space="preserve">bat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Rhinolophus hipposideros</w:t>
      </w:r>
      <w:r w:rsidRPr="00446058">
        <w:rPr>
          <w:rFonts w:asciiTheme="minorHAnsi" w:eastAsia="PMingLiU" w:hAnsiTheme="minorHAnsi" w:cstheme="minorHAnsi"/>
          <w:szCs w:val="24"/>
          <w:lang w:eastAsia="zh-TW"/>
        </w:rPr>
        <w:t xml:space="preserve"> at summer roosts. </w:t>
      </w:r>
      <w:r w:rsidRPr="00446058">
        <w:rPr>
          <w:rFonts w:asciiTheme="minorHAnsi" w:eastAsia="PMingLiU" w:hAnsiTheme="minorHAnsi" w:cstheme="minorHAnsi"/>
          <w:i/>
          <w:iCs/>
          <w:szCs w:val="24"/>
          <w:lang w:eastAsia="zh-TW"/>
        </w:rPr>
        <w:t>Journal of Zoology, 216</w:t>
      </w:r>
      <w:r w:rsidRPr="00446058">
        <w:rPr>
          <w:rFonts w:asciiTheme="minorHAnsi" w:eastAsia="PMingLiU" w:hAnsiTheme="minorHAnsi" w:cstheme="minorHAnsi"/>
          <w:szCs w:val="24"/>
          <w:lang w:eastAsia="zh-TW"/>
        </w:rPr>
        <w:t>(2), 325–</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338. </w:t>
      </w:r>
      <w:hyperlink r:id="rId250" w:history="1">
        <w:r w:rsidRPr="001843D3">
          <w:rPr>
            <w:rStyle w:val="Hyperlink"/>
            <w:rFonts w:asciiTheme="minorHAnsi" w:eastAsia="PMingLiU" w:hAnsiTheme="minorHAnsi" w:cstheme="minorHAnsi"/>
            <w:szCs w:val="24"/>
            <w:lang w:eastAsia="zh-TW"/>
          </w:rPr>
          <w:t>https://doi.org/10.1111/j.1469-7998.1988.tb02433.x</w:t>
        </w:r>
      </w:hyperlink>
    </w:p>
    <w:p w14:paraId="57F3F7A5" w14:textId="77777777" w:rsidR="00165325" w:rsidRDefault="00165325" w:rsidP="00D55579">
      <w:pPr>
        <w:spacing w:after="240" w:line="20" w:lineRule="atLeast"/>
        <w:rPr>
          <w:rFonts w:asciiTheme="minorHAnsi" w:eastAsia="PMingLiU" w:hAnsiTheme="minorHAnsi" w:cstheme="minorHAnsi"/>
          <w:szCs w:val="24"/>
          <w:lang w:val="en-US" w:eastAsia="zh-TW"/>
        </w:rPr>
      </w:pPr>
      <w:r w:rsidRPr="00D55579">
        <w:rPr>
          <w:rFonts w:asciiTheme="minorHAnsi" w:eastAsia="PMingLiU" w:hAnsiTheme="minorHAnsi" w:cstheme="minorHAnsi"/>
          <w:szCs w:val="24"/>
          <w:lang w:val="en-US" w:eastAsia="zh-TW"/>
        </w:rPr>
        <w:t xml:space="preserve">Meyer, G. A., Senulis, J. A., &amp; Reinartz, J. A. (2016). Effects of temperature and </w:t>
      </w:r>
      <w:r>
        <w:rPr>
          <w:rFonts w:asciiTheme="minorHAnsi" w:eastAsia="PMingLiU" w:hAnsiTheme="minorHAnsi" w:cstheme="minorHAnsi"/>
          <w:szCs w:val="24"/>
          <w:lang w:val="en-US" w:eastAsia="zh-TW"/>
        </w:rPr>
        <w:tab/>
      </w:r>
      <w:r w:rsidRPr="00D55579">
        <w:rPr>
          <w:rFonts w:asciiTheme="minorHAnsi" w:eastAsia="PMingLiU" w:hAnsiTheme="minorHAnsi" w:cstheme="minorHAnsi"/>
          <w:szCs w:val="24"/>
          <w:lang w:val="en-US" w:eastAsia="zh-TW"/>
        </w:rPr>
        <w:t xml:space="preserve">availability of insect prey on bat emergence from hibernation in spring. </w:t>
      </w:r>
      <w:r>
        <w:rPr>
          <w:rFonts w:asciiTheme="minorHAnsi" w:eastAsia="PMingLiU" w:hAnsiTheme="minorHAnsi" w:cstheme="minorHAnsi"/>
          <w:szCs w:val="24"/>
          <w:lang w:val="en-US" w:eastAsia="zh-TW"/>
        </w:rPr>
        <w:tab/>
      </w:r>
      <w:r w:rsidRPr="00CE28F4">
        <w:rPr>
          <w:rFonts w:asciiTheme="minorHAnsi" w:eastAsia="PMingLiU" w:hAnsiTheme="minorHAnsi" w:cstheme="minorHAnsi"/>
          <w:i/>
          <w:iCs/>
          <w:szCs w:val="24"/>
          <w:lang w:val="en-US" w:eastAsia="zh-TW"/>
        </w:rPr>
        <w:t>Journal of Mammalogy</w:t>
      </w:r>
      <w:r w:rsidRPr="00D55579">
        <w:rPr>
          <w:rFonts w:asciiTheme="minorHAnsi" w:eastAsia="PMingLiU" w:hAnsiTheme="minorHAnsi" w:cstheme="minorHAnsi"/>
          <w:szCs w:val="24"/>
          <w:lang w:val="en-US" w:eastAsia="zh-TW"/>
        </w:rPr>
        <w:t xml:space="preserve">, </w:t>
      </w:r>
      <w:r w:rsidRPr="00CE28F4">
        <w:rPr>
          <w:rFonts w:asciiTheme="minorHAnsi" w:eastAsia="PMingLiU" w:hAnsiTheme="minorHAnsi" w:cstheme="minorHAnsi"/>
          <w:i/>
          <w:iCs/>
          <w:szCs w:val="24"/>
          <w:lang w:val="en-US" w:eastAsia="zh-TW"/>
        </w:rPr>
        <w:t>97</w:t>
      </w:r>
      <w:r w:rsidRPr="00D55579">
        <w:rPr>
          <w:rFonts w:asciiTheme="minorHAnsi" w:eastAsia="PMingLiU" w:hAnsiTheme="minorHAnsi" w:cstheme="minorHAnsi"/>
          <w:szCs w:val="24"/>
          <w:lang w:val="en-US" w:eastAsia="zh-TW"/>
        </w:rPr>
        <w:t xml:space="preserve">(6), 1623–1633. </w:t>
      </w:r>
      <w:r>
        <w:rPr>
          <w:rFonts w:asciiTheme="minorHAnsi" w:eastAsia="PMingLiU" w:hAnsiTheme="minorHAnsi" w:cstheme="minorHAnsi"/>
          <w:szCs w:val="24"/>
          <w:lang w:val="en-US" w:eastAsia="zh-TW"/>
        </w:rPr>
        <w:tab/>
      </w:r>
      <w:hyperlink r:id="rId251" w:history="1">
        <w:r w:rsidRPr="00174337">
          <w:rPr>
            <w:rStyle w:val="Hyperlink"/>
            <w:rFonts w:asciiTheme="minorHAnsi" w:eastAsia="PMingLiU" w:hAnsiTheme="minorHAnsi" w:cstheme="minorHAnsi"/>
            <w:szCs w:val="24"/>
            <w:lang w:val="en-US" w:eastAsia="zh-TW"/>
          </w:rPr>
          <w:t>https://doi.org/10.1093/jmammal/gyw126</w:t>
        </w:r>
      </w:hyperlink>
    </w:p>
    <w:p w14:paraId="457061AA" w14:textId="77777777" w:rsidR="00165325" w:rsidRPr="00446058" w:rsidRDefault="00165325" w:rsidP="00D55579">
      <w:pPr>
        <w:spacing w:after="240" w:line="20" w:lineRule="atLeast"/>
        <w:rPr>
          <w:rFonts w:asciiTheme="minorHAnsi" w:eastAsia="PMingLiU" w:hAnsiTheme="minorHAnsi" w:cstheme="minorHAnsi"/>
          <w:szCs w:val="24"/>
          <w:lang w:val="en-US" w:eastAsia="zh-TW"/>
        </w:rPr>
      </w:pPr>
      <w:r w:rsidRPr="00D55579">
        <w:rPr>
          <w:rFonts w:asciiTheme="minorHAnsi" w:eastAsia="PMingLiU" w:hAnsiTheme="minorHAnsi" w:cstheme="minorHAnsi"/>
          <w:szCs w:val="24"/>
          <w:lang w:val="en-US" w:eastAsia="zh-TW"/>
        </w:rPr>
        <w:t xml:space="preserve"> </w:t>
      </w:r>
      <w:r w:rsidRPr="00446058">
        <w:rPr>
          <w:rFonts w:asciiTheme="minorHAnsi" w:eastAsia="PMingLiU" w:hAnsiTheme="minorHAnsi" w:cstheme="minorHAnsi"/>
          <w:szCs w:val="24"/>
          <w:lang w:val="en-US" w:eastAsia="zh-TW"/>
        </w:rPr>
        <w:t xml:space="preserve">Mickaël Henry, Donald W. Thomas, Réal Vaudry, &amp; Michel Carrier. (2002). Foraging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Distances and </w:t>
      </w:r>
      <w:r w:rsidRPr="00446058">
        <w:rPr>
          <w:rFonts w:asciiTheme="minorHAnsi" w:eastAsia="PMingLiU" w:hAnsiTheme="minorHAnsi" w:cstheme="minorHAnsi"/>
          <w:szCs w:val="24"/>
          <w:lang w:val="en-US" w:eastAsia="zh-TW"/>
        </w:rPr>
        <w:tab/>
        <w:t xml:space="preserve">Home Range of Pregnant and Lactating Little Brown Bats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w:t>
      </w:r>
      <w:r w:rsidRPr="00446058">
        <w:rPr>
          <w:rFonts w:asciiTheme="minorHAnsi" w:eastAsia="PMingLiU" w:hAnsiTheme="minorHAnsi" w:cstheme="minorHAnsi"/>
          <w:i/>
          <w:iCs/>
          <w:szCs w:val="24"/>
          <w:lang w:val="en-US" w:eastAsia="zh-TW"/>
        </w:rPr>
        <w:t>Myotis Lucifugus</w:t>
      </w:r>
      <w:r w:rsidRPr="00446058">
        <w:rPr>
          <w:rFonts w:asciiTheme="minorHAnsi" w:eastAsia="PMingLiU" w:hAnsiTheme="minorHAnsi" w:cstheme="minorHAnsi"/>
          <w:szCs w:val="24"/>
          <w:lang w:val="en-US" w:eastAsia="zh-TW"/>
        </w:rPr>
        <w:t xml:space="preserve">). </w:t>
      </w:r>
      <w:r w:rsidRPr="00446058">
        <w:rPr>
          <w:rFonts w:asciiTheme="minorHAnsi" w:eastAsia="PMingLiU" w:hAnsiTheme="minorHAnsi" w:cstheme="minorHAnsi"/>
          <w:i/>
          <w:iCs/>
          <w:szCs w:val="24"/>
          <w:lang w:val="en-US" w:eastAsia="zh-TW"/>
        </w:rPr>
        <w:t>Journal of Mammalogy, 83</w:t>
      </w:r>
      <w:r w:rsidRPr="00446058">
        <w:rPr>
          <w:rFonts w:asciiTheme="minorHAnsi" w:eastAsia="PMingLiU" w:hAnsiTheme="minorHAnsi" w:cstheme="minorHAnsi"/>
          <w:szCs w:val="24"/>
          <w:lang w:val="en-US" w:eastAsia="zh-TW"/>
        </w:rPr>
        <w:t xml:space="preserve">(3), 767–774. </w:t>
      </w:r>
      <w:r>
        <w:rPr>
          <w:rFonts w:asciiTheme="minorHAnsi" w:eastAsia="PMingLiU" w:hAnsiTheme="minorHAnsi" w:cstheme="minorHAnsi"/>
          <w:szCs w:val="24"/>
          <w:lang w:val="en-US" w:eastAsia="zh-TW"/>
        </w:rPr>
        <w:tab/>
      </w:r>
      <w:hyperlink r:id="rId252" w:history="1">
        <w:r w:rsidRPr="001843D3">
          <w:rPr>
            <w:rStyle w:val="Hyperlink"/>
            <w:rFonts w:asciiTheme="minorHAnsi" w:eastAsia="PMingLiU" w:hAnsiTheme="minorHAnsi" w:cstheme="minorHAnsi"/>
            <w:szCs w:val="24"/>
            <w:lang w:val="en-US" w:eastAsia="zh-TW"/>
          </w:rPr>
          <w:t>https://doi.org/10.1644/1545-1542(2002)0832.0.CO;2</w:t>
        </w:r>
      </w:hyperlink>
    </w:p>
    <w:p w14:paraId="035F7FBE"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Mikula, P., Morelli, F., Lučan, R., Jones, D., &amp; Tryjanowski, P. (2016). Bats as prey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diurnal birds: a global perspective: Predation of bats by diurnal birds.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Mammal Review, 46</w:t>
      </w:r>
      <w:r w:rsidRPr="00446058">
        <w:rPr>
          <w:rFonts w:asciiTheme="minorHAnsi" w:eastAsia="PMingLiU" w:hAnsiTheme="minorHAnsi" w:cstheme="minorHAnsi"/>
          <w:szCs w:val="24"/>
          <w:lang w:eastAsia="zh-TW"/>
        </w:rPr>
        <w:t xml:space="preserve">(3), 160–174. </w:t>
      </w:r>
      <w:hyperlink r:id="rId253" w:history="1">
        <w:r w:rsidRPr="001843D3">
          <w:rPr>
            <w:rStyle w:val="Hyperlink"/>
            <w:rFonts w:asciiTheme="minorHAnsi" w:eastAsia="PMingLiU" w:hAnsiTheme="minorHAnsi" w:cstheme="minorHAnsi"/>
            <w:szCs w:val="24"/>
            <w:lang w:eastAsia="zh-TW"/>
          </w:rPr>
          <w:t>https://doi.org/10.1111/mam.12060</w:t>
        </w:r>
      </w:hyperlink>
    </w:p>
    <w:p w14:paraId="01B44C5B"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Milne, D., Fisher, A., Rainey, I., &amp; Pavey, C. (2005). Temporal patterns of bats in the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Top End of the Northern Territory, Australia. </w:t>
      </w:r>
      <w:r w:rsidRPr="00446058">
        <w:rPr>
          <w:rFonts w:asciiTheme="minorHAnsi" w:eastAsia="PMingLiU" w:hAnsiTheme="minorHAnsi" w:cstheme="minorHAnsi"/>
          <w:i/>
          <w:iCs/>
          <w:szCs w:val="24"/>
          <w:lang w:eastAsia="zh-TW"/>
        </w:rPr>
        <w:t>Journal of Mammalogy, 86</w:t>
      </w:r>
      <w:r w:rsidRPr="00446058">
        <w:rPr>
          <w:rFonts w:asciiTheme="minorHAnsi" w:eastAsia="PMingLiU" w:hAnsiTheme="minorHAnsi" w:cstheme="minorHAnsi"/>
          <w:szCs w:val="24"/>
          <w:lang w:eastAsia="zh-TW"/>
        </w:rPr>
        <w:t xml:space="preserve">(5),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909–920. </w:t>
      </w:r>
      <w:hyperlink r:id="rId254" w:history="1">
        <w:r w:rsidRPr="001843D3">
          <w:rPr>
            <w:rStyle w:val="Hyperlink"/>
            <w:rFonts w:asciiTheme="minorHAnsi" w:eastAsia="PMingLiU" w:hAnsiTheme="minorHAnsi" w:cstheme="minorHAnsi"/>
            <w:szCs w:val="24"/>
            <w:lang w:eastAsia="zh-TW"/>
          </w:rPr>
          <w:t>https://doi.org/10.1644/1545-1542(2005)86[909:TPOBIT]2.0.CO;2</w:t>
        </w:r>
      </w:hyperlink>
    </w:p>
    <w:p w14:paraId="7CE1F89A"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Mispagel, C., Allinson, M., Allinson, G., Iseki, N., Grant, C., &amp; Morita, M. (2004). DDT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and metabolites residues in the southern bent-wing bat (</w:t>
      </w:r>
      <w:r w:rsidRPr="00446058">
        <w:rPr>
          <w:rFonts w:asciiTheme="minorHAnsi" w:eastAsia="PMingLiU" w:hAnsiTheme="minorHAnsi" w:cstheme="minorHAnsi"/>
          <w:i/>
          <w:iCs/>
          <w:szCs w:val="24"/>
          <w:lang w:eastAsia="zh-TW"/>
        </w:rPr>
        <w:t xml:space="preserve">Miniopterus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schreibersii bassanii</w:t>
      </w:r>
      <w:r w:rsidRPr="00446058">
        <w:rPr>
          <w:rFonts w:asciiTheme="minorHAnsi" w:eastAsia="PMingLiU" w:hAnsiTheme="minorHAnsi" w:cstheme="minorHAnsi"/>
          <w:szCs w:val="24"/>
          <w:lang w:eastAsia="zh-TW"/>
        </w:rPr>
        <w:t xml:space="preserve">) of south-eastern Australia. </w:t>
      </w:r>
      <w:r w:rsidRPr="00446058">
        <w:rPr>
          <w:rFonts w:asciiTheme="minorHAnsi" w:eastAsia="PMingLiU" w:hAnsiTheme="minorHAnsi" w:cstheme="minorHAnsi"/>
          <w:i/>
          <w:iCs/>
          <w:szCs w:val="24"/>
          <w:lang w:eastAsia="zh-TW"/>
        </w:rPr>
        <w:t xml:space="preserve">Chemosphere (Oxford),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55</w:t>
      </w:r>
      <w:r w:rsidRPr="00446058">
        <w:rPr>
          <w:rFonts w:asciiTheme="minorHAnsi" w:eastAsia="PMingLiU" w:hAnsiTheme="minorHAnsi" w:cstheme="minorHAnsi"/>
          <w:szCs w:val="24"/>
          <w:lang w:eastAsia="zh-TW"/>
        </w:rPr>
        <w:t xml:space="preserve">(7), 997–1003. </w:t>
      </w:r>
      <w:hyperlink r:id="rId255" w:history="1">
        <w:r w:rsidRPr="001843D3">
          <w:rPr>
            <w:rStyle w:val="Hyperlink"/>
            <w:rFonts w:asciiTheme="minorHAnsi" w:eastAsia="PMingLiU" w:hAnsiTheme="minorHAnsi" w:cstheme="minorHAnsi"/>
            <w:szCs w:val="24"/>
            <w:lang w:eastAsia="zh-TW"/>
          </w:rPr>
          <w:t>https://doi.org/10.1016/j.chemosphere.2003.12.008</w:t>
        </w:r>
      </w:hyperlink>
    </w:p>
    <w:p w14:paraId="040B18F9" w14:textId="77777777" w:rsidR="00165325" w:rsidRDefault="00165325"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Murphy, M. (2014). Roost caves of the Eastern Horseshoe Bat “</w:t>
      </w:r>
      <w:r w:rsidRPr="00446058">
        <w:rPr>
          <w:rFonts w:asciiTheme="minorHAnsi" w:eastAsia="PMingLiU" w:hAnsiTheme="minorHAnsi" w:cstheme="minorHAnsi"/>
          <w:i/>
          <w:iCs/>
          <w:szCs w:val="24"/>
          <w:lang w:eastAsia="zh-TW"/>
        </w:rPr>
        <w:t xml:space="preserve">Rhinolophus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megaphyllus</w:t>
      </w:r>
      <w:r w:rsidRPr="00446058">
        <w:rPr>
          <w:rFonts w:asciiTheme="minorHAnsi" w:eastAsia="PMingLiU" w:hAnsiTheme="minorHAnsi" w:cstheme="minorHAnsi"/>
          <w:szCs w:val="24"/>
          <w:lang w:eastAsia="zh-TW"/>
        </w:rPr>
        <w:t xml:space="preserve">” Gray, 1834 (’Chiroptera: Rhinolophidae’) in the PiIIiga forest in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northern inland New South Wales, </w:t>
      </w:r>
      <w:r w:rsidRPr="00446058">
        <w:rPr>
          <w:rFonts w:asciiTheme="minorHAnsi" w:eastAsia="PMingLiU" w:hAnsiTheme="minorHAnsi" w:cstheme="minorHAnsi"/>
          <w:szCs w:val="24"/>
          <w:lang w:eastAsia="zh-TW"/>
        </w:rPr>
        <w:tab/>
        <w:t xml:space="preserve">Australia. </w:t>
      </w:r>
      <w:r w:rsidRPr="00446058">
        <w:rPr>
          <w:rFonts w:asciiTheme="minorHAnsi" w:eastAsia="PMingLiU" w:hAnsiTheme="minorHAnsi" w:cstheme="minorHAnsi"/>
          <w:i/>
          <w:iCs/>
          <w:szCs w:val="24"/>
          <w:lang w:eastAsia="zh-TW"/>
        </w:rPr>
        <w:t>Australian Zoologist, 37</w:t>
      </w:r>
      <w:r w:rsidRPr="00446058">
        <w:rPr>
          <w:rFonts w:asciiTheme="minorHAnsi" w:eastAsia="PMingLiU" w:hAnsiTheme="minorHAnsi" w:cstheme="minorHAnsi"/>
          <w:szCs w:val="24"/>
          <w:lang w:eastAsia="zh-TW"/>
        </w:rPr>
        <w:t xml:space="preserve">(1),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117–126. </w:t>
      </w:r>
      <w:hyperlink r:id="rId256" w:history="1">
        <w:r w:rsidRPr="002D0BC5">
          <w:rPr>
            <w:rStyle w:val="Hyperlink"/>
            <w:rFonts w:asciiTheme="minorHAnsi" w:eastAsia="PMingLiU" w:hAnsiTheme="minorHAnsi" w:cstheme="minorHAnsi"/>
            <w:szCs w:val="24"/>
            <w:lang w:eastAsia="zh-TW"/>
          </w:rPr>
          <w:t>https://doi.org/10.7882/AZ.2014.008</w:t>
        </w:r>
      </w:hyperlink>
    </w:p>
    <w:p w14:paraId="38C9B796"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Murray, S., &amp; Kurta, A. (2004). Nocturnal activity of the endangered Indiana bat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(Myotis sodalis). </w:t>
      </w:r>
      <w:r w:rsidRPr="00446058">
        <w:rPr>
          <w:rFonts w:asciiTheme="minorHAnsi" w:eastAsia="PMingLiU" w:hAnsiTheme="minorHAnsi" w:cstheme="minorHAnsi"/>
          <w:i/>
          <w:iCs/>
          <w:szCs w:val="24"/>
          <w:lang w:val="en-US" w:eastAsia="zh-TW"/>
        </w:rPr>
        <w:t>Journal of Zoology (1987), 262</w:t>
      </w:r>
      <w:r w:rsidRPr="00446058">
        <w:rPr>
          <w:rFonts w:asciiTheme="minorHAnsi" w:eastAsia="PMingLiU" w:hAnsiTheme="minorHAnsi" w:cstheme="minorHAnsi"/>
          <w:szCs w:val="24"/>
          <w:lang w:val="en-US" w:eastAsia="zh-TW"/>
        </w:rPr>
        <w:t xml:space="preserve">(2), 197–206. </w:t>
      </w:r>
      <w:r>
        <w:rPr>
          <w:rFonts w:asciiTheme="minorHAnsi" w:eastAsia="PMingLiU" w:hAnsiTheme="minorHAnsi" w:cstheme="minorHAnsi"/>
          <w:szCs w:val="24"/>
          <w:lang w:val="en-US" w:eastAsia="zh-TW"/>
        </w:rPr>
        <w:tab/>
      </w:r>
      <w:hyperlink r:id="rId257" w:history="1">
        <w:r w:rsidRPr="001843D3">
          <w:rPr>
            <w:rStyle w:val="Hyperlink"/>
            <w:rFonts w:asciiTheme="minorHAnsi" w:eastAsia="PMingLiU" w:hAnsiTheme="minorHAnsi" w:cstheme="minorHAnsi"/>
            <w:szCs w:val="24"/>
            <w:lang w:val="en-US" w:eastAsia="zh-TW"/>
          </w:rPr>
          <w:t>https://doi.org/10.1017/S0952836903004503</w:t>
        </w:r>
      </w:hyperlink>
    </w:p>
    <w:p w14:paraId="2D94D900" w14:textId="77777777" w:rsidR="00165325" w:rsidRDefault="00165325"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lastRenderedPageBreak/>
        <w:t xml:space="preserve">Muthersbaugh, M. S., Ford, W. M., Silvis, A., Powers, K. E. (2019). Activity Patterns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of Cave-Dwelling Bat Species during Pre-Hibernation Swarming and Post-</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Hibernation Emergence in the Central Appalachians. </w:t>
      </w:r>
      <w:r w:rsidRPr="00446058">
        <w:rPr>
          <w:rFonts w:asciiTheme="minorHAnsi" w:eastAsia="PMingLiU" w:hAnsiTheme="minorHAnsi" w:cstheme="minorHAnsi"/>
          <w:i/>
          <w:iCs/>
          <w:szCs w:val="24"/>
          <w:lang w:eastAsia="zh-TW"/>
        </w:rPr>
        <w:t>Diversity (Basel), 11</w:t>
      </w:r>
      <w:r w:rsidRPr="00446058">
        <w:rPr>
          <w:rFonts w:asciiTheme="minorHAnsi" w:eastAsia="PMingLiU" w:hAnsiTheme="minorHAnsi" w:cstheme="minorHAnsi"/>
          <w:szCs w:val="24"/>
          <w:lang w:eastAsia="zh-TW"/>
        </w:rPr>
        <w:t xml:space="preserve">(9),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159–. </w:t>
      </w:r>
      <w:hyperlink r:id="rId258" w:history="1">
        <w:r w:rsidRPr="002D0BC5">
          <w:rPr>
            <w:rStyle w:val="Hyperlink"/>
            <w:rFonts w:asciiTheme="minorHAnsi" w:eastAsia="PMingLiU" w:hAnsiTheme="minorHAnsi" w:cstheme="minorHAnsi"/>
            <w:szCs w:val="24"/>
            <w:lang w:eastAsia="zh-TW"/>
          </w:rPr>
          <w:t>https://doi.org/10.3390/d11090159</w:t>
        </w:r>
      </w:hyperlink>
    </w:p>
    <w:p w14:paraId="425590DE" w14:textId="77777777" w:rsidR="00165325" w:rsidRDefault="00165325"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 xml:space="preserve">Norberg, U., &amp; Rayner, J. (1987). Ecological Morphology and Flight in Bats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(Mammalia; Chiroptera): Wing Adaptations, Flight Performance, Foraging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Strategy and Echolocation. </w:t>
      </w:r>
      <w:r w:rsidRPr="00446058">
        <w:rPr>
          <w:rFonts w:asciiTheme="minorHAnsi" w:eastAsia="PMingLiU" w:hAnsiTheme="minorHAnsi" w:cstheme="minorHAnsi"/>
          <w:i/>
          <w:iCs/>
          <w:szCs w:val="24"/>
          <w:lang w:val="en-US" w:eastAsia="zh-TW"/>
        </w:rPr>
        <w:t xml:space="preserve">Royal Society of London </w:t>
      </w:r>
      <w:r w:rsidRPr="00446058">
        <w:rPr>
          <w:rFonts w:asciiTheme="minorHAnsi" w:eastAsia="PMingLiU" w:hAnsiTheme="minorHAnsi" w:cstheme="minorHAnsi"/>
          <w:i/>
          <w:iCs/>
          <w:szCs w:val="24"/>
          <w:lang w:val="en-US" w:eastAsia="zh-TW"/>
        </w:rPr>
        <w:tab/>
        <w:t xml:space="preserve">Philosophical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Transactions Series B, 316</w:t>
      </w:r>
      <w:r w:rsidRPr="00446058">
        <w:rPr>
          <w:rFonts w:asciiTheme="minorHAnsi" w:eastAsia="PMingLiU" w:hAnsiTheme="minorHAnsi" w:cstheme="minorHAnsi"/>
          <w:szCs w:val="24"/>
          <w:lang w:val="en-US" w:eastAsia="zh-TW"/>
        </w:rPr>
        <w:t xml:space="preserve">(1179). </w:t>
      </w:r>
      <w:hyperlink r:id="rId259" w:history="1">
        <w:r w:rsidRPr="002D0BC5">
          <w:rPr>
            <w:rStyle w:val="Hyperlink"/>
            <w:rFonts w:asciiTheme="minorHAnsi" w:eastAsia="PMingLiU" w:hAnsiTheme="minorHAnsi" w:cstheme="minorHAnsi"/>
            <w:szCs w:val="24"/>
            <w:lang w:val="en-US" w:eastAsia="zh-TW"/>
          </w:rPr>
          <w:t>https://doi.org/10.1098/rstb.1987.0030</w:t>
        </w:r>
      </w:hyperlink>
    </w:p>
    <w:p w14:paraId="67A37381" w14:textId="77777777" w:rsidR="00165325" w:rsidRDefault="00165325"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 xml:space="preserve">O’donnell, C. (2002b). Variability in numbers of long-tailed bats (Chalinolobus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tuberculatus) roosting in Grand Canyon Cave, New Zealand: Implications for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monitoring population trends. </w:t>
      </w:r>
      <w:r w:rsidRPr="00446058">
        <w:rPr>
          <w:rFonts w:asciiTheme="minorHAnsi" w:eastAsia="PMingLiU" w:hAnsiTheme="minorHAnsi" w:cstheme="minorHAnsi"/>
          <w:i/>
          <w:iCs/>
          <w:szCs w:val="24"/>
          <w:lang w:val="en-US" w:eastAsia="zh-TW"/>
        </w:rPr>
        <w:t>New Zealand Journal of Zoology, 29</w:t>
      </w:r>
      <w:r w:rsidRPr="00446058">
        <w:rPr>
          <w:rFonts w:asciiTheme="minorHAnsi" w:eastAsia="PMingLiU" w:hAnsiTheme="minorHAnsi" w:cstheme="minorHAnsi"/>
          <w:szCs w:val="24"/>
          <w:lang w:val="en-US" w:eastAsia="zh-TW"/>
        </w:rPr>
        <w:t>(4), 273–</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284. </w:t>
      </w:r>
      <w:hyperlink r:id="rId260" w:history="1">
        <w:r w:rsidRPr="002D0BC5">
          <w:rPr>
            <w:rStyle w:val="Hyperlink"/>
            <w:rFonts w:asciiTheme="minorHAnsi" w:eastAsia="PMingLiU" w:hAnsiTheme="minorHAnsi" w:cstheme="minorHAnsi"/>
            <w:szCs w:val="24"/>
            <w:lang w:val="en-US" w:eastAsia="zh-TW"/>
          </w:rPr>
          <w:t>https://doi.org/10.1080/03014223.2002.9518311</w:t>
        </w:r>
      </w:hyperlink>
    </w:p>
    <w:p w14:paraId="04931A6C"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O’Malley, K., Kunin, W., Town, M., Mgoola, W., &amp; Stone, E. (2020). Roost selection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by Mauritian tomb bats (Taphozus mauritianus) in Lilongwe city, Malawi -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importance of woodland for sustainable urban planning. </w:t>
      </w:r>
      <w:r w:rsidRPr="00446058">
        <w:rPr>
          <w:rFonts w:asciiTheme="minorHAnsi" w:eastAsia="PMingLiU" w:hAnsiTheme="minorHAnsi" w:cstheme="minorHAnsi"/>
          <w:i/>
          <w:iCs/>
          <w:szCs w:val="24"/>
          <w:lang w:eastAsia="zh-TW"/>
        </w:rPr>
        <w:t>PloS One, 15</w:t>
      </w:r>
      <w:r w:rsidRPr="00446058">
        <w:rPr>
          <w:rFonts w:asciiTheme="minorHAnsi" w:eastAsia="PMingLiU" w:hAnsiTheme="minorHAnsi" w:cstheme="minorHAnsi"/>
          <w:szCs w:val="24"/>
          <w:lang w:eastAsia="zh-TW"/>
        </w:rPr>
        <w:t xml:space="preserve">(11),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e0240434–e0240434.</w:t>
      </w:r>
      <w:r>
        <w:rPr>
          <w:rFonts w:asciiTheme="minorHAnsi" w:eastAsia="PMingLiU" w:hAnsiTheme="minorHAnsi" w:cstheme="minorHAnsi"/>
          <w:szCs w:val="24"/>
          <w:lang w:eastAsia="zh-TW"/>
        </w:rPr>
        <w:t xml:space="preserve"> </w:t>
      </w:r>
      <w:hyperlink r:id="rId261" w:history="1">
        <w:r w:rsidRPr="001843D3">
          <w:rPr>
            <w:rStyle w:val="Hyperlink"/>
            <w:rFonts w:asciiTheme="minorHAnsi" w:eastAsia="PMingLiU" w:hAnsiTheme="minorHAnsi" w:cstheme="minorHAnsi"/>
            <w:szCs w:val="24"/>
            <w:lang w:eastAsia="zh-TW"/>
          </w:rPr>
          <w:t>https://doi.org/10.1371/journal.pone.0240434</w:t>
        </w:r>
      </w:hyperlink>
      <w:r w:rsidRPr="00446058">
        <w:rPr>
          <w:rFonts w:asciiTheme="minorHAnsi" w:eastAsia="PMingLiU" w:hAnsiTheme="minorHAnsi" w:cstheme="minorHAnsi"/>
          <w:szCs w:val="24"/>
          <w:lang w:eastAsia="zh-TW"/>
        </w:rPr>
        <w:t xml:space="preserve"> </w:t>
      </w:r>
    </w:p>
    <w:p w14:paraId="1A694CB2"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r w:rsidRPr="007179A5">
        <w:rPr>
          <w:rFonts w:asciiTheme="minorHAnsi" w:eastAsia="PMingLiU" w:hAnsiTheme="minorHAnsi" w:cstheme="minorHAnsi"/>
          <w:szCs w:val="24"/>
          <w:lang w:val="en-US" w:eastAsia="zh-TW"/>
        </w:rPr>
        <w:t xml:space="preserve">Obrist, M. (2020). Bat echolocation research. In E. E. Fraser, A. Silvis, R. M. Brigham, </w:t>
      </w:r>
      <w:r>
        <w:rPr>
          <w:rFonts w:asciiTheme="minorHAnsi" w:eastAsia="PMingLiU" w:hAnsiTheme="minorHAnsi" w:cstheme="minorHAnsi"/>
          <w:szCs w:val="24"/>
          <w:lang w:val="en-US" w:eastAsia="zh-TW"/>
        </w:rPr>
        <w:tab/>
      </w:r>
      <w:r w:rsidRPr="007179A5">
        <w:rPr>
          <w:rFonts w:asciiTheme="minorHAnsi" w:eastAsia="PMingLiU" w:hAnsiTheme="minorHAnsi" w:cstheme="minorHAnsi"/>
          <w:szCs w:val="24"/>
          <w:lang w:val="en-US" w:eastAsia="zh-TW"/>
        </w:rPr>
        <w:t>&amp; Z. J. Czenze</w:t>
      </w:r>
      <w:r w:rsidRPr="007179A5">
        <w:rPr>
          <w:rFonts w:asciiTheme="minorHAnsi" w:eastAsia="PMingLiU" w:hAnsiTheme="minorHAnsi" w:cstheme="minorHAnsi"/>
          <w:i/>
          <w:iCs/>
          <w:szCs w:val="24"/>
          <w:lang w:val="en-US" w:eastAsia="zh-TW"/>
        </w:rPr>
        <w:t xml:space="preserve"> </w:t>
      </w:r>
      <w:r w:rsidRPr="007179A5">
        <w:rPr>
          <w:rFonts w:asciiTheme="minorHAnsi" w:eastAsia="PMingLiU" w:hAnsiTheme="minorHAnsi" w:cstheme="minorHAnsi"/>
          <w:szCs w:val="24"/>
          <w:lang w:val="en-US" w:eastAsia="zh-TW"/>
        </w:rPr>
        <w:t xml:space="preserve">(Eds.), </w:t>
      </w:r>
      <w:r w:rsidRPr="007179A5">
        <w:rPr>
          <w:rFonts w:asciiTheme="minorHAnsi" w:eastAsia="PMingLiU" w:hAnsiTheme="minorHAnsi" w:cstheme="minorHAnsi"/>
          <w:i/>
          <w:iCs/>
          <w:szCs w:val="24"/>
          <w:lang w:val="en-US" w:eastAsia="zh-TW"/>
        </w:rPr>
        <w:t xml:space="preserve">A handbook for planning and conducting acoustic </w:t>
      </w:r>
      <w:r>
        <w:rPr>
          <w:rFonts w:asciiTheme="minorHAnsi" w:eastAsia="PMingLiU" w:hAnsiTheme="minorHAnsi" w:cstheme="minorHAnsi"/>
          <w:i/>
          <w:iCs/>
          <w:szCs w:val="24"/>
          <w:lang w:val="en-US" w:eastAsia="zh-TW"/>
        </w:rPr>
        <w:tab/>
      </w:r>
      <w:r w:rsidRPr="007179A5">
        <w:rPr>
          <w:rFonts w:asciiTheme="minorHAnsi" w:eastAsia="PMingLiU" w:hAnsiTheme="minorHAnsi" w:cstheme="minorHAnsi"/>
          <w:i/>
          <w:iCs/>
          <w:szCs w:val="24"/>
          <w:lang w:val="en-US" w:eastAsia="zh-TW"/>
        </w:rPr>
        <w:t>studies</w:t>
      </w:r>
      <w:r w:rsidRPr="007179A5">
        <w:rPr>
          <w:rFonts w:asciiTheme="minorHAnsi" w:eastAsia="PMingLiU" w:hAnsiTheme="minorHAnsi" w:cstheme="minorHAnsi"/>
          <w:szCs w:val="24"/>
          <w:lang w:val="en-US" w:eastAsia="zh-TW"/>
        </w:rPr>
        <w:t xml:space="preserve"> (2nd ed., pp. 122). Bat Conservation International. </w:t>
      </w:r>
      <w:r>
        <w:rPr>
          <w:rFonts w:asciiTheme="minorHAnsi" w:eastAsia="PMingLiU" w:hAnsiTheme="minorHAnsi" w:cstheme="minorHAnsi"/>
          <w:szCs w:val="24"/>
          <w:lang w:val="en-US" w:eastAsia="zh-TW"/>
        </w:rPr>
        <w:tab/>
      </w:r>
      <w:hyperlink r:id="rId262" w:history="1">
        <w:r w:rsidRPr="001843D3">
          <w:rPr>
            <w:rStyle w:val="Hyperlink"/>
            <w:rFonts w:asciiTheme="minorHAnsi" w:eastAsia="PMingLiU" w:hAnsiTheme="minorHAnsi" w:cstheme="minorHAnsi"/>
            <w:szCs w:val="24"/>
            <w:lang w:val="en-US" w:eastAsia="zh-TW"/>
          </w:rPr>
          <w:t>https://www.dora.lib4ri.ch/wsl/islandora/object/wsl:24877</w:t>
        </w:r>
      </w:hyperlink>
    </w:p>
    <w:p w14:paraId="54B009A0"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O'Donnell, C. (2002a). Influence of sex and reproductive status on nocturnal activity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of long-tailed </w:t>
      </w:r>
      <w:r w:rsidRPr="00446058">
        <w:rPr>
          <w:rFonts w:asciiTheme="minorHAnsi" w:eastAsia="PMingLiU" w:hAnsiTheme="minorHAnsi" w:cstheme="minorHAnsi"/>
          <w:szCs w:val="24"/>
          <w:lang w:val="en-US" w:eastAsia="zh-TW"/>
        </w:rPr>
        <w:tab/>
        <w:t>bats (</w:t>
      </w:r>
      <w:r w:rsidRPr="00446058">
        <w:rPr>
          <w:rFonts w:asciiTheme="minorHAnsi" w:eastAsia="PMingLiU" w:hAnsiTheme="minorHAnsi" w:cstheme="minorHAnsi"/>
          <w:i/>
          <w:iCs/>
          <w:szCs w:val="24"/>
          <w:lang w:val="en-US" w:eastAsia="zh-TW"/>
        </w:rPr>
        <w:t>Chalinolobus tuberculatus</w:t>
      </w:r>
      <w:r w:rsidRPr="00446058">
        <w:rPr>
          <w:rFonts w:asciiTheme="minorHAnsi" w:eastAsia="PMingLiU" w:hAnsiTheme="minorHAnsi" w:cstheme="minorHAnsi"/>
          <w:szCs w:val="24"/>
          <w:lang w:val="en-US" w:eastAsia="zh-TW"/>
        </w:rPr>
        <w:t xml:space="preserve">). </w:t>
      </w:r>
      <w:r w:rsidRPr="00446058">
        <w:rPr>
          <w:rFonts w:asciiTheme="minorHAnsi" w:eastAsia="PMingLiU" w:hAnsiTheme="minorHAnsi" w:cstheme="minorHAnsi"/>
          <w:i/>
          <w:iCs/>
          <w:szCs w:val="24"/>
          <w:lang w:val="en-US" w:eastAsia="zh-TW"/>
        </w:rPr>
        <w:t xml:space="preserve">Journal of Mammalogy,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83</w:t>
      </w:r>
      <w:r w:rsidRPr="00446058">
        <w:rPr>
          <w:rFonts w:asciiTheme="minorHAnsi" w:eastAsia="PMingLiU" w:hAnsiTheme="minorHAnsi" w:cstheme="minorHAnsi"/>
          <w:szCs w:val="24"/>
          <w:lang w:val="en-US" w:eastAsia="zh-TW"/>
        </w:rPr>
        <w:t xml:space="preserve">(3), 794-803. </w:t>
      </w:r>
      <w:hyperlink r:id="rId263" w:history="1">
        <w:r w:rsidRPr="001843D3">
          <w:rPr>
            <w:rStyle w:val="Hyperlink"/>
            <w:rFonts w:asciiTheme="minorHAnsi" w:eastAsia="PMingLiU" w:hAnsiTheme="minorHAnsi" w:cstheme="minorHAnsi"/>
            <w:szCs w:val="24"/>
            <w:lang w:val="en-US" w:eastAsia="zh-TW"/>
          </w:rPr>
          <w:t>https://doi.org/10.1644/1545-</w:t>
        </w:r>
        <w:r w:rsidRPr="001843D3">
          <w:rPr>
            <w:rStyle w:val="Hyperlink"/>
            <w:rFonts w:asciiTheme="minorHAnsi" w:eastAsia="PMingLiU" w:hAnsiTheme="minorHAnsi" w:cstheme="minorHAnsi"/>
            <w:szCs w:val="24"/>
            <w:lang w:val="en-US" w:eastAsia="zh-TW"/>
          </w:rPr>
          <w:tab/>
          <w:t>1542(2002)083&lt;0794:IOSARS&gt;2.0.CO;2</w:t>
        </w:r>
      </w:hyperlink>
    </w:p>
    <w:p w14:paraId="006E2B7A" w14:textId="77777777" w:rsidR="00165325" w:rsidRPr="00446058" w:rsidRDefault="00165325" w:rsidP="00686669">
      <w:pPr>
        <w:spacing w:after="240" w:line="20" w:lineRule="atLeast"/>
        <w:rPr>
          <w:rFonts w:asciiTheme="minorHAnsi" w:eastAsia="PMingLiU" w:hAnsiTheme="minorHAnsi" w:cstheme="minorHAnsi"/>
          <w:szCs w:val="24"/>
          <w:lang w:eastAsia="zh-TW"/>
        </w:rPr>
      </w:pPr>
      <w:bookmarkStart w:id="160" w:name="_Hlk71402492"/>
      <w:r w:rsidRPr="00446058">
        <w:rPr>
          <w:rFonts w:asciiTheme="minorHAnsi" w:eastAsia="PMingLiU" w:hAnsiTheme="minorHAnsi" w:cstheme="minorHAnsi"/>
          <w:szCs w:val="24"/>
          <w:lang w:eastAsia="zh-TW"/>
        </w:rPr>
        <w:t>Oyler-McCance</w:t>
      </w:r>
      <w:bookmarkEnd w:id="160"/>
      <w:r w:rsidRPr="00446058">
        <w:rPr>
          <w:rFonts w:asciiTheme="minorHAnsi" w:eastAsia="PMingLiU" w:hAnsiTheme="minorHAnsi" w:cstheme="minorHAnsi"/>
          <w:szCs w:val="24"/>
          <w:lang w:eastAsia="zh-TW"/>
        </w:rPr>
        <w:t xml:space="preserve">, S., Fike, J., Lukacs, P., Sparks, D., O’Shea, T., &amp; John, W. (2018).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Genetic Mark–Recapture Improves Estimates of Maternity Colony Size for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Indiana Bats</w:t>
      </w:r>
      <w:r w:rsidRPr="00446058">
        <w:rPr>
          <w:rFonts w:asciiTheme="minorHAnsi" w:eastAsia="PMingLiU" w:hAnsiTheme="minorHAnsi" w:cstheme="minorHAnsi"/>
          <w:i/>
          <w:iCs/>
          <w:szCs w:val="24"/>
          <w:lang w:eastAsia="zh-TW"/>
        </w:rPr>
        <w:t>. Journal of Fish and Wildlife Management</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9</w:t>
      </w:r>
      <w:r w:rsidRPr="00446058">
        <w:rPr>
          <w:rFonts w:asciiTheme="minorHAnsi" w:eastAsia="PMingLiU" w:hAnsiTheme="minorHAnsi" w:cstheme="minorHAnsi"/>
          <w:szCs w:val="24"/>
          <w:lang w:eastAsia="zh-TW"/>
        </w:rPr>
        <w:t xml:space="preserve">(1), 25-35. </w:t>
      </w:r>
      <w:r>
        <w:rPr>
          <w:rFonts w:asciiTheme="minorHAnsi" w:eastAsia="PMingLiU" w:hAnsiTheme="minorHAnsi" w:cstheme="minorHAnsi"/>
          <w:szCs w:val="24"/>
          <w:lang w:eastAsia="zh-TW"/>
        </w:rPr>
        <w:tab/>
      </w:r>
      <w:hyperlink r:id="rId264" w:history="1">
        <w:r w:rsidRPr="001843D3">
          <w:rPr>
            <w:rStyle w:val="Hyperlink"/>
            <w:rFonts w:asciiTheme="minorHAnsi" w:eastAsia="PMingLiU" w:hAnsiTheme="minorHAnsi" w:cstheme="minorHAnsi"/>
            <w:szCs w:val="24"/>
            <w:lang w:eastAsia="zh-TW"/>
          </w:rPr>
          <w:t>https://doi.org/10.3996/122016-JFWM-093</w:t>
        </w:r>
      </w:hyperlink>
    </w:p>
    <w:p w14:paraId="1D868D76"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Park, J., Jones, G., Ransome, R. D. (2000). Torpor, arousal and activity of hibernating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Greater Horseshoe Bats (Rhinolophus ferrumequinum). </w:t>
      </w:r>
      <w:r w:rsidRPr="00446058">
        <w:rPr>
          <w:rFonts w:asciiTheme="minorHAnsi" w:eastAsia="PMingLiU" w:hAnsiTheme="minorHAnsi" w:cstheme="minorHAnsi"/>
          <w:i/>
          <w:iCs/>
          <w:szCs w:val="24"/>
          <w:lang w:eastAsia="zh-TW"/>
        </w:rPr>
        <w:t xml:space="preserve">Functional Ecology,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14</w:t>
      </w:r>
      <w:r w:rsidRPr="00446058">
        <w:rPr>
          <w:rFonts w:asciiTheme="minorHAnsi" w:eastAsia="PMingLiU" w:hAnsiTheme="minorHAnsi" w:cstheme="minorHAnsi"/>
          <w:szCs w:val="24"/>
          <w:lang w:eastAsia="zh-TW"/>
        </w:rPr>
        <w:t xml:space="preserve">(5), 580–588. </w:t>
      </w:r>
      <w:hyperlink r:id="rId265" w:history="1">
        <w:r w:rsidRPr="001843D3">
          <w:rPr>
            <w:rStyle w:val="Hyperlink"/>
            <w:rFonts w:asciiTheme="minorHAnsi" w:eastAsia="PMingLiU" w:hAnsiTheme="minorHAnsi" w:cstheme="minorHAnsi"/>
            <w:szCs w:val="24"/>
            <w:lang w:eastAsia="zh-TW"/>
          </w:rPr>
          <w:t>https://doi.org/10.1046/j.1365-2435.2000.t01-1-00460.x</w:t>
        </w:r>
      </w:hyperlink>
    </w:p>
    <w:p w14:paraId="4DEDACCD" w14:textId="77777777" w:rsidR="00165325" w:rsidRDefault="00165325" w:rsidP="001938CA">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Pavey, C. (1998). Habitat use by the eastern horseshoe bat, </w:t>
      </w:r>
      <w:r w:rsidRPr="00446058">
        <w:rPr>
          <w:rFonts w:asciiTheme="minorHAnsi" w:eastAsia="PMingLiU" w:hAnsiTheme="minorHAnsi" w:cstheme="minorHAnsi"/>
          <w:i/>
          <w:iCs/>
          <w:szCs w:val="24"/>
          <w:lang w:eastAsia="zh-TW"/>
        </w:rPr>
        <w:t xml:space="preserve">Rhinolophus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megaphyllus</w:t>
      </w:r>
      <w:r w:rsidRPr="00446058">
        <w:rPr>
          <w:rFonts w:asciiTheme="minorHAnsi" w:eastAsia="PMingLiU" w:hAnsiTheme="minorHAnsi" w:cstheme="minorHAnsi"/>
          <w:szCs w:val="24"/>
          <w:lang w:eastAsia="zh-TW"/>
        </w:rPr>
        <w:t xml:space="preserve">, in a fragmented woodland mosaic. </w:t>
      </w:r>
      <w:r w:rsidRPr="00446058">
        <w:rPr>
          <w:rFonts w:asciiTheme="minorHAnsi" w:eastAsia="PMingLiU" w:hAnsiTheme="minorHAnsi" w:cstheme="minorHAnsi"/>
          <w:i/>
          <w:iCs/>
          <w:szCs w:val="24"/>
          <w:lang w:eastAsia="zh-TW"/>
        </w:rPr>
        <w:t xml:space="preserve">Wildlife Research (East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Melbourne), 25</w:t>
      </w:r>
      <w:r w:rsidRPr="00446058">
        <w:rPr>
          <w:rFonts w:asciiTheme="minorHAnsi" w:eastAsia="PMingLiU" w:hAnsiTheme="minorHAnsi" w:cstheme="minorHAnsi"/>
          <w:szCs w:val="24"/>
          <w:lang w:eastAsia="zh-TW"/>
        </w:rPr>
        <w:t xml:space="preserve">(5), 489–498. </w:t>
      </w:r>
      <w:r w:rsidRPr="00446058">
        <w:rPr>
          <w:rFonts w:asciiTheme="minorHAnsi" w:eastAsia="PMingLiU" w:hAnsiTheme="minorHAnsi" w:cstheme="minorHAnsi"/>
          <w:szCs w:val="24"/>
          <w:lang w:eastAsia="zh-TW"/>
        </w:rPr>
        <w:tab/>
      </w:r>
      <w:hyperlink r:id="rId266" w:history="1">
        <w:r w:rsidRPr="002D0BC5">
          <w:rPr>
            <w:rStyle w:val="Hyperlink"/>
            <w:rFonts w:asciiTheme="minorHAnsi" w:eastAsia="PMingLiU" w:hAnsiTheme="minorHAnsi" w:cstheme="minorHAnsi"/>
            <w:szCs w:val="24"/>
            <w:lang w:eastAsia="zh-TW"/>
          </w:rPr>
          <w:t>https://doi.org/10.1071/WR98019</w:t>
        </w:r>
      </w:hyperlink>
    </w:p>
    <w:p w14:paraId="320B1E03" w14:textId="77777777" w:rsidR="00165325" w:rsidRPr="001938CA" w:rsidRDefault="00165325" w:rsidP="001938CA">
      <w:pPr>
        <w:spacing w:after="240" w:line="20" w:lineRule="atLeast"/>
        <w:rPr>
          <w:rFonts w:asciiTheme="minorHAnsi" w:eastAsia="PMingLiU" w:hAnsiTheme="minorHAnsi" w:cstheme="minorHAnsi"/>
          <w:color w:val="0563C1"/>
          <w:szCs w:val="24"/>
          <w:u w:val="single"/>
          <w:lang w:eastAsia="zh-TW"/>
        </w:rPr>
      </w:pPr>
      <w:r w:rsidRPr="001938CA">
        <w:rPr>
          <w:rFonts w:asciiTheme="minorHAnsi" w:eastAsia="PMingLiU" w:hAnsiTheme="minorHAnsi" w:cstheme="minorHAnsi"/>
          <w:szCs w:val="24"/>
          <w:lang w:val="en-US" w:eastAsia="zh-TW"/>
        </w:rPr>
        <w:t>Peel, M., Finlayson, B., &amp; McMahon, T.</w:t>
      </w:r>
      <w:r>
        <w:rPr>
          <w:rFonts w:asciiTheme="minorHAnsi" w:eastAsia="PMingLiU" w:hAnsiTheme="minorHAnsi" w:cstheme="minorHAnsi"/>
          <w:szCs w:val="24"/>
          <w:lang w:val="en-US" w:eastAsia="zh-TW"/>
        </w:rPr>
        <w:t xml:space="preserve"> </w:t>
      </w:r>
      <w:r w:rsidRPr="001938CA">
        <w:rPr>
          <w:rFonts w:asciiTheme="minorHAnsi" w:eastAsia="PMingLiU" w:hAnsiTheme="minorHAnsi" w:cstheme="minorHAnsi"/>
          <w:szCs w:val="24"/>
          <w:lang w:val="en-US" w:eastAsia="zh-TW"/>
        </w:rPr>
        <w:t xml:space="preserve">(2007). Updated world map of the </w:t>
      </w:r>
      <w:r>
        <w:rPr>
          <w:rFonts w:asciiTheme="minorHAnsi" w:eastAsia="PMingLiU" w:hAnsiTheme="minorHAnsi" w:cstheme="minorHAnsi"/>
          <w:szCs w:val="24"/>
          <w:lang w:val="en-US" w:eastAsia="zh-TW"/>
        </w:rPr>
        <w:tab/>
      </w:r>
      <w:r w:rsidRPr="001938CA">
        <w:rPr>
          <w:rFonts w:asciiTheme="minorHAnsi" w:eastAsia="PMingLiU" w:hAnsiTheme="minorHAnsi" w:cstheme="minorHAnsi"/>
          <w:szCs w:val="24"/>
          <w:lang w:val="en-US" w:eastAsia="zh-TW"/>
        </w:rPr>
        <w:t xml:space="preserve">Köppen-Geiger climate classification. </w:t>
      </w:r>
      <w:r w:rsidRPr="00C13117">
        <w:rPr>
          <w:rFonts w:asciiTheme="minorHAnsi" w:eastAsia="PMingLiU" w:hAnsiTheme="minorHAnsi" w:cstheme="minorHAnsi"/>
          <w:i/>
          <w:iCs/>
          <w:szCs w:val="24"/>
          <w:lang w:val="en-US" w:eastAsia="zh-TW"/>
        </w:rPr>
        <w:t xml:space="preserve">Hydrology and Earth System Sciences, </w:t>
      </w:r>
      <w:r w:rsidRPr="00C13117">
        <w:rPr>
          <w:rFonts w:asciiTheme="minorHAnsi" w:eastAsia="PMingLiU" w:hAnsiTheme="minorHAnsi" w:cstheme="minorHAnsi"/>
          <w:i/>
          <w:iCs/>
          <w:szCs w:val="24"/>
          <w:lang w:val="en-US" w:eastAsia="zh-TW"/>
        </w:rPr>
        <w:tab/>
        <w:t>11</w:t>
      </w:r>
      <w:r w:rsidRPr="00C13117">
        <w:rPr>
          <w:rFonts w:asciiTheme="minorHAnsi" w:eastAsia="PMingLiU" w:hAnsiTheme="minorHAnsi" w:cstheme="minorHAnsi"/>
          <w:szCs w:val="24"/>
          <w:lang w:val="en-US" w:eastAsia="zh-TW"/>
        </w:rPr>
        <w:t>(</w:t>
      </w:r>
      <w:r w:rsidRPr="001938CA">
        <w:rPr>
          <w:rFonts w:asciiTheme="minorHAnsi" w:eastAsia="PMingLiU" w:hAnsiTheme="minorHAnsi" w:cstheme="minorHAnsi"/>
          <w:szCs w:val="24"/>
          <w:lang w:val="en-US" w:eastAsia="zh-TW"/>
        </w:rPr>
        <w:t xml:space="preserve">5), 1633–1644. </w:t>
      </w:r>
      <w:hyperlink r:id="rId267" w:history="1">
        <w:r w:rsidRPr="008F4322">
          <w:rPr>
            <w:rStyle w:val="Hyperlink"/>
            <w:rFonts w:asciiTheme="minorHAnsi" w:eastAsia="PMingLiU" w:hAnsiTheme="minorHAnsi" w:cstheme="minorHAnsi"/>
            <w:szCs w:val="24"/>
            <w:lang w:val="en-US" w:eastAsia="zh-TW"/>
          </w:rPr>
          <w:t>https://doi.org/10.5194/hess-11-1633-2007</w:t>
        </w:r>
      </w:hyperlink>
    </w:p>
    <w:p w14:paraId="6F8B19AD" w14:textId="77777777" w:rsidR="00165325" w:rsidRDefault="00165325" w:rsidP="001938CA">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lastRenderedPageBreak/>
        <w:t xml:space="preserve">Perks, S., &amp; Goodenough, A. (2020). Abiotic and spatiotemporal factors affect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activity of European bat species and have implications for detectability for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acoustic surveys. </w:t>
      </w:r>
      <w:r w:rsidRPr="00446058">
        <w:rPr>
          <w:rFonts w:asciiTheme="minorHAnsi" w:eastAsia="PMingLiU" w:hAnsiTheme="minorHAnsi" w:cstheme="minorHAnsi"/>
          <w:i/>
          <w:iCs/>
          <w:szCs w:val="24"/>
          <w:lang w:val="en-US" w:eastAsia="zh-TW"/>
        </w:rPr>
        <w:t>Wildlife Biology, 2020</w:t>
      </w:r>
      <w:r w:rsidRPr="00446058">
        <w:rPr>
          <w:rFonts w:asciiTheme="minorHAnsi" w:eastAsia="PMingLiU" w:hAnsiTheme="minorHAnsi" w:cstheme="minorHAnsi"/>
          <w:szCs w:val="24"/>
          <w:lang w:val="en-US" w:eastAsia="zh-TW"/>
        </w:rPr>
        <w:t xml:space="preserve">(2), 1–. </w:t>
      </w:r>
      <w:r w:rsidRPr="00446058">
        <w:rPr>
          <w:rFonts w:asciiTheme="minorHAnsi" w:eastAsia="PMingLiU" w:hAnsiTheme="minorHAnsi" w:cstheme="minorHAnsi"/>
          <w:szCs w:val="24"/>
          <w:lang w:val="en-US" w:eastAsia="zh-TW"/>
        </w:rPr>
        <w:tab/>
      </w:r>
      <w:hyperlink r:id="rId268" w:history="1">
        <w:r w:rsidRPr="002D0BC5">
          <w:rPr>
            <w:rStyle w:val="Hyperlink"/>
            <w:rFonts w:asciiTheme="minorHAnsi" w:eastAsia="PMingLiU" w:hAnsiTheme="minorHAnsi" w:cstheme="minorHAnsi"/>
            <w:szCs w:val="24"/>
            <w:lang w:val="en-US" w:eastAsia="zh-TW"/>
          </w:rPr>
          <w:t>https://doi.org/10.2981/wlb.00659</w:t>
        </w:r>
      </w:hyperlink>
    </w:p>
    <w:p w14:paraId="4664F1B7"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Petrzelkova, K., Downs, N., Zukal, J. &amp; Racey, P. (2009). A comparison between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and return activity in pipistrelle bats </w:t>
      </w:r>
      <w:r w:rsidRPr="00446058">
        <w:rPr>
          <w:rFonts w:asciiTheme="minorHAnsi" w:eastAsia="PMingLiU" w:hAnsiTheme="minorHAnsi" w:cstheme="minorHAnsi"/>
          <w:i/>
          <w:iCs/>
          <w:szCs w:val="24"/>
          <w:lang w:eastAsia="zh-TW"/>
        </w:rPr>
        <w:t>Pipistrellus pipistrellus</w:t>
      </w:r>
      <w:r w:rsidRPr="00446058">
        <w:rPr>
          <w:rFonts w:asciiTheme="minorHAnsi" w:eastAsia="PMingLiU" w:hAnsiTheme="minorHAnsi" w:cstheme="minorHAnsi"/>
          <w:szCs w:val="24"/>
          <w:lang w:eastAsia="zh-TW"/>
        </w:rPr>
        <w:t xml:space="preserve"> and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P. pygmaeus</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Acta Chiropterologica, 8</w:t>
      </w:r>
      <w:r w:rsidRPr="00446058">
        <w:rPr>
          <w:rFonts w:asciiTheme="minorHAnsi" w:eastAsia="PMingLiU" w:hAnsiTheme="minorHAnsi" w:cstheme="minorHAnsi"/>
          <w:szCs w:val="24"/>
          <w:lang w:eastAsia="zh-TW"/>
        </w:rPr>
        <w:t xml:space="preserve">(2), 381-390. </w:t>
      </w:r>
      <w:r>
        <w:rPr>
          <w:rFonts w:asciiTheme="minorHAnsi" w:eastAsia="PMingLiU" w:hAnsiTheme="minorHAnsi" w:cstheme="minorHAnsi"/>
          <w:szCs w:val="24"/>
          <w:lang w:eastAsia="zh-TW"/>
        </w:rPr>
        <w:tab/>
      </w:r>
      <w:hyperlink r:id="rId269" w:history="1">
        <w:r w:rsidRPr="001843D3">
          <w:rPr>
            <w:rStyle w:val="Hyperlink"/>
            <w:rFonts w:asciiTheme="minorHAnsi" w:eastAsia="PMingLiU" w:hAnsiTheme="minorHAnsi" w:cstheme="minorHAnsi"/>
            <w:szCs w:val="24"/>
            <w:lang w:eastAsia="zh-TW"/>
          </w:rPr>
          <w:t>https://doi.org/10.3161/1733-5329(2006)8[381:ACBEAR]2.0.CO;2</w:t>
        </w:r>
      </w:hyperlink>
    </w:p>
    <w:p w14:paraId="2999DAAA"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Pettit, J., &amp; O'Keefe, J. (2017). Day of year, temperature, wind, and precipitation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predict timing of bat </w:t>
      </w:r>
      <w:r w:rsidRPr="00446058">
        <w:rPr>
          <w:rFonts w:asciiTheme="minorHAnsi" w:eastAsia="PMingLiU" w:hAnsiTheme="minorHAnsi" w:cstheme="minorHAnsi"/>
          <w:szCs w:val="24"/>
          <w:lang w:val="en-US" w:eastAsia="zh-TW"/>
        </w:rPr>
        <w:tab/>
        <w:t xml:space="preserve">migration. </w:t>
      </w:r>
      <w:r w:rsidRPr="00446058">
        <w:rPr>
          <w:rFonts w:asciiTheme="minorHAnsi" w:eastAsia="PMingLiU" w:hAnsiTheme="minorHAnsi" w:cstheme="minorHAnsi"/>
          <w:i/>
          <w:iCs/>
          <w:szCs w:val="24"/>
          <w:lang w:val="en-US" w:eastAsia="zh-TW"/>
        </w:rPr>
        <w:t>Journal of Mammalogy, 98</w:t>
      </w:r>
      <w:r w:rsidRPr="00446058">
        <w:rPr>
          <w:rFonts w:asciiTheme="minorHAnsi" w:eastAsia="PMingLiU" w:hAnsiTheme="minorHAnsi" w:cstheme="minorHAnsi"/>
          <w:szCs w:val="24"/>
          <w:lang w:val="en-US" w:eastAsia="zh-TW"/>
        </w:rPr>
        <w:t xml:space="preserve">(5), 1236–1248. </w:t>
      </w:r>
      <w:r>
        <w:rPr>
          <w:rFonts w:asciiTheme="minorHAnsi" w:eastAsia="PMingLiU" w:hAnsiTheme="minorHAnsi" w:cstheme="minorHAnsi"/>
          <w:szCs w:val="24"/>
          <w:lang w:val="en-US" w:eastAsia="zh-TW"/>
        </w:rPr>
        <w:tab/>
      </w:r>
      <w:hyperlink r:id="rId270" w:history="1">
        <w:r w:rsidRPr="001843D3">
          <w:rPr>
            <w:rStyle w:val="Hyperlink"/>
            <w:rFonts w:asciiTheme="minorHAnsi" w:eastAsia="PMingLiU" w:hAnsiTheme="minorHAnsi" w:cstheme="minorHAnsi"/>
            <w:szCs w:val="24"/>
            <w:lang w:val="en-US" w:eastAsia="zh-TW"/>
          </w:rPr>
          <w:t>https://doi.org/10.1093/jmammal/gyx054</w:t>
        </w:r>
      </w:hyperlink>
    </w:p>
    <w:p w14:paraId="0E6675CA" w14:textId="77777777" w:rsidR="00165325" w:rsidRDefault="00165325"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Pretorius, M., Kearney, T., Keith, M., Markotter, W., Seamark, E., &amp; Broders, H.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(2019). Increased Body</w:t>
      </w:r>
      <w:r>
        <w:rPr>
          <w:rFonts w:asciiTheme="minorHAnsi" w:eastAsia="PMingLiU" w:hAnsiTheme="minorHAnsi" w:cstheme="minorHAnsi"/>
          <w:szCs w:val="24"/>
          <w:lang w:eastAsia="zh-TW"/>
        </w:rPr>
        <w:t xml:space="preserve"> </w:t>
      </w:r>
      <w:r w:rsidRPr="00446058">
        <w:rPr>
          <w:rFonts w:asciiTheme="minorHAnsi" w:eastAsia="PMingLiU" w:hAnsiTheme="minorHAnsi" w:cstheme="minorHAnsi"/>
          <w:szCs w:val="24"/>
          <w:lang w:eastAsia="zh-TW"/>
        </w:rPr>
        <w:t xml:space="preserve">Mass Supports Energy Compensation Hypothesis in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the Breeding Female Natal Long-Fingered Bat Miniopterus Natalensis. </w:t>
      </w:r>
      <w:r w:rsidRPr="00446058">
        <w:rPr>
          <w:rFonts w:asciiTheme="minorHAnsi" w:eastAsia="PMingLiU" w:hAnsiTheme="minorHAnsi" w:cstheme="minorHAnsi"/>
          <w:i/>
          <w:iCs/>
          <w:szCs w:val="24"/>
          <w:lang w:eastAsia="zh-TW"/>
        </w:rPr>
        <w:t xml:space="preserve">Acta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Chiropterologic,20</w:t>
      </w:r>
      <w:r w:rsidRPr="00446058">
        <w:rPr>
          <w:rFonts w:asciiTheme="minorHAnsi" w:eastAsia="PMingLiU" w:hAnsiTheme="minorHAnsi" w:cstheme="minorHAnsi"/>
          <w:szCs w:val="24"/>
          <w:lang w:eastAsia="zh-TW"/>
        </w:rPr>
        <w:t xml:space="preserve">(2), 319–328. </w:t>
      </w:r>
      <w:r w:rsidRPr="00446058">
        <w:rPr>
          <w:rFonts w:asciiTheme="minorHAnsi" w:eastAsia="PMingLiU" w:hAnsiTheme="minorHAnsi" w:cstheme="minorHAnsi"/>
          <w:szCs w:val="24"/>
          <w:lang w:eastAsia="zh-TW"/>
        </w:rPr>
        <w:tab/>
      </w:r>
      <w:hyperlink r:id="rId271" w:history="1">
        <w:r w:rsidRPr="002D0BC5">
          <w:rPr>
            <w:rStyle w:val="Hyperlink"/>
            <w:rFonts w:asciiTheme="minorHAnsi" w:eastAsia="PMingLiU" w:hAnsiTheme="minorHAnsi" w:cstheme="minorHAnsi"/>
            <w:szCs w:val="24"/>
            <w:lang w:eastAsia="zh-TW"/>
          </w:rPr>
          <w:t>https://doi.org/10.3161/15081109ACC2018.20.2.004</w:t>
        </w:r>
      </w:hyperlink>
    </w:p>
    <w:p w14:paraId="0BC18B8C"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Pretorius, M., Van Cakenberghe, V., Broders, H., &amp; Keith, M. (2020). Temperature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explains variation in seasonal temporal activity of Miniopterus natalensis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more than moonlight or humidity. </w:t>
      </w:r>
      <w:r w:rsidRPr="00446058">
        <w:rPr>
          <w:rFonts w:asciiTheme="minorHAnsi" w:eastAsia="PMingLiU" w:hAnsiTheme="minorHAnsi" w:cstheme="minorHAnsi"/>
          <w:i/>
          <w:iCs/>
          <w:szCs w:val="24"/>
          <w:lang w:eastAsia="zh-TW"/>
        </w:rPr>
        <w:t>Mammal Research, 65</w:t>
      </w:r>
      <w:r w:rsidRPr="00446058">
        <w:rPr>
          <w:rFonts w:asciiTheme="minorHAnsi" w:eastAsia="PMingLiU" w:hAnsiTheme="minorHAnsi" w:cstheme="minorHAnsi"/>
          <w:szCs w:val="24"/>
          <w:lang w:eastAsia="zh-TW"/>
        </w:rPr>
        <w:t xml:space="preserve">(4), 755–765. </w:t>
      </w:r>
      <w:r>
        <w:rPr>
          <w:rFonts w:asciiTheme="minorHAnsi" w:eastAsia="PMingLiU" w:hAnsiTheme="minorHAnsi" w:cstheme="minorHAnsi"/>
          <w:szCs w:val="24"/>
          <w:lang w:eastAsia="zh-TW"/>
        </w:rPr>
        <w:tab/>
      </w:r>
      <w:hyperlink r:id="rId272" w:history="1">
        <w:r w:rsidRPr="001843D3">
          <w:rPr>
            <w:rStyle w:val="Hyperlink"/>
            <w:rFonts w:asciiTheme="minorHAnsi" w:eastAsia="PMingLiU" w:hAnsiTheme="minorHAnsi" w:cstheme="minorHAnsi"/>
            <w:szCs w:val="24"/>
            <w:lang w:eastAsia="zh-TW"/>
          </w:rPr>
          <w:t>https://doi.org/10.1007/s13364-020-00531-w</w:t>
        </w:r>
      </w:hyperlink>
      <w:r w:rsidRPr="00446058">
        <w:rPr>
          <w:rFonts w:asciiTheme="minorHAnsi" w:eastAsia="PMingLiU" w:hAnsiTheme="minorHAnsi" w:cstheme="minorHAnsi"/>
          <w:szCs w:val="24"/>
          <w:lang w:eastAsia="zh-TW"/>
        </w:rPr>
        <w:t xml:space="preserve"> </w:t>
      </w:r>
    </w:p>
    <w:p w14:paraId="1B132013"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Queensland Government. (2020). Wildlife of Samford conservation Park. Retrieved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November 19, 2020 from </w:t>
      </w:r>
      <w:r>
        <w:rPr>
          <w:rFonts w:asciiTheme="minorHAnsi" w:eastAsia="PMingLiU" w:hAnsiTheme="minorHAnsi" w:cstheme="minorHAnsi"/>
          <w:szCs w:val="24"/>
          <w:lang w:eastAsia="zh-TW"/>
        </w:rPr>
        <w:tab/>
      </w:r>
      <w:hyperlink r:id="rId273" w:history="1">
        <w:r w:rsidRPr="001843D3">
          <w:rPr>
            <w:rStyle w:val="Hyperlink"/>
            <w:rFonts w:asciiTheme="minorHAnsi" w:eastAsia="PMingLiU" w:hAnsiTheme="minorHAnsi" w:cstheme="minorHAnsi"/>
            <w:szCs w:val="24"/>
            <w:lang w:eastAsia="zh-TW"/>
          </w:rPr>
          <w:t>https://wetlandinfo.des.qld.gov.au/wetlands/factmaps/wildlife/?AreaID=co</w:t>
        </w:r>
        <w:r w:rsidRPr="001843D3">
          <w:rPr>
            <w:rStyle w:val="Hyperlink"/>
            <w:rFonts w:asciiTheme="minorHAnsi" w:eastAsia="PMingLiU" w:hAnsiTheme="minorHAnsi" w:cstheme="minorHAnsi"/>
            <w:szCs w:val="24"/>
            <w:lang w:eastAsia="zh-TW"/>
          </w:rPr>
          <w:tab/>
          <w:t>nservation-park-samford</w:t>
        </w:r>
      </w:hyperlink>
    </w:p>
    <w:p w14:paraId="47C244CE" w14:textId="77777777" w:rsidR="00165325" w:rsidRDefault="00165325"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Ramos Pereira, M., Salgueiro, P., Rodrigues, L., Coelho, M., &amp; Palmeirim, J. (2009).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Population Structure </w:t>
      </w:r>
      <w:r w:rsidRPr="00446058">
        <w:rPr>
          <w:rFonts w:asciiTheme="minorHAnsi" w:eastAsia="PMingLiU" w:hAnsiTheme="minorHAnsi" w:cstheme="minorHAnsi"/>
          <w:szCs w:val="24"/>
          <w:lang w:eastAsia="zh-TW"/>
        </w:rPr>
        <w:tab/>
        <w:t xml:space="preserve">of a Cave-Dwelling Bat, Miniopterus schreibersii: Does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It Reflect History and Social Organization? </w:t>
      </w:r>
      <w:r w:rsidRPr="00446058">
        <w:rPr>
          <w:rFonts w:asciiTheme="minorHAnsi" w:eastAsia="PMingLiU" w:hAnsiTheme="minorHAnsi" w:cstheme="minorHAnsi"/>
          <w:i/>
          <w:iCs/>
          <w:szCs w:val="24"/>
          <w:lang w:eastAsia="zh-TW"/>
        </w:rPr>
        <w:t>The Journal of Heredity, 100</w:t>
      </w:r>
      <w:r w:rsidRPr="00446058">
        <w:rPr>
          <w:rFonts w:asciiTheme="minorHAnsi" w:eastAsia="PMingLiU" w:hAnsiTheme="minorHAnsi" w:cstheme="minorHAnsi"/>
          <w:szCs w:val="24"/>
          <w:lang w:eastAsia="zh-TW"/>
        </w:rPr>
        <w:t xml:space="preserve">(5),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533–544. </w:t>
      </w:r>
      <w:hyperlink r:id="rId274" w:history="1">
        <w:r w:rsidRPr="002D0BC5">
          <w:rPr>
            <w:rStyle w:val="Hyperlink"/>
            <w:rFonts w:asciiTheme="minorHAnsi" w:eastAsia="PMingLiU" w:hAnsiTheme="minorHAnsi" w:cstheme="minorHAnsi"/>
            <w:szCs w:val="24"/>
            <w:lang w:eastAsia="zh-TW"/>
          </w:rPr>
          <w:t>https://doi.org/10.1093/jhered/esp032</w:t>
        </w:r>
      </w:hyperlink>
    </w:p>
    <w:p w14:paraId="02D66CC1"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Ransome, R. (2009). The effect of ambient temperature on the arousal frequency of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the hibernating Greater horseshoe bat, </w:t>
      </w:r>
      <w:r w:rsidRPr="00446058">
        <w:rPr>
          <w:rFonts w:asciiTheme="minorHAnsi" w:eastAsia="PMingLiU" w:hAnsiTheme="minorHAnsi" w:cstheme="minorHAnsi"/>
          <w:i/>
          <w:iCs/>
          <w:szCs w:val="24"/>
          <w:lang w:val="en-US" w:eastAsia="zh-TW"/>
        </w:rPr>
        <w:t>Rhinolophus fermmequinum</w:t>
      </w:r>
      <w:r w:rsidRPr="00446058">
        <w:rPr>
          <w:rFonts w:asciiTheme="minorHAnsi" w:eastAsia="PMingLiU" w:hAnsiTheme="minorHAnsi" w:cstheme="minorHAnsi"/>
          <w:szCs w:val="24"/>
          <w:lang w:val="en-US" w:eastAsia="zh-TW"/>
        </w:rPr>
        <w:t xml:space="preserve">, in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relation to site selection and the hibernation state. </w:t>
      </w:r>
      <w:r w:rsidRPr="00446058">
        <w:rPr>
          <w:rFonts w:asciiTheme="minorHAnsi" w:eastAsia="PMingLiU" w:hAnsiTheme="minorHAnsi" w:cstheme="minorHAnsi"/>
          <w:i/>
          <w:iCs/>
          <w:szCs w:val="24"/>
          <w:lang w:val="en-US" w:eastAsia="zh-TW"/>
        </w:rPr>
        <w:t>Journal of Zoology, 164</w:t>
      </w:r>
      <w:r w:rsidRPr="00446058">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353 - 371.</w:t>
      </w:r>
      <w:r>
        <w:rPr>
          <w:rFonts w:asciiTheme="minorHAnsi" w:eastAsia="PMingLiU" w:hAnsiTheme="minorHAnsi" w:cstheme="minorHAnsi"/>
          <w:szCs w:val="24"/>
          <w:lang w:val="en-US" w:eastAsia="zh-TW"/>
        </w:rPr>
        <w:t xml:space="preserve"> </w:t>
      </w:r>
      <w:hyperlink r:id="rId275" w:history="1">
        <w:r w:rsidRPr="001843D3">
          <w:rPr>
            <w:rStyle w:val="Hyperlink"/>
            <w:rFonts w:asciiTheme="minorHAnsi" w:eastAsia="PMingLiU" w:hAnsiTheme="minorHAnsi" w:cstheme="minorHAnsi"/>
            <w:szCs w:val="24"/>
            <w:lang w:val="en-US" w:eastAsia="zh-TW"/>
          </w:rPr>
          <w:t>https://doi.org/10.1111/j.1469-7998.1971.tb01323.x</w:t>
        </w:r>
      </w:hyperlink>
    </w:p>
    <w:p w14:paraId="7716DA63"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Reichard, J., Gonzalez, L., Casey, C., Allen, L., Hristov, N., &amp; Kunz, T. (2009). Evening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Behavior and Seasonal Dynamics in Large Colonies of Brazilian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Free-Tailed Bats. </w:t>
      </w:r>
      <w:r w:rsidRPr="00446058">
        <w:rPr>
          <w:rFonts w:asciiTheme="minorHAnsi" w:eastAsia="PMingLiU" w:hAnsiTheme="minorHAnsi" w:cstheme="minorHAnsi"/>
          <w:i/>
          <w:iCs/>
          <w:szCs w:val="24"/>
          <w:lang w:eastAsia="zh-TW"/>
        </w:rPr>
        <w:t>Journal of Mammalogy, 90</w:t>
      </w:r>
      <w:r w:rsidRPr="00446058">
        <w:rPr>
          <w:rFonts w:asciiTheme="minorHAnsi" w:eastAsia="PMingLiU" w:hAnsiTheme="minorHAnsi" w:cstheme="minorHAnsi"/>
          <w:szCs w:val="24"/>
          <w:lang w:eastAsia="zh-TW"/>
        </w:rPr>
        <w:t xml:space="preserve">(6), 1478–1486. </w:t>
      </w:r>
      <w:r>
        <w:rPr>
          <w:rFonts w:asciiTheme="minorHAnsi" w:eastAsia="PMingLiU" w:hAnsiTheme="minorHAnsi" w:cstheme="minorHAnsi"/>
          <w:szCs w:val="24"/>
          <w:lang w:eastAsia="zh-TW"/>
        </w:rPr>
        <w:tab/>
      </w:r>
      <w:hyperlink r:id="rId276" w:history="1">
        <w:r w:rsidRPr="001843D3">
          <w:rPr>
            <w:rStyle w:val="Hyperlink"/>
            <w:rFonts w:asciiTheme="minorHAnsi" w:eastAsia="PMingLiU" w:hAnsiTheme="minorHAnsi" w:cstheme="minorHAnsi"/>
            <w:szCs w:val="24"/>
            <w:lang w:eastAsia="zh-TW"/>
          </w:rPr>
          <w:t>https://doi.org/10.1644/08-MAMM-A-266R1.1</w:t>
        </w:r>
      </w:hyperlink>
    </w:p>
    <w:p w14:paraId="42C50399"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5372BE">
        <w:rPr>
          <w:rFonts w:asciiTheme="minorHAnsi" w:eastAsia="PMingLiU" w:hAnsiTheme="minorHAnsi" w:cstheme="minorHAnsi"/>
          <w:szCs w:val="24"/>
          <w:lang w:eastAsia="zh-TW"/>
        </w:rPr>
        <w:t>Reinhold</w:t>
      </w:r>
      <w:r>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L., Law</w:t>
      </w:r>
      <w:r>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B., Ford</w:t>
      </w:r>
      <w:r>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G., </w:t>
      </w:r>
      <w:r>
        <w:rPr>
          <w:rFonts w:asciiTheme="minorHAnsi" w:eastAsia="PMingLiU" w:hAnsiTheme="minorHAnsi" w:cstheme="minorHAnsi"/>
          <w:szCs w:val="24"/>
          <w:lang w:eastAsia="zh-TW"/>
        </w:rPr>
        <w:t>&amp;</w:t>
      </w:r>
      <w:r w:rsidRPr="005372BE">
        <w:rPr>
          <w:rFonts w:asciiTheme="minorHAnsi" w:eastAsia="PMingLiU" w:hAnsiTheme="minorHAnsi" w:cstheme="minorHAnsi"/>
          <w:szCs w:val="24"/>
          <w:lang w:eastAsia="zh-TW"/>
        </w:rPr>
        <w:t xml:space="preserve"> Pennay</w:t>
      </w:r>
      <w:r>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M. (2001</w:t>
      </w:r>
      <w:r w:rsidRPr="005372BE">
        <w:rPr>
          <w:rFonts w:asciiTheme="minorHAnsi" w:eastAsia="PMingLiU" w:hAnsiTheme="minorHAnsi" w:cstheme="minorHAnsi"/>
          <w:i/>
          <w:iCs/>
          <w:szCs w:val="24"/>
          <w:lang w:eastAsia="zh-TW"/>
        </w:rPr>
        <w:t>). Key to the bat calls of south-</w:t>
      </w:r>
      <w:r w:rsidRPr="005372BE">
        <w:rPr>
          <w:rFonts w:asciiTheme="minorHAnsi" w:eastAsia="PMingLiU" w:hAnsiTheme="minorHAnsi" w:cstheme="minorHAnsi"/>
          <w:i/>
          <w:iCs/>
          <w:szCs w:val="24"/>
          <w:lang w:eastAsia="zh-TW"/>
        </w:rPr>
        <w:tab/>
        <w:t xml:space="preserve">east Queensland and </w:t>
      </w:r>
      <w:r w:rsidRPr="005372BE">
        <w:rPr>
          <w:rFonts w:asciiTheme="minorHAnsi" w:eastAsia="PMingLiU" w:hAnsiTheme="minorHAnsi" w:cstheme="minorHAnsi"/>
          <w:i/>
          <w:iCs/>
          <w:szCs w:val="24"/>
          <w:lang w:eastAsia="zh-TW"/>
        </w:rPr>
        <w:tab/>
        <w:t>north-east New South Wales.</w:t>
      </w:r>
      <w:r w:rsidRPr="005372BE">
        <w:rPr>
          <w:rFonts w:asciiTheme="minorHAnsi" w:eastAsia="PMingLiU" w:hAnsiTheme="minorHAnsi" w:cstheme="minorHAnsi"/>
          <w:szCs w:val="24"/>
          <w:lang w:eastAsia="zh-TW"/>
        </w:rPr>
        <w:t xml:space="preserve"> Queensland Department </w:t>
      </w:r>
      <w:r w:rsidRPr="005372BE">
        <w:rPr>
          <w:rFonts w:asciiTheme="minorHAnsi" w:eastAsia="PMingLiU" w:hAnsiTheme="minorHAnsi" w:cstheme="minorHAnsi"/>
          <w:szCs w:val="24"/>
          <w:lang w:eastAsia="zh-TW"/>
        </w:rPr>
        <w:tab/>
        <w:t xml:space="preserve">of Natural Resources and Mines, State Forests of New South Wales, </w:t>
      </w:r>
      <w:r w:rsidRPr="005372BE">
        <w:rPr>
          <w:rFonts w:asciiTheme="minorHAnsi" w:eastAsia="PMingLiU" w:hAnsiTheme="minorHAnsi" w:cstheme="minorHAnsi"/>
          <w:szCs w:val="24"/>
          <w:lang w:eastAsia="zh-TW"/>
        </w:rPr>
        <w:lastRenderedPageBreak/>
        <w:tab/>
        <w:t xml:space="preserve">University of Southern Queensland, and New South Wales National Parks </w:t>
      </w:r>
      <w:r w:rsidRPr="005372BE">
        <w:rPr>
          <w:rFonts w:asciiTheme="minorHAnsi" w:eastAsia="PMingLiU" w:hAnsiTheme="minorHAnsi" w:cstheme="minorHAnsi"/>
          <w:szCs w:val="24"/>
          <w:lang w:eastAsia="zh-TW"/>
        </w:rPr>
        <w:tab/>
        <w:t>and Wildlife Service, Australia.</w:t>
      </w:r>
      <w:r w:rsidRPr="00446058">
        <w:rPr>
          <w:rFonts w:asciiTheme="minorHAnsi" w:eastAsia="PMingLiU" w:hAnsiTheme="minorHAnsi" w:cstheme="minorHAnsi"/>
          <w:szCs w:val="24"/>
          <w:lang w:eastAsia="zh-TW"/>
        </w:rPr>
        <w:t xml:space="preserve"> </w:t>
      </w:r>
    </w:p>
    <w:p w14:paraId="1B27EA43"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Reiter, G., Hüttmeir, U., Krainer, K., Smole-Wiener, K., </w:t>
      </w:r>
      <w:r>
        <w:rPr>
          <w:rFonts w:asciiTheme="minorHAnsi" w:eastAsia="PMingLiU" w:hAnsiTheme="minorHAnsi" w:cstheme="minorHAnsi"/>
          <w:szCs w:val="24"/>
          <w:lang w:eastAsia="zh-TW"/>
        </w:rPr>
        <w:t xml:space="preserve">&amp; </w:t>
      </w:r>
      <w:r w:rsidRPr="00446058">
        <w:rPr>
          <w:rFonts w:asciiTheme="minorHAnsi" w:eastAsia="PMingLiU" w:hAnsiTheme="minorHAnsi" w:cstheme="minorHAnsi"/>
          <w:szCs w:val="24"/>
          <w:lang w:eastAsia="zh-TW"/>
        </w:rPr>
        <w:t xml:space="preserve">Jerabek, M. (2008).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Emergence behaviour of lesser horseshoe bats (</w:t>
      </w:r>
      <w:r w:rsidRPr="00446058">
        <w:rPr>
          <w:rFonts w:asciiTheme="minorHAnsi" w:eastAsia="PMingLiU" w:hAnsiTheme="minorHAnsi" w:cstheme="minorHAnsi"/>
          <w:i/>
          <w:iCs/>
          <w:szCs w:val="24"/>
          <w:lang w:eastAsia="zh-TW"/>
        </w:rPr>
        <w:t>Rhinolophus hipposideros</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Intracolony variation in time and space (Carinthia and Salzburg, Austria).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 xml:space="preserve">Berichte des naturwissenschaftlichen-medizinischen Vereins Innsbruck,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95</w:t>
      </w:r>
      <w:r w:rsidRPr="00446058">
        <w:rPr>
          <w:rFonts w:asciiTheme="minorHAnsi" w:eastAsia="PMingLiU" w:hAnsiTheme="minorHAnsi" w:cstheme="minorHAnsi"/>
          <w:szCs w:val="24"/>
          <w:lang w:eastAsia="zh-TW"/>
        </w:rPr>
        <w:t>, 81-93</w:t>
      </w:r>
    </w:p>
    <w:p w14:paraId="6552D279"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Rhodes M. (2002). Assessment of sources of variance and patterns of overlap in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microchiropteran wing morphology in southeast Queensland, Australia.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Canadian Journal of Zoology, 80</w:t>
      </w:r>
      <w:r w:rsidRPr="00446058">
        <w:rPr>
          <w:rFonts w:asciiTheme="minorHAnsi" w:eastAsia="PMingLiU" w:hAnsiTheme="minorHAnsi" w:cstheme="minorHAnsi"/>
          <w:szCs w:val="24"/>
          <w:lang w:val="en-US" w:eastAsia="zh-TW"/>
        </w:rPr>
        <w:t xml:space="preserve">(3), 450–460. </w:t>
      </w:r>
      <w:r>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hyperlink r:id="rId277" w:history="1">
        <w:r w:rsidRPr="001843D3">
          <w:rPr>
            <w:rStyle w:val="Hyperlink"/>
            <w:rFonts w:asciiTheme="minorHAnsi" w:eastAsia="PMingLiU" w:hAnsiTheme="minorHAnsi" w:cstheme="minorHAnsi"/>
            <w:szCs w:val="24"/>
            <w:lang w:val="en-US" w:eastAsia="zh-TW"/>
          </w:rPr>
          <w:t>https://doi.org/10.1139/z02-</w:t>
        </w:r>
        <w:r w:rsidRPr="001843D3">
          <w:rPr>
            <w:rStyle w:val="Hyperlink"/>
            <w:rFonts w:asciiTheme="minorHAnsi" w:eastAsia="PMingLiU" w:hAnsiTheme="minorHAnsi" w:cstheme="minorHAnsi"/>
            <w:szCs w:val="24"/>
            <w:lang w:val="en-US" w:eastAsia="zh-TW"/>
          </w:rPr>
          <w:tab/>
          <w:t>029</w:t>
        </w:r>
      </w:hyperlink>
    </w:p>
    <w:p w14:paraId="35614665"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eastAsia="zh-TW"/>
        </w:rPr>
        <w:t>Rodhouse, T. &amp; Hyde, K. (2014). Roost and Forage Site Fidelity of Western Small-</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Footed Myotis (</w:t>
      </w:r>
      <w:r w:rsidRPr="00446058">
        <w:rPr>
          <w:rFonts w:asciiTheme="minorHAnsi" w:eastAsia="PMingLiU" w:hAnsiTheme="minorHAnsi" w:cstheme="minorHAnsi"/>
          <w:i/>
          <w:iCs/>
          <w:szCs w:val="24"/>
          <w:lang w:eastAsia="zh-TW"/>
        </w:rPr>
        <w:t>Myotis ciliolabrum</w:t>
      </w:r>
      <w:r w:rsidRPr="00446058">
        <w:rPr>
          <w:rFonts w:asciiTheme="minorHAnsi" w:eastAsia="PMingLiU" w:hAnsiTheme="minorHAnsi" w:cstheme="minorHAnsi"/>
          <w:szCs w:val="24"/>
          <w:lang w:eastAsia="zh-TW"/>
        </w:rPr>
        <w:t xml:space="preserve">) in an Oregon Desert Canyon. </w:t>
      </w:r>
      <w:r w:rsidRPr="00446058">
        <w:rPr>
          <w:rFonts w:asciiTheme="minorHAnsi" w:eastAsia="PMingLiU" w:hAnsiTheme="minorHAnsi" w:cstheme="minorHAnsi"/>
          <w:i/>
          <w:iCs/>
          <w:szCs w:val="24"/>
          <w:lang w:eastAsia="zh-TW"/>
        </w:rPr>
        <w:t xml:space="preserve">Western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North American Naturalist, 74</w:t>
      </w:r>
      <w:r w:rsidRPr="00446058">
        <w:rPr>
          <w:rFonts w:asciiTheme="minorHAnsi" w:eastAsia="PMingLiU" w:hAnsiTheme="minorHAnsi" w:cstheme="minorHAnsi"/>
          <w:szCs w:val="24"/>
          <w:lang w:eastAsia="zh-TW"/>
        </w:rPr>
        <w:t xml:space="preserve">(2), 241–248. </w:t>
      </w:r>
      <w:r>
        <w:rPr>
          <w:rFonts w:asciiTheme="minorHAnsi" w:eastAsia="PMingLiU" w:hAnsiTheme="minorHAnsi" w:cstheme="minorHAnsi"/>
          <w:szCs w:val="24"/>
          <w:lang w:eastAsia="zh-TW"/>
        </w:rPr>
        <w:tab/>
      </w:r>
      <w:hyperlink r:id="rId278" w:history="1">
        <w:r w:rsidRPr="001843D3">
          <w:rPr>
            <w:rStyle w:val="Hyperlink"/>
            <w:rFonts w:asciiTheme="minorHAnsi" w:eastAsia="PMingLiU" w:hAnsiTheme="minorHAnsi" w:cstheme="minorHAnsi"/>
            <w:szCs w:val="24"/>
            <w:lang w:eastAsia="zh-TW"/>
          </w:rPr>
          <w:t>https://doi.org/10.3398/064.074.0212</w:t>
        </w:r>
      </w:hyperlink>
    </w:p>
    <w:p w14:paraId="6FD673BE"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r w:rsidRPr="006123B5">
        <w:rPr>
          <w:rFonts w:asciiTheme="minorHAnsi" w:eastAsia="PMingLiU" w:hAnsiTheme="minorHAnsi" w:cstheme="minorHAnsi"/>
          <w:szCs w:val="24"/>
          <w:lang w:val="en-US" w:eastAsia="zh-TW"/>
        </w:rPr>
        <w:t xml:space="preserve">Rowse E. G., Lewanzik D., Stone E. L., Harris S., Jones G. (2016). Dark Matters: The </w:t>
      </w:r>
      <w:r w:rsidRPr="006123B5">
        <w:rPr>
          <w:rFonts w:asciiTheme="minorHAnsi" w:eastAsia="PMingLiU" w:hAnsiTheme="minorHAnsi" w:cstheme="minorHAnsi"/>
          <w:szCs w:val="24"/>
          <w:lang w:val="en-US" w:eastAsia="zh-TW"/>
        </w:rPr>
        <w:tab/>
        <w:t>Effects of Artificial Lighting on Bats</w:t>
      </w:r>
      <w:r w:rsidRPr="006123B5">
        <w:rPr>
          <w:rFonts w:asciiTheme="minorHAnsi" w:eastAsia="PMingLiU" w:hAnsiTheme="minorHAnsi" w:cstheme="minorHAnsi"/>
          <w:i/>
          <w:iCs/>
          <w:szCs w:val="24"/>
          <w:lang w:val="en-US" w:eastAsia="zh-TW"/>
        </w:rPr>
        <w:t xml:space="preserve">. </w:t>
      </w:r>
      <w:r w:rsidRPr="006123B5">
        <w:rPr>
          <w:rFonts w:asciiTheme="minorHAnsi" w:eastAsia="PMingLiU" w:hAnsiTheme="minorHAnsi" w:cstheme="minorHAnsi"/>
          <w:szCs w:val="24"/>
          <w:lang w:val="en-US" w:eastAsia="zh-TW"/>
        </w:rPr>
        <w:t xml:space="preserve">In C. C. Voigt, T. Kingston (Eds.), </w:t>
      </w:r>
      <w:r w:rsidRPr="006123B5">
        <w:rPr>
          <w:rFonts w:asciiTheme="minorHAnsi" w:eastAsia="PMingLiU" w:hAnsiTheme="minorHAnsi" w:cstheme="minorHAnsi"/>
          <w:i/>
          <w:iCs/>
          <w:szCs w:val="24"/>
          <w:lang w:val="en-US" w:eastAsia="zh-TW"/>
        </w:rPr>
        <w:t xml:space="preserve">Bats in </w:t>
      </w:r>
      <w:r w:rsidRPr="006123B5">
        <w:rPr>
          <w:rFonts w:asciiTheme="minorHAnsi" w:eastAsia="PMingLiU" w:hAnsiTheme="minorHAnsi" w:cstheme="minorHAnsi"/>
          <w:i/>
          <w:iCs/>
          <w:szCs w:val="24"/>
          <w:lang w:val="en-US" w:eastAsia="zh-TW"/>
        </w:rPr>
        <w:tab/>
        <w:t xml:space="preserve">the Anthropocene: Conservation of Bats </w:t>
      </w:r>
      <w:r w:rsidRPr="006123B5">
        <w:rPr>
          <w:rFonts w:asciiTheme="minorHAnsi" w:eastAsia="PMingLiU" w:hAnsiTheme="minorHAnsi" w:cstheme="minorHAnsi"/>
          <w:i/>
          <w:iCs/>
          <w:szCs w:val="24"/>
          <w:lang w:val="en-US" w:eastAsia="zh-TW"/>
        </w:rPr>
        <w:tab/>
        <w:t xml:space="preserve">in a Changing World </w:t>
      </w:r>
      <w:r w:rsidRPr="006123B5">
        <w:rPr>
          <w:rFonts w:asciiTheme="minorHAnsi" w:eastAsia="PMingLiU" w:hAnsiTheme="minorHAnsi" w:cstheme="minorHAnsi"/>
          <w:szCs w:val="24"/>
          <w:lang w:val="en-US" w:eastAsia="zh-TW"/>
        </w:rPr>
        <w:t>(pp. 187–</w:t>
      </w:r>
      <w:r w:rsidRPr="006123B5">
        <w:rPr>
          <w:rFonts w:asciiTheme="minorHAnsi" w:eastAsia="PMingLiU" w:hAnsiTheme="minorHAnsi" w:cstheme="minorHAnsi"/>
          <w:szCs w:val="24"/>
          <w:lang w:val="en-US" w:eastAsia="zh-TW"/>
        </w:rPr>
        <w:tab/>
        <w:t>207)</w:t>
      </w:r>
      <w:r w:rsidRPr="006123B5">
        <w:rPr>
          <w:rFonts w:asciiTheme="minorHAnsi" w:eastAsia="PMingLiU" w:hAnsiTheme="minorHAnsi" w:cstheme="minorHAnsi"/>
          <w:i/>
          <w:iCs/>
          <w:szCs w:val="24"/>
          <w:lang w:val="en-US" w:eastAsia="zh-TW"/>
        </w:rPr>
        <w:t>.</w:t>
      </w:r>
      <w:r w:rsidRPr="006123B5">
        <w:rPr>
          <w:rFonts w:asciiTheme="minorHAnsi" w:eastAsia="PMingLiU" w:hAnsiTheme="minorHAnsi" w:cstheme="minorHAnsi"/>
          <w:szCs w:val="24"/>
          <w:lang w:val="en-US" w:eastAsia="zh-TW"/>
        </w:rPr>
        <w:t xml:space="preserve"> Springer, Cham. </w:t>
      </w:r>
      <w:hyperlink r:id="rId279" w:history="1">
        <w:r w:rsidRPr="006123B5">
          <w:rPr>
            <w:rFonts w:asciiTheme="minorHAnsi" w:eastAsia="PMingLiU" w:hAnsiTheme="minorHAnsi" w:cstheme="minorHAnsi"/>
            <w:color w:val="0000FF"/>
            <w:szCs w:val="24"/>
            <w:u w:val="single"/>
            <w:lang w:val="en-US" w:eastAsia="zh-TW"/>
          </w:rPr>
          <w:t>https://doi.org/10.1007/978-3-319-25220-97</w:t>
        </w:r>
      </w:hyperlink>
    </w:p>
    <w:p w14:paraId="1123452D" w14:textId="77777777" w:rsidR="00165325" w:rsidRDefault="00165325"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Russo, D., Cistrone, L., &amp; Jones, G. (2007). Emergence time in forest bats: the </w:t>
      </w:r>
      <w:r>
        <w:rPr>
          <w:rFonts w:asciiTheme="minorHAnsi" w:eastAsia="PMingLiU" w:hAnsiTheme="minorHAnsi" w:cstheme="minorHAnsi"/>
          <w:szCs w:val="24"/>
          <w:lang w:eastAsia="zh-TW"/>
        </w:rPr>
        <w:t>I</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nfluence of canopy closure</w:t>
      </w:r>
      <w:r w:rsidRPr="00446058">
        <w:rPr>
          <w:rFonts w:asciiTheme="minorHAnsi" w:eastAsia="PMingLiU" w:hAnsiTheme="minorHAnsi" w:cstheme="minorHAnsi"/>
          <w:i/>
          <w:iCs/>
          <w:szCs w:val="24"/>
          <w:lang w:eastAsia="zh-TW"/>
        </w:rPr>
        <w:t>. Acta Oecologica (Montrouge), 31</w:t>
      </w:r>
      <w:r w:rsidRPr="00446058">
        <w:rPr>
          <w:rFonts w:asciiTheme="minorHAnsi" w:eastAsia="PMingLiU" w:hAnsiTheme="minorHAnsi" w:cstheme="minorHAnsi"/>
          <w:szCs w:val="24"/>
          <w:lang w:eastAsia="zh-TW"/>
        </w:rPr>
        <w:t xml:space="preserve">(1), 119–126. </w:t>
      </w:r>
      <w:r w:rsidRPr="00446058">
        <w:rPr>
          <w:rFonts w:asciiTheme="minorHAnsi" w:eastAsia="PMingLiU" w:hAnsiTheme="minorHAnsi" w:cstheme="minorHAnsi"/>
          <w:szCs w:val="24"/>
          <w:lang w:eastAsia="zh-TW"/>
        </w:rPr>
        <w:tab/>
      </w:r>
      <w:hyperlink r:id="rId280" w:history="1">
        <w:r w:rsidRPr="002D0BC5">
          <w:rPr>
            <w:rStyle w:val="Hyperlink"/>
            <w:rFonts w:asciiTheme="minorHAnsi" w:eastAsia="PMingLiU" w:hAnsiTheme="minorHAnsi" w:cstheme="minorHAnsi"/>
            <w:szCs w:val="24"/>
            <w:lang w:eastAsia="zh-TW"/>
          </w:rPr>
          <w:t>https://doi.org/10.1016/j.actao.2006.11.001</w:t>
        </w:r>
      </w:hyperlink>
    </w:p>
    <w:p w14:paraId="11217A49" w14:textId="77777777" w:rsidR="00165325" w:rsidRDefault="00165325"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Rydell, J., Entwistle, A., &amp; Racey, P. (1996). Timing of Foraging Flights of Three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Species of Bats in Relation to Insect Activity and Predation Risk. </w:t>
      </w:r>
      <w:r w:rsidRPr="00446058">
        <w:rPr>
          <w:rFonts w:asciiTheme="minorHAnsi" w:eastAsia="PMingLiU" w:hAnsiTheme="minorHAnsi" w:cstheme="minorHAnsi"/>
          <w:i/>
          <w:iCs/>
          <w:szCs w:val="24"/>
          <w:lang w:eastAsia="zh-TW"/>
        </w:rPr>
        <w:t>Oikos, 76</w:t>
      </w:r>
      <w:r w:rsidRPr="00446058">
        <w:rPr>
          <w:rFonts w:asciiTheme="minorHAnsi" w:eastAsia="PMingLiU" w:hAnsiTheme="minorHAnsi" w:cstheme="minorHAnsi"/>
          <w:szCs w:val="24"/>
          <w:lang w:eastAsia="zh-TW"/>
        </w:rPr>
        <w:t xml:space="preserve">(2),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243–252. </w:t>
      </w:r>
      <w:hyperlink r:id="rId281" w:history="1">
        <w:r w:rsidRPr="002D0BC5">
          <w:rPr>
            <w:rStyle w:val="Hyperlink"/>
            <w:rFonts w:asciiTheme="minorHAnsi" w:eastAsia="PMingLiU" w:hAnsiTheme="minorHAnsi" w:cstheme="minorHAnsi"/>
            <w:szCs w:val="24"/>
            <w:lang w:eastAsia="zh-TW"/>
          </w:rPr>
          <w:t>https://doi.org/10.2307/3546196</w:t>
        </w:r>
      </w:hyperlink>
    </w:p>
    <w:p w14:paraId="4C5CF911"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Rydell, J., Entwistle, A., &amp; Racey, P. (1996). Timing of Foraging Flights of Three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Species of Bats in Relation to Insect Activity and Predation Risk. </w:t>
      </w:r>
      <w:r w:rsidRPr="00446058">
        <w:rPr>
          <w:rFonts w:asciiTheme="minorHAnsi" w:eastAsia="PMingLiU" w:hAnsiTheme="minorHAnsi" w:cstheme="minorHAnsi"/>
          <w:i/>
          <w:iCs/>
          <w:szCs w:val="24"/>
          <w:lang w:val="en-US" w:eastAsia="zh-TW"/>
        </w:rPr>
        <w:t>Oikos, 76</w:t>
      </w:r>
      <w:r w:rsidRPr="00446058">
        <w:rPr>
          <w:rFonts w:asciiTheme="minorHAnsi" w:eastAsia="PMingLiU" w:hAnsiTheme="minorHAnsi" w:cstheme="minorHAnsi"/>
          <w:szCs w:val="24"/>
          <w:lang w:val="en-US" w:eastAsia="zh-TW"/>
        </w:rPr>
        <w:t xml:space="preserve">(2),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243-252. </w:t>
      </w:r>
      <w:hyperlink r:id="rId282" w:history="1">
        <w:r w:rsidRPr="001843D3">
          <w:rPr>
            <w:rStyle w:val="Hyperlink"/>
            <w:rFonts w:asciiTheme="minorHAnsi" w:eastAsia="PMingLiU" w:hAnsiTheme="minorHAnsi" w:cstheme="minorHAnsi"/>
            <w:szCs w:val="24"/>
            <w:lang w:val="en-US" w:eastAsia="zh-TW"/>
          </w:rPr>
          <w:t>https://doi.org/10.2307/3546196</w:t>
        </w:r>
      </w:hyperlink>
    </w:p>
    <w:p w14:paraId="25CBE402"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Salvarina, I., Gravier, D., &amp; Rothhaupt, K. O. (2018). Seasonal bat activity related to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insect emergence at three temperate lakes. </w:t>
      </w:r>
      <w:r w:rsidRPr="00446058">
        <w:rPr>
          <w:rFonts w:asciiTheme="minorHAnsi" w:eastAsia="PMingLiU" w:hAnsiTheme="minorHAnsi" w:cstheme="minorHAnsi"/>
          <w:i/>
          <w:iCs/>
          <w:szCs w:val="24"/>
          <w:lang w:eastAsia="zh-TW"/>
        </w:rPr>
        <w:t>Ecology and evolution, 8</w:t>
      </w:r>
      <w:r w:rsidRPr="00446058">
        <w:rPr>
          <w:rFonts w:asciiTheme="minorHAnsi" w:eastAsia="PMingLiU" w:hAnsiTheme="minorHAnsi" w:cstheme="minorHAnsi"/>
          <w:szCs w:val="24"/>
          <w:lang w:eastAsia="zh-TW"/>
        </w:rPr>
        <w:t xml:space="preserve">(7),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3738–3750. </w:t>
      </w:r>
      <w:hyperlink r:id="rId283" w:history="1">
        <w:r w:rsidRPr="001843D3">
          <w:rPr>
            <w:rStyle w:val="Hyperlink"/>
            <w:rFonts w:asciiTheme="minorHAnsi" w:eastAsia="PMingLiU" w:hAnsiTheme="minorHAnsi" w:cstheme="minorHAnsi"/>
            <w:szCs w:val="24"/>
            <w:lang w:eastAsia="zh-TW"/>
          </w:rPr>
          <w:t>https://doi.org/10.1002/ece3.3943</w:t>
        </w:r>
      </w:hyperlink>
    </w:p>
    <w:p w14:paraId="19F6EA9C"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Sedgeley, J., &amp; O’Donnell, C. (1999). Roost selection by the long-tailed bat,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Chalinolobus tuberculatus, in temperate New Zealand rainforest and its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implications for the conservation of bats in managed forests. </w:t>
      </w:r>
      <w:r w:rsidRPr="00446058">
        <w:rPr>
          <w:rFonts w:asciiTheme="minorHAnsi" w:eastAsia="PMingLiU" w:hAnsiTheme="minorHAnsi" w:cstheme="minorHAnsi"/>
          <w:i/>
          <w:iCs/>
          <w:szCs w:val="24"/>
          <w:lang w:val="en-US" w:eastAsia="zh-TW"/>
        </w:rPr>
        <w:t xml:space="preserve">Biological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Conservation, 88</w:t>
      </w:r>
      <w:r w:rsidRPr="00446058">
        <w:rPr>
          <w:rFonts w:asciiTheme="minorHAnsi" w:eastAsia="PMingLiU" w:hAnsiTheme="minorHAnsi" w:cstheme="minorHAnsi"/>
          <w:szCs w:val="24"/>
          <w:lang w:val="en-US" w:eastAsia="zh-TW"/>
        </w:rPr>
        <w:t xml:space="preserve">(2), 261–276. </w:t>
      </w:r>
      <w:hyperlink r:id="rId284" w:history="1">
        <w:r w:rsidRPr="001843D3">
          <w:rPr>
            <w:rStyle w:val="Hyperlink"/>
            <w:rFonts w:asciiTheme="minorHAnsi" w:eastAsia="PMingLiU" w:hAnsiTheme="minorHAnsi" w:cstheme="minorHAnsi"/>
            <w:szCs w:val="24"/>
            <w:lang w:val="en-US" w:eastAsia="zh-TW"/>
          </w:rPr>
          <w:t>https://doi.org/10.1016/S0006-</w:t>
        </w:r>
        <w:r w:rsidRPr="001843D3">
          <w:rPr>
            <w:rStyle w:val="Hyperlink"/>
            <w:rFonts w:asciiTheme="minorHAnsi" w:eastAsia="PMingLiU" w:hAnsiTheme="minorHAnsi" w:cstheme="minorHAnsi"/>
            <w:szCs w:val="24"/>
            <w:lang w:val="en-US" w:eastAsia="zh-TW"/>
          </w:rPr>
          <w:tab/>
          <w:t>3207(98)00069-X</w:t>
        </w:r>
      </w:hyperlink>
      <w:r w:rsidRPr="00446058">
        <w:rPr>
          <w:rFonts w:asciiTheme="minorHAnsi" w:eastAsia="PMingLiU" w:hAnsiTheme="minorHAnsi" w:cstheme="minorHAnsi"/>
          <w:szCs w:val="24"/>
          <w:lang w:val="en-US" w:eastAsia="zh-TW"/>
        </w:rPr>
        <w:t xml:space="preserve"> </w:t>
      </w:r>
    </w:p>
    <w:p w14:paraId="309319E5" w14:textId="77777777" w:rsidR="00165325" w:rsidRPr="00E169EC" w:rsidRDefault="00165325" w:rsidP="00E169EC">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lastRenderedPageBreak/>
        <w:t xml:space="preserve">Shen, H. &amp; Lee, L. (2000). Mother-Young Interactions in a Maternity Colony of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Myotis formosus</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Journal of Mammalogy, 81</w:t>
      </w:r>
      <w:r w:rsidRPr="00446058">
        <w:rPr>
          <w:rFonts w:asciiTheme="minorHAnsi" w:eastAsia="PMingLiU" w:hAnsiTheme="minorHAnsi" w:cstheme="minorHAnsi"/>
          <w:szCs w:val="24"/>
          <w:lang w:eastAsia="zh-TW"/>
        </w:rPr>
        <w:t xml:space="preserve">(3), 726–733.                                                             </w:t>
      </w:r>
      <w:r>
        <w:rPr>
          <w:rFonts w:asciiTheme="minorHAnsi" w:eastAsia="PMingLiU" w:hAnsiTheme="minorHAnsi" w:cstheme="minorHAnsi"/>
          <w:szCs w:val="24"/>
          <w:lang w:eastAsia="zh-TW"/>
        </w:rPr>
        <w:tab/>
      </w:r>
      <w:hyperlink r:id="rId285" w:history="1">
        <w:r w:rsidRPr="001843D3">
          <w:rPr>
            <w:rStyle w:val="Hyperlink"/>
            <w:rFonts w:asciiTheme="minorHAnsi" w:eastAsia="PMingLiU" w:hAnsiTheme="minorHAnsi" w:cstheme="minorHAnsi"/>
            <w:szCs w:val="24"/>
            <w:lang w:eastAsia="zh-TW"/>
          </w:rPr>
          <w:t>https://doi.org/10.1043/0022-2372(2000)081(0726:MYIIAM)2.3.CO;2</w:t>
        </w:r>
      </w:hyperlink>
      <w:r w:rsidRPr="00446058">
        <w:rPr>
          <w:rFonts w:asciiTheme="minorHAnsi" w:eastAsia="PMingLiU" w:hAnsiTheme="minorHAnsi" w:cstheme="minorHAnsi"/>
          <w:szCs w:val="24"/>
          <w:lang w:eastAsia="zh-TW"/>
        </w:rPr>
        <w:t>.</w:t>
      </w:r>
    </w:p>
    <w:p w14:paraId="16553B03" w14:textId="77777777" w:rsidR="00165325" w:rsidRDefault="00165325" w:rsidP="00E169EC">
      <w:pPr>
        <w:spacing w:after="240" w:line="20" w:lineRule="atLeast"/>
        <w:rPr>
          <w:rFonts w:asciiTheme="minorHAnsi" w:eastAsia="PMingLiU" w:hAnsiTheme="minorHAnsi" w:cstheme="minorHAnsi"/>
          <w:szCs w:val="24"/>
          <w:lang w:eastAsia="zh-TW"/>
        </w:rPr>
      </w:pPr>
      <w:r w:rsidRPr="00E169EC">
        <w:rPr>
          <w:rFonts w:asciiTheme="minorHAnsi" w:eastAsia="PMingLiU" w:hAnsiTheme="minorHAnsi" w:cstheme="minorHAnsi"/>
          <w:szCs w:val="24"/>
          <w:lang w:eastAsia="zh-TW"/>
        </w:rPr>
        <w:t xml:space="preserve">Sherwin, H. A., Montgomery, W. I., &amp; Lundy, M. G. (2013). The impact and </w:t>
      </w:r>
      <w:r>
        <w:rPr>
          <w:rFonts w:asciiTheme="minorHAnsi" w:eastAsia="PMingLiU" w:hAnsiTheme="minorHAnsi" w:cstheme="minorHAnsi"/>
          <w:szCs w:val="24"/>
          <w:lang w:eastAsia="zh-TW"/>
        </w:rPr>
        <w:tab/>
      </w:r>
      <w:r w:rsidRPr="00E169EC">
        <w:rPr>
          <w:rFonts w:asciiTheme="minorHAnsi" w:eastAsia="PMingLiU" w:hAnsiTheme="minorHAnsi" w:cstheme="minorHAnsi"/>
          <w:szCs w:val="24"/>
          <w:lang w:eastAsia="zh-TW"/>
        </w:rPr>
        <w:t xml:space="preserve">implications of climate change for bats. </w:t>
      </w:r>
      <w:r w:rsidRPr="00E169EC">
        <w:rPr>
          <w:rFonts w:asciiTheme="minorHAnsi" w:eastAsia="PMingLiU" w:hAnsiTheme="minorHAnsi" w:cstheme="minorHAnsi"/>
          <w:i/>
          <w:iCs/>
          <w:szCs w:val="24"/>
          <w:lang w:eastAsia="zh-TW"/>
        </w:rPr>
        <w:t>Mammal Review, 43</w:t>
      </w:r>
      <w:r w:rsidRPr="00E169EC">
        <w:rPr>
          <w:rFonts w:asciiTheme="minorHAnsi" w:eastAsia="PMingLiU" w:hAnsiTheme="minorHAnsi" w:cstheme="minorHAnsi"/>
          <w:szCs w:val="24"/>
          <w:lang w:eastAsia="zh-TW"/>
        </w:rPr>
        <w:t xml:space="preserve">(3), 171–182. </w:t>
      </w:r>
      <w:r>
        <w:rPr>
          <w:rFonts w:asciiTheme="minorHAnsi" w:eastAsia="PMingLiU" w:hAnsiTheme="minorHAnsi" w:cstheme="minorHAnsi"/>
          <w:szCs w:val="24"/>
          <w:lang w:eastAsia="zh-TW"/>
        </w:rPr>
        <w:tab/>
      </w:r>
      <w:hyperlink r:id="rId286" w:history="1">
        <w:r w:rsidRPr="00174337">
          <w:rPr>
            <w:rStyle w:val="Hyperlink"/>
            <w:rFonts w:asciiTheme="minorHAnsi" w:eastAsia="PMingLiU" w:hAnsiTheme="minorHAnsi" w:cstheme="minorHAnsi"/>
            <w:szCs w:val="24"/>
            <w:lang w:eastAsia="zh-TW"/>
          </w:rPr>
          <w:t>https://doi.org/10.1111/j.1365-2907.2012.00214.x</w:t>
        </w:r>
      </w:hyperlink>
    </w:p>
    <w:p w14:paraId="5EC5AD3E" w14:textId="77777777" w:rsidR="00165325" w:rsidRPr="00446058" w:rsidRDefault="00165325" w:rsidP="00E169EC">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Silvis, A., Kniowski, A., Gehrt, S. D., &amp; Ford, W. (2014). Roosting and foraging social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structure of the endangered Indiana bat (</w:t>
      </w:r>
      <w:r w:rsidRPr="00446058">
        <w:rPr>
          <w:rFonts w:asciiTheme="minorHAnsi" w:eastAsia="PMingLiU" w:hAnsiTheme="minorHAnsi" w:cstheme="minorHAnsi"/>
          <w:i/>
          <w:iCs/>
          <w:szCs w:val="24"/>
          <w:lang w:eastAsia="zh-TW"/>
        </w:rPr>
        <w:t>Myotis sodalis</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PloS one, 9</w:t>
      </w:r>
      <w:r w:rsidRPr="00446058">
        <w:rPr>
          <w:rFonts w:asciiTheme="minorHAnsi" w:eastAsia="PMingLiU" w:hAnsiTheme="minorHAnsi" w:cstheme="minorHAnsi"/>
          <w:szCs w:val="24"/>
          <w:lang w:eastAsia="zh-TW"/>
        </w:rPr>
        <w:t xml:space="preserve">(5),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e96937. </w:t>
      </w:r>
      <w:hyperlink r:id="rId287" w:history="1">
        <w:r w:rsidRPr="001843D3">
          <w:rPr>
            <w:rStyle w:val="Hyperlink"/>
            <w:rFonts w:asciiTheme="minorHAnsi" w:eastAsia="PMingLiU" w:hAnsiTheme="minorHAnsi" w:cstheme="minorHAnsi"/>
            <w:szCs w:val="24"/>
            <w:lang w:eastAsia="zh-TW"/>
          </w:rPr>
          <w:t>https://doi.org/10.1371/journal.pone.0096937</w:t>
        </w:r>
      </w:hyperlink>
    </w:p>
    <w:p w14:paraId="6094047B"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Skalak, S., Sherwin, R., &amp; Brigham, R. (2012). Sampling period, size and duration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influence measures of bat species richness from acoustic surveys. </w:t>
      </w:r>
      <w:r w:rsidRPr="00446058">
        <w:rPr>
          <w:rFonts w:asciiTheme="minorHAnsi" w:eastAsia="PMingLiU" w:hAnsiTheme="minorHAnsi" w:cstheme="minorHAnsi"/>
          <w:i/>
          <w:iCs/>
          <w:szCs w:val="24"/>
          <w:lang w:val="en-US" w:eastAsia="zh-TW"/>
        </w:rPr>
        <w:t xml:space="preserve">Methods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in Ecology and Evolution, 3</w:t>
      </w:r>
      <w:r w:rsidRPr="00446058">
        <w:rPr>
          <w:rFonts w:asciiTheme="minorHAnsi" w:eastAsia="PMingLiU" w:hAnsiTheme="minorHAnsi" w:cstheme="minorHAnsi"/>
          <w:szCs w:val="24"/>
          <w:lang w:val="en-US" w:eastAsia="zh-TW"/>
        </w:rPr>
        <w:t xml:space="preserve">(3), 490–502. </w:t>
      </w:r>
      <w:hyperlink r:id="rId288" w:history="1">
        <w:r w:rsidRPr="001843D3">
          <w:rPr>
            <w:rStyle w:val="Hyperlink"/>
            <w:rFonts w:asciiTheme="minorHAnsi" w:eastAsia="PMingLiU" w:hAnsiTheme="minorHAnsi" w:cstheme="minorHAnsi"/>
            <w:szCs w:val="24"/>
            <w:lang w:val="en-US" w:eastAsia="zh-TW"/>
          </w:rPr>
          <w:t>https://doi.org/10.1111/j.2041-</w:t>
        </w:r>
        <w:r w:rsidRPr="001843D3">
          <w:rPr>
            <w:rStyle w:val="Hyperlink"/>
            <w:rFonts w:asciiTheme="minorHAnsi" w:eastAsia="PMingLiU" w:hAnsiTheme="minorHAnsi" w:cstheme="minorHAnsi"/>
            <w:szCs w:val="24"/>
            <w:lang w:val="en-US" w:eastAsia="zh-TW"/>
          </w:rPr>
          <w:tab/>
          <w:t>210X.2011.00177.x</w:t>
        </w:r>
      </w:hyperlink>
    </w:p>
    <w:p w14:paraId="297CBE2C"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Slough, B., &amp; Jung, T. (2020). Little Brown Bats Utilize Multiple Maternity Roosts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Within Foraging Areas: Implications for Identifying Summer Habitat. </w:t>
      </w:r>
      <w:r w:rsidRPr="00446058">
        <w:rPr>
          <w:rFonts w:asciiTheme="minorHAnsi" w:eastAsia="PMingLiU" w:hAnsiTheme="minorHAnsi" w:cstheme="minorHAnsi"/>
          <w:i/>
          <w:iCs/>
          <w:szCs w:val="24"/>
          <w:lang w:eastAsia="zh-TW"/>
        </w:rPr>
        <w:t xml:space="preserve">Journal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of Fish and Wildlife Management, 11</w:t>
      </w:r>
      <w:r w:rsidRPr="00446058">
        <w:rPr>
          <w:rFonts w:asciiTheme="minorHAnsi" w:eastAsia="PMingLiU" w:hAnsiTheme="minorHAnsi" w:cstheme="minorHAnsi"/>
          <w:szCs w:val="24"/>
          <w:lang w:eastAsia="zh-TW"/>
        </w:rPr>
        <w:t xml:space="preserve">(1), 311–320. </w:t>
      </w:r>
      <w:r>
        <w:rPr>
          <w:rFonts w:asciiTheme="minorHAnsi" w:eastAsia="PMingLiU" w:hAnsiTheme="minorHAnsi" w:cstheme="minorHAnsi"/>
          <w:szCs w:val="24"/>
          <w:lang w:eastAsia="zh-TW"/>
        </w:rPr>
        <w:tab/>
      </w:r>
      <w:hyperlink r:id="rId289" w:history="1">
        <w:r w:rsidRPr="001843D3">
          <w:rPr>
            <w:rStyle w:val="Hyperlink"/>
            <w:rFonts w:asciiTheme="minorHAnsi" w:eastAsia="PMingLiU" w:hAnsiTheme="minorHAnsi" w:cstheme="minorHAnsi"/>
            <w:szCs w:val="24"/>
            <w:lang w:eastAsia="zh-TW"/>
          </w:rPr>
          <w:t>https://doi.org/10.3996/052019-JFWM-039</w:t>
        </w:r>
      </w:hyperlink>
    </w:p>
    <w:p w14:paraId="31986F82"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Speakman, J., Stone, R. E., Kersalke, J. L. (1995). Temporal patterns in the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behaviour of pipistrelle bats, </w:t>
      </w:r>
      <w:r w:rsidRPr="00446058">
        <w:rPr>
          <w:rFonts w:asciiTheme="minorHAnsi" w:eastAsia="PMingLiU" w:hAnsiTheme="minorHAnsi" w:cstheme="minorHAnsi"/>
          <w:i/>
          <w:iCs/>
          <w:szCs w:val="24"/>
          <w:lang w:eastAsia="zh-TW"/>
        </w:rPr>
        <w:t>Pipistrellus pipistrellus</w:t>
      </w:r>
      <w:r w:rsidRPr="00446058">
        <w:rPr>
          <w:rFonts w:asciiTheme="minorHAnsi" w:eastAsia="PMingLiU" w:hAnsiTheme="minorHAnsi" w:cstheme="minorHAnsi"/>
          <w:szCs w:val="24"/>
          <w:lang w:eastAsia="zh-TW"/>
        </w:rPr>
        <w:t xml:space="preserve">, from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maternity colonies are consistent with an anti-predator respose. </w:t>
      </w:r>
      <w:r w:rsidRPr="00446058">
        <w:rPr>
          <w:rFonts w:asciiTheme="minorHAnsi" w:eastAsia="PMingLiU" w:hAnsiTheme="minorHAnsi" w:cstheme="minorHAnsi"/>
          <w:i/>
          <w:iCs/>
          <w:szCs w:val="24"/>
          <w:lang w:eastAsia="zh-TW"/>
        </w:rPr>
        <w:t xml:space="preserve">Animal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Behaviour, 50</w:t>
      </w:r>
      <w:r w:rsidRPr="00446058">
        <w:rPr>
          <w:rFonts w:asciiTheme="minorHAnsi" w:eastAsia="PMingLiU" w:hAnsiTheme="minorHAnsi" w:cstheme="minorHAnsi"/>
          <w:szCs w:val="24"/>
          <w:lang w:eastAsia="zh-TW"/>
        </w:rPr>
        <w:t xml:space="preserve">(5), 1147–1156. </w:t>
      </w:r>
      <w:hyperlink r:id="rId290" w:history="1">
        <w:r w:rsidRPr="001843D3">
          <w:rPr>
            <w:rStyle w:val="Hyperlink"/>
            <w:rFonts w:asciiTheme="minorHAnsi" w:eastAsia="PMingLiU" w:hAnsiTheme="minorHAnsi" w:cstheme="minorHAnsi"/>
            <w:szCs w:val="24"/>
            <w:lang w:eastAsia="zh-TW"/>
          </w:rPr>
          <w:t>https://doi.org/10.1016/0003-3472(95)80030-</w:t>
        </w:r>
        <w:r w:rsidRPr="001843D3">
          <w:rPr>
            <w:rStyle w:val="Hyperlink"/>
            <w:rFonts w:asciiTheme="minorHAnsi" w:eastAsia="PMingLiU" w:hAnsiTheme="minorHAnsi" w:cstheme="minorHAnsi"/>
            <w:szCs w:val="24"/>
            <w:lang w:eastAsia="zh-TW"/>
          </w:rPr>
          <w:tab/>
          <w:t>1</w:t>
        </w:r>
      </w:hyperlink>
    </w:p>
    <w:p w14:paraId="3FFA99AE"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Stawski, C., &amp; Geiser, F. (2010). Seasonality of torpor patterns and physiological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variables of a free-ranging subtropical bat. </w:t>
      </w:r>
      <w:r w:rsidRPr="00446058">
        <w:rPr>
          <w:rFonts w:asciiTheme="minorHAnsi" w:eastAsia="PMingLiU" w:hAnsiTheme="minorHAnsi" w:cstheme="minorHAnsi"/>
          <w:i/>
          <w:iCs/>
          <w:szCs w:val="24"/>
          <w:lang w:val="en-US" w:eastAsia="zh-TW"/>
        </w:rPr>
        <w:t xml:space="preserve">Journal of Experimental Biology,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213</w:t>
      </w:r>
      <w:r w:rsidRPr="00446058">
        <w:rPr>
          <w:rFonts w:asciiTheme="minorHAnsi" w:eastAsia="PMingLiU" w:hAnsiTheme="minorHAnsi" w:cstheme="minorHAnsi"/>
          <w:szCs w:val="24"/>
          <w:lang w:val="en-US" w:eastAsia="zh-TW"/>
        </w:rPr>
        <w:t xml:space="preserve">(3), 393–399. </w:t>
      </w:r>
      <w:hyperlink r:id="rId291" w:history="1">
        <w:r w:rsidRPr="001843D3">
          <w:rPr>
            <w:rStyle w:val="Hyperlink"/>
            <w:rFonts w:asciiTheme="minorHAnsi" w:eastAsia="PMingLiU" w:hAnsiTheme="minorHAnsi" w:cstheme="minorHAnsi"/>
            <w:szCs w:val="24"/>
            <w:lang w:val="en-US" w:eastAsia="zh-TW"/>
          </w:rPr>
          <w:t>https://doi.org/10.1242/jeb.038224</w:t>
        </w:r>
      </w:hyperlink>
    </w:p>
    <w:p w14:paraId="0BE67EAF"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Straka, T., Greif, S., Schultz, S., Goerlitz, H., &amp; Voigt, C. (2020). The effect of cave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illumination on bats. </w:t>
      </w:r>
      <w:r w:rsidRPr="00446058">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Global Ecology and Conservation, 21</w:t>
      </w:r>
      <w:r w:rsidRPr="00446058">
        <w:rPr>
          <w:rFonts w:asciiTheme="minorHAnsi" w:eastAsia="PMingLiU" w:hAnsiTheme="minorHAnsi" w:cstheme="minorHAnsi"/>
          <w:szCs w:val="24"/>
          <w:lang w:eastAsia="zh-TW"/>
        </w:rPr>
        <w:t xml:space="preserve">, e00808–. </w:t>
      </w:r>
      <w:r>
        <w:rPr>
          <w:rFonts w:asciiTheme="minorHAnsi" w:eastAsia="PMingLiU" w:hAnsiTheme="minorHAnsi" w:cstheme="minorHAnsi"/>
          <w:szCs w:val="24"/>
          <w:lang w:eastAsia="zh-TW"/>
        </w:rPr>
        <w:tab/>
      </w:r>
      <w:hyperlink r:id="rId292" w:history="1">
        <w:r w:rsidRPr="001843D3">
          <w:rPr>
            <w:rStyle w:val="Hyperlink"/>
            <w:rFonts w:asciiTheme="minorHAnsi" w:eastAsia="PMingLiU" w:hAnsiTheme="minorHAnsi" w:cstheme="minorHAnsi"/>
            <w:szCs w:val="24"/>
            <w:lang w:eastAsia="zh-TW"/>
          </w:rPr>
          <w:t>https://doi.org/10.1016/j.gecco.2019.e00808</w:t>
        </w:r>
      </w:hyperlink>
    </w:p>
    <w:p w14:paraId="2496A437"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Swift, S. (1997). Roosting and foraging behaviour of Natterer’s bats (Myotis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nattereri) close to the northern border of their distribution. </w:t>
      </w:r>
      <w:r w:rsidRPr="00446058">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Zoology (1987), 242</w:t>
      </w:r>
      <w:r w:rsidRPr="00446058">
        <w:rPr>
          <w:rFonts w:asciiTheme="minorHAnsi" w:eastAsia="PMingLiU" w:hAnsiTheme="minorHAnsi" w:cstheme="minorHAnsi"/>
          <w:szCs w:val="24"/>
          <w:lang w:val="en-US" w:eastAsia="zh-TW"/>
        </w:rPr>
        <w:t xml:space="preserve">(2), 375–384. </w:t>
      </w:r>
      <w:hyperlink r:id="rId293" w:history="1">
        <w:r w:rsidRPr="001843D3">
          <w:rPr>
            <w:rStyle w:val="Hyperlink"/>
            <w:rFonts w:asciiTheme="minorHAnsi" w:eastAsia="PMingLiU" w:hAnsiTheme="minorHAnsi" w:cstheme="minorHAnsi"/>
            <w:szCs w:val="24"/>
            <w:lang w:val="en-US" w:eastAsia="zh-TW"/>
          </w:rPr>
          <w:t>https://doi.org/10.1111/j.1469-</w:t>
        </w:r>
        <w:r w:rsidRPr="001843D3">
          <w:rPr>
            <w:rStyle w:val="Hyperlink"/>
            <w:rFonts w:asciiTheme="minorHAnsi" w:eastAsia="PMingLiU" w:hAnsiTheme="minorHAnsi" w:cstheme="minorHAnsi"/>
            <w:szCs w:val="24"/>
            <w:lang w:val="en-US" w:eastAsia="zh-TW"/>
          </w:rPr>
          <w:tab/>
          <w:t>7998.1997.tb05809.x</w:t>
        </w:r>
      </w:hyperlink>
      <w:r w:rsidRPr="00446058">
        <w:rPr>
          <w:rFonts w:asciiTheme="minorHAnsi" w:eastAsia="PMingLiU" w:hAnsiTheme="minorHAnsi" w:cstheme="minorHAnsi"/>
          <w:szCs w:val="24"/>
          <w:lang w:val="en-US" w:eastAsia="zh-TW"/>
        </w:rPr>
        <w:t xml:space="preserve"> </w:t>
      </w:r>
    </w:p>
    <w:p w14:paraId="4226A500"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Thies, W., Elisabeth K. V. Kalko, &amp; Schnitzler, H. (2006). Influence of Environment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and Resource </w:t>
      </w:r>
      <w:r w:rsidRPr="00446058">
        <w:rPr>
          <w:rFonts w:asciiTheme="minorHAnsi" w:eastAsia="PMingLiU" w:hAnsiTheme="minorHAnsi" w:cstheme="minorHAnsi"/>
          <w:szCs w:val="24"/>
          <w:lang w:eastAsia="zh-TW"/>
        </w:rPr>
        <w:tab/>
        <w:t xml:space="preserve">Availability on Activity Patterns of </w:t>
      </w:r>
      <w:r w:rsidRPr="00446058">
        <w:rPr>
          <w:rFonts w:asciiTheme="minorHAnsi" w:eastAsia="PMingLiU" w:hAnsiTheme="minorHAnsi" w:cstheme="minorHAnsi"/>
          <w:i/>
          <w:iCs/>
          <w:szCs w:val="24"/>
          <w:lang w:eastAsia="zh-TW"/>
        </w:rPr>
        <w:t>Carollia castanea</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(Phyllostomidae) in Panama. </w:t>
      </w:r>
      <w:r w:rsidRPr="00446058">
        <w:rPr>
          <w:rFonts w:asciiTheme="minorHAnsi" w:eastAsia="PMingLiU" w:hAnsiTheme="minorHAnsi" w:cstheme="minorHAnsi"/>
          <w:i/>
          <w:iCs/>
          <w:szCs w:val="24"/>
          <w:lang w:eastAsia="zh-TW"/>
        </w:rPr>
        <w:t>Journal of Mammalogy, 87</w:t>
      </w:r>
      <w:r w:rsidRPr="00446058">
        <w:rPr>
          <w:rFonts w:asciiTheme="minorHAnsi" w:eastAsia="PMingLiU" w:hAnsiTheme="minorHAnsi" w:cstheme="minorHAnsi"/>
          <w:szCs w:val="24"/>
          <w:lang w:eastAsia="zh-TW"/>
        </w:rPr>
        <w:t xml:space="preserve">(2), 331–338. </w:t>
      </w:r>
      <w:r>
        <w:rPr>
          <w:rFonts w:asciiTheme="minorHAnsi" w:eastAsia="PMingLiU" w:hAnsiTheme="minorHAnsi" w:cstheme="minorHAnsi"/>
          <w:szCs w:val="24"/>
          <w:lang w:eastAsia="zh-TW"/>
        </w:rPr>
        <w:tab/>
      </w:r>
      <w:hyperlink r:id="rId294" w:history="1">
        <w:r w:rsidRPr="001843D3">
          <w:rPr>
            <w:rStyle w:val="Hyperlink"/>
            <w:rFonts w:asciiTheme="minorHAnsi" w:eastAsia="PMingLiU" w:hAnsiTheme="minorHAnsi" w:cstheme="minorHAnsi"/>
            <w:szCs w:val="24"/>
            <w:lang w:eastAsia="zh-TW"/>
          </w:rPr>
          <w:t>https://doi.org/10.1644/05-MAMM-A-161R1.1</w:t>
        </w:r>
      </w:hyperlink>
    </w:p>
    <w:p w14:paraId="5F94D4BA"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Thomas, A. &amp; Jacobs, D. (2013). Factors Influencing the Emergence Times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sympatric Insectivorous Bat Species. </w:t>
      </w:r>
      <w:r w:rsidRPr="00446058">
        <w:rPr>
          <w:rFonts w:asciiTheme="minorHAnsi" w:eastAsia="PMingLiU" w:hAnsiTheme="minorHAnsi" w:cstheme="minorHAnsi"/>
          <w:i/>
          <w:iCs/>
          <w:szCs w:val="24"/>
          <w:lang w:eastAsia="zh-TW"/>
        </w:rPr>
        <w:t>Acta Chiropterologica. 15</w:t>
      </w:r>
      <w:r w:rsidRPr="00446058">
        <w:rPr>
          <w:rFonts w:asciiTheme="minorHAnsi" w:eastAsia="PMingLiU" w:hAnsiTheme="minorHAnsi" w:cstheme="minorHAnsi"/>
          <w:szCs w:val="24"/>
          <w:lang w:eastAsia="zh-TW"/>
        </w:rPr>
        <w:t xml:space="preserve">(1). 121-132. </w:t>
      </w:r>
      <w:r>
        <w:rPr>
          <w:rFonts w:asciiTheme="minorHAnsi" w:eastAsia="PMingLiU" w:hAnsiTheme="minorHAnsi" w:cstheme="minorHAnsi"/>
          <w:szCs w:val="24"/>
          <w:lang w:eastAsia="zh-TW"/>
        </w:rPr>
        <w:tab/>
      </w:r>
      <w:hyperlink r:id="rId295" w:history="1">
        <w:r w:rsidRPr="001843D3">
          <w:rPr>
            <w:rStyle w:val="Hyperlink"/>
            <w:rFonts w:asciiTheme="minorHAnsi" w:eastAsia="PMingLiU" w:hAnsiTheme="minorHAnsi" w:cstheme="minorHAnsi"/>
            <w:szCs w:val="24"/>
            <w:lang w:eastAsia="zh-TW"/>
          </w:rPr>
          <w:t>https://doi.org/10.3161/150811013X667920</w:t>
        </w:r>
      </w:hyperlink>
    </w:p>
    <w:p w14:paraId="6BB1DAB4"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lastRenderedPageBreak/>
        <w:t xml:space="preserve">Thomson, B. (2020). Social interactions, roost usage and notes on the breeding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system of the </w:t>
      </w:r>
      <w:r w:rsidRPr="00446058">
        <w:rPr>
          <w:rFonts w:asciiTheme="minorHAnsi" w:eastAsia="PMingLiU" w:hAnsiTheme="minorHAnsi" w:cstheme="minorHAnsi"/>
          <w:szCs w:val="24"/>
          <w:lang w:val="en-US" w:eastAsia="zh-TW"/>
        </w:rPr>
        <w:tab/>
        <w:t>chocolatewattledbat (</w:t>
      </w:r>
      <w:r w:rsidRPr="00446058">
        <w:rPr>
          <w:rFonts w:asciiTheme="minorHAnsi" w:eastAsia="PMingLiU" w:hAnsiTheme="minorHAnsi" w:cstheme="minorHAnsi"/>
          <w:i/>
          <w:iCs/>
          <w:szCs w:val="24"/>
          <w:lang w:val="en-US" w:eastAsia="zh-TW"/>
        </w:rPr>
        <w:t>Chalinolobusmorio</w:t>
      </w:r>
      <w:r w:rsidRPr="00446058">
        <w:rPr>
          <w:rFonts w:asciiTheme="minorHAnsi" w:eastAsia="PMingLiU" w:hAnsiTheme="minorHAnsi" w:cstheme="minorHAnsi"/>
          <w:szCs w:val="24"/>
          <w:lang w:val="en-US" w:eastAsia="zh-TW"/>
        </w:rPr>
        <w:t xml:space="preserve">) in south-east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Queensland, Australia. </w:t>
      </w:r>
      <w:r w:rsidRPr="00446058">
        <w:rPr>
          <w:rFonts w:asciiTheme="minorHAnsi" w:eastAsia="PMingLiU" w:hAnsiTheme="minorHAnsi" w:cstheme="minorHAnsi"/>
          <w:i/>
          <w:iCs/>
          <w:szCs w:val="24"/>
          <w:lang w:val="en-US" w:eastAsia="zh-TW"/>
        </w:rPr>
        <w:t>Australian Journal of Zoology, 67</w:t>
      </w:r>
      <w:r w:rsidRPr="00446058">
        <w:rPr>
          <w:rFonts w:asciiTheme="minorHAnsi" w:eastAsia="PMingLiU" w:hAnsiTheme="minorHAnsi" w:cstheme="minorHAnsi"/>
          <w:szCs w:val="24"/>
          <w:lang w:val="en-US" w:eastAsia="zh-TW"/>
        </w:rPr>
        <w:t xml:space="preserve">, 290-300. </w:t>
      </w:r>
      <w:r>
        <w:rPr>
          <w:rFonts w:asciiTheme="minorHAnsi" w:eastAsia="PMingLiU" w:hAnsiTheme="minorHAnsi" w:cstheme="minorHAnsi"/>
          <w:szCs w:val="24"/>
          <w:lang w:val="en-US" w:eastAsia="zh-TW"/>
        </w:rPr>
        <w:tab/>
      </w:r>
      <w:hyperlink r:id="rId296" w:history="1">
        <w:r w:rsidRPr="001843D3">
          <w:rPr>
            <w:rStyle w:val="Hyperlink"/>
            <w:rFonts w:asciiTheme="minorHAnsi" w:eastAsia="PMingLiU" w:hAnsiTheme="minorHAnsi" w:cstheme="minorHAnsi"/>
            <w:szCs w:val="24"/>
            <w:lang w:val="en-US" w:eastAsia="zh-TW"/>
          </w:rPr>
          <w:t>https://doi.org/10.1071/ZO20049</w:t>
        </w:r>
      </w:hyperlink>
    </w:p>
    <w:p w14:paraId="21202441"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EB056A">
        <w:rPr>
          <w:rFonts w:asciiTheme="minorHAnsi" w:eastAsia="PMingLiU" w:hAnsiTheme="minorHAnsi" w:cstheme="minorHAnsi"/>
          <w:szCs w:val="24"/>
          <w:lang w:eastAsia="zh-TW"/>
        </w:rPr>
        <w:t xml:space="preserve">Thomson, B. G., Pavey, C. R., Reardon, T. B. (2005). </w:t>
      </w:r>
      <w:r w:rsidRPr="00EB056A">
        <w:rPr>
          <w:rFonts w:asciiTheme="minorHAnsi" w:eastAsia="PMingLiU" w:hAnsiTheme="minorHAnsi" w:cstheme="minorHAnsi"/>
          <w:i/>
          <w:iCs/>
          <w:szCs w:val="24"/>
          <w:lang w:eastAsia="zh-TW"/>
        </w:rPr>
        <w:t xml:space="preserve">Recovery plan for cave-dwelling </w:t>
      </w:r>
      <w:r>
        <w:rPr>
          <w:rFonts w:asciiTheme="minorHAnsi" w:eastAsia="PMingLiU" w:hAnsiTheme="minorHAnsi" w:cstheme="minorHAnsi"/>
          <w:i/>
          <w:iCs/>
          <w:szCs w:val="24"/>
          <w:lang w:eastAsia="zh-TW"/>
        </w:rPr>
        <w:tab/>
      </w:r>
      <w:r w:rsidRPr="00EB056A">
        <w:rPr>
          <w:rFonts w:asciiTheme="minorHAnsi" w:eastAsia="PMingLiU" w:hAnsiTheme="minorHAnsi" w:cstheme="minorHAnsi"/>
          <w:i/>
          <w:iCs/>
          <w:szCs w:val="24"/>
          <w:lang w:eastAsia="zh-TW"/>
        </w:rPr>
        <w:t xml:space="preserve">bats, Rhinolophus philippinensis, Hipposideros semoni and Taphozous </w:t>
      </w:r>
      <w:r>
        <w:rPr>
          <w:rFonts w:asciiTheme="minorHAnsi" w:eastAsia="PMingLiU" w:hAnsiTheme="minorHAnsi" w:cstheme="minorHAnsi"/>
          <w:i/>
          <w:iCs/>
          <w:szCs w:val="24"/>
          <w:lang w:eastAsia="zh-TW"/>
        </w:rPr>
        <w:tab/>
      </w:r>
      <w:r w:rsidRPr="00EB056A">
        <w:rPr>
          <w:rFonts w:asciiTheme="minorHAnsi" w:eastAsia="PMingLiU" w:hAnsiTheme="minorHAnsi" w:cstheme="minorHAnsi"/>
          <w:i/>
          <w:iCs/>
          <w:szCs w:val="24"/>
          <w:lang w:eastAsia="zh-TW"/>
        </w:rPr>
        <w:t>troughtoni 2001–2005</w:t>
      </w:r>
      <w:r w:rsidRPr="00EB056A">
        <w:rPr>
          <w:rFonts w:asciiTheme="minorHAnsi" w:eastAsia="PMingLiU" w:hAnsiTheme="minorHAnsi" w:cstheme="minorHAnsi"/>
          <w:szCs w:val="24"/>
          <w:lang w:eastAsia="zh-TW"/>
        </w:rPr>
        <w:t xml:space="preserve">. Australian Government. </w:t>
      </w:r>
      <w:r>
        <w:rPr>
          <w:rFonts w:asciiTheme="minorHAnsi" w:eastAsia="PMingLiU" w:hAnsiTheme="minorHAnsi" w:cstheme="minorHAnsi"/>
          <w:szCs w:val="24"/>
          <w:lang w:eastAsia="zh-TW"/>
        </w:rPr>
        <w:tab/>
      </w:r>
      <w:hyperlink r:id="rId297" w:history="1">
        <w:r w:rsidRPr="001843D3">
          <w:rPr>
            <w:rStyle w:val="Hyperlink"/>
            <w:rFonts w:asciiTheme="minorHAnsi" w:eastAsia="PMingLiU" w:hAnsiTheme="minorHAnsi" w:cstheme="minorHAnsi"/>
            <w:szCs w:val="24"/>
            <w:lang w:eastAsia="zh-TW"/>
          </w:rPr>
          <w:t>https://www.environment.gov.au/resource/recovery-plan-cave-dwelling-</w:t>
        </w:r>
        <w:r w:rsidRPr="001843D3">
          <w:rPr>
            <w:rStyle w:val="Hyperlink"/>
            <w:rFonts w:asciiTheme="minorHAnsi" w:eastAsia="PMingLiU" w:hAnsiTheme="minorHAnsi" w:cstheme="minorHAnsi"/>
            <w:szCs w:val="24"/>
            <w:lang w:eastAsia="zh-TW"/>
          </w:rPr>
          <w:tab/>
          <w:t>bats-rhinolophus-philippinensis-hipposideros-semoni-and</w:t>
        </w:r>
      </w:hyperlink>
    </w:p>
    <w:p w14:paraId="691B84A3"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Turbill, C. (2006). Thermoregulatory Behavior of Tree-Roosting Chocolate Wattled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Bats (</w:t>
      </w:r>
      <w:r w:rsidRPr="00446058">
        <w:rPr>
          <w:rFonts w:asciiTheme="minorHAnsi" w:eastAsia="PMingLiU" w:hAnsiTheme="minorHAnsi" w:cstheme="minorHAnsi"/>
          <w:i/>
          <w:iCs/>
          <w:szCs w:val="24"/>
          <w:lang w:eastAsia="zh-TW"/>
        </w:rPr>
        <w:t>Chalinolobus morio</w:t>
      </w:r>
      <w:r w:rsidRPr="00446058">
        <w:rPr>
          <w:rFonts w:asciiTheme="minorHAnsi" w:eastAsia="PMingLiU" w:hAnsiTheme="minorHAnsi" w:cstheme="minorHAnsi"/>
          <w:szCs w:val="24"/>
          <w:lang w:eastAsia="zh-TW"/>
        </w:rPr>
        <w:t xml:space="preserve">) during Summer and Winter. </w:t>
      </w:r>
      <w:r w:rsidRPr="00446058">
        <w:rPr>
          <w:rFonts w:asciiTheme="minorHAnsi" w:eastAsia="PMingLiU" w:hAnsiTheme="minorHAnsi" w:cstheme="minorHAnsi"/>
          <w:i/>
          <w:iCs/>
          <w:szCs w:val="24"/>
          <w:lang w:eastAsia="zh-TW"/>
        </w:rPr>
        <w:t xml:space="preserve">Journal of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Mammalogy, 87</w:t>
      </w:r>
      <w:r w:rsidRPr="00446058">
        <w:rPr>
          <w:rFonts w:asciiTheme="minorHAnsi" w:eastAsia="PMingLiU" w:hAnsiTheme="minorHAnsi" w:cstheme="minorHAnsi"/>
          <w:szCs w:val="24"/>
          <w:lang w:eastAsia="zh-TW"/>
        </w:rPr>
        <w:t xml:space="preserve">(2), 318–323. </w:t>
      </w:r>
      <w:hyperlink r:id="rId298" w:history="1">
        <w:r w:rsidRPr="001843D3">
          <w:rPr>
            <w:rStyle w:val="Hyperlink"/>
            <w:rFonts w:asciiTheme="minorHAnsi" w:eastAsia="PMingLiU" w:hAnsiTheme="minorHAnsi" w:cstheme="minorHAnsi"/>
            <w:szCs w:val="24"/>
            <w:lang w:eastAsia="zh-TW"/>
          </w:rPr>
          <w:t>https://doi.org/10.1644/05-MAMM-A-</w:t>
        </w:r>
        <w:r w:rsidRPr="001843D3">
          <w:rPr>
            <w:rStyle w:val="Hyperlink"/>
            <w:rFonts w:asciiTheme="minorHAnsi" w:eastAsia="PMingLiU" w:hAnsiTheme="minorHAnsi" w:cstheme="minorHAnsi"/>
            <w:szCs w:val="24"/>
            <w:lang w:eastAsia="zh-TW"/>
          </w:rPr>
          <w:tab/>
          <w:t>167R1.1</w:t>
        </w:r>
      </w:hyperlink>
    </w:p>
    <w:p w14:paraId="5FBC55CD" w14:textId="77777777" w:rsidR="00165325" w:rsidRPr="003A62B5" w:rsidRDefault="00165325" w:rsidP="00AA7ADE">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Turbill, C. (2008). Winter activity of Australian tree‐roosting bats: influence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temperature and climatic patterns. </w:t>
      </w:r>
      <w:r w:rsidRPr="003A62B5">
        <w:rPr>
          <w:rFonts w:asciiTheme="minorHAnsi" w:eastAsia="PMingLiU" w:hAnsiTheme="minorHAnsi" w:cstheme="minorHAnsi"/>
          <w:i/>
          <w:iCs/>
          <w:szCs w:val="24"/>
          <w:lang w:val="en-US" w:eastAsia="zh-TW"/>
        </w:rPr>
        <w:t>Journal of Zoology (1987), 276</w:t>
      </w:r>
      <w:r w:rsidRPr="003A62B5">
        <w:rPr>
          <w:rFonts w:asciiTheme="minorHAnsi" w:eastAsia="PMingLiU" w:hAnsiTheme="minorHAnsi" w:cstheme="minorHAnsi"/>
          <w:szCs w:val="24"/>
          <w:lang w:val="en-US" w:eastAsia="zh-TW"/>
        </w:rPr>
        <w:t>(3), 285–</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290. </w:t>
      </w:r>
      <w:hyperlink r:id="rId299" w:history="1">
        <w:r w:rsidRPr="003A62B5">
          <w:rPr>
            <w:rFonts w:asciiTheme="minorHAnsi" w:eastAsia="PMingLiU" w:hAnsiTheme="minorHAnsi" w:cstheme="minorHAnsi"/>
            <w:color w:val="0000FF"/>
            <w:szCs w:val="24"/>
            <w:u w:val="single"/>
            <w:lang w:val="en-US" w:eastAsia="zh-TW"/>
          </w:rPr>
          <w:t>https://doi.org/10.1111/j.1469-7998.2008.00487.x</w:t>
        </w:r>
      </w:hyperlink>
      <w:r w:rsidRPr="003A62B5">
        <w:rPr>
          <w:rFonts w:asciiTheme="minorHAnsi" w:eastAsia="PMingLiU" w:hAnsiTheme="minorHAnsi" w:cstheme="minorHAnsi"/>
          <w:szCs w:val="24"/>
          <w:lang w:val="en-US" w:eastAsia="zh-TW"/>
        </w:rPr>
        <w:t xml:space="preserve"> </w:t>
      </w:r>
    </w:p>
    <w:p w14:paraId="57348B96"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Turbill, G. &amp; Fritz, G. (2008). Hibernation by tree-roosting bats. Journal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Comparative Physiology. </w:t>
      </w:r>
      <w:r w:rsidRPr="00446058">
        <w:rPr>
          <w:rFonts w:asciiTheme="minorHAnsi" w:eastAsia="PMingLiU" w:hAnsiTheme="minorHAnsi" w:cstheme="minorHAnsi"/>
          <w:i/>
          <w:iCs/>
          <w:szCs w:val="24"/>
          <w:lang w:eastAsia="zh-TW"/>
        </w:rPr>
        <w:t>B,</w:t>
      </w:r>
      <w:r>
        <w:rPr>
          <w:rFonts w:asciiTheme="minorHAnsi" w:eastAsia="PMingLiU" w:hAnsiTheme="minorHAnsi" w:cstheme="minorHAnsi"/>
          <w:i/>
          <w:iCs/>
          <w:szCs w:val="24"/>
          <w:lang w:eastAsia="zh-TW"/>
        </w:rPr>
        <w:t xml:space="preserve"> </w:t>
      </w:r>
      <w:r w:rsidRPr="00446058">
        <w:rPr>
          <w:rFonts w:asciiTheme="minorHAnsi" w:eastAsia="PMingLiU" w:hAnsiTheme="minorHAnsi" w:cstheme="minorHAnsi"/>
          <w:i/>
          <w:iCs/>
          <w:szCs w:val="24"/>
          <w:lang w:eastAsia="zh-TW"/>
        </w:rPr>
        <w:t xml:space="preserve">Biochemical, Systemic, and Environmental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Physiology, 178</w:t>
      </w:r>
      <w:r w:rsidRPr="00446058">
        <w:rPr>
          <w:rFonts w:asciiTheme="minorHAnsi" w:eastAsia="PMingLiU" w:hAnsiTheme="minorHAnsi" w:cstheme="minorHAnsi"/>
          <w:szCs w:val="24"/>
          <w:lang w:eastAsia="zh-TW"/>
        </w:rPr>
        <w:t xml:space="preserve">(5), 597–605. </w:t>
      </w:r>
      <w:hyperlink r:id="rId300" w:history="1">
        <w:r w:rsidRPr="001843D3">
          <w:rPr>
            <w:rStyle w:val="Hyperlink"/>
            <w:rFonts w:asciiTheme="minorHAnsi" w:eastAsia="PMingLiU" w:hAnsiTheme="minorHAnsi" w:cstheme="minorHAnsi"/>
            <w:szCs w:val="24"/>
            <w:lang w:eastAsia="zh-TW"/>
          </w:rPr>
          <w:t>https://doi.org/10.1007/s00360-007-0249-1</w:t>
        </w:r>
      </w:hyperlink>
    </w:p>
    <w:p w14:paraId="15DBEBD6" w14:textId="77777777" w:rsidR="00165325" w:rsidRDefault="00165325"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Twente, J. (1955). Some Aspects of Habitat Selection and Other Behavior of Cavern‐</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Dwelling Bats. </w:t>
      </w:r>
      <w:r w:rsidRPr="00446058">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Ecology, 36</w:t>
      </w:r>
      <w:r w:rsidRPr="00446058">
        <w:rPr>
          <w:rFonts w:asciiTheme="minorHAnsi" w:eastAsia="PMingLiU" w:hAnsiTheme="minorHAnsi" w:cstheme="minorHAnsi"/>
          <w:szCs w:val="24"/>
          <w:lang w:eastAsia="zh-TW"/>
        </w:rPr>
        <w:t xml:space="preserve">(4), 706–732. </w:t>
      </w:r>
      <w:hyperlink r:id="rId301" w:history="1">
        <w:r w:rsidRPr="002D0BC5">
          <w:rPr>
            <w:rStyle w:val="Hyperlink"/>
            <w:rFonts w:asciiTheme="minorHAnsi" w:eastAsia="PMingLiU" w:hAnsiTheme="minorHAnsi" w:cstheme="minorHAnsi"/>
            <w:szCs w:val="24"/>
            <w:lang w:eastAsia="zh-TW"/>
          </w:rPr>
          <w:t>https://doi.org/10.2307/1931308</w:t>
        </w:r>
      </w:hyperlink>
    </w:p>
    <w:p w14:paraId="30F32B43"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7179A5">
        <w:rPr>
          <w:rFonts w:asciiTheme="minorHAnsi" w:eastAsia="PMingLiU" w:hAnsiTheme="minorHAnsi" w:cstheme="minorHAnsi"/>
          <w:szCs w:val="24"/>
          <w:lang w:eastAsia="zh-TW"/>
        </w:rPr>
        <w:t xml:space="preserve">U.S. Fish and Wildlife Service. (1997). </w:t>
      </w:r>
      <w:r w:rsidRPr="007179A5">
        <w:rPr>
          <w:rFonts w:asciiTheme="minorHAnsi" w:eastAsia="PMingLiU" w:hAnsiTheme="minorHAnsi" w:cstheme="minorHAnsi"/>
          <w:i/>
          <w:iCs/>
          <w:szCs w:val="24"/>
          <w:lang w:eastAsia="zh-TW"/>
        </w:rPr>
        <w:t>LesserLong-nosed Bat Recovery Plan</w:t>
      </w:r>
      <w:r w:rsidRPr="007179A5">
        <w:rPr>
          <w:rFonts w:asciiTheme="minorHAnsi" w:eastAsia="PMingLiU" w:hAnsiTheme="minorHAnsi" w:cstheme="minorHAnsi"/>
          <w:szCs w:val="24"/>
          <w:lang w:eastAsia="zh-TW"/>
        </w:rPr>
        <w:t xml:space="preserve">. U.S. Fish </w:t>
      </w:r>
      <w:r w:rsidRPr="007179A5">
        <w:rPr>
          <w:rFonts w:asciiTheme="minorHAnsi" w:eastAsia="PMingLiU" w:hAnsiTheme="minorHAnsi" w:cstheme="minorHAnsi"/>
          <w:szCs w:val="24"/>
          <w:lang w:eastAsia="zh-TW"/>
        </w:rPr>
        <w:tab/>
        <w:t xml:space="preserve">and Wildlife Service, Albuquerque, New Mexico. 45 pp. Reterived from </w:t>
      </w:r>
      <w:r w:rsidRPr="007179A5">
        <w:rPr>
          <w:rFonts w:asciiTheme="minorHAnsi" w:eastAsia="PMingLiU" w:hAnsiTheme="minorHAnsi" w:cstheme="minorHAnsi"/>
          <w:szCs w:val="24"/>
          <w:lang w:eastAsia="zh-TW"/>
        </w:rPr>
        <w:tab/>
      </w:r>
      <w:hyperlink r:id="rId302" w:history="1">
        <w:r w:rsidRPr="007179A5">
          <w:rPr>
            <w:rFonts w:asciiTheme="minorHAnsi" w:eastAsia="PMingLiU" w:hAnsiTheme="minorHAnsi" w:cstheme="minorHAnsi"/>
            <w:color w:val="0000FF"/>
            <w:szCs w:val="24"/>
            <w:u w:val="single"/>
            <w:lang w:eastAsia="zh-TW"/>
          </w:rPr>
          <w:t>https://www.rosemonteis.us/documents/usfws-1997e</w:t>
        </w:r>
      </w:hyperlink>
    </w:p>
    <w:p w14:paraId="7BCF7DDB"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Uhrin, M., Benda, P., Obuch, J., &amp; Urban, P. (2010). Changes in abundance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hibernating bats in central Slovakia (1992–2009). </w:t>
      </w:r>
      <w:r w:rsidRPr="00446058">
        <w:rPr>
          <w:rFonts w:asciiTheme="minorHAnsi" w:eastAsia="PMingLiU" w:hAnsiTheme="minorHAnsi" w:cstheme="minorHAnsi"/>
          <w:i/>
          <w:iCs/>
          <w:szCs w:val="24"/>
          <w:lang w:eastAsia="zh-TW"/>
        </w:rPr>
        <w:t>Biológia, 65</w:t>
      </w:r>
      <w:r w:rsidRPr="00446058">
        <w:rPr>
          <w:rFonts w:asciiTheme="minorHAnsi" w:eastAsia="PMingLiU" w:hAnsiTheme="minorHAnsi" w:cstheme="minorHAnsi"/>
          <w:szCs w:val="24"/>
          <w:lang w:eastAsia="zh-TW"/>
        </w:rPr>
        <w:t xml:space="preserve">(2), 349–361. </w:t>
      </w:r>
      <w:r>
        <w:rPr>
          <w:rFonts w:asciiTheme="minorHAnsi" w:eastAsia="PMingLiU" w:hAnsiTheme="minorHAnsi" w:cstheme="minorHAnsi"/>
          <w:szCs w:val="24"/>
          <w:lang w:eastAsia="zh-TW"/>
        </w:rPr>
        <w:tab/>
      </w:r>
      <w:hyperlink r:id="rId303" w:history="1">
        <w:r w:rsidRPr="001843D3">
          <w:rPr>
            <w:rStyle w:val="Hyperlink"/>
            <w:rFonts w:asciiTheme="minorHAnsi" w:eastAsia="PMingLiU" w:hAnsiTheme="minorHAnsi" w:cstheme="minorHAnsi"/>
            <w:szCs w:val="24"/>
            <w:lang w:eastAsia="zh-TW"/>
          </w:rPr>
          <w:t>https://doi.org/10.2478/s11756-010-0020-z</w:t>
        </w:r>
      </w:hyperlink>
    </w:p>
    <w:p w14:paraId="621C3690" w14:textId="77777777" w:rsidR="00165325" w:rsidRDefault="00165325"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Vincent, S., Nemoz, M., &amp; Aulagnier, S. (2011). Activity and foraging habitats of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 xml:space="preserve">Miniopterus schreibersii </w:t>
      </w:r>
      <w:r w:rsidRPr="00446058">
        <w:rPr>
          <w:rFonts w:asciiTheme="minorHAnsi" w:eastAsia="PMingLiU" w:hAnsiTheme="minorHAnsi" w:cstheme="minorHAnsi"/>
          <w:szCs w:val="24"/>
          <w:lang w:eastAsia="zh-TW"/>
        </w:rPr>
        <w:t xml:space="preserve">(Chiroptera, </w:t>
      </w:r>
      <w:r w:rsidRPr="00446058">
        <w:rPr>
          <w:rFonts w:asciiTheme="minorHAnsi" w:eastAsia="PMingLiU" w:hAnsiTheme="minorHAnsi" w:cstheme="minorHAnsi"/>
          <w:i/>
          <w:iCs/>
          <w:szCs w:val="24"/>
          <w:lang w:eastAsia="zh-TW"/>
        </w:rPr>
        <w:t>Miniopteridae</w:t>
      </w:r>
      <w:r w:rsidRPr="00446058">
        <w:rPr>
          <w:rFonts w:asciiTheme="minorHAnsi" w:eastAsia="PMingLiU" w:hAnsiTheme="minorHAnsi" w:cstheme="minorHAnsi"/>
          <w:szCs w:val="24"/>
          <w:lang w:eastAsia="zh-TW"/>
        </w:rPr>
        <w:t xml:space="preserve">) in southern France: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Implications for its conservation </w:t>
      </w:r>
      <w:r w:rsidRPr="00446058">
        <w:rPr>
          <w:rFonts w:asciiTheme="minorHAnsi" w:eastAsia="PMingLiU" w:hAnsiTheme="minorHAnsi" w:cstheme="minorHAnsi"/>
          <w:i/>
          <w:iCs/>
          <w:szCs w:val="24"/>
          <w:lang w:eastAsia="zh-TW"/>
        </w:rPr>
        <w:t>Hystrix-Italian Journal Of Mammalogy</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22</w:t>
      </w:r>
      <w:r w:rsidRPr="00446058">
        <w:rPr>
          <w:rFonts w:asciiTheme="minorHAnsi" w:eastAsia="PMingLiU" w:hAnsiTheme="minorHAnsi" w:cstheme="minorHAnsi"/>
          <w:szCs w:val="24"/>
          <w:lang w:eastAsia="zh-TW"/>
        </w:rPr>
        <w:t xml:space="preserve">(1), 57–72. </w:t>
      </w:r>
      <w:hyperlink r:id="rId304" w:history="1">
        <w:r w:rsidRPr="002D0BC5">
          <w:rPr>
            <w:rStyle w:val="Hyperlink"/>
            <w:rFonts w:asciiTheme="minorHAnsi" w:eastAsia="PMingLiU" w:hAnsiTheme="minorHAnsi" w:cstheme="minorHAnsi"/>
            <w:szCs w:val="24"/>
            <w:lang w:eastAsia="zh-TW"/>
          </w:rPr>
          <w:t>https://doi.org/10.4404/Hystrix-22.1-4524</w:t>
        </w:r>
      </w:hyperlink>
    </w:p>
    <w:p w14:paraId="6F6623D4"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Vivier, L., &amp; van der Merwe, M. (2007). The incidence of torpor in winter and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summer in the Angolan free-tailed bat, Mops condylurus (Microchiroptera: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Molossidae), in a subtropical environment, </w:t>
      </w:r>
      <w:r w:rsidRPr="00446058">
        <w:rPr>
          <w:rFonts w:asciiTheme="minorHAnsi" w:eastAsia="PMingLiU" w:hAnsiTheme="minorHAnsi" w:cstheme="minorHAnsi"/>
          <w:szCs w:val="24"/>
          <w:lang w:eastAsia="zh-TW"/>
        </w:rPr>
        <w:tab/>
        <w:t xml:space="preserve">Mpumulanga, South Africa.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African Zoology, 42</w:t>
      </w:r>
      <w:r w:rsidRPr="00446058">
        <w:rPr>
          <w:rFonts w:asciiTheme="minorHAnsi" w:eastAsia="PMingLiU" w:hAnsiTheme="minorHAnsi" w:cstheme="minorHAnsi"/>
          <w:szCs w:val="24"/>
          <w:lang w:eastAsia="zh-TW"/>
        </w:rPr>
        <w:t>(1), 50–58.</w:t>
      </w:r>
      <w:r>
        <w:rPr>
          <w:rFonts w:asciiTheme="minorHAnsi" w:eastAsia="PMingLiU" w:hAnsiTheme="minorHAnsi" w:cstheme="minorHAnsi"/>
          <w:szCs w:val="24"/>
          <w:lang w:eastAsia="zh-TW"/>
        </w:rPr>
        <w:t xml:space="preserve"> </w:t>
      </w:r>
      <w:hyperlink r:id="rId305" w:history="1">
        <w:r w:rsidRPr="001843D3">
          <w:rPr>
            <w:rStyle w:val="Hyperlink"/>
            <w:rFonts w:asciiTheme="minorHAnsi" w:eastAsia="PMingLiU" w:hAnsiTheme="minorHAnsi" w:cstheme="minorHAnsi"/>
            <w:szCs w:val="24"/>
            <w:lang w:eastAsia="zh-TW"/>
          </w:rPr>
          <w:t>https://doi.org/10.3377/1562-</w:t>
        </w:r>
        <w:r w:rsidRPr="001843D3">
          <w:rPr>
            <w:rStyle w:val="Hyperlink"/>
            <w:rFonts w:asciiTheme="minorHAnsi" w:eastAsia="PMingLiU" w:hAnsiTheme="minorHAnsi" w:cstheme="minorHAnsi"/>
            <w:szCs w:val="24"/>
            <w:lang w:eastAsia="zh-TW"/>
          </w:rPr>
          <w:tab/>
          <w:t>7020(2007)42[50:TIOTIW]2.0.CO;2</w:t>
        </w:r>
      </w:hyperlink>
    </w:p>
    <w:p w14:paraId="3C795CF9" w14:textId="77777777" w:rsidR="00165325" w:rsidRDefault="00165325"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lastRenderedPageBreak/>
        <w:t xml:space="preserve">Voigt, C., Frick, W., Holderied, M., Holland, R., Kerth, G., Mello, M., Plowright, R.,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Swartz, S., &amp; Yovel, Y. </w:t>
      </w:r>
      <w:r w:rsidRPr="00446058">
        <w:rPr>
          <w:rFonts w:asciiTheme="minorHAnsi" w:eastAsia="PMingLiU" w:hAnsiTheme="minorHAnsi" w:cstheme="minorHAnsi"/>
          <w:szCs w:val="24"/>
          <w:lang w:val="en-US" w:eastAsia="zh-TW"/>
        </w:rPr>
        <w:tab/>
        <w:t xml:space="preserve">(2017). Principles and Patterns of Bat Movements: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From Aerodynamics to Ecology. </w:t>
      </w:r>
      <w:r w:rsidRPr="00446058">
        <w:rPr>
          <w:rFonts w:asciiTheme="minorHAnsi" w:eastAsia="PMingLiU" w:hAnsiTheme="minorHAnsi" w:cstheme="minorHAnsi"/>
          <w:i/>
          <w:iCs/>
          <w:szCs w:val="24"/>
          <w:lang w:val="en-US" w:eastAsia="zh-TW"/>
        </w:rPr>
        <w:t>The Quarterly review of biology, 92</w:t>
      </w:r>
      <w:r w:rsidRPr="00446058">
        <w:rPr>
          <w:rFonts w:asciiTheme="minorHAnsi" w:eastAsia="PMingLiU" w:hAnsiTheme="minorHAnsi" w:cstheme="minorHAnsi"/>
          <w:szCs w:val="24"/>
          <w:lang w:val="en-US" w:eastAsia="zh-TW"/>
        </w:rPr>
        <w:t>(3), 267–</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287. </w:t>
      </w:r>
      <w:hyperlink r:id="rId306" w:history="1">
        <w:r w:rsidRPr="002D0BC5">
          <w:rPr>
            <w:rStyle w:val="Hyperlink"/>
            <w:rFonts w:asciiTheme="minorHAnsi" w:eastAsia="PMingLiU" w:hAnsiTheme="minorHAnsi" w:cstheme="minorHAnsi"/>
            <w:szCs w:val="24"/>
            <w:lang w:val="en-US" w:eastAsia="zh-TW"/>
          </w:rPr>
          <w:t>https://doi.org/10.1086/693847</w:t>
        </w:r>
      </w:hyperlink>
    </w:p>
    <w:p w14:paraId="16F09819"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Voigt, C., Schneeberger, K., Voigt-Heucke, S., &amp; Lewanzik, D. (2011). Rain increases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the energy cost of bat flight. </w:t>
      </w:r>
      <w:r w:rsidRPr="00446058">
        <w:rPr>
          <w:rFonts w:asciiTheme="minorHAnsi" w:eastAsia="PMingLiU" w:hAnsiTheme="minorHAnsi" w:cstheme="minorHAnsi"/>
          <w:i/>
          <w:iCs/>
          <w:szCs w:val="24"/>
          <w:lang w:eastAsia="zh-TW"/>
        </w:rPr>
        <w:t>Biology Letters (2005), 7</w:t>
      </w:r>
      <w:r w:rsidRPr="00446058">
        <w:rPr>
          <w:rFonts w:asciiTheme="minorHAnsi" w:eastAsia="PMingLiU" w:hAnsiTheme="minorHAnsi" w:cstheme="minorHAnsi"/>
          <w:szCs w:val="24"/>
          <w:lang w:eastAsia="zh-TW"/>
        </w:rPr>
        <w:t xml:space="preserve">(5), 793–795. </w:t>
      </w:r>
      <w:r>
        <w:rPr>
          <w:rFonts w:asciiTheme="minorHAnsi" w:eastAsia="PMingLiU" w:hAnsiTheme="minorHAnsi" w:cstheme="minorHAnsi"/>
          <w:szCs w:val="24"/>
          <w:lang w:eastAsia="zh-TW"/>
        </w:rPr>
        <w:tab/>
      </w:r>
      <w:hyperlink r:id="rId307" w:history="1">
        <w:r w:rsidRPr="001843D3">
          <w:rPr>
            <w:rStyle w:val="Hyperlink"/>
            <w:rFonts w:asciiTheme="minorHAnsi" w:eastAsia="PMingLiU" w:hAnsiTheme="minorHAnsi" w:cstheme="minorHAnsi"/>
            <w:szCs w:val="24"/>
            <w:lang w:eastAsia="zh-TW"/>
          </w:rPr>
          <w:t>https://doi.org/10.1098/rsbl.2011.0313</w:t>
        </w:r>
      </w:hyperlink>
    </w:p>
    <w:p w14:paraId="2707B02E" w14:textId="77777777" w:rsidR="00165325" w:rsidRPr="00446058" w:rsidRDefault="00165325"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Weinbeer, M., Meyer, C., &amp; Kalko, E. (2006). Activity Pattern of the Trawling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Phyllostomid Bat, Macrophyllum macrophyllum, in Panamá1. </w:t>
      </w:r>
      <w:r w:rsidRPr="00446058">
        <w:rPr>
          <w:rFonts w:asciiTheme="minorHAnsi" w:eastAsia="PMingLiU" w:hAnsiTheme="minorHAnsi" w:cstheme="minorHAnsi"/>
          <w:i/>
          <w:iCs/>
          <w:szCs w:val="24"/>
          <w:lang w:val="en-US" w:eastAsia="zh-TW"/>
        </w:rPr>
        <w:t xml:space="preserve">Biotropica,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38</w:t>
      </w:r>
      <w:r w:rsidRPr="00446058">
        <w:rPr>
          <w:rFonts w:asciiTheme="minorHAnsi" w:eastAsia="PMingLiU" w:hAnsiTheme="minorHAnsi" w:cstheme="minorHAnsi"/>
          <w:szCs w:val="24"/>
          <w:lang w:val="en-US" w:eastAsia="zh-TW"/>
        </w:rPr>
        <w:t xml:space="preserve">(1), 69–76. </w:t>
      </w:r>
      <w:hyperlink r:id="rId308" w:history="1">
        <w:r w:rsidRPr="001843D3">
          <w:rPr>
            <w:rStyle w:val="Hyperlink"/>
            <w:rFonts w:asciiTheme="minorHAnsi" w:eastAsia="PMingLiU" w:hAnsiTheme="minorHAnsi" w:cstheme="minorHAnsi"/>
            <w:szCs w:val="24"/>
            <w:lang w:val="en-US" w:eastAsia="zh-TW"/>
          </w:rPr>
          <w:t>https://doi.org/10.1111/j.1744-7429.2006.00101.x</w:t>
        </w:r>
      </w:hyperlink>
    </w:p>
    <w:p w14:paraId="6CFE97EB" w14:textId="77777777" w:rsidR="00165325" w:rsidRPr="00446058"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White, A. (2011). Roosting dynamics of Eastern Bent-wing Bats </w:t>
      </w:r>
      <w:r w:rsidRPr="00446058">
        <w:rPr>
          <w:rFonts w:asciiTheme="minorHAnsi" w:eastAsia="PMingLiU" w:hAnsiTheme="minorHAnsi" w:cstheme="minorHAnsi"/>
          <w:i/>
          <w:iCs/>
          <w:szCs w:val="24"/>
          <w:lang w:eastAsia="zh-TW"/>
        </w:rPr>
        <w:t xml:space="preserve">Miniopterus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 xml:space="preserve">schreibersii oceanensis </w:t>
      </w:r>
      <w:r w:rsidRPr="00446058">
        <w:rPr>
          <w:rFonts w:asciiTheme="minorHAnsi" w:eastAsia="PMingLiU" w:hAnsiTheme="minorHAnsi" w:cstheme="minorHAnsi"/>
          <w:szCs w:val="24"/>
          <w:lang w:eastAsia="zh-TW"/>
        </w:rPr>
        <w:t xml:space="preserve">in disused military sites in eastern Sydney. </w:t>
      </w:r>
      <w:r w:rsidRPr="00446058">
        <w:rPr>
          <w:rFonts w:asciiTheme="minorHAnsi" w:eastAsia="PMingLiU" w:hAnsiTheme="minorHAnsi" w:cstheme="minorHAnsi"/>
          <w:i/>
          <w:iCs/>
          <w:szCs w:val="24"/>
          <w:lang w:eastAsia="zh-TW"/>
        </w:rPr>
        <w:t xml:space="preserve">Australian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Zoologist</w:t>
      </w:r>
      <w:r w:rsidRPr="00446058">
        <w:rPr>
          <w:rFonts w:asciiTheme="minorHAnsi" w:eastAsia="PMingLiU" w:hAnsiTheme="minorHAnsi" w:cstheme="minorHAnsi"/>
          <w:szCs w:val="24"/>
          <w:lang w:eastAsia="zh-TW"/>
        </w:rPr>
        <w:t xml:space="preserve">, 35, 471–484. </w:t>
      </w:r>
      <w:hyperlink r:id="rId309" w:history="1">
        <w:r w:rsidRPr="001843D3">
          <w:rPr>
            <w:rStyle w:val="Hyperlink"/>
            <w:rFonts w:asciiTheme="minorHAnsi" w:eastAsia="PMingLiU" w:hAnsiTheme="minorHAnsi" w:cstheme="minorHAnsi"/>
            <w:szCs w:val="24"/>
            <w:lang w:eastAsia="zh-TW"/>
          </w:rPr>
          <w:t>https://doi.org/10.7882/FS.2011.047</w:t>
        </w:r>
      </w:hyperlink>
    </w:p>
    <w:p w14:paraId="7E170FF3" w14:textId="77777777" w:rsidR="00165325" w:rsidRDefault="00165325"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Young, R. (2001). The eastern horseshoe bat, Rhinolophus megaphyllus, in south-</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east Queensland, Australia: Colony demography and dynamics, activity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levels, seasonal weight changes, and capture-recapture analyses. </w:t>
      </w:r>
      <w:r w:rsidRPr="00446058">
        <w:rPr>
          <w:rFonts w:asciiTheme="minorHAnsi" w:eastAsia="PMingLiU" w:hAnsiTheme="minorHAnsi" w:cstheme="minorHAnsi"/>
          <w:i/>
          <w:iCs/>
          <w:szCs w:val="24"/>
          <w:lang w:eastAsia="zh-TW"/>
        </w:rPr>
        <w:t xml:space="preserve">Wildlife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Research (East Melbourne), 28</w:t>
      </w:r>
      <w:r w:rsidRPr="00446058">
        <w:rPr>
          <w:rFonts w:asciiTheme="minorHAnsi" w:eastAsia="PMingLiU" w:hAnsiTheme="minorHAnsi" w:cstheme="minorHAnsi"/>
          <w:szCs w:val="24"/>
          <w:lang w:eastAsia="zh-TW"/>
        </w:rPr>
        <w:t xml:space="preserve">(4), 425–434. </w:t>
      </w:r>
      <w:r>
        <w:rPr>
          <w:rFonts w:asciiTheme="minorHAnsi" w:eastAsia="PMingLiU" w:hAnsiTheme="minorHAnsi" w:cstheme="minorHAnsi"/>
          <w:szCs w:val="24"/>
          <w:lang w:eastAsia="zh-TW"/>
        </w:rPr>
        <w:tab/>
      </w:r>
      <w:hyperlink r:id="rId310" w:history="1">
        <w:r w:rsidRPr="001843D3">
          <w:rPr>
            <w:rStyle w:val="Hyperlink"/>
            <w:rFonts w:asciiTheme="minorHAnsi" w:eastAsia="PMingLiU" w:hAnsiTheme="minorHAnsi" w:cstheme="minorHAnsi"/>
            <w:szCs w:val="24"/>
            <w:lang w:eastAsia="zh-TW"/>
          </w:rPr>
          <w:t>https://doi.org/10.1071/WR99106</w:t>
        </w:r>
      </w:hyperlink>
      <w:r w:rsidRPr="00446058">
        <w:rPr>
          <w:rFonts w:asciiTheme="minorHAnsi" w:eastAsia="PMingLiU" w:hAnsiTheme="minorHAnsi" w:cstheme="minorHAnsi"/>
          <w:szCs w:val="24"/>
          <w:lang w:eastAsia="zh-TW"/>
        </w:rPr>
        <w:t xml:space="preserve"> </w:t>
      </w:r>
    </w:p>
    <w:p w14:paraId="55CBC799" w14:textId="77777777" w:rsidR="00165325" w:rsidRPr="00446058" w:rsidRDefault="00165325" w:rsidP="00AC5CEE">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Zahn, A. &amp; Dippel, B. (1997). Male roosting habits and mating behaviour of </w:t>
      </w:r>
      <w:r w:rsidRPr="00446058">
        <w:rPr>
          <w:rFonts w:asciiTheme="minorHAnsi" w:eastAsia="PMingLiU" w:hAnsiTheme="minorHAnsi" w:cstheme="minorHAnsi"/>
          <w:i/>
          <w:iCs/>
          <w:szCs w:val="24"/>
          <w:lang w:eastAsia="zh-TW"/>
        </w:rPr>
        <w:t xml:space="preserve">Myotis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myotis</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Journal of Zoology, 243</w:t>
      </w:r>
      <w:r w:rsidRPr="00446058">
        <w:rPr>
          <w:rFonts w:asciiTheme="minorHAnsi" w:eastAsia="PMingLiU" w:hAnsiTheme="minorHAnsi" w:cstheme="minorHAnsi"/>
          <w:szCs w:val="24"/>
          <w:lang w:eastAsia="zh-TW"/>
        </w:rPr>
        <w:t xml:space="preserve">(4), 659–674. </w:t>
      </w:r>
      <w:hyperlink r:id="rId311" w:history="1">
        <w:r w:rsidRPr="001843D3">
          <w:rPr>
            <w:rStyle w:val="Hyperlink"/>
            <w:rFonts w:asciiTheme="minorHAnsi" w:eastAsia="PMingLiU" w:hAnsiTheme="minorHAnsi" w:cstheme="minorHAnsi"/>
            <w:szCs w:val="24"/>
            <w:lang w:eastAsia="zh-TW"/>
          </w:rPr>
          <w:t>https://doi.org/10.1111/j.1469-</w:t>
        </w:r>
        <w:r w:rsidRPr="001843D3">
          <w:rPr>
            <w:rStyle w:val="Hyperlink"/>
            <w:rFonts w:asciiTheme="minorHAnsi" w:eastAsia="PMingLiU" w:hAnsiTheme="minorHAnsi" w:cstheme="minorHAnsi"/>
            <w:szCs w:val="24"/>
            <w:lang w:eastAsia="zh-TW"/>
          </w:rPr>
          <w:tab/>
          <w:t>7998.1997.tb01968.x</w:t>
        </w:r>
      </w:hyperlink>
    </w:p>
    <w:p w14:paraId="05B52F33" w14:textId="77777777" w:rsidR="00165325" w:rsidRDefault="00165325" w:rsidP="00AC5CEE">
      <w:pPr>
        <w:spacing w:after="240" w:line="20" w:lineRule="atLeast"/>
        <w:rPr>
          <w:rStyle w:val="Hyperlink"/>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Zhang, L., Wang, F., Liu, Q., &amp; Wei, L. (2015). The activity time of the lesser bamboo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bat, Tylonycteris pachypus (Chiroptera: Vespertilionidae). </w:t>
      </w:r>
      <w:r w:rsidRPr="00446058">
        <w:rPr>
          <w:rFonts w:asciiTheme="minorHAnsi" w:eastAsia="PMingLiU" w:hAnsiTheme="minorHAnsi" w:cstheme="minorHAnsi"/>
          <w:i/>
          <w:iCs/>
          <w:szCs w:val="24"/>
          <w:lang w:val="en-US" w:eastAsia="zh-TW"/>
        </w:rPr>
        <w:t xml:space="preserve">Zoologia (Curitiba,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Brazil), 32</w:t>
      </w:r>
      <w:r w:rsidRPr="00446058">
        <w:rPr>
          <w:rFonts w:asciiTheme="minorHAnsi" w:eastAsia="PMingLiU" w:hAnsiTheme="minorHAnsi" w:cstheme="minorHAnsi"/>
          <w:szCs w:val="24"/>
          <w:lang w:val="en-US" w:eastAsia="zh-TW"/>
        </w:rPr>
        <w:t xml:space="preserve">(3), 201–206. </w:t>
      </w:r>
      <w:hyperlink r:id="rId312" w:history="1">
        <w:r w:rsidRPr="001843D3">
          <w:rPr>
            <w:rStyle w:val="Hyperlink"/>
            <w:rFonts w:asciiTheme="minorHAnsi" w:eastAsia="PMingLiU" w:hAnsiTheme="minorHAnsi" w:cstheme="minorHAnsi"/>
            <w:szCs w:val="24"/>
            <w:lang w:val="en-US" w:eastAsia="zh-TW"/>
          </w:rPr>
          <w:t>https://doi.org/10.1590/S1984-46702015000300004</w:t>
        </w:r>
      </w:hyperlink>
    </w:p>
    <w:p w14:paraId="12A6020A" w14:textId="4F846613" w:rsidR="001D1804" w:rsidRPr="00AC5CEE" w:rsidRDefault="001D1804" w:rsidP="00AC5CEE">
      <w:pPr>
        <w:rPr>
          <w:rFonts w:asciiTheme="minorHAnsi" w:eastAsia="PMingLiU" w:hAnsiTheme="minorHAnsi" w:cstheme="minorHAnsi"/>
          <w:szCs w:val="24"/>
          <w:lang w:eastAsia="zh-TW"/>
        </w:rPr>
        <w:sectPr w:rsidR="001D1804" w:rsidRPr="00AC5CEE" w:rsidSect="00E8144D">
          <w:headerReference w:type="default" r:id="rId313"/>
          <w:footerReference w:type="first" r:id="rId314"/>
          <w:pgSz w:w="11907" w:h="16840" w:code="9"/>
          <w:pgMar w:top="1418" w:right="1418" w:bottom="1418" w:left="2268" w:header="720" w:footer="720" w:gutter="0"/>
          <w:cols w:space="720"/>
          <w:docGrid w:linePitch="326"/>
        </w:sectPr>
      </w:pPr>
    </w:p>
    <w:p w14:paraId="763EFCFC" w14:textId="77777777" w:rsidR="00BB2564" w:rsidRDefault="00BB2564">
      <w:pPr>
        <w:rPr>
          <w:rFonts w:asciiTheme="minorHAnsi" w:hAnsiTheme="minorHAnsi" w:cstheme="minorHAnsi"/>
          <w:b/>
          <w:bCs/>
          <w:sz w:val="40"/>
          <w:szCs w:val="40"/>
        </w:rPr>
      </w:pPr>
      <w:r>
        <w:rPr>
          <w:rFonts w:asciiTheme="minorHAnsi" w:hAnsiTheme="minorHAnsi" w:cstheme="minorHAnsi"/>
          <w:sz w:val="40"/>
          <w:szCs w:val="40"/>
        </w:rPr>
        <w:br w:type="page"/>
      </w:r>
    </w:p>
    <w:p w14:paraId="05A90829" w14:textId="6EA4FF5C" w:rsidR="00500708" w:rsidRPr="007852D7" w:rsidRDefault="0026499A" w:rsidP="007852D7">
      <w:pPr>
        <w:pStyle w:val="Heading1"/>
        <w:pBdr>
          <w:bottom w:val="single" w:sz="4" w:space="1" w:color="auto"/>
        </w:pBdr>
        <w:spacing w:line="360" w:lineRule="auto"/>
        <w:rPr>
          <w:rFonts w:asciiTheme="minorHAnsi" w:hAnsiTheme="minorHAnsi" w:cstheme="minorHAnsi"/>
          <w:sz w:val="40"/>
          <w:szCs w:val="40"/>
        </w:rPr>
      </w:pPr>
      <w:bookmarkStart w:id="161" w:name="_Toc86701839"/>
      <w:r w:rsidRPr="007852D7">
        <w:rPr>
          <w:rFonts w:asciiTheme="minorHAnsi" w:hAnsiTheme="minorHAnsi" w:cstheme="minorHAnsi"/>
          <w:sz w:val="40"/>
          <w:szCs w:val="40"/>
        </w:rPr>
        <w:lastRenderedPageBreak/>
        <w:t xml:space="preserve">Understanding the microhabitat of the tunnel and </w:t>
      </w:r>
      <w:r w:rsidR="00C25C15">
        <w:rPr>
          <w:rFonts w:asciiTheme="minorHAnsi" w:hAnsiTheme="minorHAnsi" w:cstheme="minorHAnsi"/>
          <w:sz w:val="40"/>
          <w:szCs w:val="40"/>
        </w:rPr>
        <w:t>assessing</w:t>
      </w:r>
      <w:r w:rsidRPr="007852D7">
        <w:rPr>
          <w:rFonts w:asciiTheme="minorHAnsi" w:hAnsiTheme="minorHAnsi" w:cstheme="minorHAnsi"/>
          <w:sz w:val="40"/>
          <w:szCs w:val="40"/>
        </w:rPr>
        <w:t xml:space="preserve"> how this influences the roosting locations of each species</w:t>
      </w:r>
      <w:bookmarkEnd w:id="161"/>
    </w:p>
    <w:p w14:paraId="3425CF9A" w14:textId="62A706BF" w:rsidR="00E23C2C" w:rsidRDefault="00E23C2C" w:rsidP="007852D7">
      <w:pPr>
        <w:pStyle w:val="Heading2"/>
        <w:rPr>
          <w:rFonts w:asciiTheme="minorHAnsi" w:hAnsiTheme="minorHAnsi" w:cstheme="minorHAnsi"/>
          <w:sz w:val="36"/>
          <w:szCs w:val="36"/>
        </w:rPr>
      </w:pPr>
      <w:bookmarkStart w:id="162" w:name="_Toc86701840"/>
      <w:r w:rsidRPr="007852D7">
        <w:rPr>
          <w:rFonts w:asciiTheme="minorHAnsi" w:hAnsiTheme="minorHAnsi" w:cstheme="minorHAnsi"/>
          <w:sz w:val="36"/>
          <w:szCs w:val="36"/>
        </w:rPr>
        <w:t>3.1</w:t>
      </w:r>
      <w:r w:rsidRPr="007852D7">
        <w:rPr>
          <w:rFonts w:asciiTheme="minorHAnsi" w:hAnsiTheme="minorHAnsi" w:cstheme="minorHAnsi"/>
          <w:sz w:val="36"/>
          <w:szCs w:val="36"/>
        </w:rPr>
        <w:tab/>
        <w:t>Introduction</w:t>
      </w:r>
      <w:bookmarkEnd w:id="162"/>
    </w:p>
    <w:p w14:paraId="3CBABA1C" w14:textId="77777777" w:rsidR="007852D7" w:rsidRPr="007852D7" w:rsidRDefault="007852D7" w:rsidP="007852D7"/>
    <w:p w14:paraId="7240DE85" w14:textId="4635FD0E" w:rsidR="00495C60" w:rsidRPr="00D253EF" w:rsidRDefault="00D470B9" w:rsidP="00495C60">
      <w:pPr>
        <w:spacing w:after="160" w:line="360" w:lineRule="auto"/>
        <w:ind w:firstLine="567"/>
        <w:jc w:val="both"/>
        <w:rPr>
          <w:rFonts w:asciiTheme="minorHAnsi" w:eastAsia="PMingLiU" w:hAnsiTheme="minorHAnsi" w:cstheme="minorHAnsi"/>
          <w:szCs w:val="24"/>
          <w:lang w:val="en-US" w:eastAsia="zh-TW"/>
        </w:rPr>
      </w:pPr>
      <w:bookmarkStart w:id="163" w:name="_Hlk71552489"/>
      <w:r w:rsidRPr="00D253EF">
        <w:rPr>
          <w:rFonts w:asciiTheme="minorHAnsi" w:eastAsia="PMingLiU" w:hAnsiTheme="minorHAnsi" w:cstheme="minorHAnsi"/>
          <w:szCs w:val="24"/>
          <w:lang w:val="en-US" w:eastAsia="zh-TW"/>
        </w:rPr>
        <w:t xml:space="preserve">Roosts are a critically important resource for bats as they spend most time in their lives roosting (Kunz 1982; Kunz &amp; Lumsden 2003; Kubista &amp; Bruckner 2015). Roosts can benefit bats as sites for social interactions (Chaverri et al. 2018; Furmankiewicz et al. 2011), </w:t>
      </w:r>
      <w:bookmarkStart w:id="164" w:name="_Hlk71253686"/>
      <w:r w:rsidRPr="00D253EF">
        <w:rPr>
          <w:rFonts w:asciiTheme="minorHAnsi" w:eastAsia="PMingLiU" w:hAnsiTheme="minorHAnsi" w:cstheme="minorHAnsi"/>
          <w:szCs w:val="24"/>
          <w:lang w:val="en-US" w:eastAsia="zh-TW"/>
        </w:rPr>
        <w:t xml:space="preserve">resting between foraging bouts </w:t>
      </w:r>
      <w:bookmarkEnd w:id="164"/>
      <w:r w:rsidRPr="00D253EF">
        <w:rPr>
          <w:rFonts w:asciiTheme="minorHAnsi" w:eastAsia="PMingLiU" w:hAnsiTheme="minorHAnsi" w:cstheme="minorHAnsi"/>
          <w:szCs w:val="24"/>
          <w:lang w:val="en-US" w:eastAsia="zh-TW"/>
        </w:rPr>
        <w:t xml:space="preserve">(Winter et al. 2020), avoiding predators, mating, hibernation, and raising young (Lima &amp; O’Keefe 2013; Ruczynski 2006; Zahn &amp; Dippel 1997; Martínková et al. 2020). Roosts are also important for providing protection against severe weather (Lima &amp; O’Keefe 2013; Breviglieri &amp; Uieda 2014; Paksuz 2017). </w:t>
      </w:r>
    </w:p>
    <w:p w14:paraId="1E2A52DB" w14:textId="770AB2F7" w:rsidR="00495C60" w:rsidRPr="00D253EF" w:rsidRDefault="00D470B9" w:rsidP="00495C60">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Degradation of natural habitats due to human activities such as deforestation, urban development and agricultural expansion have decreased the availability of natural roosts for many bat species consequently impact</w:t>
      </w:r>
      <w:r w:rsidR="00165FBA">
        <w:rPr>
          <w:rFonts w:asciiTheme="minorHAnsi" w:eastAsia="PMingLiU" w:hAnsiTheme="minorHAnsi" w:cstheme="minorHAnsi"/>
          <w:szCs w:val="24"/>
          <w:lang w:val="en-US" w:eastAsia="zh-TW"/>
        </w:rPr>
        <w:t>ing</w:t>
      </w:r>
      <w:r w:rsidRPr="00D253EF">
        <w:rPr>
          <w:rFonts w:asciiTheme="minorHAnsi" w:eastAsia="PMingLiU" w:hAnsiTheme="minorHAnsi" w:cstheme="minorHAnsi"/>
          <w:szCs w:val="24"/>
          <w:lang w:val="en-US" w:eastAsia="zh-TW"/>
        </w:rPr>
        <w:t xml:space="preserve"> on population</w:t>
      </w:r>
      <w:r w:rsidR="00165FBA">
        <w:rPr>
          <w:rFonts w:asciiTheme="minorHAnsi" w:eastAsia="PMingLiU" w:hAnsiTheme="minorHAnsi" w:cstheme="minorHAnsi"/>
          <w:szCs w:val="24"/>
          <w:lang w:val="en-US" w:eastAsia="zh-TW"/>
        </w:rPr>
        <w:t>s</w:t>
      </w:r>
      <w:r w:rsidRPr="00D253EF">
        <w:rPr>
          <w:rFonts w:asciiTheme="minorHAnsi" w:eastAsia="PMingLiU" w:hAnsiTheme="minorHAnsi" w:cstheme="minorHAnsi"/>
          <w:szCs w:val="24"/>
          <w:lang w:val="en-US" w:eastAsia="zh-TW"/>
        </w:rPr>
        <w:t xml:space="preserve"> and </w:t>
      </w:r>
      <w:r w:rsidR="003C545A" w:rsidRPr="00E44FE4">
        <w:rPr>
          <w:rFonts w:asciiTheme="minorHAnsi" w:eastAsia="PMingLiU" w:hAnsiTheme="minorHAnsi" w:cstheme="minorHAnsi"/>
          <w:szCs w:val="24"/>
          <w:lang w:val="en-US" w:eastAsia="zh-TW"/>
        </w:rPr>
        <w:t>causing</w:t>
      </w:r>
      <w:r w:rsidRPr="00E44FE4">
        <w:rPr>
          <w:rFonts w:asciiTheme="minorHAnsi" w:eastAsia="PMingLiU" w:hAnsiTheme="minorHAnsi" w:cstheme="minorHAnsi"/>
          <w:szCs w:val="24"/>
          <w:lang w:val="en-US" w:eastAsia="zh-TW"/>
        </w:rPr>
        <w:t xml:space="preserve"> </w:t>
      </w:r>
      <w:r w:rsidR="003C545A" w:rsidRPr="00E44FE4">
        <w:rPr>
          <w:rFonts w:asciiTheme="minorHAnsi" w:eastAsia="PMingLiU" w:hAnsiTheme="minorHAnsi" w:cstheme="minorHAnsi"/>
          <w:szCs w:val="24"/>
          <w:lang w:val="en-US" w:eastAsia="zh-TW"/>
        </w:rPr>
        <w:t xml:space="preserve">an increase </w:t>
      </w:r>
      <w:r w:rsidR="00870D3D" w:rsidRPr="00E44FE4">
        <w:rPr>
          <w:rFonts w:asciiTheme="minorHAnsi" w:eastAsia="PMingLiU" w:hAnsiTheme="minorHAnsi" w:cstheme="minorHAnsi"/>
          <w:szCs w:val="24"/>
          <w:lang w:val="en-US" w:eastAsia="zh-TW"/>
        </w:rPr>
        <w:t>of</w:t>
      </w:r>
      <w:r w:rsidRPr="00E44FE4">
        <w:rPr>
          <w:rFonts w:asciiTheme="minorHAnsi" w:eastAsia="PMingLiU" w:hAnsiTheme="minorHAnsi" w:cstheme="minorHAnsi"/>
          <w:szCs w:val="24"/>
          <w:lang w:val="en-US" w:eastAsia="zh-TW"/>
        </w:rPr>
        <w:t xml:space="preserve"> roost</w:t>
      </w:r>
      <w:r w:rsidR="00870D3D" w:rsidRPr="00E44FE4">
        <w:rPr>
          <w:rFonts w:asciiTheme="minorHAnsi" w:eastAsia="PMingLiU" w:hAnsiTheme="minorHAnsi" w:cstheme="minorHAnsi"/>
          <w:szCs w:val="24"/>
          <w:lang w:val="en-US" w:eastAsia="zh-TW"/>
        </w:rPr>
        <w:t>ing</w:t>
      </w:r>
      <w:r w:rsidRPr="00E44FE4">
        <w:rPr>
          <w:rFonts w:asciiTheme="minorHAnsi" w:eastAsia="PMingLiU" w:hAnsiTheme="minorHAnsi" w:cstheme="minorHAnsi"/>
          <w:szCs w:val="24"/>
          <w:lang w:val="en-US" w:eastAsia="zh-TW"/>
        </w:rPr>
        <w:t xml:space="preserve"> in artificial structures</w:t>
      </w:r>
      <w:r w:rsidRPr="00D253EF">
        <w:rPr>
          <w:rFonts w:asciiTheme="minorHAnsi" w:eastAsia="PMingLiU" w:hAnsiTheme="minorHAnsi" w:cstheme="minorHAnsi"/>
          <w:szCs w:val="24"/>
          <w:lang w:val="en-US" w:eastAsia="zh-TW"/>
        </w:rPr>
        <w:t xml:space="preserve"> (O’Malley et al. 2020; Sparks et al. 2004; Gehrt &amp; Chelsvig 2003; Park 2015; Russo &amp; Ancillotto 2015). The selection between natural and artificial roosts by bats range from obligatory to opportunistic and likely dependent on the availability of the roosts (Thomson 2013). Although little is documented on the selection between natural and artificial roosts by bats around the world, artificial structures have provided roosting opportunities to compensate for the loss of natural roosts </w:t>
      </w:r>
      <w:r w:rsidR="00042013">
        <w:rPr>
          <w:rFonts w:asciiTheme="minorHAnsi" w:eastAsia="PMingLiU" w:hAnsiTheme="minorHAnsi" w:cstheme="minorHAnsi"/>
          <w:szCs w:val="24"/>
          <w:lang w:val="en-US" w:eastAsia="zh-TW"/>
        </w:rPr>
        <w:t xml:space="preserve">for some species </w:t>
      </w:r>
      <w:r w:rsidRPr="00D253EF">
        <w:rPr>
          <w:rFonts w:asciiTheme="minorHAnsi" w:eastAsia="PMingLiU" w:hAnsiTheme="minorHAnsi" w:cstheme="minorHAnsi"/>
          <w:szCs w:val="24"/>
          <w:lang w:val="en-US" w:eastAsia="zh-TW"/>
        </w:rPr>
        <w:t xml:space="preserve">(Mering &amp; Chambers 2014; Fontaine et al. 2021; Hoeh et al. 2018; Griffiths et al. 2020). Studies on bats around the world have documented that many bat species such as </w:t>
      </w:r>
      <w:r w:rsidRPr="00D253EF">
        <w:rPr>
          <w:rFonts w:asciiTheme="minorHAnsi" w:eastAsia="PMingLiU" w:hAnsiTheme="minorHAnsi" w:cstheme="minorHAnsi"/>
          <w:i/>
          <w:iCs/>
          <w:szCs w:val="24"/>
          <w:lang w:val="en-US" w:eastAsia="zh-TW"/>
        </w:rPr>
        <w:t>Trachops cirrhosus</w:t>
      </w:r>
      <w:r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Phyllostomus hastatus</w:t>
      </w:r>
      <w:r w:rsidRPr="00D253EF">
        <w:rPr>
          <w:rFonts w:asciiTheme="minorHAnsi" w:eastAsia="PMingLiU" w:hAnsiTheme="minorHAnsi" w:cstheme="minorHAnsi"/>
          <w:szCs w:val="24"/>
          <w:lang w:val="en-US" w:eastAsia="zh-TW"/>
        </w:rPr>
        <w:t xml:space="preserve"> (Lima et al. 2017), </w:t>
      </w:r>
      <w:r w:rsidRPr="00D253EF">
        <w:rPr>
          <w:rFonts w:asciiTheme="minorHAnsi" w:eastAsia="PMingLiU" w:hAnsiTheme="minorHAnsi" w:cstheme="minorHAnsi"/>
          <w:i/>
          <w:iCs/>
          <w:szCs w:val="24"/>
          <w:lang w:val="en-US" w:eastAsia="zh-TW"/>
        </w:rPr>
        <w:t>Myotis goudoti</w:t>
      </w:r>
      <w:r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 xml:space="preserve">Mormopterus jugularis </w:t>
      </w:r>
      <w:r w:rsidRPr="00D253EF">
        <w:rPr>
          <w:rFonts w:asciiTheme="minorHAnsi" w:eastAsia="PMingLiU" w:hAnsiTheme="minorHAnsi" w:cstheme="minorHAnsi"/>
          <w:szCs w:val="24"/>
          <w:lang w:val="en-US" w:eastAsia="zh-TW"/>
        </w:rPr>
        <w:t>(López-Baucells et al.</w:t>
      </w:r>
      <w:r w:rsidR="00887353">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 xml:space="preserve">2017), </w:t>
      </w:r>
      <w:bookmarkEnd w:id="163"/>
      <w:r w:rsidRPr="00D253EF">
        <w:rPr>
          <w:rFonts w:asciiTheme="minorHAnsi" w:eastAsia="PMingLiU" w:hAnsiTheme="minorHAnsi" w:cstheme="minorHAnsi"/>
          <w:i/>
          <w:iCs/>
          <w:szCs w:val="24"/>
          <w:lang w:val="en-US" w:eastAsia="zh-TW"/>
        </w:rPr>
        <w:t>Rhinolophus hipposideros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Rhinolophus ferrumequinum</w:t>
      </w:r>
      <w:r w:rsidRPr="00D253EF">
        <w:rPr>
          <w:rFonts w:asciiTheme="minorHAnsi" w:eastAsia="PMingLiU" w:hAnsiTheme="minorHAnsi" w:cstheme="minorHAnsi"/>
          <w:szCs w:val="24"/>
          <w:lang w:val="en-US" w:eastAsia="zh-TW"/>
        </w:rPr>
        <w:t xml:space="preserve"> (Voigt et al. 2016) </w:t>
      </w:r>
      <w:commentRangeStart w:id="165"/>
      <w:r w:rsidRPr="00D253EF">
        <w:rPr>
          <w:rFonts w:asciiTheme="minorHAnsi" w:eastAsia="PMingLiU" w:hAnsiTheme="minorHAnsi" w:cstheme="minorHAnsi"/>
          <w:szCs w:val="24"/>
          <w:lang w:val="en-US" w:eastAsia="zh-TW"/>
        </w:rPr>
        <w:t xml:space="preserve">have also </w:t>
      </w:r>
      <w:commentRangeEnd w:id="165"/>
      <w:r w:rsidRPr="00D253EF">
        <w:rPr>
          <w:rFonts w:asciiTheme="minorHAnsi" w:eastAsia="PMingLiU" w:hAnsiTheme="minorHAnsi" w:cstheme="minorHAnsi"/>
          <w:szCs w:val="24"/>
          <w:lang w:eastAsia="zh-TW"/>
        </w:rPr>
        <w:commentReference w:id="165"/>
      </w:r>
      <w:r w:rsidRPr="00D253EF">
        <w:rPr>
          <w:rFonts w:asciiTheme="minorHAnsi" w:eastAsia="PMingLiU" w:hAnsiTheme="minorHAnsi" w:cstheme="minorHAnsi"/>
          <w:szCs w:val="24"/>
          <w:lang w:val="en-US" w:eastAsia="zh-TW"/>
        </w:rPr>
        <w:t xml:space="preserve">been found roosting in anthropogenic structures such as tunnels, </w:t>
      </w:r>
      <w:r w:rsidRPr="00D253EF">
        <w:rPr>
          <w:rFonts w:asciiTheme="minorHAnsi" w:eastAsia="PMingLiU" w:hAnsiTheme="minorHAnsi" w:cstheme="minorHAnsi"/>
          <w:szCs w:val="24"/>
          <w:lang w:val="en-US" w:eastAsia="zh-TW"/>
        </w:rPr>
        <w:lastRenderedPageBreak/>
        <w:t xml:space="preserve">mines, buildings, bridges and culverts. These structures provide alternative roosting habitats for more than 20 species of bat in Australia (Armstrong 2010). Species such as </w:t>
      </w:r>
      <w:r w:rsidRPr="00D253EF">
        <w:rPr>
          <w:rFonts w:asciiTheme="minorHAnsi" w:eastAsia="PMingLiU" w:hAnsiTheme="minorHAnsi" w:cstheme="minorHAnsi"/>
          <w:i/>
          <w:iCs/>
          <w:szCs w:val="24"/>
          <w:lang w:val="en-US" w:eastAsia="zh-TW"/>
        </w:rPr>
        <w:t>Miniopterus orianae oceanensis</w:t>
      </w:r>
      <w:r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Austronomus australis</w:t>
      </w:r>
      <w:r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Rhinonicteris aurantia</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Macroderma gigas</w:t>
      </w:r>
      <w:r w:rsidRPr="00D253EF">
        <w:rPr>
          <w:rFonts w:asciiTheme="minorHAnsi" w:eastAsia="PMingLiU" w:hAnsiTheme="minorHAnsi" w:cstheme="minorHAnsi"/>
          <w:szCs w:val="24"/>
          <w:lang w:val="en-US" w:eastAsia="zh-TW"/>
        </w:rPr>
        <w:t xml:space="preserve"> are examples of cave-dwelling species in Australia, with </w:t>
      </w:r>
      <w:r w:rsidRPr="00D253EF">
        <w:rPr>
          <w:rFonts w:asciiTheme="minorHAnsi" w:eastAsia="PMingLiU" w:hAnsiTheme="minorHAnsi" w:cstheme="minorHAnsi"/>
          <w:i/>
          <w:iCs/>
          <w:szCs w:val="24"/>
          <w:lang w:val="en-US" w:eastAsia="zh-TW"/>
        </w:rPr>
        <w:t>Macroderma gigas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Rhinonicteris aurantia</w:t>
      </w:r>
      <w:r w:rsidRPr="00D253EF">
        <w:rPr>
          <w:rFonts w:asciiTheme="minorHAnsi" w:eastAsia="PMingLiU" w:hAnsiTheme="minorHAnsi" w:cstheme="minorHAnsi"/>
          <w:szCs w:val="24"/>
          <w:lang w:val="en-US" w:eastAsia="zh-TW"/>
        </w:rPr>
        <w:t xml:space="preserve"> widespread throughout the Pilbara region in WA, and often found roosting in disused mines (Cramer et al., 2016; Arteaga Claramunt et al. 2018). Destruction and disturbance of roost sites is a major factor impacting on bat populations, therefore the protection of bat roosting sites is a significant focus for modern bat conservation efforts (Knight &amp; Jones 2009). It is equally important to understand </w:t>
      </w:r>
      <w:r w:rsidR="00E70948">
        <w:rPr>
          <w:rFonts w:asciiTheme="minorHAnsi" w:eastAsia="PMingLiU" w:hAnsiTheme="minorHAnsi" w:cstheme="minorHAnsi"/>
          <w:szCs w:val="24"/>
          <w:lang w:val="en-US" w:eastAsia="zh-TW"/>
        </w:rPr>
        <w:t>how</w:t>
      </w:r>
      <w:r w:rsidRPr="00D253EF">
        <w:rPr>
          <w:rFonts w:asciiTheme="minorHAnsi" w:eastAsia="PMingLiU" w:hAnsiTheme="minorHAnsi" w:cstheme="minorHAnsi"/>
          <w:szCs w:val="24"/>
          <w:lang w:val="en-US" w:eastAsia="zh-TW"/>
        </w:rPr>
        <w:t xml:space="preserve"> bats species select roosting sites so that they can be better protected. </w:t>
      </w:r>
    </w:p>
    <w:p w14:paraId="62B9DDE9" w14:textId="5F362EE1" w:rsidR="001C1667" w:rsidRPr="00D253EF" w:rsidRDefault="00D470B9" w:rsidP="00D11C69">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Roosting microclimate is essential for the survival of bats and directly influences their roost site selection (Boyles 2007; Sedgeley 2001; Winter et al. 2020). The roosting microclimate preferences of insectivorous bats vary depending on the season, sex, and reproductive stage (Johnson &amp; Lacki 2014; Ruczyński &amp; Bartoń 2020; Sedgeley 2001). Insectivorous bats are highly sensitive to microclimate fluctuations within roost sites due to their small body size and high surface area to volume ratio (Campbell 2009). For example, </w:t>
      </w:r>
      <w:r w:rsidRPr="00D253EF">
        <w:rPr>
          <w:rFonts w:asciiTheme="minorHAnsi" w:eastAsia="PMingLiU" w:hAnsiTheme="minorHAnsi" w:cstheme="minorHAnsi"/>
          <w:i/>
          <w:iCs/>
          <w:szCs w:val="24"/>
          <w:lang w:val="en-US" w:eastAsia="zh-TW"/>
        </w:rPr>
        <w:t>Miniopterus orianae oceanensis</w:t>
      </w:r>
      <w:r w:rsidRPr="00D253EF">
        <w:rPr>
          <w:rFonts w:asciiTheme="minorHAnsi" w:eastAsia="PMingLiU" w:hAnsiTheme="minorHAnsi" w:cstheme="minorHAnsi"/>
          <w:szCs w:val="24"/>
          <w:lang w:val="en-US" w:eastAsia="zh-TW"/>
        </w:rPr>
        <w:t xml:space="preserve"> prefer a microclimate (tunnels &amp; mines) with a steady daily temperature fluctuation and will roost in the coolest part of the structure in winter. This helps them to maintain a low body temperature and so minimise body fat loss throughout the winter (White 2011). Roosting microclimate selected by bats also depends on the purpose of the roost (Winter et al. 2020; Leivers et al. 2019; Threlfall et al. 2013). For example, bats maternity roosts often maintain higher and relatively more stable temperatures near their thermoneutral zone to minimi</w:t>
      </w:r>
      <w:r w:rsidR="00E70948">
        <w:rPr>
          <w:rFonts w:asciiTheme="minorHAnsi" w:eastAsia="PMingLiU" w:hAnsiTheme="minorHAnsi" w:cstheme="minorHAnsi"/>
          <w:szCs w:val="24"/>
          <w:lang w:val="en-US" w:eastAsia="zh-TW"/>
        </w:rPr>
        <w:t>s</w:t>
      </w:r>
      <w:r w:rsidRPr="00D253EF">
        <w:rPr>
          <w:rFonts w:asciiTheme="minorHAnsi" w:eastAsia="PMingLiU" w:hAnsiTheme="minorHAnsi" w:cstheme="minorHAnsi"/>
          <w:szCs w:val="24"/>
          <w:lang w:val="en-US" w:eastAsia="zh-TW"/>
        </w:rPr>
        <w:t>e energy loss and promote development of young bats (Lausen &amp; Barclay 2006; Sedgeley &amp; O’Donnell 2004; Chruszcz &amp; Barclay 2002; Zahn 1999).</w:t>
      </w:r>
    </w:p>
    <w:p w14:paraId="01E71867" w14:textId="51732AE5" w:rsidR="00D470B9" w:rsidRPr="00D253EF" w:rsidRDefault="00D470B9" w:rsidP="0014638C">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Interaction between the structural properties of the roosts and the external climate determines the microclimate of bat roosts (Boyles 2007). For example, the aspect of the roost entrance determines exposure to sunlight which in turn affects thermoregulation (Russo et al. 2017). Other studies have revealed that an increase in </w:t>
      </w:r>
      <w:r w:rsidRPr="00D253EF">
        <w:rPr>
          <w:rFonts w:asciiTheme="minorHAnsi" w:eastAsia="PMingLiU" w:hAnsiTheme="minorHAnsi" w:cstheme="minorHAnsi"/>
          <w:szCs w:val="24"/>
          <w:lang w:val="en-US" w:eastAsia="zh-TW"/>
        </w:rPr>
        <w:lastRenderedPageBreak/>
        <w:t xml:space="preserve">roost exposure to solar radiation is one of the reasons many small bats roost in cavities at higher altitudes (Hoeh et al. 2018). The structural properties of bat roosts such as roost entrance dimensions, internal height and width, and type of roost (e.g. caves, tunnels, roof spaces, tree hollows) also influence on roost microclimate (Campbell 2009; Leivers et al. 2019; Torquetti et al. 2017; Otto et al. 2016). </w:t>
      </w:r>
    </w:p>
    <w:p w14:paraId="199FD56D" w14:textId="74DE93C4" w:rsidR="00D470B9" w:rsidRPr="00D253EF" w:rsidRDefault="00D470B9" w:rsidP="007228EC">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Tunnels are significant roosting sites for many bats in Queensland. For example, the Muntapa (Toowoomba Regional Council 2019), Boolboonda (Van de Wetering 2011) and Dularcha Tunnels (Queensland Government 2019) are known to be the roosting sites for many insectivorous species. However, limited research on bats roosting in tunnel in Queensland has been documented. A study of bats using tunnels in Victoria found they provide a stable thermal microclimate with lower daily temperature fluctuation for roosting (Campbell et al. 2010); bat roosts in tunnel were warmer at night and less variable throughout a day comparing to ambient temperature (Campbell et al. 2010). Tunnel roosts were typically cooler than tree roosts during the day, but warmer during the night (Campbell et al. 2010). </w:t>
      </w:r>
      <w:r w:rsidR="0005497A">
        <w:rPr>
          <w:rFonts w:asciiTheme="minorHAnsi" w:eastAsia="PMingLiU" w:hAnsiTheme="minorHAnsi" w:cstheme="minorHAnsi"/>
          <w:szCs w:val="24"/>
          <w:lang w:val="en-US" w:eastAsia="zh-TW"/>
        </w:rPr>
        <w:t>T</w:t>
      </w:r>
      <w:r w:rsidR="00A437D4" w:rsidRPr="00A437D4">
        <w:rPr>
          <w:rFonts w:asciiTheme="minorHAnsi" w:eastAsia="PMingLiU" w:hAnsiTheme="minorHAnsi" w:cstheme="minorHAnsi"/>
          <w:szCs w:val="24"/>
          <w:lang w:val="en-US" w:eastAsia="zh-TW"/>
        </w:rPr>
        <w:t xml:space="preserve">hermally stable </w:t>
      </w:r>
      <w:r w:rsidRPr="00A437D4">
        <w:rPr>
          <w:rFonts w:asciiTheme="minorHAnsi" w:eastAsia="PMingLiU" w:hAnsiTheme="minorHAnsi" w:cstheme="minorHAnsi"/>
          <w:szCs w:val="24"/>
          <w:lang w:val="en-US" w:eastAsia="zh-TW"/>
        </w:rPr>
        <w:t xml:space="preserve">in microclimate </w:t>
      </w:r>
      <w:r w:rsidR="0005497A">
        <w:rPr>
          <w:rFonts w:asciiTheme="minorHAnsi" w:eastAsia="PMingLiU" w:hAnsiTheme="minorHAnsi" w:cstheme="minorHAnsi"/>
          <w:szCs w:val="24"/>
          <w:lang w:val="en-US" w:eastAsia="zh-TW"/>
        </w:rPr>
        <w:t>is</w:t>
      </w:r>
      <w:r w:rsidRPr="00A437D4">
        <w:rPr>
          <w:rFonts w:asciiTheme="minorHAnsi" w:eastAsia="PMingLiU" w:hAnsiTheme="minorHAnsi" w:cstheme="minorHAnsi"/>
          <w:szCs w:val="24"/>
          <w:lang w:val="en-US" w:eastAsia="zh-TW"/>
        </w:rPr>
        <w:t xml:space="preserve"> thought to be suitable for maternity roosting as pregnant females generally preferred limiting excessive heat loss to promote growth of the young (Neubaum et al. 2017).</w:t>
      </w:r>
    </w:p>
    <w:p w14:paraId="11D56620" w14:textId="0B4731AC" w:rsidR="00F756A5" w:rsidRPr="007852D7" w:rsidRDefault="00D470B9" w:rsidP="007852D7">
      <w:pPr>
        <w:spacing w:after="160" w:line="360" w:lineRule="auto"/>
        <w:ind w:firstLine="567"/>
        <w:jc w:val="both"/>
        <w:rPr>
          <w:rFonts w:asciiTheme="minorHAnsi" w:eastAsia="PMingLiU" w:hAnsiTheme="minorHAnsi" w:cstheme="minorHAnsi"/>
          <w:color w:val="000000"/>
          <w:szCs w:val="24"/>
          <w:shd w:val="clear" w:color="auto" w:fill="FFFFFF"/>
          <w:lang w:val="en-US" w:eastAsia="zh-TW"/>
        </w:rPr>
      </w:pPr>
      <w:r w:rsidRPr="00D253EF">
        <w:rPr>
          <w:rFonts w:asciiTheme="minorHAnsi" w:eastAsia="PMingLiU" w:hAnsiTheme="minorHAnsi" w:cstheme="minorHAnsi"/>
          <w:szCs w:val="24"/>
          <w:lang w:val="en-US" w:eastAsia="zh-TW"/>
        </w:rPr>
        <w:t xml:space="preserve">Many studies about bat roosting have documented how they </w:t>
      </w:r>
      <w:r w:rsidR="00270537" w:rsidRPr="00D253EF">
        <w:rPr>
          <w:rFonts w:asciiTheme="minorHAnsi" w:eastAsia="PMingLiU" w:hAnsiTheme="minorHAnsi" w:cstheme="minorHAnsi"/>
          <w:szCs w:val="24"/>
          <w:lang w:val="en-US" w:eastAsia="zh-TW"/>
        </w:rPr>
        <w:t>occupy</w:t>
      </w:r>
      <w:r w:rsidRPr="00D253EF">
        <w:rPr>
          <w:rFonts w:asciiTheme="minorHAnsi" w:eastAsia="PMingLiU" w:hAnsiTheme="minorHAnsi" w:cstheme="minorHAnsi"/>
          <w:szCs w:val="24"/>
          <w:lang w:val="en-US" w:eastAsia="zh-TW"/>
        </w:rPr>
        <w:t xml:space="preserve"> different structures such as trees, bridges, mines and natural caves in Australia (Threlfall et al. 2013; Gorecki et al. 2020; Pavey 1998; Armstrong 2000; Campbell 2009; Young 2001; White 2011). However, much less emphasis has been put on bats roosting in tunnels, including in south-east Queensland. A </w:t>
      </w:r>
      <w:r w:rsidRPr="00D253EF">
        <w:rPr>
          <w:rFonts w:asciiTheme="minorHAnsi" w:eastAsia="PMingLiU" w:hAnsiTheme="minorHAnsi" w:cstheme="minorHAnsi"/>
          <w:color w:val="000000"/>
          <w:szCs w:val="24"/>
          <w:shd w:val="clear" w:color="auto" w:fill="FFFFFF"/>
          <w:lang w:val="en-US" w:eastAsia="zh-TW"/>
        </w:rPr>
        <w:t xml:space="preserve">past study of bats in the Yugar tunnel documented that </w:t>
      </w:r>
      <w:r w:rsidRPr="00D253EF">
        <w:rPr>
          <w:rFonts w:asciiTheme="minorHAnsi" w:eastAsia="PMingLiU" w:hAnsiTheme="minorHAnsi" w:cstheme="minorHAnsi"/>
          <w:i/>
          <w:iCs/>
          <w:color w:val="000000"/>
          <w:szCs w:val="24"/>
          <w:shd w:val="clear" w:color="auto" w:fill="FFFFFF"/>
          <w:lang w:val="en-US" w:eastAsia="zh-TW"/>
        </w:rPr>
        <w:t>Myotis macropus</w:t>
      </w:r>
      <w:r w:rsidRPr="00D253EF">
        <w:rPr>
          <w:rFonts w:asciiTheme="minorHAnsi" w:eastAsia="PMingLiU" w:hAnsiTheme="minorHAnsi" w:cstheme="minorHAnsi"/>
          <w:color w:val="000000"/>
          <w:szCs w:val="24"/>
          <w:shd w:val="clear" w:color="auto" w:fill="FFFFFF"/>
          <w:lang w:val="en-US" w:eastAsia="zh-TW"/>
        </w:rPr>
        <w:t xml:space="preserve"> were found roosting inside drain holes on the wall and forming small clusters in small crevices on the ceiling near the tunnel entrance. </w:t>
      </w:r>
      <w:r w:rsidRPr="00D253EF">
        <w:rPr>
          <w:rFonts w:asciiTheme="minorHAnsi" w:eastAsia="PMingLiU" w:hAnsiTheme="minorHAnsi" w:cstheme="minorHAnsi"/>
          <w:i/>
          <w:iCs/>
          <w:color w:val="000000"/>
          <w:szCs w:val="24"/>
          <w:shd w:val="clear" w:color="auto" w:fill="FFFFFF"/>
          <w:lang w:val="en-US" w:eastAsia="zh-TW"/>
        </w:rPr>
        <w:t>Miniopterus australis</w:t>
      </w:r>
      <w:r w:rsidRPr="00D253EF">
        <w:rPr>
          <w:rFonts w:asciiTheme="minorHAnsi" w:eastAsia="PMingLiU" w:hAnsiTheme="minorHAnsi" w:cstheme="minorHAnsi"/>
          <w:color w:val="000000"/>
          <w:szCs w:val="24"/>
          <w:shd w:val="clear" w:color="auto" w:fill="FFFFFF"/>
          <w:lang w:val="en-US" w:eastAsia="zh-TW"/>
        </w:rPr>
        <w:t xml:space="preserve"> were also found in holes and crevices on the wall near the entrance while </w:t>
      </w:r>
      <w:r w:rsidRPr="00D253EF">
        <w:rPr>
          <w:rFonts w:asciiTheme="minorHAnsi" w:eastAsia="PMingLiU" w:hAnsiTheme="minorHAnsi" w:cstheme="minorHAnsi"/>
          <w:i/>
          <w:iCs/>
          <w:color w:val="000000"/>
          <w:szCs w:val="24"/>
          <w:shd w:val="clear" w:color="auto" w:fill="FFFFFF"/>
          <w:lang w:val="en-US" w:eastAsia="zh-TW"/>
        </w:rPr>
        <w:t>Rhinolophus megaphyllus</w:t>
      </w:r>
      <w:r w:rsidRPr="00D253EF">
        <w:rPr>
          <w:rFonts w:asciiTheme="minorHAnsi" w:eastAsia="PMingLiU" w:hAnsiTheme="minorHAnsi" w:cstheme="minorHAnsi"/>
          <w:color w:val="000000"/>
          <w:szCs w:val="24"/>
          <w:shd w:val="clear" w:color="auto" w:fill="FFFFFF"/>
          <w:lang w:val="en-US" w:eastAsia="zh-TW"/>
        </w:rPr>
        <w:t xml:space="preserve"> were found roosting on the ceiling near the rubbish infill area at the back side of the tunnel (Hall 2015). However, the roosting microhabitats of bat roosts in the Yugar tunnel are not known. Therefore, this study aimed to determine the roosting selection preferences of bats inhabiting the Yugar tunnel with a focus on microclimate. By conducting a microclimate monitoring survey </w:t>
      </w:r>
      <w:r w:rsidRPr="00D253EF">
        <w:rPr>
          <w:rFonts w:asciiTheme="minorHAnsi" w:eastAsia="PMingLiU" w:hAnsiTheme="minorHAnsi" w:cstheme="minorHAnsi"/>
          <w:color w:val="000000"/>
          <w:szCs w:val="24"/>
          <w:shd w:val="clear" w:color="auto" w:fill="FFFFFF"/>
          <w:lang w:val="en-US" w:eastAsia="zh-TW"/>
        </w:rPr>
        <w:lastRenderedPageBreak/>
        <w:t xml:space="preserve">and walk-through surveys aimed to achieve the following objectives: 1) to determine the location and size of each roost in the tunnel, 2) to determine the roosting microclimate of each species inhabiting the tunnel. </w:t>
      </w:r>
    </w:p>
    <w:p w14:paraId="77494855" w14:textId="29EB4A57" w:rsidR="00C33259" w:rsidRDefault="00C33259" w:rsidP="007852D7">
      <w:pPr>
        <w:pStyle w:val="Heading2"/>
        <w:rPr>
          <w:rFonts w:asciiTheme="minorHAnsi" w:eastAsia="PMingLiU" w:hAnsiTheme="minorHAnsi" w:cstheme="minorHAnsi"/>
          <w:sz w:val="36"/>
          <w:szCs w:val="36"/>
          <w:lang w:val="en-US" w:eastAsia="zh-TW"/>
        </w:rPr>
      </w:pPr>
      <w:bookmarkStart w:id="166" w:name="_Toc86701841"/>
      <w:r w:rsidRPr="007852D7">
        <w:rPr>
          <w:rFonts w:asciiTheme="minorHAnsi" w:eastAsia="PMingLiU" w:hAnsiTheme="minorHAnsi" w:cstheme="minorHAnsi"/>
          <w:sz w:val="36"/>
          <w:szCs w:val="36"/>
          <w:lang w:val="en-US" w:eastAsia="zh-TW"/>
        </w:rPr>
        <w:t>3.2</w:t>
      </w:r>
      <w:r w:rsidRPr="007852D7">
        <w:rPr>
          <w:rFonts w:asciiTheme="minorHAnsi" w:eastAsia="PMingLiU" w:hAnsiTheme="minorHAnsi" w:cstheme="minorHAnsi"/>
          <w:sz w:val="36"/>
          <w:szCs w:val="36"/>
          <w:lang w:val="en-US" w:eastAsia="zh-TW"/>
        </w:rPr>
        <w:tab/>
        <w:t>Method and Analysis</w:t>
      </w:r>
      <w:bookmarkEnd w:id="166"/>
    </w:p>
    <w:p w14:paraId="428FBDF4" w14:textId="77777777" w:rsidR="007852D7" w:rsidRPr="007852D7" w:rsidRDefault="007852D7" w:rsidP="007852D7">
      <w:pPr>
        <w:rPr>
          <w:rFonts w:eastAsia="PMingLiU"/>
          <w:lang w:val="en-US" w:eastAsia="zh-TW"/>
        </w:rPr>
      </w:pPr>
    </w:p>
    <w:p w14:paraId="5168D69F" w14:textId="7DB95713" w:rsidR="00C33259" w:rsidRPr="00E44FE4" w:rsidRDefault="00C33259" w:rsidP="00F0241D">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To determine the positions of all bat roosts in the tunnel a walk-through survey was conducted. During the walk-through, the location of each bat roost in the tunnel was recorded as described in </w:t>
      </w:r>
      <w:commentRangeStart w:id="167"/>
      <w:r w:rsidRPr="00D253EF">
        <w:rPr>
          <w:rFonts w:asciiTheme="minorHAnsi" w:eastAsia="PMingLiU" w:hAnsiTheme="minorHAnsi" w:cstheme="minorHAnsi"/>
          <w:szCs w:val="24"/>
          <w:lang w:val="en-US" w:eastAsia="zh-TW"/>
        </w:rPr>
        <w:t xml:space="preserve">Chapter </w:t>
      </w:r>
      <w:commentRangeEnd w:id="167"/>
      <w:r w:rsidRPr="00D253EF">
        <w:rPr>
          <w:rFonts w:asciiTheme="minorHAnsi" w:eastAsia="PMingLiU" w:hAnsiTheme="minorHAnsi" w:cstheme="minorHAnsi"/>
          <w:szCs w:val="24"/>
          <w:lang w:val="en-US" w:eastAsia="zh-TW"/>
        </w:rPr>
        <w:t>2</w:t>
      </w:r>
      <w:r w:rsidRPr="00D253EF">
        <w:rPr>
          <w:rFonts w:asciiTheme="minorHAnsi" w:eastAsia="PMingLiU" w:hAnsiTheme="minorHAnsi" w:cstheme="minorHAnsi"/>
          <w:szCs w:val="24"/>
          <w:lang w:eastAsia="zh-TW"/>
        </w:rPr>
        <w:commentReference w:id="167"/>
      </w:r>
      <w:r w:rsidRPr="00D253EF">
        <w:rPr>
          <w:rFonts w:asciiTheme="minorHAnsi" w:eastAsia="PMingLiU" w:hAnsiTheme="minorHAnsi" w:cstheme="minorHAnsi"/>
          <w:szCs w:val="24"/>
          <w:lang w:val="en-US" w:eastAsia="zh-TW"/>
        </w:rPr>
        <w:t xml:space="preserve">. </w:t>
      </w:r>
      <w:r w:rsidR="00A8247E" w:rsidRPr="00E44FE4">
        <w:rPr>
          <w:rFonts w:asciiTheme="minorHAnsi" w:eastAsia="PMingLiU" w:hAnsiTheme="minorHAnsi" w:cstheme="minorHAnsi"/>
          <w:szCs w:val="24"/>
          <w:lang w:val="en-US" w:eastAsia="zh-TW"/>
        </w:rPr>
        <w:t>Follow</w:t>
      </w:r>
      <w:r w:rsidR="00DC0A57" w:rsidRPr="00E44FE4">
        <w:rPr>
          <w:rFonts w:asciiTheme="minorHAnsi" w:eastAsia="PMingLiU" w:hAnsiTheme="minorHAnsi" w:cstheme="minorHAnsi"/>
          <w:szCs w:val="24"/>
          <w:lang w:val="en-US" w:eastAsia="zh-TW"/>
        </w:rPr>
        <w:t>ing</w:t>
      </w:r>
      <w:r w:rsidR="00A8247E" w:rsidRPr="00E44FE4">
        <w:rPr>
          <w:rFonts w:asciiTheme="minorHAnsi" w:eastAsia="PMingLiU" w:hAnsiTheme="minorHAnsi" w:cstheme="minorHAnsi"/>
          <w:szCs w:val="24"/>
          <w:lang w:val="en-US" w:eastAsia="zh-TW"/>
        </w:rPr>
        <w:t xml:space="preserve"> the three surveys conducted in Chapter 2, </w:t>
      </w:r>
      <w:r w:rsidR="00DC0A57" w:rsidRPr="00E44FE4">
        <w:rPr>
          <w:rFonts w:asciiTheme="minorHAnsi" w:eastAsia="Calibri" w:hAnsiTheme="minorHAnsi" w:cstheme="minorHAnsi"/>
          <w:szCs w:val="24"/>
          <w:lang w:val="en-US" w:eastAsia="zh-TW"/>
        </w:rPr>
        <w:t xml:space="preserve">a final </w:t>
      </w:r>
      <w:r w:rsidRPr="00E44FE4">
        <w:rPr>
          <w:rFonts w:asciiTheme="minorHAnsi" w:eastAsia="Calibri" w:hAnsiTheme="minorHAnsi" w:cstheme="minorHAnsi"/>
          <w:szCs w:val="24"/>
          <w:lang w:val="en-US" w:eastAsia="zh-TW"/>
        </w:rPr>
        <w:t>walk-through survey was conducted on the day of deployment (before bats emerged) to finalize the locations of each roost.</w:t>
      </w:r>
    </w:p>
    <w:p w14:paraId="3DFE6169" w14:textId="4474782B" w:rsidR="00C33259" w:rsidRPr="00D253EF" w:rsidRDefault="00C33259" w:rsidP="0080370A">
      <w:pPr>
        <w:shd w:val="clear" w:color="auto" w:fill="FFFFFF"/>
        <w:spacing w:after="160" w:line="360" w:lineRule="auto"/>
        <w:ind w:firstLine="567"/>
        <w:jc w:val="both"/>
        <w:rPr>
          <w:rFonts w:asciiTheme="minorHAnsi" w:eastAsia="Calibri" w:hAnsiTheme="minorHAnsi" w:cstheme="minorHAnsi"/>
          <w:szCs w:val="24"/>
          <w:lang w:val="en-US" w:eastAsia="zh-TW"/>
        </w:rPr>
      </w:pPr>
      <w:r w:rsidRPr="00E44FE4">
        <w:rPr>
          <w:rFonts w:asciiTheme="minorHAnsi" w:eastAsia="Calibri" w:hAnsiTheme="minorHAnsi" w:cstheme="minorHAnsi"/>
          <w:szCs w:val="24"/>
          <w:lang w:val="en-US" w:eastAsia="zh-TW"/>
        </w:rPr>
        <w:t xml:space="preserve">As bat roosting sites were not evenly distributed in the tunnel, replicate roosts </w:t>
      </w:r>
      <w:r w:rsidR="00C2267F" w:rsidRPr="00E44FE4">
        <w:rPr>
          <w:rFonts w:asciiTheme="minorHAnsi" w:eastAsia="Calibri" w:hAnsiTheme="minorHAnsi" w:cstheme="minorHAnsi"/>
          <w:szCs w:val="24"/>
          <w:lang w:val="en-US" w:eastAsia="zh-TW"/>
        </w:rPr>
        <w:t xml:space="preserve">were </w:t>
      </w:r>
      <w:r w:rsidRPr="00E44FE4">
        <w:rPr>
          <w:rFonts w:asciiTheme="minorHAnsi" w:eastAsia="Calibri" w:hAnsiTheme="minorHAnsi" w:cstheme="minorHAnsi"/>
          <w:szCs w:val="24"/>
          <w:lang w:val="en-US" w:eastAsia="zh-TW"/>
        </w:rPr>
        <w:t xml:space="preserve">not always available, and the number of HOBO loggers </w:t>
      </w:r>
      <w:r w:rsidR="0080370A" w:rsidRPr="00E44FE4">
        <w:rPr>
          <w:rFonts w:asciiTheme="minorHAnsi" w:eastAsia="Calibri" w:hAnsiTheme="minorHAnsi" w:cstheme="minorHAnsi"/>
          <w:szCs w:val="24"/>
          <w:lang w:val="en-US" w:eastAsia="zh-TW"/>
        </w:rPr>
        <w:t xml:space="preserve">(Onset Computer Corporation; </w:t>
      </w:r>
      <w:r w:rsidR="006043A2" w:rsidRPr="00E44FE4">
        <w:rPr>
          <w:rFonts w:asciiTheme="minorHAnsi" w:eastAsia="Calibri" w:hAnsiTheme="minorHAnsi" w:cstheme="minorHAnsi"/>
          <w:szCs w:val="24"/>
          <w:lang w:val="en-US" w:eastAsia="zh-TW"/>
        </w:rPr>
        <w:t>Model: HOBO U23 Pro v2 Temperature/Relative Humidity Data Logger - U23-001</w:t>
      </w:r>
      <w:r w:rsidR="0080370A" w:rsidRPr="00E44FE4">
        <w:rPr>
          <w:rFonts w:asciiTheme="minorHAnsi" w:eastAsia="Calibri" w:hAnsiTheme="minorHAnsi" w:cstheme="minorHAnsi"/>
          <w:szCs w:val="24"/>
          <w:lang w:val="en-US" w:eastAsia="zh-TW"/>
        </w:rPr>
        <w:t xml:space="preserve">) </w:t>
      </w:r>
      <w:r w:rsidRPr="00E44FE4">
        <w:rPr>
          <w:rFonts w:asciiTheme="minorHAnsi" w:eastAsia="Calibri" w:hAnsiTheme="minorHAnsi" w:cstheme="minorHAnsi"/>
          <w:szCs w:val="24"/>
          <w:lang w:val="en-US" w:eastAsia="zh-TW"/>
        </w:rPr>
        <w:t>was limited, we adopted an opportunistic sampling approach based on the bat locations from the pre-deployment walk-through</w:t>
      </w:r>
      <w:r w:rsidRPr="00D253EF">
        <w:rPr>
          <w:rFonts w:asciiTheme="minorHAnsi" w:eastAsia="Calibri" w:hAnsiTheme="minorHAnsi" w:cstheme="minorHAnsi"/>
          <w:szCs w:val="24"/>
          <w:lang w:val="en-US" w:eastAsia="zh-TW"/>
        </w:rPr>
        <w:t xml:space="preserve"> survey. </w:t>
      </w:r>
      <w:r w:rsidRPr="00D253EF">
        <w:rPr>
          <w:rFonts w:asciiTheme="minorHAnsi" w:eastAsia="Calibri" w:hAnsiTheme="minorHAnsi" w:cstheme="minorHAnsi"/>
          <w:szCs w:val="24"/>
          <w:highlight w:val="white"/>
          <w:lang w:val="en-US" w:eastAsia="zh-TW"/>
        </w:rPr>
        <w:t xml:space="preserve">To determine the roosting microclimate of each species inhabiting in the tunnel, a total of 13 HOBO temperature and humidity monitoring units were deployed. Three units were fitted with an external sensor at the end of </w:t>
      </w:r>
      <w:r w:rsidRPr="00D253EF">
        <w:rPr>
          <w:rFonts w:asciiTheme="minorHAnsi" w:eastAsia="Calibri" w:hAnsiTheme="minorHAnsi" w:cstheme="minorHAnsi"/>
          <w:szCs w:val="24"/>
          <w:lang w:val="en-US" w:eastAsia="zh-TW"/>
        </w:rPr>
        <w:t xml:space="preserve">a 5m </w:t>
      </w:r>
      <w:r w:rsidRPr="00D253EF">
        <w:rPr>
          <w:rFonts w:asciiTheme="minorHAnsi" w:eastAsia="Calibri" w:hAnsiTheme="minorHAnsi" w:cstheme="minorHAnsi"/>
          <w:szCs w:val="24"/>
          <w:highlight w:val="white"/>
          <w:lang w:val="en-US" w:eastAsia="zh-TW"/>
        </w:rPr>
        <w:t>cable allowing it to be placed close to roosting bats inside the drain holes with minimal disturbance. To minimi</w:t>
      </w:r>
      <w:r w:rsidR="008421CA">
        <w:rPr>
          <w:rFonts w:asciiTheme="minorHAnsi" w:eastAsia="Calibri" w:hAnsiTheme="minorHAnsi" w:cstheme="minorHAnsi"/>
          <w:szCs w:val="24"/>
          <w:highlight w:val="white"/>
          <w:lang w:val="en-US" w:eastAsia="zh-TW"/>
        </w:rPr>
        <w:t>s</w:t>
      </w:r>
      <w:r w:rsidRPr="00D253EF">
        <w:rPr>
          <w:rFonts w:asciiTheme="minorHAnsi" w:eastAsia="Calibri" w:hAnsiTheme="minorHAnsi" w:cstheme="minorHAnsi"/>
          <w:szCs w:val="24"/>
          <w:highlight w:val="white"/>
          <w:lang w:val="en-US" w:eastAsia="zh-TW"/>
        </w:rPr>
        <w:t xml:space="preserve">e disturbance the installations of the HOBO units began approximately 2 hours after official sunset when most bats had departed the tunnel. For the installations of the HOBO units, </w:t>
      </w:r>
      <w:r w:rsidRPr="00D253EF">
        <w:rPr>
          <w:rFonts w:asciiTheme="minorHAnsi" w:eastAsia="Calibri" w:hAnsiTheme="minorHAnsi" w:cstheme="minorHAnsi"/>
          <w:szCs w:val="24"/>
          <w:lang w:val="en-US" w:eastAsia="zh-TW"/>
        </w:rPr>
        <w:t xml:space="preserve">the tunnel was divided into three zones (entrance, middle and deep), with each zone being 27 m in length. </w:t>
      </w:r>
    </w:p>
    <w:p w14:paraId="62EBD634" w14:textId="2460A37B" w:rsidR="00C33259" w:rsidRPr="00D253EF" w:rsidRDefault="00C33259" w:rsidP="007056FA">
      <w:pPr>
        <w:shd w:val="clear" w:color="auto" w:fill="FFFFFF"/>
        <w:spacing w:after="160" w:line="360" w:lineRule="auto"/>
        <w:ind w:firstLine="567"/>
        <w:jc w:val="both"/>
        <w:rPr>
          <w:rFonts w:asciiTheme="minorHAnsi" w:eastAsia="Calibri" w:hAnsiTheme="minorHAnsi" w:cstheme="minorHAnsi"/>
          <w:szCs w:val="24"/>
          <w:lang w:val="en-US" w:eastAsia="zh-TW"/>
        </w:rPr>
      </w:pPr>
      <w:r w:rsidRPr="00D253EF">
        <w:rPr>
          <w:rFonts w:asciiTheme="minorHAnsi" w:eastAsia="Calibri" w:hAnsiTheme="minorHAnsi" w:cstheme="minorHAnsi"/>
          <w:szCs w:val="24"/>
          <w:lang w:val="en-US" w:eastAsia="zh-TW"/>
        </w:rPr>
        <w:t xml:space="preserve">For </w:t>
      </w:r>
      <w:r w:rsidRPr="00D253EF">
        <w:rPr>
          <w:rFonts w:asciiTheme="minorHAnsi" w:eastAsia="Calibri" w:hAnsiTheme="minorHAnsi" w:cstheme="minorHAnsi"/>
          <w:i/>
          <w:iCs/>
          <w:szCs w:val="24"/>
          <w:lang w:val="en-US" w:eastAsia="zh-TW"/>
        </w:rPr>
        <w:t>Myotis macropus</w:t>
      </w:r>
      <w:r w:rsidRPr="00D253EF">
        <w:rPr>
          <w:rFonts w:asciiTheme="minorHAnsi" w:eastAsia="Calibri" w:hAnsiTheme="minorHAnsi" w:cstheme="minorHAnsi"/>
          <w:szCs w:val="24"/>
          <w:lang w:val="en-US" w:eastAsia="zh-TW"/>
        </w:rPr>
        <w:t xml:space="preserve">, one roost was sampled in each zone of the tunnel with the external sensor from the HOBO placed into the drain holes where the bats were roosting. For </w:t>
      </w:r>
      <w:r w:rsidRPr="00D253EF">
        <w:rPr>
          <w:rFonts w:asciiTheme="minorHAnsi" w:eastAsia="Calibri" w:hAnsiTheme="minorHAnsi" w:cstheme="minorHAnsi"/>
          <w:i/>
          <w:iCs/>
          <w:szCs w:val="24"/>
          <w:lang w:val="en-US" w:eastAsia="zh-TW"/>
        </w:rPr>
        <w:t xml:space="preserve">Miniopterus australis, </w:t>
      </w:r>
      <w:r w:rsidRPr="00D253EF">
        <w:rPr>
          <w:rFonts w:asciiTheme="minorHAnsi" w:eastAsia="Calibri" w:hAnsiTheme="minorHAnsi" w:cstheme="minorHAnsi"/>
          <w:szCs w:val="24"/>
          <w:lang w:val="en-US" w:eastAsia="zh-TW"/>
        </w:rPr>
        <w:t xml:space="preserve">two HOBO units were placed next to roosting clusters on the wall of the tunnel in the deep zone and 1 in the middle zone. For </w:t>
      </w:r>
      <w:r w:rsidRPr="00D253EF">
        <w:rPr>
          <w:rFonts w:asciiTheme="minorHAnsi" w:eastAsia="Calibri" w:hAnsiTheme="minorHAnsi" w:cstheme="minorHAnsi"/>
          <w:i/>
          <w:iCs/>
          <w:szCs w:val="24"/>
          <w:lang w:val="en-US" w:eastAsia="zh-TW"/>
        </w:rPr>
        <w:t>Rhinolophus megaphyllus</w:t>
      </w:r>
      <w:r w:rsidRPr="00D253EF">
        <w:rPr>
          <w:rFonts w:asciiTheme="minorHAnsi" w:eastAsia="Calibri" w:hAnsiTheme="minorHAnsi" w:cstheme="minorHAnsi"/>
          <w:szCs w:val="24"/>
          <w:lang w:val="en-US" w:eastAsia="zh-TW"/>
        </w:rPr>
        <w:t xml:space="preserve">, two HOBO units were placed next to bats roosting on the tunnel ceiling in the deep zone. Four HOBO units were used to determine tunnel ambient temperature and humidity. One sensor was placed in each of the zones </w:t>
      </w:r>
      <w:r w:rsidRPr="00D253EF">
        <w:rPr>
          <w:rFonts w:asciiTheme="minorHAnsi" w:eastAsia="Calibri" w:hAnsiTheme="minorHAnsi" w:cstheme="minorHAnsi"/>
          <w:szCs w:val="24"/>
          <w:lang w:val="en-US" w:eastAsia="zh-TW"/>
        </w:rPr>
        <w:lastRenderedPageBreak/>
        <w:t xml:space="preserve">(entrance, middle and deep) and a unit was placed outside the tunnel. The </w:t>
      </w:r>
      <w:r w:rsidR="00C2267F">
        <w:rPr>
          <w:rFonts w:asciiTheme="minorHAnsi" w:eastAsia="Calibri" w:hAnsiTheme="minorHAnsi" w:cstheme="minorHAnsi"/>
          <w:szCs w:val="24"/>
          <w:lang w:val="en-US" w:eastAsia="zh-TW"/>
        </w:rPr>
        <w:t>same</w:t>
      </w:r>
      <w:r w:rsidRPr="00D253EF">
        <w:rPr>
          <w:rFonts w:asciiTheme="minorHAnsi" w:eastAsia="Calibri" w:hAnsiTheme="minorHAnsi" w:cstheme="minorHAnsi"/>
          <w:szCs w:val="24"/>
          <w:lang w:val="en-US" w:eastAsia="zh-TW"/>
        </w:rPr>
        <w:t xml:space="preserve"> sampling regime was used in both summer and winter, except in winter only one </w:t>
      </w:r>
      <w:r w:rsidRPr="00D253EF">
        <w:rPr>
          <w:rFonts w:asciiTheme="minorHAnsi" w:eastAsia="Calibri" w:hAnsiTheme="minorHAnsi" w:cstheme="minorHAnsi"/>
          <w:i/>
          <w:iCs/>
          <w:szCs w:val="24"/>
          <w:lang w:val="en-US" w:eastAsia="zh-TW"/>
        </w:rPr>
        <w:t xml:space="preserve">Miniopterus australis </w:t>
      </w:r>
      <w:r w:rsidRPr="00D253EF">
        <w:rPr>
          <w:rFonts w:asciiTheme="minorHAnsi" w:eastAsia="Calibri" w:hAnsiTheme="minorHAnsi" w:cstheme="minorHAnsi"/>
          <w:szCs w:val="24"/>
          <w:lang w:val="en-US" w:eastAsia="zh-TW"/>
        </w:rPr>
        <w:t xml:space="preserve">cluster was present and monitored in the middle zone and only one </w:t>
      </w:r>
      <w:r w:rsidRPr="00D253EF">
        <w:rPr>
          <w:rFonts w:asciiTheme="minorHAnsi" w:eastAsia="Calibri" w:hAnsiTheme="minorHAnsi" w:cstheme="minorHAnsi"/>
          <w:i/>
          <w:iCs/>
          <w:szCs w:val="24"/>
          <w:lang w:val="en-US" w:eastAsia="zh-TW"/>
        </w:rPr>
        <w:t>Rhinolophus megaphyllus</w:t>
      </w:r>
      <w:r w:rsidRPr="00D253EF">
        <w:rPr>
          <w:rFonts w:asciiTheme="minorHAnsi" w:eastAsia="Calibri" w:hAnsiTheme="minorHAnsi" w:cstheme="minorHAnsi"/>
          <w:szCs w:val="24"/>
          <w:lang w:val="en-US" w:eastAsia="zh-TW"/>
        </w:rPr>
        <w:t xml:space="preserve"> site monitored in the deep zone.</w:t>
      </w:r>
    </w:p>
    <w:p w14:paraId="0C8579A9" w14:textId="1883B1A6" w:rsidR="00C33259" w:rsidRPr="00D253EF" w:rsidRDefault="00C33259" w:rsidP="007056FA">
      <w:pPr>
        <w:shd w:val="clear" w:color="auto" w:fill="FFFFFF"/>
        <w:spacing w:after="160" w:line="360" w:lineRule="auto"/>
        <w:ind w:firstLine="567"/>
        <w:jc w:val="both"/>
        <w:rPr>
          <w:rFonts w:asciiTheme="minorHAnsi" w:eastAsia="Calibri" w:hAnsiTheme="minorHAnsi" w:cstheme="minorHAnsi"/>
          <w:szCs w:val="24"/>
          <w:highlight w:val="white"/>
          <w:lang w:val="en-US" w:eastAsia="zh-TW"/>
        </w:rPr>
      </w:pPr>
      <w:r w:rsidRPr="00D253EF">
        <w:rPr>
          <w:rFonts w:asciiTheme="minorHAnsi" w:eastAsia="Calibri" w:hAnsiTheme="minorHAnsi" w:cstheme="minorHAnsi"/>
          <w:szCs w:val="24"/>
          <w:lang w:val="en-US" w:eastAsia="zh-TW"/>
        </w:rPr>
        <w:t xml:space="preserve">The HOBO units for monitoring the bat roosts were set up approximately 5-10cm away from the bats, while the ambient units were placed on the right side of the tunnel wall at the midpoint of each zone. The HOBO units were set to record the temperature and humidity continuously in 1-minute intervals (starting on the deployment day) until the memory was full or the batteries ran flat. The HOBO units were retrieved after 10 days and the microclimate data </w:t>
      </w:r>
      <w:r w:rsidR="00887353" w:rsidRPr="00D253EF">
        <w:rPr>
          <w:rFonts w:asciiTheme="minorHAnsi" w:eastAsia="Calibri" w:hAnsiTheme="minorHAnsi" w:cstheme="minorHAnsi"/>
          <w:szCs w:val="24"/>
          <w:lang w:val="en-US" w:eastAsia="zh-TW"/>
        </w:rPr>
        <w:t>transferred</w:t>
      </w:r>
      <w:r w:rsidRPr="00D253EF">
        <w:rPr>
          <w:rFonts w:asciiTheme="minorHAnsi" w:eastAsia="Calibri" w:hAnsiTheme="minorHAnsi" w:cstheme="minorHAnsi"/>
          <w:szCs w:val="24"/>
          <w:lang w:val="en-US" w:eastAsia="zh-TW"/>
        </w:rPr>
        <w:t xml:space="preserve"> to a computer. Unfortunately, the HOBO monitoring unit located outside the tunnel entrance (external ambient) went missing in summer. To conduct analysis on the seasonal results, the tunnel entrance (external ambient) data was replaced by ambient climate data from the Samford Ecological Research Station (SERF) 6 km for both summer and winter. However, the tunnel entrance (external ambient) data in winter was still presented as a reference showing the difference in climate between the tunnel and SERF. </w:t>
      </w:r>
    </w:p>
    <w:p w14:paraId="77990A07" w14:textId="7299CF95" w:rsidR="00C33259" w:rsidRPr="00D253EF" w:rsidRDefault="00C33259" w:rsidP="007056FA">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We followed the methods of Sedgeley (2001) to describe changes in roost and ambient temperature and humidity. Microclimate data were categorized into 30 minutes intervals over 7 days in both summer and winter; each day was divided into day and night-time blocks corresponding to official sunset and sunrise. In summer, the time block for each day were 05:00 – 19:00 (day) and 19:00 – 05:00 (night). In winter the blocks were 06:30 – 17:00 (day) and 17:00 – 06:30 (night). Diurnal microclimate data were extracted and used to calculate average, maximum, minimum and fluctuation (maximum minus minimum) for each day in terms of temperature and relative humidity. Th</w:t>
      </w:r>
      <w:r w:rsidR="00C971C1">
        <w:rPr>
          <w:rFonts w:asciiTheme="minorHAnsi" w:eastAsia="PMingLiU" w:hAnsiTheme="minorHAnsi" w:cstheme="minorHAnsi"/>
          <w:szCs w:val="24"/>
          <w:lang w:val="en-US" w:eastAsia="zh-TW"/>
        </w:rPr>
        <w:t>e</w:t>
      </w:r>
      <w:r w:rsidRPr="00D253EF">
        <w:rPr>
          <w:rFonts w:asciiTheme="minorHAnsi" w:eastAsia="PMingLiU" w:hAnsiTheme="minorHAnsi" w:cstheme="minorHAnsi"/>
          <w:szCs w:val="24"/>
          <w:lang w:val="en-US" w:eastAsia="zh-TW"/>
        </w:rPr>
        <w:t>s</w:t>
      </w:r>
      <w:r w:rsidR="00C971C1">
        <w:rPr>
          <w:rFonts w:asciiTheme="minorHAnsi" w:eastAsia="PMingLiU" w:hAnsiTheme="minorHAnsi" w:cstheme="minorHAnsi"/>
          <w:szCs w:val="24"/>
          <w:lang w:val="en-US" w:eastAsia="zh-TW"/>
        </w:rPr>
        <w:t>e</w:t>
      </w:r>
      <w:r w:rsidRPr="00D253EF">
        <w:rPr>
          <w:rFonts w:asciiTheme="minorHAnsi" w:eastAsia="PMingLiU" w:hAnsiTheme="minorHAnsi" w:cstheme="minorHAnsi"/>
          <w:szCs w:val="24"/>
          <w:lang w:val="en-US" w:eastAsia="zh-TW"/>
        </w:rPr>
        <w:t xml:space="preserve"> data w</w:t>
      </w:r>
      <w:r w:rsidR="00C971C1">
        <w:rPr>
          <w:rFonts w:asciiTheme="minorHAnsi" w:eastAsia="PMingLiU" w:hAnsiTheme="minorHAnsi" w:cstheme="minorHAnsi"/>
          <w:szCs w:val="24"/>
          <w:lang w:val="en-US" w:eastAsia="zh-TW"/>
        </w:rPr>
        <w:t>ere</w:t>
      </w:r>
      <w:r w:rsidRPr="00D253EF">
        <w:rPr>
          <w:rFonts w:asciiTheme="minorHAnsi" w:eastAsia="PMingLiU" w:hAnsiTheme="minorHAnsi" w:cstheme="minorHAnsi"/>
          <w:szCs w:val="24"/>
          <w:lang w:val="en-US" w:eastAsia="zh-TW"/>
        </w:rPr>
        <w:t xml:space="preserve"> then averaged over the sampling period (7 days) for both seasons to calculate the mean of each variable for a diurnal period. </w:t>
      </w:r>
    </w:p>
    <w:p w14:paraId="09FF2D95" w14:textId="67847D03" w:rsidR="00271D7E" w:rsidRDefault="00C33259" w:rsidP="00271D7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Sharpiro-Wilks tests found that temperature data were normally distributed, but relative humidity data were not. Two statistical tests were conducted to compare the microclimate differences between bats’ roosts (regardless of species) and tunnel </w:t>
      </w:r>
      <w:r w:rsidRPr="00D253EF">
        <w:rPr>
          <w:rFonts w:asciiTheme="minorHAnsi" w:eastAsia="PMingLiU" w:hAnsiTheme="minorHAnsi" w:cstheme="minorHAnsi"/>
          <w:szCs w:val="24"/>
          <w:lang w:val="en-US" w:eastAsia="zh-TW"/>
        </w:rPr>
        <w:lastRenderedPageBreak/>
        <w:t xml:space="preserve">external and internal </w:t>
      </w:r>
      <w:r w:rsidR="00C971C1" w:rsidRPr="00D253EF">
        <w:rPr>
          <w:rFonts w:asciiTheme="minorHAnsi" w:eastAsia="PMingLiU" w:hAnsiTheme="minorHAnsi" w:cstheme="minorHAnsi"/>
          <w:szCs w:val="24"/>
          <w:lang w:val="en-US" w:eastAsia="zh-TW"/>
        </w:rPr>
        <w:t>ambient</w:t>
      </w:r>
      <w:r w:rsidR="00C971C1">
        <w:rPr>
          <w:rFonts w:asciiTheme="minorHAnsi" w:eastAsia="PMingLiU" w:hAnsiTheme="minorHAnsi" w:cstheme="minorHAnsi"/>
          <w:szCs w:val="24"/>
          <w:lang w:val="en-US" w:eastAsia="zh-TW"/>
        </w:rPr>
        <w:t>s</w:t>
      </w:r>
      <w:r w:rsidRPr="00D253EF">
        <w:rPr>
          <w:rFonts w:asciiTheme="minorHAnsi" w:eastAsia="PMingLiU" w:hAnsiTheme="minorHAnsi" w:cstheme="minorHAnsi"/>
          <w:szCs w:val="24"/>
          <w:lang w:val="en-US" w:eastAsia="zh-TW"/>
        </w:rPr>
        <w:t xml:space="preserve">; independent two-samples t-test for temperature and Mann-Whitney U for relative humidity. Test were used to compare roosts with tunnel </w:t>
      </w:r>
      <w:r w:rsidR="00C971C1" w:rsidRPr="00D253EF">
        <w:rPr>
          <w:rFonts w:asciiTheme="minorHAnsi" w:eastAsia="PMingLiU" w:hAnsiTheme="minorHAnsi" w:cstheme="minorHAnsi"/>
          <w:szCs w:val="24"/>
          <w:lang w:val="en-US" w:eastAsia="zh-TW"/>
        </w:rPr>
        <w:t>ambient</w:t>
      </w:r>
      <w:r w:rsidRPr="00D253EF">
        <w:rPr>
          <w:rFonts w:asciiTheme="minorHAnsi" w:eastAsia="PMingLiU" w:hAnsiTheme="minorHAnsi" w:cstheme="minorHAnsi"/>
          <w:szCs w:val="24"/>
          <w:lang w:val="en-US" w:eastAsia="zh-TW"/>
        </w:rPr>
        <w:t xml:space="preserve"> in each zone and with external ambient, and between seasons.  Ambient measurements were classified into two groups: 1) local ambient refers to the ambient readings taken from the same tunnel zone as the roost being analysed; 2) non-local ambient refers to the ambient readings taken from different tunnel zone as the roost being analysed; and 3) external refers to the data from SERF.</w:t>
      </w:r>
    </w:p>
    <w:p w14:paraId="5EDED2AD" w14:textId="77777777" w:rsidR="00271D7E" w:rsidRPr="00D253EF" w:rsidRDefault="00271D7E" w:rsidP="00271D7E">
      <w:pPr>
        <w:spacing w:after="160" w:line="360" w:lineRule="auto"/>
        <w:ind w:firstLine="567"/>
        <w:jc w:val="both"/>
        <w:rPr>
          <w:rFonts w:asciiTheme="minorHAnsi" w:eastAsia="PMingLiU" w:hAnsiTheme="minorHAnsi" w:cstheme="minorHAnsi"/>
          <w:szCs w:val="24"/>
          <w:lang w:val="en-US" w:eastAsia="zh-TW"/>
        </w:rPr>
      </w:pPr>
    </w:p>
    <w:p w14:paraId="41CEA325" w14:textId="489BCEFB" w:rsidR="00F65C42" w:rsidRDefault="00F65C42" w:rsidP="00F65C42">
      <w:pPr>
        <w:pStyle w:val="Heading2"/>
        <w:rPr>
          <w:rFonts w:asciiTheme="minorHAnsi" w:eastAsia="PMingLiU" w:hAnsiTheme="minorHAnsi" w:cstheme="minorHAnsi"/>
          <w:sz w:val="36"/>
          <w:szCs w:val="36"/>
          <w:lang w:val="en-US" w:eastAsia="zh-TW"/>
        </w:rPr>
      </w:pPr>
      <w:bookmarkStart w:id="168" w:name="_Toc86701842"/>
      <w:r w:rsidRPr="007852D7">
        <w:rPr>
          <w:rFonts w:asciiTheme="minorHAnsi" w:eastAsia="PMingLiU" w:hAnsiTheme="minorHAnsi" w:cstheme="minorHAnsi"/>
          <w:sz w:val="36"/>
          <w:szCs w:val="36"/>
          <w:lang w:val="en-US" w:eastAsia="zh-TW"/>
        </w:rPr>
        <w:t>3.3</w:t>
      </w:r>
      <w:r w:rsidRPr="007852D7">
        <w:rPr>
          <w:rFonts w:asciiTheme="minorHAnsi" w:eastAsia="PMingLiU" w:hAnsiTheme="minorHAnsi" w:cstheme="minorHAnsi"/>
          <w:sz w:val="36"/>
          <w:szCs w:val="36"/>
          <w:lang w:val="en-US" w:eastAsia="zh-TW"/>
        </w:rPr>
        <w:tab/>
        <w:t>Results</w:t>
      </w:r>
      <w:bookmarkEnd w:id="168"/>
    </w:p>
    <w:p w14:paraId="1C60612E" w14:textId="77777777" w:rsidR="007852D7" w:rsidRPr="007852D7" w:rsidRDefault="007852D7" w:rsidP="007852D7">
      <w:pPr>
        <w:rPr>
          <w:rFonts w:eastAsia="PMingLiU"/>
          <w:lang w:val="en-US" w:eastAsia="zh-TW"/>
        </w:rPr>
      </w:pPr>
    </w:p>
    <w:p w14:paraId="01CC6E2B" w14:textId="77777777" w:rsidR="00F65C42" w:rsidRPr="00D253EF" w:rsidRDefault="00F65C42" w:rsidP="00F65C42">
      <w:pPr>
        <w:keepNext/>
        <w:keepLines/>
        <w:spacing w:before="40" w:line="259" w:lineRule="auto"/>
        <w:jc w:val="both"/>
        <w:outlineLvl w:val="1"/>
        <w:rPr>
          <w:rFonts w:asciiTheme="minorHAnsi" w:eastAsia="PMingLiU" w:hAnsiTheme="minorHAnsi" w:cstheme="minorHAnsi"/>
          <w:b/>
          <w:bCs/>
          <w:sz w:val="28"/>
          <w:szCs w:val="28"/>
          <w:lang w:val="en-US" w:eastAsia="zh-TW"/>
        </w:rPr>
      </w:pPr>
      <w:r w:rsidRPr="00D253EF">
        <w:rPr>
          <w:rFonts w:asciiTheme="minorHAnsi" w:eastAsia="PMingLiU" w:hAnsiTheme="minorHAnsi" w:cstheme="minorHAnsi"/>
          <w:b/>
          <w:bCs/>
          <w:sz w:val="28"/>
          <w:szCs w:val="28"/>
          <w:lang w:val="en-US" w:eastAsia="zh-TW"/>
        </w:rPr>
        <w:t>Roosting locations</w:t>
      </w:r>
    </w:p>
    <w:p w14:paraId="3FF96F45" w14:textId="77777777" w:rsidR="005D7238" w:rsidRPr="00D253EF" w:rsidRDefault="005D7238" w:rsidP="005D7238">
      <w:pPr>
        <w:spacing w:after="160" w:line="360" w:lineRule="auto"/>
        <w:jc w:val="both"/>
        <w:rPr>
          <w:rFonts w:asciiTheme="minorHAnsi" w:eastAsia="PMingLiU" w:hAnsiTheme="minorHAnsi" w:cstheme="minorHAnsi"/>
          <w:sz w:val="22"/>
          <w:szCs w:val="22"/>
          <w:lang w:val="en-US" w:eastAsia="zh-TW"/>
        </w:rPr>
      </w:pPr>
    </w:p>
    <w:p w14:paraId="32AE2F13" w14:textId="312120DB" w:rsidR="00F65C42" w:rsidRPr="00D253EF" w:rsidRDefault="00F65C42" w:rsidP="005D7238">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A total of 15 bat roosts were found in summer and 24 in winter (Figures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1 &amp;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2). In both seasons, </w:t>
      </w:r>
      <w:r w:rsidRPr="00D253EF">
        <w:rPr>
          <w:rFonts w:asciiTheme="minorHAnsi" w:eastAsia="PMingLiU" w:hAnsiTheme="minorHAnsi" w:cstheme="minorHAnsi"/>
          <w:i/>
          <w:iCs/>
          <w:szCs w:val="24"/>
          <w:lang w:val="en-US" w:eastAsia="zh-TW"/>
        </w:rPr>
        <w:t xml:space="preserve">Myotis macropus </w:t>
      </w:r>
      <w:r w:rsidRPr="00D253EF">
        <w:rPr>
          <w:rFonts w:asciiTheme="minorHAnsi" w:eastAsia="PMingLiU" w:hAnsiTheme="minorHAnsi" w:cstheme="minorHAnsi"/>
          <w:szCs w:val="24"/>
          <w:lang w:val="en-US" w:eastAsia="zh-TW"/>
        </w:rPr>
        <w:t xml:space="preserve">roosts were located inside drain holes,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roosts were located on tunnel wall surface, and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roosts were located on the tunnel ceiling. The number of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roosts increased from summer to winter, but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and</w:t>
      </w:r>
      <w:r w:rsidRPr="00D253EF">
        <w:rPr>
          <w:rFonts w:asciiTheme="minorHAnsi" w:eastAsia="PMingLiU" w:hAnsiTheme="minorHAnsi" w:cstheme="minorHAnsi"/>
          <w:i/>
          <w:iCs/>
          <w:szCs w:val="24"/>
          <w:lang w:val="en-US" w:eastAsia="zh-TW"/>
        </w:rPr>
        <w:t xml:space="preserve"> R. megaphyllus</w:t>
      </w:r>
      <w:r w:rsidRPr="00D253EF">
        <w:rPr>
          <w:rFonts w:asciiTheme="minorHAnsi" w:eastAsia="PMingLiU" w:hAnsiTheme="minorHAnsi" w:cstheme="minorHAnsi"/>
          <w:szCs w:val="24"/>
          <w:lang w:val="en-US" w:eastAsia="zh-TW"/>
        </w:rPr>
        <w:t xml:space="preserve"> roosts decreased (Figure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1). In summer, 10 </w:t>
      </w:r>
      <w:r w:rsidRPr="00D253EF">
        <w:rPr>
          <w:rFonts w:asciiTheme="minorHAnsi" w:eastAsia="PMingLiU" w:hAnsiTheme="minorHAnsi" w:cstheme="minorHAnsi"/>
          <w:i/>
          <w:iCs/>
          <w:szCs w:val="24"/>
          <w:lang w:val="en-US" w:eastAsia="zh-TW"/>
        </w:rPr>
        <w:t xml:space="preserve">M. macropus </w:t>
      </w:r>
      <w:r w:rsidRPr="00D253EF">
        <w:rPr>
          <w:rFonts w:asciiTheme="minorHAnsi" w:eastAsia="PMingLiU" w:hAnsiTheme="minorHAnsi" w:cstheme="minorHAnsi"/>
          <w:szCs w:val="24"/>
          <w:lang w:val="en-US" w:eastAsia="zh-TW"/>
        </w:rPr>
        <w:t xml:space="preserve">roosts, 3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roosts and 2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roosts were found in the tunnel; in winter, 22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roosts, a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roost, and a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roost were located.</w:t>
      </w:r>
    </w:p>
    <w:p w14:paraId="5F50BB66" w14:textId="170B537A" w:rsidR="00F65C42" w:rsidRPr="00D253EF" w:rsidRDefault="00F65C42" w:rsidP="00F15CAD">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In both summer and winter, </w:t>
      </w:r>
      <w:r w:rsidRPr="00D253EF">
        <w:rPr>
          <w:rFonts w:asciiTheme="minorHAnsi" w:eastAsia="PMingLiU" w:hAnsiTheme="minorHAnsi" w:cstheme="minorHAnsi"/>
          <w:i/>
          <w:iCs/>
          <w:szCs w:val="24"/>
          <w:lang w:val="en-US" w:eastAsia="zh-TW"/>
        </w:rPr>
        <w:t xml:space="preserve">M. </w:t>
      </w:r>
      <w:r w:rsidR="00F15A1A">
        <w:rPr>
          <w:rFonts w:asciiTheme="minorHAnsi" w:eastAsia="PMingLiU" w:hAnsiTheme="minorHAnsi" w:cstheme="minorHAnsi"/>
          <w:i/>
          <w:iCs/>
          <w:szCs w:val="24"/>
          <w:lang w:val="en-US" w:eastAsia="zh-TW"/>
        </w:rPr>
        <w:t>macropus</w:t>
      </w:r>
      <w:r w:rsidRPr="00D253EF">
        <w:rPr>
          <w:rFonts w:asciiTheme="minorHAnsi" w:eastAsia="PMingLiU" w:hAnsiTheme="minorHAnsi" w:cstheme="minorHAnsi"/>
          <w:szCs w:val="24"/>
          <w:lang w:val="en-US" w:eastAsia="zh-TW"/>
        </w:rPr>
        <w:t xml:space="preserve"> roosted in all three zone of the tunnel but the majority of roosts and bats were concentrated in zone 2 (Z2) (Figure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2). The population of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remained relatively stable from summer to winter (the estimated total population increased by 4 from summer to winter – Table </w:t>
      </w:r>
      <w:r w:rsidR="00F90959" w:rsidRPr="00D253EF">
        <w:rPr>
          <w:rFonts w:asciiTheme="minorHAnsi" w:eastAsia="PMingLiU" w:hAnsiTheme="minorHAnsi" w:cstheme="minorHAnsi"/>
          <w:szCs w:val="24"/>
          <w:lang w:val="en-US" w:eastAsia="zh-TW"/>
        </w:rPr>
        <w:t>3-</w:t>
      </w:r>
      <w:r w:rsidR="00F15A1A">
        <w:rPr>
          <w:rFonts w:asciiTheme="minorHAnsi" w:eastAsia="PMingLiU" w:hAnsiTheme="minorHAnsi" w:cstheme="minorHAnsi"/>
          <w:szCs w:val="24"/>
          <w:lang w:val="en-US" w:eastAsia="zh-TW"/>
        </w:rPr>
        <w:t>1</w:t>
      </w:r>
      <w:r w:rsidRPr="00D253EF">
        <w:rPr>
          <w:rFonts w:asciiTheme="minorHAnsi" w:eastAsia="PMingLiU" w:hAnsiTheme="minorHAnsi" w:cstheme="minorHAnsi"/>
          <w:szCs w:val="24"/>
          <w:lang w:val="en-US" w:eastAsia="zh-TW"/>
        </w:rPr>
        <w:t>)</w:t>
      </w:r>
      <w:commentRangeStart w:id="169"/>
      <w:r w:rsidRPr="00D253EF">
        <w:rPr>
          <w:rFonts w:asciiTheme="minorHAnsi" w:eastAsia="PMingLiU" w:hAnsiTheme="minorHAnsi" w:cstheme="minorHAnsi"/>
          <w:szCs w:val="24"/>
          <w:lang w:val="en-US" w:eastAsia="zh-TW"/>
        </w:rPr>
        <w:t>. The number of roosts and number of bats per roost was higher on the right-hand side</w:t>
      </w:r>
      <w:r w:rsidR="00F15A1A">
        <w:rPr>
          <w:rFonts w:asciiTheme="minorHAnsi" w:eastAsia="PMingLiU" w:hAnsiTheme="minorHAnsi" w:cstheme="minorHAnsi"/>
          <w:szCs w:val="24"/>
          <w:lang w:val="en-US" w:eastAsia="zh-TW"/>
        </w:rPr>
        <w:t xml:space="preserve"> (east side)</w:t>
      </w:r>
      <w:r w:rsidRPr="00D253EF">
        <w:rPr>
          <w:rFonts w:asciiTheme="minorHAnsi" w:eastAsia="PMingLiU" w:hAnsiTheme="minorHAnsi" w:cstheme="minorHAnsi"/>
          <w:szCs w:val="24"/>
          <w:lang w:val="en-US" w:eastAsia="zh-TW"/>
        </w:rPr>
        <w:t xml:space="preserve"> of the tunnel in both seasons (Table </w:t>
      </w:r>
      <w:r w:rsidR="00F90959" w:rsidRPr="00D253EF">
        <w:rPr>
          <w:rFonts w:asciiTheme="minorHAnsi" w:eastAsia="PMingLiU" w:hAnsiTheme="minorHAnsi" w:cstheme="minorHAnsi"/>
          <w:szCs w:val="24"/>
          <w:lang w:val="en-US" w:eastAsia="zh-TW"/>
        </w:rPr>
        <w:t>3-</w:t>
      </w:r>
      <w:r w:rsidR="00FF2096" w:rsidRPr="00D253EF">
        <w:rPr>
          <w:rFonts w:asciiTheme="minorHAnsi" w:eastAsia="PMingLiU" w:hAnsiTheme="minorHAnsi" w:cstheme="minorHAnsi"/>
          <w:szCs w:val="24"/>
          <w:lang w:val="en-US" w:eastAsia="zh-TW"/>
        </w:rPr>
        <w:t>2</w:t>
      </w:r>
      <w:r w:rsidRPr="00D253EF">
        <w:rPr>
          <w:rFonts w:asciiTheme="minorHAnsi" w:eastAsia="PMingLiU" w:hAnsiTheme="minorHAnsi" w:cstheme="minorHAnsi"/>
          <w:szCs w:val="24"/>
          <w:lang w:val="en-US" w:eastAsia="zh-TW"/>
        </w:rPr>
        <w:t>).</w:t>
      </w:r>
      <w:commentRangeEnd w:id="169"/>
      <w:r w:rsidRPr="00D253EF">
        <w:rPr>
          <w:rFonts w:asciiTheme="minorHAnsi" w:eastAsia="PMingLiU" w:hAnsiTheme="minorHAnsi" w:cstheme="minorHAnsi"/>
          <w:szCs w:val="24"/>
          <w:lang w:val="en-US" w:eastAsia="zh-TW"/>
        </w:rPr>
        <w:commentReference w:id="169"/>
      </w:r>
      <w:r w:rsidRPr="00D253EF">
        <w:rPr>
          <w:rFonts w:asciiTheme="minorHAnsi" w:eastAsia="PMingLiU" w:hAnsiTheme="minorHAnsi" w:cstheme="minorHAnsi"/>
          <w:szCs w:val="24"/>
          <w:lang w:val="en-US" w:eastAsia="zh-TW"/>
        </w:rPr>
        <w:t xml:space="preserve"> Roosts used by</w:t>
      </w:r>
      <w:r w:rsidRPr="00D253EF">
        <w:rPr>
          <w:rFonts w:asciiTheme="minorHAnsi" w:eastAsia="PMingLiU" w:hAnsiTheme="minorHAnsi" w:cstheme="minorHAnsi"/>
          <w:i/>
          <w:iCs/>
          <w:szCs w:val="24"/>
          <w:lang w:val="en-US" w:eastAsia="zh-TW"/>
        </w:rPr>
        <w:t xml:space="preserve"> M. macropus</w:t>
      </w:r>
      <w:r w:rsidRPr="00D253EF">
        <w:rPr>
          <w:rFonts w:asciiTheme="minorHAnsi" w:eastAsia="PMingLiU" w:hAnsiTheme="minorHAnsi" w:cstheme="minorHAnsi"/>
          <w:szCs w:val="24"/>
          <w:lang w:val="en-US" w:eastAsia="zh-TW"/>
        </w:rPr>
        <w:t xml:space="preserve"> in summer were concentrated in a smaller area than in winter (Figure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2). </w:t>
      </w:r>
    </w:p>
    <w:p w14:paraId="37322D8B" w14:textId="54621EB2" w:rsidR="00F65C42" w:rsidRPr="00D253EF" w:rsidRDefault="00F65C42" w:rsidP="00F15CAD">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i/>
          <w:iCs/>
          <w:szCs w:val="24"/>
          <w:lang w:val="en-US" w:eastAsia="zh-TW"/>
        </w:rPr>
        <w:t>Miniopterus australis</w:t>
      </w:r>
      <w:r w:rsidRPr="00D253EF">
        <w:rPr>
          <w:rFonts w:asciiTheme="minorHAnsi" w:eastAsia="PMingLiU" w:hAnsiTheme="minorHAnsi" w:cstheme="minorHAnsi"/>
          <w:szCs w:val="24"/>
          <w:lang w:val="en-US" w:eastAsia="zh-TW"/>
        </w:rPr>
        <w:t xml:space="preserve"> roosted in Z2 and zone 3 (Z3) during summer, with the biggest roost containing 86 individuals in Z2 (39.6 m into the tunnel). Two smaller roosts with 15 and 30 bats were located in Z3, 61 m and 63.5 m into the tunnel, </w:t>
      </w:r>
      <w:r w:rsidRPr="00D253EF">
        <w:rPr>
          <w:rFonts w:asciiTheme="minorHAnsi" w:eastAsia="PMingLiU" w:hAnsiTheme="minorHAnsi" w:cstheme="minorHAnsi"/>
          <w:szCs w:val="24"/>
          <w:lang w:val="en-US" w:eastAsia="zh-TW"/>
        </w:rPr>
        <w:lastRenderedPageBreak/>
        <w:t xml:space="preserve">respectively (Figure </w:t>
      </w:r>
      <w:r w:rsidR="00FF2096"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1). In winter, there was a single roost of 15 bats located in Z2, 44 m into the tunnel.</w:t>
      </w:r>
    </w:p>
    <w:p w14:paraId="6EC55F20" w14:textId="6B94F1A0" w:rsidR="00D81B4C" w:rsidRPr="00D253EF" w:rsidRDefault="00F65C42" w:rsidP="00A908C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In summer, two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roosts were located in Z3 (60 m – roost Z3.0 and 80 m – roost Z3.1) in the tunnel. The roost at 60 m was a single bat on the ceiling of a doorway (</w:t>
      </w:r>
      <w:r w:rsidRPr="00113B59">
        <w:rPr>
          <w:rFonts w:asciiTheme="minorHAnsi" w:eastAsia="PMingLiU" w:hAnsiTheme="minorHAnsi" w:cstheme="minorHAnsi"/>
          <w:szCs w:val="24"/>
          <w:lang w:val="en-US" w:eastAsia="zh-TW"/>
        </w:rPr>
        <w:t xml:space="preserve">Figure </w:t>
      </w:r>
      <w:r w:rsidR="00113B59" w:rsidRPr="00113B59">
        <w:rPr>
          <w:rFonts w:asciiTheme="minorHAnsi" w:eastAsia="PMingLiU" w:hAnsiTheme="minorHAnsi" w:cstheme="minorHAnsi"/>
          <w:szCs w:val="24"/>
          <w:lang w:val="en-US" w:eastAsia="zh-TW"/>
        </w:rPr>
        <w:t>A 8</w:t>
      </w:r>
      <w:r w:rsidRPr="00D253EF">
        <w:rPr>
          <w:rFonts w:asciiTheme="minorHAnsi" w:eastAsia="PMingLiU" w:hAnsiTheme="minorHAnsi" w:cstheme="minorHAnsi"/>
          <w:szCs w:val="24"/>
          <w:lang w:val="en-US" w:eastAsia="zh-TW"/>
        </w:rPr>
        <w:t xml:space="preserve">), while the 80 m roost contained 3 individuals located on the ceiling above the rock pile. In winter, only one roost was present with 18 individuals located at the exact same position at 80 m.  </w:t>
      </w:r>
    </w:p>
    <w:p w14:paraId="6221BDC3" w14:textId="77777777" w:rsidR="004D1AA2" w:rsidRPr="00D253EF" w:rsidRDefault="004D1AA2" w:rsidP="00A908CE">
      <w:pPr>
        <w:spacing w:after="160" w:line="360" w:lineRule="auto"/>
        <w:jc w:val="both"/>
        <w:rPr>
          <w:rFonts w:asciiTheme="minorHAnsi" w:eastAsia="PMingLiU" w:hAnsiTheme="minorHAnsi" w:cstheme="minorHAnsi"/>
          <w:sz w:val="22"/>
          <w:szCs w:val="22"/>
          <w:lang w:val="en-US" w:eastAsia="zh-TW"/>
        </w:rPr>
        <w:sectPr w:rsidR="004D1AA2" w:rsidRPr="00D253EF" w:rsidSect="00BB2564">
          <w:headerReference w:type="default" r:id="rId315"/>
          <w:footerReference w:type="first" r:id="rId316"/>
          <w:type w:val="continuous"/>
          <w:pgSz w:w="11907" w:h="16840" w:code="9"/>
          <w:pgMar w:top="1418" w:right="1418" w:bottom="1418" w:left="2268" w:header="720" w:footer="720" w:gutter="0"/>
          <w:cols w:space="720"/>
          <w:docGrid w:linePitch="326"/>
        </w:sectPr>
      </w:pPr>
    </w:p>
    <w:p w14:paraId="76C019BE" w14:textId="66CBF7DC" w:rsidR="004D1AA2" w:rsidRPr="00D253EF" w:rsidRDefault="00FD6FE3" w:rsidP="004D1AA2">
      <w:pPr>
        <w:spacing w:after="160" w:line="360" w:lineRule="auto"/>
        <w:jc w:val="both"/>
        <w:rPr>
          <w:rFonts w:asciiTheme="minorHAnsi" w:eastAsia="PMingLiU" w:hAnsiTheme="minorHAnsi" w:cstheme="minorHAnsi"/>
          <w:sz w:val="22"/>
          <w:szCs w:val="22"/>
          <w:lang w:val="en-US" w:eastAsia="zh-TW"/>
        </w:rPr>
      </w:pPr>
      <w:r w:rsidRPr="00D253EF">
        <w:rPr>
          <w:rFonts w:asciiTheme="minorHAnsi" w:eastAsia="PMingLiU" w:hAnsiTheme="minorHAnsi" w:cstheme="minorHAnsi"/>
          <w:noProof/>
          <w:sz w:val="22"/>
          <w:szCs w:val="22"/>
          <w:lang w:val="en-US" w:eastAsia="zh-TW"/>
        </w:rPr>
        <w:lastRenderedPageBreak/>
        <w:drawing>
          <wp:anchor distT="0" distB="0" distL="114300" distR="114300" simplePos="0" relativeHeight="251709440" behindDoc="1" locked="0" layoutInCell="1" allowOverlap="1" wp14:anchorId="0DD35202" wp14:editId="65CDABA3">
            <wp:simplePos x="0" y="0"/>
            <wp:positionH relativeFrom="margin">
              <wp:align>right</wp:align>
            </wp:positionH>
            <wp:positionV relativeFrom="paragraph">
              <wp:posOffset>-244475</wp:posOffset>
            </wp:positionV>
            <wp:extent cx="8924290" cy="5063533"/>
            <wp:effectExtent l="0" t="0" r="0" b="381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8924290" cy="50635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2BE3C5" w14:textId="65FC7666"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10A5BE32" w14:textId="11554336"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460099FD" w14:textId="1FEB7BE5"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1920FBFC" w14:textId="5EA09B42"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1572D6FC" w14:textId="7B872804"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3288A7D7" w14:textId="2538E241"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57D6C1D0" w14:textId="546E4863"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1AD298B8" w14:textId="1FAAF410" w:rsidR="004D1AA2" w:rsidRPr="00D253EF" w:rsidRDefault="00DD4881">
      <w:pPr>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11488" behindDoc="1" locked="0" layoutInCell="1" allowOverlap="1" wp14:anchorId="68D4D3F8" wp14:editId="2EB3BCFE">
                <wp:simplePos x="0" y="0"/>
                <wp:positionH relativeFrom="margin">
                  <wp:align>right</wp:align>
                </wp:positionH>
                <wp:positionV relativeFrom="paragraph">
                  <wp:posOffset>1855015</wp:posOffset>
                </wp:positionV>
                <wp:extent cx="8886825" cy="517585"/>
                <wp:effectExtent l="0" t="0" r="9525" b="0"/>
                <wp:wrapNone/>
                <wp:docPr id="38" name="Text Box 38"/>
                <wp:cNvGraphicFramePr/>
                <a:graphic xmlns:a="http://schemas.openxmlformats.org/drawingml/2006/main">
                  <a:graphicData uri="http://schemas.microsoft.com/office/word/2010/wordprocessingShape">
                    <wps:wsp>
                      <wps:cNvSpPr txBox="1"/>
                      <wps:spPr>
                        <a:xfrm>
                          <a:off x="0" y="0"/>
                          <a:ext cx="8886825" cy="517585"/>
                        </a:xfrm>
                        <a:prstGeom prst="rect">
                          <a:avLst/>
                        </a:prstGeom>
                        <a:solidFill>
                          <a:prstClr val="white"/>
                        </a:solidFill>
                        <a:ln>
                          <a:noFill/>
                        </a:ln>
                      </wps:spPr>
                      <wps:txbx>
                        <w:txbxContent>
                          <w:p w14:paraId="0FE77A1C" w14:textId="0C485151" w:rsidR="00FD6FE3" w:rsidRPr="00FC6CD4" w:rsidRDefault="00FD6FE3" w:rsidP="003867C1">
                            <w:pPr>
                              <w:pStyle w:val="Caption"/>
                              <w:jc w:val="both"/>
                              <w:rPr>
                                <w:rFonts w:asciiTheme="minorHAnsi" w:eastAsia="PMingLiU" w:hAnsiTheme="minorHAnsi" w:cstheme="minorHAnsi"/>
                                <w:b w:val="0"/>
                                <w:bCs w:val="0"/>
                                <w:noProof/>
                                <w:lang w:val="en-US"/>
                              </w:rPr>
                            </w:pPr>
                            <w:bookmarkStart w:id="170" w:name="_Toc84262603"/>
                            <w:bookmarkStart w:id="171" w:name="_Toc85420495"/>
                            <w:r w:rsidRPr="00FC6CD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1</w:t>
                            </w:r>
                            <w:r w:rsidR="001E78D0">
                              <w:rPr>
                                <w:rFonts w:asciiTheme="minorHAnsi" w:hAnsiTheme="minorHAnsi" w:cstheme="minorHAnsi"/>
                                <w:b w:val="0"/>
                                <w:bCs w:val="0"/>
                              </w:rPr>
                              <w:fldChar w:fldCharType="end"/>
                            </w:r>
                            <w:r w:rsidRPr="00FC6CD4">
                              <w:rPr>
                                <w:rFonts w:asciiTheme="minorHAnsi" w:hAnsiTheme="minorHAnsi" w:cstheme="minorHAnsi"/>
                                <w:b w:val="0"/>
                                <w:bCs w:val="0"/>
                              </w:rPr>
                              <w:t xml:space="preserve"> Location of each HOBO temperature and </w:t>
                            </w:r>
                            <w:r w:rsidR="00672AEF" w:rsidRPr="00FC6CD4">
                              <w:rPr>
                                <w:rFonts w:asciiTheme="minorHAnsi" w:hAnsiTheme="minorHAnsi" w:cstheme="minorHAnsi"/>
                                <w:b w:val="0"/>
                                <w:bCs w:val="0"/>
                              </w:rPr>
                              <w:t>humidity</w:t>
                            </w:r>
                            <w:r w:rsidRPr="00FC6CD4">
                              <w:rPr>
                                <w:rFonts w:asciiTheme="minorHAnsi" w:hAnsiTheme="minorHAnsi" w:cstheme="minorHAnsi"/>
                                <w:b w:val="0"/>
                                <w:bCs w:val="0"/>
                              </w:rPr>
                              <w:t xml:space="preserve"> logger during summer and winter. A total of 11 HOBO loggers were deployed in summer, and 9 in winter. Three ambient loggers were set at the exact same spot inside the tunnel during both summer and winter. Loggers near bat roosts were located at different positions in the tunnel between summer and winter depending on roost locations, except the </w:t>
                            </w:r>
                            <w:r w:rsidRPr="0039648E">
                              <w:rPr>
                                <w:rFonts w:asciiTheme="minorHAnsi" w:hAnsiTheme="minorHAnsi" w:cstheme="minorHAnsi"/>
                                <w:b w:val="0"/>
                                <w:bCs w:val="0"/>
                                <w:i/>
                                <w:iCs/>
                              </w:rPr>
                              <w:t>R. megaphyllus</w:t>
                            </w:r>
                            <w:r w:rsidRPr="00FC6CD4">
                              <w:rPr>
                                <w:rFonts w:asciiTheme="minorHAnsi" w:hAnsiTheme="minorHAnsi" w:cstheme="minorHAnsi"/>
                                <w:b w:val="0"/>
                                <w:bCs w:val="0"/>
                              </w:rPr>
                              <w:t xml:space="preserve"> roost at 80 m that remained at the same location.</w:t>
                            </w:r>
                            <w:bookmarkEnd w:id="170"/>
                            <w:bookmarkEnd w:id="171"/>
                          </w:p>
                          <w:p w14:paraId="2AE23EB7" w14:textId="238FF344" w:rsidR="00FD6FE3" w:rsidRPr="00FC6CD4" w:rsidRDefault="00FD6FE3" w:rsidP="003867C1">
                            <w:pPr>
                              <w:pStyle w:val="Caption"/>
                              <w:jc w:val="both"/>
                              <w:rPr>
                                <w:rFonts w:asciiTheme="minorHAnsi" w:eastAsia="PMingLiU" w:hAnsiTheme="minorHAnsi" w:cstheme="minorHAnsi"/>
                                <w:b w:val="0"/>
                                <w:bCs w:val="0"/>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4D3F8" id="Text Box 38" o:spid="_x0000_s1036" type="#_x0000_t202" style="position:absolute;margin-left:648.55pt;margin-top:146.05pt;width:699.75pt;height:40.75pt;z-index:-251604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" stroked="f">
                <v:textbox inset="0,0,0,0">
                  <w:txbxContent>
                    <w:p w14:paraId="0FE77A1C" w14:textId="0C485151" w:rsidR="00FD6FE3" w:rsidRPr="00FC6CD4" w:rsidRDefault="00FD6FE3" w:rsidP="003867C1">
                      <w:pPr>
                        <w:pStyle w:val="Caption"/>
                        <w:jc w:val="both"/>
                        <w:rPr>
                          <w:rFonts w:asciiTheme="minorHAnsi" w:eastAsia="PMingLiU" w:hAnsiTheme="minorHAnsi" w:cstheme="minorHAnsi"/>
                          <w:b w:val="0"/>
                          <w:bCs w:val="0"/>
                          <w:noProof/>
                          <w:lang w:val="en-US"/>
                        </w:rPr>
                      </w:pPr>
                      <w:bookmarkStart w:id="172" w:name="_Toc84262603"/>
                      <w:bookmarkStart w:id="173" w:name="_Toc85420495"/>
                      <w:r w:rsidRPr="00FC6CD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1</w:t>
                      </w:r>
                      <w:r w:rsidR="001E78D0">
                        <w:rPr>
                          <w:rFonts w:asciiTheme="minorHAnsi" w:hAnsiTheme="minorHAnsi" w:cstheme="minorHAnsi"/>
                          <w:b w:val="0"/>
                          <w:bCs w:val="0"/>
                        </w:rPr>
                        <w:fldChar w:fldCharType="end"/>
                      </w:r>
                      <w:r w:rsidRPr="00FC6CD4">
                        <w:rPr>
                          <w:rFonts w:asciiTheme="minorHAnsi" w:hAnsiTheme="minorHAnsi" w:cstheme="minorHAnsi"/>
                          <w:b w:val="0"/>
                          <w:bCs w:val="0"/>
                        </w:rPr>
                        <w:t xml:space="preserve"> Location of each HOBO temperature and </w:t>
                      </w:r>
                      <w:r w:rsidR="00672AEF" w:rsidRPr="00FC6CD4">
                        <w:rPr>
                          <w:rFonts w:asciiTheme="minorHAnsi" w:hAnsiTheme="minorHAnsi" w:cstheme="minorHAnsi"/>
                          <w:b w:val="0"/>
                          <w:bCs w:val="0"/>
                        </w:rPr>
                        <w:t>humidity</w:t>
                      </w:r>
                      <w:r w:rsidRPr="00FC6CD4">
                        <w:rPr>
                          <w:rFonts w:asciiTheme="minorHAnsi" w:hAnsiTheme="minorHAnsi" w:cstheme="minorHAnsi"/>
                          <w:b w:val="0"/>
                          <w:bCs w:val="0"/>
                        </w:rPr>
                        <w:t xml:space="preserve"> logger during summer and winter. A total of 11 HOBO loggers were deployed in summer, and 9 in winter. Three ambient loggers were set at the exact same spot inside the tunnel during both summer and winter. Loggers near bat roosts were located at different positions in the tunnel between summer and winter depending on roost locations, except the </w:t>
                      </w:r>
                      <w:r w:rsidRPr="0039648E">
                        <w:rPr>
                          <w:rFonts w:asciiTheme="minorHAnsi" w:hAnsiTheme="minorHAnsi" w:cstheme="minorHAnsi"/>
                          <w:b w:val="0"/>
                          <w:bCs w:val="0"/>
                          <w:i/>
                          <w:iCs/>
                        </w:rPr>
                        <w:t>R. megaphyllus</w:t>
                      </w:r>
                      <w:r w:rsidRPr="00FC6CD4">
                        <w:rPr>
                          <w:rFonts w:asciiTheme="minorHAnsi" w:hAnsiTheme="minorHAnsi" w:cstheme="minorHAnsi"/>
                          <w:b w:val="0"/>
                          <w:bCs w:val="0"/>
                        </w:rPr>
                        <w:t xml:space="preserve"> roost at 80 m that remained at the same location.</w:t>
                      </w:r>
                      <w:bookmarkEnd w:id="172"/>
                      <w:bookmarkEnd w:id="173"/>
                    </w:p>
                    <w:p w14:paraId="2AE23EB7" w14:textId="238FF344" w:rsidR="00FD6FE3" w:rsidRPr="00FC6CD4" w:rsidRDefault="00FD6FE3" w:rsidP="003867C1">
                      <w:pPr>
                        <w:pStyle w:val="Caption"/>
                        <w:jc w:val="both"/>
                        <w:rPr>
                          <w:rFonts w:asciiTheme="minorHAnsi" w:eastAsia="PMingLiU" w:hAnsiTheme="minorHAnsi" w:cstheme="minorHAnsi"/>
                          <w:b w:val="0"/>
                          <w:bCs w:val="0"/>
                          <w:noProof/>
                          <w:lang w:val="en-US"/>
                        </w:rPr>
                      </w:pPr>
                    </w:p>
                  </w:txbxContent>
                </v:textbox>
                <w10:wrap anchorx="margin"/>
              </v:shape>
            </w:pict>
          </mc:Fallback>
        </mc:AlternateContent>
      </w:r>
      <w:r w:rsidR="00881920">
        <w:rPr>
          <w:rFonts w:asciiTheme="minorHAnsi" w:hAnsiTheme="minorHAnsi" w:cstheme="minorHAnsi"/>
          <w:noProof/>
        </w:rPr>
        <mc:AlternateContent>
          <mc:Choice Requires="wpg">
            <w:drawing>
              <wp:anchor distT="0" distB="0" distL="114300" distR="114300" simplePos="0" relativeHeight="251905024" behindDoc="0" locked="0" layoutInCell="1" allowOverlap="1" wp14:anchorId="58ADB591" wp14:editId="4478F5F9">
                <wp:simplePos x="0" y="0"/>
                <wp:positionH relativeFrom="column">
                  <wp:posOffset>7018499</wp:posOffset>
                </wp:positionH>
                <wp:positionV relativeFrom="paragraph">
                  <wp:posOffset>208220</wp:posOffset>
                </wp:positionV>
                <wp:extent cx="1055885" cy="1431901"/>
                <wp:effectExtent l="0" t="0" r="0" b="0"/>
                <wp:wrapNone/>
                <wp:docPr id="107" name="Group 107"/>
                <wp:cNvGraphicFramePr/>
                <a:graphic xmlns:a="http://schemas.openxmlformats.org/drawingml/2006/main">
                  <a:graphicData uri="http://schemas.microsoft.com/office/word/2010/wordprocessingGroup">
                    <wpg:wgp>
                      <wpg:cNvGrpSpPr/>
                      <wpg:grpSpPr>
                        <a:xfrm>
                          <a:off x="0" y="0"/>
                          <a:ext cx="1055885" cy="1431901"/>
                          <a:chOff x="0" y="0"/>
                          <a:chExt cx="1055885" cy="1431901"/>
                        </a:xfrm>
                      </wpg:grpSpPr>
                      <wps:wsp>
                        <wps:cNvPr id="99" name="Straight Arrow Connector 99"/>
                        <wps:cNvCnPr/>
                        <wps:spPr>
                          <a:xfrm flipV="1">
                            <a:off x="543823" y="305519"/>
                            <a:ext cx="0" cy="8195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0" name="Straight Connector 100"/>
                        <wps:cNvCnPr/>
                        <wps:spPr>
                          <a:xfrm flipV="1">
                            <a:off x="279639" y="685081"/>
                            <a:ext cx="533364" cy="8254"/>
                          </a:xfrm>
                          <a:prstGeom prst="line">
                            <a:avLst/>
                          </a:prstGeom>
                        </wps:spPr>
                        <wps:style>
                          <a:lnRef idx="2">
                            <a:schemeClr val="dk1"/>
                          </a:lnRef>
                          <a:fillRef idx="0">
                            <a:schemeClr val="dk1"/>
                          </a:fillRef>
                          <a:effectRef idx="1">
                            <a:schemeClr val="dk1"/>
                          </a:effectRef>
                          <a:fontRef idx="minor">
                            <a:schemeClr val="tx1"/>
                          </a:fontRef>
                        </wps:style>
                        <wps:bodyPr/>
                      </wps:wsp>
                      <wps:wsp>
                        <wps:cNvPr id="217" name="Text Box 2"/>
                        <wps:cNvSpPr txBox="1">
                          <a:spLocks noChangeArrowheads="1"/>
                        </wps:cNvSpPr>
                        <wps:spPr bwMode="auto">
                          <a:xfrm>
                            <a:off x="396815" y="0"/>
                            <a:ext cx="262255" cy="267335"/>
                          </a:xfrm>
                          <a:prstGeom prst="rect">
                            <a:avLst/>
                          </a:prstGeom>
                          <a:noFill/>
                          <a:ln w="9525">
                            <a:noFill/>
                            <a:miter lim="800000"/>
                            <a:headEnd/>
                            <a:tailEnd/>
                          </a:ln>
                        </wps:spPr>
                        <wps:txbx>
                          <w:txbxContent>
                            <w:p w14:paraId="1EB13B65" w14:textId="5A826675" w:rsidR="000F1670" w:rsidRPr="000F1670" w:rsidRDefault="000F1670">
                              <w:pPr>
                                <w:rPr>
                                  <w:b/>
                                  <w:bCs/>
                                </w:rPr>
                              </w:pPr>
                              <w:r w:rsidRPr="000F1670">
                                <w:rPr>
                                  <w:b/>
                                  <w:bCs/>
                                </w:rPr>
                                <w:t>N</w:t>
                              </w:r>
                            </w:p>
                          </w:txbxContent>
                        </wps:txbx>
                        <wps:bodyPr rot="0" vert="horz" wrap="square" lIns="91440" tIns="45720" rIns="91440" bIns="45720" anchor="t" anchorCtr="0">
                          <a:noAutofit/>
                        </wps:bodyPr>
                      </wps:wsp>
                      <wps:wsp>
                        <wps:cNvPr id="101" name="Text Box 2"/>
                        <wps:cNvSpPr txBox="1">
                          <a:spLocks noChangeArrowheads="1"/>
                        </wps:cNvSpPr>
                        <wps:spPr bwMode="auto">
                          <a:xfrm>
                            <a:off x="793630" y="552090"/>
                            <a:ext cx="262255" cy="267335"/>
                          </a:xfrm>
                          <a:prstGeom prst="rect">
                            <a:avLst/>
                          </a:prstGeom>
                          <a:noFill/>
                          <a:ln w="9525">
                            <a:noFill/>
                            <a:miter lim="800000"/>
                            <a:headEnd/>
                            <a:tailEnd/>
                          </a:ln>
                        </wps:spPr>
                        <wps:txbx>
                          <w:txbxContent>
                            <w:p w14:paraId="7E6A3698" w14:textId="0E5D005B" w:rsidR="000F1670" w:rsidRPr="000F1670" w:rsidRDefault="000F1670" w:rsidP="000F1670">
                              <w:pPr>
                                <w:rPr>
                                  <w:b/>
                                  <w:bCs/>
                                  <w:lang w:val="en-US"/>
                                </w:rPr>
                              </w:pPr>
                              <w:r>
                                <w:rPr>
                                  <w:b/>
                                  <w:bCs/>
                                  <w:lang w:val="en-US"/>
                                </w:rPr>
                                <w:t>E</w:t>
                              </w:r>
                            </w:p>
                          </w:txbxContent>
                        </wps:txbx>
                        <wps:bodyPr rot="0" vert="horz" wrap="square" lIns="91440" tIns="45720" rIns="91440" bIns="45720" anchor="t" anchorCtr="0">
                          <a:noAutofit/>
                        </wps:bodyPr>
                      </wps:wsp>
                      <wps:wsp>
                        <wps:cNvPr id="103" name="Text Box 2"/>
                        <wps:cNvSpPr txBox="1">
                          <a:spLocks noChangeArrowheads="1"/>
                        </wps:cNvSpPr>
                        <wps:spPr bwMode="auto">
                          <a:xfrm>
                            <a:off x="0" y="569343"/>
                            <a:ext cx="262255" cy="267335"/>
                          </a:xfrm>
                          <a:prstGeom prst="rect">
                            <a:avLst/>
                          </a:prstGeom>
                          <a:noFill/>
                          <a:ln w="9525">
                            <a:noFill/>
                            <a:miter lim="800000"/>
                            <a:headEnd/>
                            <a:tailEnd/>
                          </a:ln>
                        </wps:spPr>
                        <wps:txbx>
                          <w:txbxContent>
                            <w:p w14:paraId="203B1D8A" w14:textId="4873A6DB" w:rsidR="000F1670" w:rsidRPr="000F1670" w:rsidRDefault="000F1670" w:rsidP="000F1670">
                              <w:pPr>
                                <w:rPr>
                                  <w:b/>
                                  <w:bCs/>
                                  <w:lang w:val="en-US"/>
                                </w:rPr>
                              </w:pPr>
                              <w:r>
                                <w:rPr>
                                  <w:b/>
                                  <w:bCs/>
                                  <w:lang w:val="en-US"/>
                                </w:rPr>
                                <w:t>W</w:t>
                              </w:r>
                            </w:p>
                          </w:txbxContent>
                        </wps:txbx>
                        <wps:bodyPr rot="0" vert="horz" wrap="square" lIns="91440" tIns="45720" rIns="91440" bIns="45720" anchor="t" anchorCtr="0">
                          <a:noAutofit/>
                        </wps:bodyPr>
                      </wps:wsp>
                      <wps:wsp>
                        <wps:cNvPr id="105" name="Text Box 2"/>
                        <wps:cNvSpPr txBox="1">
                          <a:spLocks noChangeArrowheads="1"/>
                        </wps:cNvSpPr>
                        <wps:spPr bwMode="auto">
                          <a:xfrm>
                            <a:off x="414068" y="1164566"/>
                            <a:ext cx="262255" cy="267335"/>
                          </a:xfrm>
                          <a:prstGeom prst="rect">
                            <a:avLst/>
                          </a:prstGeom>
                          <a:noFill/>
                          <a:ln w="9525">
                            <a:noFill/>
                            <a:miter lim="800000"/>
                            <a:headEnd/>
                            <a:tailEnd/>
                          </a:ln>
                        </wps:spPr>
                        <wps:txbx>
                          <w:txbxContent>
                            <w:p w14:paraId="13268261" w14:textId="7FB67936" w:rsidR="00881920" w:rsidRPr="000F1670" w:rsidRDefault="00881920" w:rsidP="00881920">
                              <w:pPr>
                                <w:rPr>
                                  <w:b/>
                                  <w:bCs/>
                                  <w:lang w:val="en-US"/>
                                </w:rPr>
                              </w:pPr>
                              <w:r>
                                <w:rPr>
                                  <w:b/>
                                  <w:bCs/>
                                  <w:lang w:val="en-US"/>
                                </w:rPr>
                                <w:t>S</w:t>
                              </w:r>
                            </w:p>
                          </w:txbxContent>
                        </wps:txbx>
                        <wps:bodyPr rot="0" vert="horz" wrap="square" lIns="91440" tIns="45720" rIns="91440" bIns="45720" anchor="t" anchorCtr="0">
                          <a:noAutofit/>
                        </wps:bodyPr>
                      </wps:wsp>
                    </wpg:wgp>
                  </a:graphicData>
                </a:graphic>
              </wp:anchor>
            </w:drawing>
          </mc:Choice>
          <mc:Fallback>
            <w:pict>
              <v:group w14:anchorId="58ADB591" id="Group 107" o:spid="_x0000_s1037" style="position:absolute;margin-left:552.65pt;margin-top:16.4pt;width:83.15pt;height:112.75pt;z-index:251905024" coordsize="10558,14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">
                <v:shapetype id="_x0000_t32" coordsize="21600,21600" o:spt="32" o:oned="t" path="m,l21600,21600e" filled="f">
                  <v:path arrowok="t" fillok="f" o:connecttype="none"/>
                  <o:lock v:ext="edit" shapetype="t"/>
                </v:shapetype>
                <v:shape id="Straight Arrow Connector 99" o:spid="_x0000_s1038" type="#_x0000_t32" style="position:absolute;left:5438;top:3055;width:0;height:81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" strokecolor="black [3200]" strokeweight="2pt">
                  <v:stroke endarrow="block"/>
                  <v:shadow on="t" color="black" opacity="24903f" origin=",.5" offset="0,.55556mm"/>
                </v:shape>
                <v:line id="Straight Connector 100" o:spid="_x0000_s1039" style="position:absolute;flip:y;visibility:visible;mso-wrap-style:square" from="2796,6850" to="8130,6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" strokecolor="black [3200]" strokeweight="2pt">
                  <v:shadow on="t" color="black" opacity="24903f" origin=",.5" offset="0,.55556mm"/>
                </v:line>
                <v:shape id="_x0000_s1040" type="#_x0000_t202" style="position:absolute;left:3968;width:2622;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1EB13B65" w14:textId="5A826675" w:rsidR="000F1670" w:rsidRPr="000F1670" w:rsidRDefault="000F1670">
                        <w:pPr>
                          <w:rPr>
                            <w:b/>
                            <w:bCs/>
                          </w:rPr>
                        </w:pPr>
                        <w:r w:rsidRPr="000F1670">
                          <w:rPr>
                            <w:b/>
                            <w:bCs/>
                          </w:rPr>
                          <w:t>N</w:t>
                        </w:r>
                      </w:p>
                    </w:txbxContent>
                  </v:textbox>
                </v:shape>
                <v:shape id="_x0000_s1041" type="#_x0000_t202" style="position:absolute;left:7936;top:5520;width:2622;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7E6A3698" w14:textId="0E5D005B" w:rsidR="000F1670" w:rsidRPr="000F1670" w:rsidRDefault="000F1670" w:rsidP="000F1670">
                        <w:pPr>
                          <w:rPr>
                            <w:b/>
                            <w:bCs/>
                            <w:lang w:val="en-US"/>
                          </w:rPr>
                        </w:pPr>
                        <w:r>
                          <w:rPr>
                            <w:b/>
                            <w:bCs/>
                            <w:lang w:val="en-US"/>
                          </w:rPr>
                          <w:t>E</w:t>
                        </w:r>
                      </w:p>
                    </w:txbxContent>
                  </v:textbox>
                </v:shape>
                <v:shape id="_x0000_s1042" type="#_x0000_t202" style="position:absolute;top:5693;width:2622;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" filled="f" stroked="f">
                  <v:textbox>
                    <w:txbxContent>
                      <w:p w14:paraId="203B1D8A" w14:textId="4873A6DB" w:rsidR="000F1670" w:rsidRPr="000F1670" w:rsidRDefault="000F1670" w:rsidP="000F1670">
                        <w:pPr>
                          <w:rPr>
                            <w:b/>
                            <w:bCs/>
                            <w:lang w:val="en-US"/>
                          </w:rPr>
                        </w:pPr>
                        <w:r>
                          <w:rPr>
                            <w:b/>
                            <w:bCs/>
                            <w:lang w:val="en-US"/>
                          </w:rPr>
                          <w:t>W</w:t>
                        </w:r>
                      </w:p>
                    </w:txbxContent>
                  </v:textbox>
                </v:shape>
                <v:shape id="_x0000_s1043" type="#_x0000_t202" style="position:absolute;left:4140;top:11645;width:2623;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" filled="f" stroked="f">
                  <v:textbox>
                    <w:txbxContent>
                      <w:p w14:paraId="13268261" w14:textId="7FB67936" w:rsidR="00881920" w:rsidRPr="000F1670" w:rsidRDefault="00881920" w:rsidP="00881920">
                        <w:pPr>
                          <w:rPr>
                            <w:b/>
                            <w:bCs/>
                            <w:lang w:val="en-US"/>
                          </w:rPr>
                        </w:pPr>
                        <w:r>
                          <w:rPr>
                            <w:b/>
                            <w:bCs/>
                            <w:lang w:val="en-US"/>
                          </w:rPr>
                          <w:t>S</w:t>
                        </w:r>
                      </w:p>
                    </w:txbxContent>
                  </v:textbox>
                </v:shape>
              </v:group>
            </w:pict>
          </mc:Fallback>
        </mc:AlternateContent>
      </w:r>
      <w:r w:rsidR="004D1AA2" w:rsidRPr="00D253EF">
        <w:rPr>
          <w:rFonts w:asciiTheme="minorHAnsi" w:eastAsia="PMingLiU" w:hAnsiTheme="minorHAnsi" w:cstheme="minorHAnsi"/>
          <w:sz w:val="22"/>
          <w:szCs w:val="22"/>
          <w:lang w:val="en-US" w:eastAsia="zh-TW"/>
        </w:rPr>
        <w:br w:type="page"/>
      </w:r>
    </w:p>
    <w:p w14:paraId="38203C74" w14:textId="4D6B339C" w:rsidR="00B57508" w:rsidRPr="00D253EF" w:rsidRDefault="00B57508" w:rsidP="004D1AA2">
      <w:pPr>
        <w:spacing w:after="160" w:line="360" w:lineRule="auto"/>
        <w:jc w:val="both"/>
        <w:rPr>
          <w:rFonts w:asciiTheme="minorHAnsi" w:eastAsia="PMingLiU" w:hAnsiTheme="minorHAnsi" w:cstheme="minorHAnsi"/>
          <w:sz w:val="22"/>
          <w:szCs w:val="22"/>
          <w:lang w:val="en-US" w:eastAsia="zh-TW"/>
        </w:rPr>
      </w:pPr>
      <w:r w:rsidRPr="00D253EF">
        <w:rPr>
          <w:rFonts w:asciiTheme="minorHAnsi" w:eastAsia="PMingLiU" w:hAnsiTheme="minorHAnsi" w:cstheme="minorHAnsi"/>
          <w:noProof/>
          <w:sz w:val="22"/>
          <w:szCs w:val="22"/>
          <w:lang w:val="en-US" w:eastAsia="zh-TW"/>
        </w:rPr>
        <w:lastRenderedPageBreak/>
        <w:drawing>
          <wp:anchor distT="0" distB="0" distL="114300" distR="114300" simplePos="0" relativeHeight="251713536" behindDoc="1" locked="0" layoutInCell="1" allowOverlap="1" wp14:anchorId="49AB41D8" wp14:editId="4A133062">
            <wp:simplePos x="0" y="0"/>
            <wp:positionH relativeFrom="margin">
              <wp:posOffset>200025</wp:posOffset>
            </wp:positionH>
            <wp:positionV relativeFrom="paragraph">
              <wp:posOffset>-337820</wp:posOffset>
            </wp:positionV>
            <wp:extent cx="8349615" cy="5577540"/>
            <wp:effectExtent l="0" t="0" r="0" b="444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8349615" cy="5577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89AEEF" w14:textId="57A5B4C5" w:rsidR="00B57508" w:rsidRPr="00D253EF" w:rsidRDefault="001D20FF">
      <w:pPr>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15584" behindDoc="1" locked="0" layoutInCell="1" allowOverlap="1" wp14:anchorId="193DFC71" wp14:editId="0F02809A">
                <wp:simplePos x="0" y="0"/>
                <wp:positionH relativeFrom="margin">
                  <wp:posOffset>195125</wp:posOffset>
                </wp:positionH>
                <wp:positionV relativeFrom="paragraph">
                  <wp:posOffset>4461378</wp:posOffset>
                </wp:positionV>
                <wp:extent cx="8886825" cy="379562"/>
                <wp:effectExtent l="0" t="0" r="9525" b="1905"/>
                <wp:wrapNone/>
                <wp:docPr id="40" name="Text Box 40"/>
                <wp:cNvGraphicFramePr/>
                <a:graphic xmlns:a="http://schemas.openxmlformats.org/drawingml/2006/main">
                  <a:graphicData uri="http://schemas.microsoft.com/office/word/2010/wordprocessingShape">
                    <wps:wsp>
                      <wps:cNvSpPr txBox="1"/>
                      <wps:spPr>
                        <a:xfrm>
                          <a:off x="0" y="0"/>
                          <a:ext cx="8886825" cy="379562"/>
                        </a:xfrm>
                        <a:prstGeom prst="rect">
                          <a:avLst/>
                        </a:prstGeom>
                        <a:solidFill>
                          <a:prstClr val="white"/>
                        </a:solidFill>
                        <a:ln>
                          <a:noFill/>
                        </a:ln>
                      </wps:spPr>
                      <wps:txbx>
                        <w:txbxContent>
                          <w:p w14:paraId="5E25E69C" w14:textId="4350AC71" w:rsidR="00F33FAE" w:rsidRPr="00F33FAE" w:rsidRDefault="00F33FAE" w:rsidP="00EA772B">
                            <w:pPr>
                              <w:pStyle w:val="Caption"/>
                              <w:rPr>
                                <w:rFonts w:asciiTheme="minorHAnsi" w:eastAsia="PMingLiU" w:hAnsiTheme="minorHAnsi" w:cstheme="minorHAnsi"/>
                                <w:b w:val="0"/>
                                <w:bCs w:val="0"/>
                                <w:noProof/>
                                <w:lang w:val="en-US"/>
                              </w:rPr>
                            </w:pPr>
                            <w:bookmarkStart w:id="174" w:name="_Toc84262605"/>
                            <w:bookmarkStart w:id="175" w:name="_Toc85420496"/>
                            <w:r w:rsidRPr="00F33FA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F33FAE">
                              <w:rPr>
                                <w:rFonts w:asciiTheme="minorHAnsi" w:hAnsiTheme="minorHAnsi" w:cstheme="minorHAnsi"/>
                                <w:b w:val="0"/>
                                <w:bCs w:val="0"/>
                              </w:rPr>
                              <w:t xml:space="preserve"> Drain hole roost locations of </w:t>
                            </w:r>
                            <w:r w:rsidRPr="00354D62">
                              <w:rPr>
                                <w:rFonts w:asciiTheme="minorHAnsi" w:hAnsiTheme="minorHAnsi" w:cstheme="minorHAnsi"/>
                                <w:b w:val="0"/>
                                <w:bCs w:val="0"/>
                                <w:i/>
                                <w:iCs/>
                              </w:rPr>
                              <w:t>M. macropus</w:t>
                            </w:r>
                            <w:r w:rsidRPr="00F33FAE">
                              <w:rPr>
                                <w:rFonts w:asciiTheme="minorHAnsi" w:hAnsiTheme="minorHAnsi" w:cstheme="minorHAnsi"/>
                                <w:b w:val="0"/>
                                <w:bCs w:val="0"/>
                              </w:rPr>
                              <w:t xml:space="preserve"> in summer and winter inside the Yugar tunnel. Drain holes in each zone were occupied, and the majority of bats concentrated in Zone 2 in both seasons. A total of 8 holes were occupied in both summer and winter throughout the tunnel.</w:t>
                            </w:r>
                            <w:bookmarkEnd w:id="174"/>
                            <w:bookmarkEnd w:id="175"/>
                          </w:p>
                          <w:p w14:paraId="6F0CD339" w14:textId="77777777" w:rsidR="00C526FE" w:rsidRDefault="00C526FE"/>
                          <w:p w14:paraId="73BFE568" w14:textId="59F6BB64" w:rsidR="00F33FAE" w:rsidRPr="00F33FAE" w:rsidRDefault="00F33FAE" w:rsidP="00EA772B">
                            <w:pPr>
                              <w:pStyle w:val="Caption"/>
                              <w:rPr>
                                <w:rFonts w:asciiTheme="minorHAnsi" w:eastAsia="PMingLiU" w:hAnsiTheme="minorHAnsi" w:cstheme="minorHAnsi"/>
                                <w:b w:val="0"/>
                                <w:bCs w:val="0"/>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DFC71" id="Text Box 40" o:spid="_x0000_s1044" type="#_x0000_t202" style="position:absolute;margin-left:15.35pt;margin-top:351.3pt;width:699.75pt;height:29.9pt;z-index:-251600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" stroked="f">
                <v:textbox inset="0,0,0,0">
                  <w:txbxContent>
                    <w:p w14:paraId="5E25E69C" w14:textId="4350AC71" w:rsidR="00F33FAE" w:rsidRPr="00F33FAE" w:rsidRDefault="00F33FAE" w:rsidP="00EA772B">
                      <w:pPr>
                        <w:pStyle w:val="Caption"/>
                        <w:rPr>
                          <w:rFonts w:asciiTheme="minorHAnsi" w:eastAsia="PMingLiU" w:hAnsiTheme="minorHAnsi" w:cstheme="minorHAnsi"/>
                          <w:b w:val="0"/>
                          <w:bCs w:val="0"/>
                          <w:noProof/>
                          <w:lang w:val="en-US"/>
                        </w:rPr>
                      </w:pPr>
                      <w:bookmarkStart w:id="176" w:name="_Toc84262605"/>
                      <w:bookmarkStart w:id="177" w:name="_Toc85420496"/>
                      <w:r w:rsidRPr="00F33FA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F33FAE">
                        <w:rPr>
                          <w:rFonts w:asciiTheme="minorHAnsi" w:hAnsiTheme="minorHAnsi" w:cstheme="minorHAnsi"/>
                          <w:b w:val="0"/>
                          <w:bCs w:val="0"/>
                        </w:rPr>
                        <w:t xml:space="preserve"> Drain hole roost locations of </w:t>
                      </w:r>
                      <w:r w:rsidRPr="00354D62">
                        <w:rPr>
                          <w:rFonts w:asciiTheme="minorHAnsi" w:hAnsiTheme="minorHAnsi" w:cstheme="minorHAnsi"/>
                          <w:b w:val="0"/>
                          <w:bCs w:val="0"/>
                          <w:i/>
                          <w:iCs/>
                        </w:rPr>
                        <w:t>M. macropus</w:t>
                      </w:r>
                      <w:r w:rsidRPr="00F33FAE">
                        <w:rPr>
                          <w:rFonts w:asciiTheme="minorHAnsi" w:hAnsiTheme="minorHAnsi" w:cstheme="minorHAnsi"/>
                          <w:b w:val="0"/>
                          <w:bCs w:val="0"/>
                        </w:rPr>
                        <w:t xml:space="preserve"> in summer and winter inside the Yugar tunnel. Drain holes in each zone were occupied, and the majority of bats concentrated in Zone 2 in both seasons. A total of 8 holes were occupied in both summer and winter throughout the tunnel.</w:t>
                      </w:r>
                      <w:bookmarkEnd w:id="176"/>
                      <w:bookmarkEnd w:id="177"/>
                    </w:p>
                    <w:p w14:paraId="6F0CD339" w14:textId="77777777" w:rsidR="00C526FE" w:rsidRDefault="00C526FE"/>
                    <w:p w14:paraId="73BFE568" w14:textId="59F6BB64" w:rsidR="00F33FAE" w:rsidRPr="00F33FAE" w:rsidRDefault="00F33FAE" w:rsidP="00EA772B">
                      <w:pPr>
                        <w:pStyle w:val="Caption"/>
                        <w:rPr>
                          <w:rFonts w:asciiTheme="minorHAnsi" w:eastAsia="PMingLiU" w:hAnsiTheme="minorHAnsi" w:cstheme="minorHAnsi"/>
                          <w:b w:val="0"/>
                          <w:bCs w:val="0"/>
                          <w:noProof/>
                          <w:lang w:val="en-US"/>
                        </w:rPr>
                      </w:pPr>
                    </w:p>
                  </w:txbxContent>
                </v:textbox>
                <w10:wrap anchorx="margin"/>
              </v:shape>
            </w:pict>
          </mc:Fallback>
        </mc:AlternateContent>
      </w:r>
      <w:r w:rsidR="00B23F0B">
        <w:rPr>
          <w:rFonts w:asciiTheme="minorHAnsi" w:hAnsiTheme="minorHAnsi" w:cstheme="minorHAnsi"/>
          <w:noProof/>
        </w:rPr>
        <mc:AlternateContent>
          <mc:Choice Requires="wpg">
            <w:drawing>
              <wp:anchor distT="0" distB="0" distL="114300" distR="114300" simplePos="0" relativeHeight="251907072" behindDoc="0" locked="0" layoutInCell="1" allowOverlap="1" wp14:anchorId="1F85C0D2" wp14:editId="2C6D9CBC">
                <wp:simplePos x="0" y="0"/>
                <wp:positionH relativeFrom="column">
                  <wp:posOffset>6702030</wp:posOffset>
                </wp:positionH>
                <wp:positionV relativeFrom="paragraph">
                  <wp:posOffset>2763808</wp:posOffset>
                </wp:positionV>
                <wp:extent cx="1055885" cy="1431901"/>
                <wp:effectExtent l="0" t="0" r="0" b="0"/>
                <wp:wrapNone/>
                <wp:docPr id="110" name="Group 110"/>
                <wp:cNvGraphicFramePr/>
                <a:graphic xmlns:a="http://schemas.openxmlformats.org/drawingml/2006/main">
                  <a:graphicData uri="http://schemas.microsoft.com/office/word/2010/wordprocessingGroup">
                    <wpg:wgp>
                      <wpg:cNvGrpSpPr/>
                      <wpg:grpSpPr>
                        <a:xfrm>
                          <a:off x="0" y="0"/>
                          <a:ext cx="1055885" cy="1431901"/>
                          <a:chOff x="0" y="0"/>
                          <a:chExt cx="1055885" cy="1431901"/>
                        </a:xfrm>
                      </wpg:grpSpPr>
                      <wps:wsp>
                        <wps:cNvPr id="111" name="Straight Arrow Connector 111"/>
                        <wps:cNvCnPr/>
                        <wps:spPr>
                          <a:xfrm flipV="1">
                            <a:off x="543823" y="305519"/>
                            <a:ext cx="0" cy="8195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2" name="Straight Connector 112"/>
                        <wps:cNvCnPr/>
                        <wps:spPr>
                          <a:xfrm flipV="1">
                            <a:off x="279639" y="685081"/>
                            <a:ext cx="533364" cy="8254"/>
                          </a:xfrm>
                          <a:prstGeom prst="line">
                            <a:avLst/>
                          </a:prstGeom>
                        </wps:spPr>
                        <wps:style>
                          <a:lnRef idx="2">
                            <a:schemeClr val="dk1"/>
                          </a:lnRef>
                          <a:fillRef idx="0">
                            <a:schemeClr val="dk1"/>
                          </a:fillRef>
                          <a:effectRef idx="1">
                            <a:schemeClr val="dk1"/>
                          </a:effectRef>
                          <a:fontRef idx="minor">
                            <a:schemeClr val="tx1"/>
                          </a:fontRef>
                        </wps:style>
                        <wps:bodyPr/>
                      </wps:wsp>
                      <wps:wsp>
                        <wps:cNvPr id="113" name="Text Box 2"/>
                        <wps:cNvSpPr txBox="1">
                          <a:spLocks noChangeArrowheads="1"/>
                        </wps:cNvSpPr>
                        <wps:spPr bwMode="auto">
                          <a:xfrm>
                            <a:off x="396815" y="0"/>
                            <a:ext cx="262255" cy="267335"/>
                          </a:xfrm>
                          <a:prstGeom prst="rect">
                            <a:avLst/>
                          </a:prstGeom>
                          <a:noFill/>
                          <a:ln w="9525">
                            <a:noFill/>
                            <a:miter lim="800000"/>
                            <a:headEnd/>
                            <a:tailEnd/>
                          </a:ln>
                        </wps:spPr>
                        <wps:txbx>
                          <w:txbxContent>
                            <w:p w14:paraId="01812A6A" w14:textId="77777777" w:rsidR="00B23F0B" w:rsidRPr="000F1670" w:rsidRDefault="00B23F0B" w:rsidP="00B23F0B">
                              <w:pPr>
                                <w:rPr>
                                  <w:b/>
                                  <w:bCs/>
                                </w:rPr>
                              </w:pPr>
                              <w:r w:rsidRPr="000F1670">
                                <w:rPr>
                                  <w:b/>
                                  <w:bCs/>
                                </w:rPr>
                                <w:t>N</w:t>
                              </w:r>
                            </w:p>
                          </w:txbxContent>
                        </wps:txbx>
                        <wps:bodyPr rot="0" vert="horz" wrap="square" lIns="91440" tIns="45720" rIns="91440" bIns="45720" anchor="t" anchorCtr="0">
                          <a:noAutofit/>
                        </wps:bodyPr>
                      </wps:wsp>
                      <wps:wsp>
                        <wps:cNvPr id="114" name="Text Box 2"/>
                        <wps:cNvSpPr txBox="1">
                          <a:spLocks noChangeArrowheads="1"/>
                        </wps:cNvSpPr>
                        <wps:spPr bwMode="auto">
                          <a:xfrm>
                            <a:off x="793630" y="552090"/>
                            <a:ext cx="262255" cy="267335"/>
                          </a:xfrm>
                          <a:prstGeom prst="rect">
                            <a:avLst/>
                          </a:prstGeom>
                          <a:noFill/>
                          <a:ln w="9525">
                            <a:noFill/>
                            <a:miter lim="800000"/>
                            <a:headEnd/>
                            <a:tailEnd/>
                          </a:ln>
                        </wps:spPr>
                        <wps:txbx>
                          <w:txbxContent>
                            <w:p w14:paraId="12B734E1" w14:textId="77777777" w:rsidR="00B23F0B" w:rsidRPr="000F1670" w:rsidRDefault="00B23F0B" w:rsidP="00B23F0B">
                              <w:pPr>
                                <w:rPr>
                                  <w:b/>
                                  <w:bCs/>
                                  <w:lang w:val="en-US"/>
                                </w:rPr>
                              </w:pPr>
                              <w:r>
                                <w:rPr>
                                  <w:b/>
                                  <w:bCs/>
                                  <w:lang w:val="en-US"/>
                                </w:rPr>
                                <w:t>E</w:t>
                              </w:r>
                            </w:p>
                          </w:txbxContent>
                        </wps:txbx>
                        <wps:bodyPr rot="0" vert="horz" wrap="square" lIns="91440" tIns="45720" rIns="91440" bIns="45720" anchor="t" anchorCtr="0">
                          <a:noAutofit/>
                        </wps:bodyPr>
                      </wps:wsp>
                      <wps:wsp>
                        <wps:cNvPr id="115" name="Text Box 2"/>
                        <wps:cNvSpPr txBox="1">
                          <a:spLocks noChangeArrowheads="1"/>
                        </wps:cNvSpPr>
                        <wps:spPr bwMode="auto">
                          <a:xfrm>
                            <a:off x="0" y="569343"/>
                            <a:ext cx="262255" cy="267335"/>
                          </a:xfrm>
                          <a:prstGeom prst="rect">
                            <a:avLst/>
                          </a:prstGeom>
                          <a:noFill/>
                          <a:ln w="9525">
                            <a:noFill/>
                            <a:miter lim="800000"/>
                            <a:headEnd/>
                            <a:tailEnd/>
                          </a:ln>
                        </wps:spPr>
                        <wps:txbx>
                          <w:txbxContent>
                            <w:p w14:paraId="1EF2D870" w14:textId="77777777" w:rsidR="00B23F0B" w:rsidRPr="000F1670" w:rsidRDefault="00B23F0B" w:rsidP="00B23F0B">
                              <w:pPr>
                                <w:rPr>
                                  <w:b/>
                                  <w:bCs/>
                                  <w:lang w:val="en-US"/>
                                </w:rPr>
                              </w:pPr>
                              <w:r>
                                <w:rPr>
                                  <w:b/>
                                  <w:bCs/>
                                  <w:lang w:val="en-US"/>
                                </w:rPr>
                                <w:t>W</w:t>
                              </w:r>
                            </w:p>
                          </w:txbxContent>
                        </wps:txbx>
                        <wps:bodyPr rot="0" vert="horz" wrap="square" lIns="91440" tIns="45720" rIns="91440" bIns="45720" anchor="t" anchorCtr="0">
                          <a:noAutofit/>
                        </wps:bodyPr>
                      </wps:wsp>
                      <wps:wsp>
                        <wps:cNvPr id="116" name="Text Box 2"/>
                        <wps:cNvSpPr txBox="1">
                          <a:spLocks noChangeArrowheads="1"/>
                        </wps:cNvSpPr>
                        <wps:spPr bwMode="auto">
                          <a:xfrm>
                            <a:off x="414068" y="1164566"/>
                            <a:ext cx="262255" cy="267335"/>
                          </a:xfrm>
                          <a:prstGeom prst="rect">
                            <a:avLst/>
                          </a:prstGeom>
                          <a:noFill/>
                          <a:ln w="9525">
                            <a:noFill/>
                            <a:miter lim="800000"/>
                            <a:headEnd/>
                            <a:tailEnd/>
                          </a:ln>
                        </wps:spPr>
                        <wps:txbx>
                          <w:txbxContent>
                            <w:p w14:paraId="16377FB2" w14:textId="77777777" w:rsidR="00B23F0B" w:rsidRPr="000F1670" w:rsidRDefault="00B23F0B" w:rsidP="00B23F0B">
                              <w:pPr>
                                <w:rPr>
                                  <w:b/>
                                  <w:bCs/>
                                  <w:lang w:val="en-US"/>
                                </w:rPr>
                              </w:pPr>
                              <w:r>
                                <w:rPr>
                                  <w:b/>
                                  <w:bCs/>
                                  <w:lang w:val="en-US"/>
                                </w:rPr>
                                <w:t>S</w:t>
                              </w:r>
                            </w:p>
                          </w:txbxContent>
                        </wps:txbx>
                        <wps:bodyPr rot="0" vert="horz" wrap="square" lIns="91440" tIns="45720" rIns="91440" bIns="45720" anchor="t" anchorCtr="0">
                          <a:noAutofit/>
                        </wps:bodyPr>
                      </wps:wsp>
                    </wpg:wgp>
                  </a:graphicData>
                </a:graphic>
              </wp:anchor>
            </w:drawing>
          </mc:Choice>
          <mc:Fallback>
            <w:pict>
              <v:group w14:anchorId="1F85C0D2" id="Group 110" o:spid="_x0000_s1045" style="position:absolute;margin-left:527.7pt;margin-top:217.6pt;width:83.15pt;height:112.75pt;z-index:251907072" coordsize="10558,14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">
                <v:shape id="Straight Arrow Connector 111" o:spid="_x0000_s1046" type="#_x0000_t32" style="position:absolute;left:5438;top:3055;width:0;height:81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" strokecolor="black [3200]" strokeweight="2pt">
                  <v:stroke endarrow="block"/>
                  <v:shadow on="t" color="black" opacity="24903f" origin=",.5" offset="0,.55556mm"/>
                </v:shape>
                <v:line id="Straight Connector 112" o:spid="_x0000_s1047" style="position:absolute;flip:y;visibility:visible;mso-wrap-style:square" from="2796,6850" to="8130,6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" strokecolor="black [3200]" strokeweight="2pt">
                  <v:shadow on="t" color="black" opacity="24903f" origin=",.5" offset="0,.55556mm"/>
                </v:line>
                <v:shape id="_x0000_s1048" type="#_x0000_t202" style="position:absolute;left:3968;width:2622;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" filled="f" stroked="f">
                  <v:textbox>
                    <w:txbxContent>
                      <w:p w14:paraId="01812A6A" w14:textId="77777777" w:rsidR="00B23F0B" w:rsidRPr="000F1670" w:rsidRDefault="00B23F0B" w:rsidP="00B23F0B">
                        <w:pPr>
                          <w:rPr>
                            <w:b/>
                            <w:bCs/>
                          </w:rPr>
                        </w:pPr>
                        <w:r w:rsidRPr="000F1670">
                          <w:rPr>
                            <w:b/>
                            <w:bCs/>
                          </w:rPr>
                          <w:t>N</w:t>
                        </w:r>
                      </w:p>
                    </w:txbxContent>
                  </v:textbox>
                </v:shape>
                <v:shape id="_x0000_s1049" type="#_x0000_t202" style="position:absolute;left:7936;top:5520;width:2622;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" filled="f" stroked="f">
                  <v:textbox>
                    <w:txbxContent>
                      <w:p w14:paraId="12B734E1" w14:textId="77777777" w:rsidR="00B23F0B" w:rsidRPr="000F1670" w:rsidRDefault="00B23F0B" w:rsidP="00B23F0B">
                        <w:pPr>
                          <w:rPr>
                            <w:b/>
                            <w:bCs/>
                            <w:lang w:val="en-US"/>
                          </w:rPr>
                        </w:pPr>
                        <w:r>
                          <w:rPr>
                            <w:b/>
                            <w:bCs/>
                            <w:lang w:val="en-US"/>
                          </w:rPr>
                          <w:t>E</w:t>
                        </w:r>
                      </w:p>
                    </w:txbxContent>
                  </v:textbox>
                </v:shape>
                <v:shape id="_x0000_s1050" type="#_x0000_t202" style="position:absolute;top:5693;width:2622;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1EF2D870" w14:textId="77777777" w:rsidR="00B23F0B" w:rsidRPr="000F1670" w:rsidRDefault="00B23F0B" w:rsidP="00B23F0B">
                        <w:pPr>
                          <w:rPr>
                            <w:b/>
                            <w:bCs/>
                            <w:lang w:val="en-US"/>
                          </w:rPr>
                        </w:pPr>
                        <w:r>
                          <w:rPr>
                            <w:b/>
                            <w:bCs/>
                            <w:lang w:val="en-US"/>
                          </w:rPr>
                          <w:t>W</w:t>
                        </w:r>
                      </w:p>
                    </w:txbxContent>
                  </v:textbox>
                </v:shape>
                <v:shape id="_x0000_s1051" type="#_x0000_t202" style="position:absolute;left:4140;top:11645;width:2623;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16377FB2" w14:textId="77777777" w:rsidR="00B23F0B" w:rsidRPr="000F1670" w:rsidRDefault="00B23F0B" w:rsidP="00B23F0B">
                        <w:pPr>
                          <w:rPr>
                            <w:b/>
                            <w:bCs/>
                            <w:lang w:val="en-US"/>
                          </w:rPr>
                        </w:pPr>
                        <w:r>
                          <w:rPr>
                            <w:b/>
                            <w:bCs/>
                            <w:lang w:val="en-US"/>
                          </w:rPr>
                          <w:t>S</w:t>
                        </w:r>
                      </w:p>
                    </w:txbxContent>
                  </v:textbox>
                </v:shape>
              </v:group>
            </w:pict>
          </mc:Fallback>
        </mc:AlternateContent>
      </w:r>
      <w:r w:rsidR="00B23F0B" w:rsidRPr="00B23F0B">
        <w:rPr>
          <w:rFonts w:asciiTheme="minorHAnsi" w:eastAsia="PMingLiU" w:hAnsiTheme="minorHAnsi" w:cstheme="minorHAnsi"/>
          <w:noProof/>
          <w:sz w:val="22"/>
          <w:szCs w:val="22"/>
          <w:lang w:val="en-US" w:eastAsia="zh-TW"/>
        </w:rPr>
        <mc:AlternateContent>
          <mc:Choice Requires="wps">
            <w:drawing>
              <wp:anchor distT="45720" distB="45720" distL="114300" distR="114300" simplePos="0" relativeHeight="251909120" behindDoc="0" locked="0" layoutInCell="1" allowOverlap="1" wp14:anchorId="45890C49" wp14:editId="6C6206DA">
                <wp:simplePos x="0" y="0"/>
                <wp:positionH relativeFrom="column">
                  <wp:posOffset>6181832</wp:posOffset>
                </wp:positionH>
                <wp:positionV relativeFrom="paragraph">
                  <wp:posOffset>1674495</wp:posOffset>
                </wp:positionV>
                <wp:extent cx="1440180" cy="1404620"/>
                <wp:effectExtent l="0" t="0" r="7620" b="0"/>
                <wp:wrapSquare wrapText="bothSides"/>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solidFill>
                          <a:srgbClr val="FFFFFF"/>
                        </a:solidFill>
                        <a:ln w="9525">
                          <a:noFill/>
                          <a:miter lim="800000"/>
                          <a:headEnd/>
                          <a:tailEnd/>
                        </a:ln>
                      </wps:spPr>
                      <wps:txbx>
                        <w:txbxContent>
                          <w:p w14:paraId="36EB4861" w14:textId="6BD7E338" w:rsidR="00B23F0B" w:rsidRDefault="00B23F0B"/>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890C49" id="Text Box 2" o:spid="_x0000_s1052" type="#_x0000_t202" style="position:absolute;margin-left:486.75pt;margin-top:131.85pt;width:113.4pt;height:110.6pt;z-index:2519091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" stroked="f">
                <v:textbox style="mso-fit-shape-to-text:t">
                  <w:txbxContent>
                    <w:p w14:paraId="36EB4861" w14:textId="6BD7E338" w:rsidR="00B23F0B" w:rsidRDefault="00B23F0B"/>
                  </w:txbxContent>
                </v:textbox>
                <w10:wrap type="square"/>
              </v:shape>
            </w:pict>
          </mc:Fallback>
        </mc:AlternateContent>
      </w:r>
      <w:r w:rsidR="00B57508" w:rsidRPr="00D253EF">
        <w:rPr>
          <w:rFonts w:asciiTheme="minorHAnsi" w:eastAsia="PMingLiU" w:hAnsiTheme="minorHAnsi" w:cstheme="minorHAnsi"/>
          <w:sz w:val="22"/>
          <w:szCs w:val="22"/>
          <w:lang w:val="en-US" w:eastAsia="zh-TW"/>
        </w:rPr>
        <w:br w:type="page"/>
      </w:r>
    </w:p>
    <w:p w14:paraId="23996AFB" w14:textId="77777777" w:rsidR="00B57508" w:rsidRPr="00D253EF" w:rsidRDefault="00B57508" w:rsidP="004D1AA2">
      <w:pPr>
        <w:spacing w:after="160" w:line="360" w:lineRule="auto"/>
        <w:jc w:val="both"/>
        <w:rPr>
          <w:rFonts w:asciiTheme="minorHAnsi" w:eastAsia="PMingLiU" w:hAnsiTheme="minorHAnsi" w:cstheme="minorHAnsi"/>
          <w:sz w:val="22"/>
          <w:szCs w:val="22"/>
          <w:lang w:val="en-US" w:eastAsia="zh-TW"/>
        </w:rPr>
        <w:sectPr w:rsidR="00B57508" w:rsidRPr="00D253EF" w:rsidSect="00EA6969">
          <w:pgSz w:w="16840" w:h="11907" w:orient="landscape" w:code="9"/>
          <w:pgMar w:top="1418" w:right="1418" w:bottom="2268" w:left="1418" w:header="720" w:footer="720" w:gutter="0"/>
          <w:cols w:space="720"/>
          <w:docGrid w:linePitch="326"/>
        </w:sectPr>
      </w:pPr>
    </w:p>
    <w:p w14:paraId="23DC90C6" w14:textId="68FBEBFE"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346C9DDA" w14:textId="1E001373" w:rsidR="00B60D90" w:rsidRPr="00D253EF" w:rsidRDefault="00B60D90" w:rsidP="00B60D90">
      <w:pPr>
        <w:pStyle w:val="Caption"/>
        <w:keepNext/>
        <w:rPr>
          <w:rFonts w:asciiTheme="minorHAnsi" w:hAnsiTheme="minorHAnsi" w:cstheme="minorHAnsi"/>
          <w:b w:val="0"/>
          <w:bCs w:val="0"/>
        </w:rPr>
      </w:pPr>
      <w:bookmarkStart w:id="178" w:name="_Toc71670551"/>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9E45A0">
        <w:rPr>
          <w:rFonts w:asciiTheme="minorHAnsi" w:hAnsiTheme="minorHAnsi" w:cstheme="minorHAnsi"/>
          <w:b w:val="0"/>
          <w:bCs w:val="0"/>
          <w:noProof/>
        </w:rPr>
        <w:t>1</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Number of drain holes occupied by </w:t>
      </w:r>
      <w:r w:rsidRPr="00887353">
        <w:rPr>
          <w:rFonts w:asciiTheme="minorHAnsi" w:hAnsiTheme="minorHAnsi" w:cstheme="minorHAnsi"/>
          <w:b w:val="0"/>
          <w:bCs w:val="0"/>
          <w:i/>
          <w:iCs/>
        </w:rPr>
        <w:t>M. macropus</w:t>
      </w:r>
      <w:r w:rsidRPr="00D253EF">
        <w:rPr>
          <w:rFonts w:asciiTheme="minorHAnsi" w:hAnsiTheme="minorHAnsi" w:cstheme="minorHAnsi"/>
          <w:b w:val="0"/>
          <w:bCs w:val="0"/>
        </w:rPr>
        <w:t xml:space="preserve"> in the Yugar tunnel in summer and winter</w:t>
      </w:r>
      <w:r w:rsidR="00B568F5" w:rsidRPr="00D253EF">
        <w:rPr>
          <w:rFonts w:asciiTheme="minorHAnsi" w:hAnsiTheme="minorHAnsi" w:cstheme="minorHAnsi"/>
          <w:b w:val="0"/>
          <w:bCs w:val="0"/>
        </w:rPr>
        <w:t>.</w:t>
      </w:r>
      <w:bookmarkEnd w:id="178"/>
    </w:p>
    <w:p w14:paraId="7EE62820" w14:textId="77777777" w:rsidR="00B60D90" w:rsidRPr="00D253EF" w:rsidRDefault="00B60D90" w:rsidP="00B60D90">
      <w:pPr>
        <w:rPr>
          <w:rFonts w:asciiTheme="minorHAnsi" w:hAnsiTheme="minorHAnsi" w:cstheme="minorHAnsi"/>
        </w:rPr>
      </w:pPr>
    </w:p>
    <w:tbl>
      <w:tblPr>
        <w:tblStyle w:val="TableGrid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0"/>
        <w:gridCol w:w="2948"/>
        <w:gridCol w:w="2637"/>
      </w:tblGrid>
      <w:tr w:rsidR="00B60D90" w:rsidRPr="00D253EF" w14:paraId="56B3EF2B" w14:textId="77777777" w:rsidTr="00B60D90">
        <w:trPr>
          <w:trHeight w:val="461"/>
        </w:trPr>
        <w:tc>
          <w:tcPr>
            <w:tcW w:w="8175" w:type="dxa"/>
            <w:gridSpan w:val="3"/>
            <w:tcBorders>
              <w:top w:val="single" w:sz="4" w:space="0" w:color="auto"/>
            </w:tcBorders>
            <w:vAlign w:val="center"/>
          </w:tcPr>
          <w:p w14:paraId="0B40F998" w14:textId="77777777" w:rsidR="00B60D90" w:rsidRPr="00D253EF" w:rsidRDefault="00B60D90" w:rsidP="00B60D90">
            <w:pPr>
              <w:spacing w:after="160" w:line="259" w:lineRule="auto"/>
              <w:jc w:val="both"/>
              <w:rPr>
                <w:rFonts w:asciiTheme="minorHAnsi" w:hAnsiTheme="minorHAnsi" w:cstheme="minorHAnsi"/>
                <w:b/>
                <w:bCs/>
                <w:sz w:val="22"/>
                <w:lang w:val="en-US" w:eastAsia="zh-TW"/>
              </w:rPr>
            </w:pPr>
            <w:bookmarkStart w:id="179" w:name="_Toc159383943"/>
            <w:r w:rsidRPr="00D253EF">
              <w:rPr>
                <w:rFonts w:asciiTheme="minorHAnsi" w:hAnsiTheme="minorHAnsi" w:cstheme="minorHAnsi"/>
                <w:b/>
                <w:bCs/>
                <w:sz w:val="22"/>
                <w:lang w:val="en-US" w:eastAsia="zh-TW"/>
              </w:rPr>
              <w:t>Number of holes in the tunnel occupied by bats in summer and winter</w:t>
            </w:r>
          </w:p>
        </w:tc>
      </w:tr>
      <w:tr w:rsidR="00B60D90" w:rsidRPr="00D253EF" w14:paraId="1F85B970" w14:textId="77777777" w:rsidTr="00B60D90">
        <w:trPr>
          <w:trHeight w:val="445"/>
        </w:trPr>
        <w:tc>
          <w:tcPr>
            <w:tcW w:w="2590" w:type="dxa"/>
            <w:tcBorders>
              <w:top w:val="single" w:sz="4" w:space="0" w:color="auto"/>
              <w:right w:val="single" w:sz="4" w:space="0" w:color="auto"/>
            </w:tcBorders>
          </w:tcPr>
          <w:p w14:paraId="4FEB323E"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b/>
                <w:bCs/>
                <w:sz w:val="22"/>
                <w:lang w:val="en-US" w:eastAsia="zh-TW"/>
              </w:rPr>
              <w:t>Variables</w:t>
            </w:r>
          </w:p>
        </w:tc>
        <w:tc>
          <w:tcPr>
            <w:tcW w:w="2948" w:type="dxa"/>
            <w:tcBorders>
              <w:top w:val="single" w:sz="4" w:space="0" w:color="auto"/>
              <w:left w:val="single" w:sz="4" w:space="0" w:color="auto"/>
            </w:tcBorders>
            <w:vAlign w:val="center"/>
          </w:tcPr>
          <w:p w14:paraId="0CF34467" w14:textId="77777777" w:rsidR="00B60D90" w:rsidRPr="00D253EF" w:rsidRDefault="00B60D90" w:rsidP="00B60D90">
            <w:pPr>
              <w:spacing w:after="160" w:line="259" w:lineRule="auto"/>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Summer</w:t>
            </w:r>
          </w:p>
        </w:tc>
        <w:tc>
          <w:tcPr>
            <w:tcW w:w="2637" w:type="dxa"/>
            <w:tcBorders>
              <w:top w:val="single" w:sz="4" w:space="0" w:color="auto"/>
            </w:tcBorders>
            <w:vAlign w:val="center"/>
          </w:tcPr>
          <w:p w14:paraId="6B93C8A8" w14:textId="77777777" w:rsidR="00B60D90" w:rsidRPr="00D253EF" w:rsidRDefault="00B60D90" w:rsidP="00B60D90">
            <w:pPr>
              <w:spacing w:after="160" w:line="259" w:lineRule="auto"/>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Winter</w:t>
            </w:r>
          </w:p>
        </w:tc>
      </w:tr>
      <w:tr w:rsidR="00B60D90" w:rsidRPr="00D253EF" w14:paraId="7FCA6AC8" w14:textId="77777777" w:rsidTr="00B60D90">
        <w:trPr>
          <w:trHeight w:val="461"/>
        </w:trPr>
        <w:tc>
          <w:tcPr>
            <w:tcW w:w="2590" w:type="dxa"/>
            <w:tcBorders>
              <w:right w:val="single" w:sz="4" w:space="0" w:color="auto"/>
            </w:tcBorders>
          </w:tcPr>
          <w:p w14:paraId="6827C072"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Holes occupied</w:t>
            </w:r>
          </w:p>
        </w:tc>
        <w:tc>
          <w:tcPr>
            <w:tcW w:w="2948" w:type="dxa"/>
            <w:tcBorders>
              <w:left w:val="single" w:sz="4" w:space="0" w:color="auto"/>
            </w:tcBorders>
            <w:vAlign w:val="center"/>
          </w:tcPr>
          <w:p w14:paraId="580ECF8C"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10</w:t>
            </w:r>
          </w:p>
        </w:tc>
        <w:tc>
          <w:tcPr>
            <w:tcW w:w="2637" w:type="dxa"/>
            <w:vAlign w:val="center"/>
          </w:tcPr>
          <w:p w14:paraId="4B3D0A8C"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22</w:t>
            </w:r>
          </w:p>
        </w:tc>
      </w:tr>
      <w:tr w:rsidR="00B60D90" w:rsidRPr="00D253EF" w14:paraId="32A1E20E" w14:textId="77777777" w:rsidTr="00B60D90">
        <w:trPr>
          <w:trHeight w:val="461"/>
        </w:trPr>
        <w:tc>
          <w:tcPr>
            <w:tcW w:w="2590" w:type="dxa"/>
            <w:tcBorders>
              <w:bottom w:val="single" w:sz="4" w:space="0" w:color="auto"/>
              <w:right w:val="single" w:sz="4" w:space="0" w:color="auto"/>
            </w:tcBorders>
          </w:tcPr>
          <w:p w14:paraId="136F7744"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 occupied</w:t>
            </w:r>
          </w:p>
        </w:tc>
        <w:tc>
          <w:tcPr>
            <w:tcW w:w="2948" w:type="dxa"/>
            <w:tcBorders>
              <w:left w:val="single" w:sz="4" w:space="0" w:color="auto"/>
              <w:bottom w:val="single" w:sz="4" w:space="0" w:color="auto"/>
            </w:tcBorders>
            <w:vAlign w:val="center"/>
          </w:tcPr>
          <w:p w14:paraId="363F21E1"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21%</w:t>
            </w:r>
          </w:p>
        </w:tc>
        <w:tc>
          <w:tcPr>
            <w:tcW w:w="2637" w:type="dxa"/>
            <w:tcBorders>
              <w:bottom w:val="single" w:sz="4" w:space="0" w:color="auto"/>
            </w:tcBorders>
            <w:vAlign w:val="center"/>
          </w:tcPr>
          <w:p w14:paraId="2F0374BA"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46%</w:t>
            </w:r>
          </w:p>
        </w:tc>
      </w:tr>
    </w:tbl>
    <w:p w14:paraId="4423C6CC" w14:textId="35C3313D" w:rsidR="00B60D90" w:rsidRPr="00D253EF" w:rsidRDefault="00B60D90" w:rsidP="00D81B4C">
      <w:pPr>
        <w:rPr>
          <w:rFonts w:asciiTheme="minorHAnsi" w:hAnsiTheme="minorHAnsi" w:cstheme="minorHAnsi"/>
        </w:rPr>
      </w:pPr>
    </w:p>
    <w:p w14:paraId="1C44D484" w14:textId="77777777" w:rsidR="00FF2096" w:rsidRPr="00D253EF" w:rsidRDefault="00FF2096" w:rsidP="00D81B4C">
      <w:pPr>
        <w:rPr>
          <w:rFonts w:asciiTheme="minorHAnsi" w:hAnsiTheme="minorHAnsi" w:cstheme="minorHAnsi"/>
        </w:rPr>
      </w:pPr>
    </w:p>
    <w:p w14:paraId="7168BD52" w14:textId="7D03E3E9" w:rsidR="0028231E" w:rsidRPr="00D253EF" w:rsidRDefault="0028231E" w:rsidP="0028231E">
      <w:pPr>
        <w:pStyle w:val="Caption"/>
        <w:keepNext/>
        <w:rPr>
          <w:rFonts w:asciiTheme="minorHAnsi" w:hAnsiTheme="minorHAnsi" w:cstheme="minorHAnsi"/>
          <w:b w:val="0"/>
          <w:bCs w:val="0"/>
        </w:rPr>
      </w:pPr>
      <w:bookmarkStart w:id="180" w:name="_Toc71670552"/>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9E45A0">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The total population of </w:t>
      </w:r>
      <w:r w:rsidRPr="00D253EF">
        <w:rPr>
          <w:rFonts w:asciiTheme="minorHAnsi" w:hAnsiTheme="minorHAnsi" w:cstheme="minorHAnsi"/>
          <w:b w:val="0"/>
          <w:bCs w:val="0"/>
          <w:i/>
          <w:iCs/>
        </w:rPr>
        <w:t>M. macropus</w:t>
      </w:r>
      <w:r w:rsidRPr="00D253EF">
        <w:rPr>
          <w:rFonts w:asciiTheme="minorHAnsi" w:hAnsiTheme="minorHAnsi" w:cstheme="minorHAnsi"/>
          <w:b w:val="0"/>
          <w:bCs w:val="0"/>
        </w:rPr>
        <w:t xml:space="preserve"> inside drain holes and their mean population per hole ((± SD) along both the left and ride side of the tunnel in summer and winter.</w:t>
      </w:r>
      <w:bookmarkEnd w:id="180"/>
    </w:p>
    <w:p w14:paraId="6DF47270" w14:textId="77777777" w:rsidR="0028231E" w:rsidRPr="00D253EF" w:rsidRDefault="0028231E" w:rsidP="0028231E">
      <w:pPr>
        <w:rPr>
          <w:rFonts w:asciiTheme="minorHAnsi" w:hAnsiTheme="minorHAnsi" w:cstheme="minorHAnsi"/>
        </w:rPr>
      </w:pPr>
    </w:p>
    <w:tbl>
      <w:tblPr>
        <w:tblStyle w:val="TableGrid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6"/>
        <w:gridCol w:w="1089"/>
        <w:gridCol w:w="1639"/>
        <w:gridCol w:w="1066"/>
        <w:gridCol w:w="1623"/>
        <w:gridCol w:w="1346"/>
      </w:tblGrid>
      <w:tr w:rsidR="00B60D90" w:rsidRPr="00D253EF" w14:paraId="4EBBE016" w14:textId="77777777" w:rsidTr="00B60D90">
        <w:trPr>
          <w:trHeight w:val="287"/>
        </w:trPr>
        <w:tc>
          <w:tcPr>
            <w:tcW w:w="1396" w:type="dxa"/>
            <w:vMerge w:val="restart"/>
            <w:tcBorders>
              <w:top w:val="single" w:sz="4" w:space="0" w:color="auto"/>
              <w:right w:val="single" w:sz="4" w:space="0" w:color="auto"/>
            </w:tcBorders>
            <w:vAlign w:val="center"/>
          </w:tcPr>
          <w:p w14:paraId="1C0A5564" w14:textId="77777777" w:rsidR="00B60D90" w:rsidRPr="00D253EF" w:rsidRDefault="00B60D90" w:rsidP="00B60D90">
            <w:pPr>
              <w:rPr>
                <w:rFonts w:asciiTheme="minorHAnsi" w:hAnsiTheme="minorHAnsi" w:cstheme="minorHAnsi"/>
                <w:sz w:val="22"/>
                <w:lang w:val="en-US" w:eastAsia="zh-TW"/>
              </w:rPr>
            </w:pPr>
            <w:r w:rsidRPr="00D253EF">
              <w:rPr>
                <w:rFonts w:asciiTheme="minorHAnsi" w:hAnsiTheme="minorHAnsi" w:cstheme="minorHAnsi"/>
                <w:b/>
                <w:bCs/>
                <w:sz w:val="22"/>
                <w:lang w:val="en-US" w:eastAsia="zh-TW"/>
              </w:rPr>
              <w:t>Season</w:t>
            </w:r>
          </w:p>
        </w:tc>
        <w:tc>
          <w:tcPr>
            <w:tcW w:w="2728" w:type="dxa"/>
            <w:gridSpan w:val="2"/>
            <w:tcBorders>
              <w:top w:val="single" w:sz="4" w:space="0" w:color="auto"/>
              <w:left w:val="single" w:sz="4" w:space="0" w:color="auto"/>
              <w:bottom w:val="single" w:sz="4" w:space="0" w:color="auto"/>
              <w:right w:val="single" w:sz="4" w:space="0" w:color="auto"/>
            </w:tcBorders>
            <w:vAlign w:val="center"/>
          </w:tcPr>
          <w:p w14:paraId="537AA2B6" w14:textId="77777777" w:rsidR="00B60D90" w:rsidRPr="00D253EF" w:rsidRDefault="00B60D90" w:rsidP="00B60D90">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Left</w:t>
            </w:r>
          </w:p>
        </w:tc>
        <w:tc>
          <w:tcPr>
            <w:tcW w:w="2689" w:type="dxa"/>
            <w:gridSpan w:val="2"/>
            <w:tcBorders>
              <w:top w:val="single" w:sz="4" w:space="0" w:color="auto"/>
              <w:left w:val="single" w:sz="4" w:space="0" w:color="auto"/>
              <w:bottom w:val="single" w:sz="4" w:space="0" w:color="auto"/>
              <w:right w:val="single" w:sz="4" w:space="0" w:color="auto"/>
            </w:tcBorders>
            <w:vAlign w:val="center"/>
          </w:tcPr>
          <w:p w14:paraId="22C1019A" w14:textId="77777777" w:rsidR="00B60D90" w:rsidRPr="00D253EF" w:rsidRDefault="00B60D90" w:rsidP="00B60D90">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Right</w:t>
            </w:r>
          </w:p>
        </w:tc>
        <w:tc>
          <w:tcPr>
            <w:tcW w:w="1346" w:type="dxa"/>
            <w:vMerge w:val="restart"/>
            <w:tcBorders>
              <w:top w:val="single" w:sz="4" w:space="0" w:color="auto"/>
              <w:left w:val="single" w:sz="4" w:space="0" w:color="auto"/>
            </w:tcBorders>
            <w:vAlign w:val="center"/>
          </w:tcPr>
          <w:p w14:paraId="6167307C" w14:textId="77777777" w:rsidR="00B60D90" w:rsidRPr="00D253EF" w:rsidRDefault="00B60D90" w:rsidP="00B60D90">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Total</w:t>
            </w:r>
          </w:p>
        </w:tc>
      </w:tr>
      <w:tr w:rsidR="00B60D90" w:rsidRPr="00D253EF" w14:paraId="46A2118A" w14:textId="77777777" w:rsidTr="0028231E">
        <w:trPr>
          <w:trHeight w:val="575"/>
        </w:trPr>
        <w:tc>
          <w:tcPr>
            <w:tcW w:w="1396" w:type="dxa"/>
            <w:vMerge/>
            <w:tcBorders>
              <w:bottom w:val="single" w:sz="4" w:space="0" w:color="auto"/>
              <w:right w:val="single" w:sz="4" w:space="0" w:color="auto"/>
            </w:tcBorders>
          </w:tcPr>
          <w:p w14:paraId="18907A12" w14:textId="77777777" w:rsidR="00B60D90" w:rsidRPr="00D253EF" w:rsidRDefault="00B60D90" w:rsidP="00B60D90">
            <w:pPr>
              <w:rPr>
                <w:rFonts w:asciiTheme="minorHAnsi" w:hAnsiTheme="minorHAnsi" w:cstheme="minorHAnsi"/>
                <w:b/>
                <w:bCs/>
                <w:sz w:val="22"/>
                <w:lang w:val="en-US" w:eastAsia="zh-TW"/>
              </w:rPr>
            </w:pPr>
          </w:p>
        </w:tc>
        <w:tc>
          <w:tcPr>
            <w:tcW w:w="1089" w:type="dxa"/>
            <w:tcBorders>
              <w:top w:val="single" w:sz="4" w:space="0" w:color="auto"/>
              <w:left w:val="single" w:sz="4" w:space="0" w:color="auto"/>
              <w:bottom w:val="single" w:sz="4" w:space="0" w:color="auto"/>
            </w:tcBorders>
            <w:vAlign w:val="center"/>
          </w:tcPr>
          <w:p w14:paraId="79A7C25A"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Total</w:t>
            </w:r>
          </w:p>
        </w:tc>
        <w:tc>
          <w:tcPr>
            <w:tcW w:w="1639" w:type="dxa"/>
            <w:tcBorders>
              <w:top w:val="single" w:sz="4" w:space="0" w:color="auto"/>
              <w:bottom w:val="single" w:sz="4" w:space="0" w:color="auto"/>
              <w:right w:val="single" w:sz="4" w:space="0" w:color="auto"/>
            </w:tcBorders>
            <w:vAlign w:val="center"/>
          </w:tcPr>
          <w:p w14:paraId="33D7F147"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Bats/ hole (± SD)</w:t>
            </w:r>
          </w:p>
        </w:tc>
        <w:tc>
          <w:tcPr>
            <w:tcW w:w="1066" w:type="dxa"/>
            <w:tcBorders>
              <w:top w:val="single" w:sz="4" w:space="0" w:color="auto"/>
              <w:left w:val="single" w:sz="4" w:space="0" w:color="auto"/>
              <w:bottom w:val="single" w:sz="4" w:space="0" w:color="auto"/>
            </w:tcBorders>
            <w:vAlign w:val="center"/>
          </w:tcPr>
          <w:p w14:paraId="7E5010EC"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Total</w:t>
            </w:r>
          </w:p>
        </w:tc>
        <w:tc>
          <w:tcPr>
            <w:tcW w:w="1623" w:type="dxa"/>
            <w:tcBorders>
              <w:top w:val="single" w:sz="4" w:space="0" w:color="auto"/>
              <w:bottom w:val="single" w:sz="4" w:space="0" w:color="auto"/>
              <w:right w:val="single" w:sz="4" w:space="0" w:color="auto"/>
            </w:tcBorders>
            <w:vAlign w:val="center"/>
          </w:tcPr>
          <w:p w14:paraId="60A62FA9"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Bats/ hole (± SD)</w:t>
            </w:r>
          </w:p>
        </w:tc>
        <w:tc>
          <w:tcPr>
            <w:tcW w:w="1346" w:type="dxa"/>
            <w:vMerge/>
            <w:tcBorders>
              <w:left w:val="single" w:sz="4" w:space="0" w:color="auto"/>
              <w:bottom w:val="single" w:sz="4" w:space="0" w:color="auto"/>
            </w:tcBorders>
            <w:vAlign w:val="center"/>
          </w:tcPr>
          <w:p w14:paraId="627F3F08" w14:textId="77777777" w:rsidR="00B60D90" w:rsidRPr="00D253EF" w:rsidRDefault="00B60D90" w:rsidP="00B60D90">
            <w:pPr>
              <w:jc w:val="center"/>
              <w:rPr>
                <w:rFonts w:asciiTheme="minorHAnsi" w:hAnsiTheme="minorHAnsi" w:cstheme="minorHAnsi"/>
                <w:sz w:val="22"/>
                <w:lang w:val="en-US" w:eastAsia="zh-TW"/>
              </w:rPr>
            </w:pPr>
          </w:p>
        </w:tc>
      </w:tr>
      <w:tr w:rsidR="00B60D90" w:rsidRPr="00D253EF" w14:paraId="51526D65" w14:textId="77777777" w:rsidTr="0028231E">
        <w:trPr>
          <w:trHeight w:val="188"/>
        </w:trPr>
        <w:tc>
          <w:tcPr>
            <w:tcW w:w="1396" w:type="dxa"/>
            <w:tcBorders>
              <w:top w:val="single" w:sz="4" w:space="0" w:color="auto"/>
              <w:right w:val="single" w:sz="4" w:space="0" w:color="auto"/>
            </w:tcBorders>
            <w:vAlign w:val="center"/>
          </w:tcPr>
          <w:p w14:paraId="5287A9BB" w14:textId="77777777" w:rsidR="00B60D90" w:rsidRPr="00D253EF" w:rsidRDefault="00B60D90" w:rsidP="00B60D90">
            <w:pPr>
              <w:rPr>
                <w:rFonts w:asciiTheme="minorHAnsi" w:hAnsiTheme="minorHAnsi" w:cstheme="minorHAnsi"/>
                <w:sz w:val="22"/>
                <w:lang w:val="en-US" w:eastAsia="zh-TW"/>
              </w:rPr>
            </w:pPr>
            <w:r w:rsidRPr="00D253EF">
              <w:rPr>
                <w:rFonts w:asciiTheme="minorHAnsi" w:hAnsiTheme="minorHAnsi" w:cstheme="minorHAnsi"/>
                <w:sz w:val="22"/>
                <w:lang w:val="en-US" w:eastAsia="zh-TW"/>
              </w:rPr>
              <w:t>Summer</w:t>
            </w:r>
          </w:p>
        </w:tc>
        <w:tc>
          <w:tcPr>
            <w:tcW w:w="1089" w:type="dxa"/>
            <w:tcBorders>
              <w:top w:val="single" w:sz="4" w:space="0" w:color="auto"/>
              <w:left w:val="single" w:sz="4" w:space="0" w:color="auto"/>
            </w:tcBorders>
            <w:vAlign w:val="center"/>
          </w:tcPr>
          <w:p w14:paraId="39875987"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33</w:t>
            </w:r>
          </w:p>
        </w:tc>
        <w:tc>
          <w:tcPr>
            <w:tcW w:w="1639" w:type="dxa"/>
            <w:tcBorders>
              <w:top w:val="single" w:sz="4" w:space="0" w:color="auto"/>
              <w:right w:val="single" w:sz="4" w:space="0" w:color="auto"/>
            </w:tcBorders>
            <w:vAlign w:val="center"/>
          </w:tcPr>
          <w:p w14:paraId="18826DC8" w14:textId="77777777" w:rsidR="00B60D90" w:rsidRPr="00D253EF" w:rsidRDefault="00B60D90" w:rsidP="00B60D90">
            <w:pPr>
              <w:jc w:val="center"/>
              <w:rPr>
                <w:rFonts w:asciiTheme="minorHAnsi" w:hAnsiTheme="minorHAnsi" w:cstheme="minorHAnsi"/>
                <w:sz w:val="22"/>
                <w:lang w:val="en-US" w:eastAsia="zh-TW"/>
              </w:rPr>
            </w:pPr>
            <w:commentRangeStart w:id="181"/>
            <w:r w:rsidRPr="00D253EF">
              <w:rPr>
                <w:rFonts w:asciiTheme="minorHAnsi" w:hAnsiTheme="minorHAnsi" w:cstheme="minorHAnsi"/>
                <w:sz w:val="22"/>
                <w:lang w:val="en-US" w:eastAsia="zh-TW"/>
              </w:rPr>
              <w:t>6.6</w:t>
            </w:r>
            <w:commentRangeEnd w:id="181"/>
            <w:r w:rsidRPr="00D253EF">
              <w:rPr>
                <w:rFonts w:asciiTheme="minorHAnsi" w:hAnsiTheme="minorHAnsi" w:cstheme="minorHAnsi"/>
                <w:sz w:val="16"/>
                <w:szCs w:val="16"/>
                <w:lang w:eastAsia="zh-TW"/>
              </w:rPr>
              <w:commentReference w:id="181"/>
            </w:r>
            <w:r w:rsidRPr="00D253EF">
              <w:rPr>
                <w:rFonts w:asciiTheme="minorHAnsi" w:hAnsiTheme="minorHAnsi" w:cstheme="minorHAnsi"/>
                <w:sz w:val="22"/>
                <w:lang w:val="en-US" w:eastAsia="zh-TW"/>
              </w:rPr>
              <w:t xml:space="preserve"> ± 2.9</w:t>
            </w:r>
          </w:p>
        </w:tc>
        <w:tc>
          <w:tcPr>
            <w:tcW w:w="1066" w:type="dxa"/>
            <w:tcBorders>
              <w:top w:val="single" w:sz="4" w:space="0" w:color="auto"/>
              <w:left w:val="single" w:sz="4" w:space="0" w:color="auto"/>
            </w:tcBorders>
            <w:vAlign w:val="center"/>
          </w:tcPr>
          <w:p w14:paraId="5EBA4E0C"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40</w:t>
            </w:r>
          </w:p>
        </w:tc>
        <w:tc>
          <w:tcPr>
            <w:tcW w:w="1623" w:type="dxa"/>
            <w:tcBorders>
              <w:top w:val="single" w:sz="4" w:space="0" w:color="auto"/>
              <w:right w:val="single" w:sz="4" w:space="0" w:color="auto"/>
            </w:tcBorders>
            <w:vAlign w:val="center"/>
          </w:tcPr>
          <w:p w14:paraId="2C510BA3"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8.0 ± 3.5</w:t>
            </w:r>
          </w:p>
        </w:tc>
        <w:tc>
          <w:tcPr>
            <w:tcW w:w="1346" w:type="dxa"/>
            <w:tcBorders>
              <w:top w:val="single" w:sz="4" w:space="0" w:color="auto"/>
              <w:left w:val="single" w:sz="4" w:space="0" w:color="auto"/>
            </w:tcBorders>
            <w:vAlign w:val="center"/>
          </w:tcPr>
          <w:p w14:paraId="3C38278F"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73</w:t>
            </w:r>
          </w:p>
        </w:tc>
      </w:tr>
      <w:tr w:rsidR="00B60D90" w:rsidRPr="00D253EF" w14:paraId="07FDCC69" w14:textId="77777777" w:rsidTr="0028231E">
        <w:trPr>
          <w:trHeight w:val="271"/>
        </w:trPr>
        <w:tc>
          <w:tcPr>
            <w:tcW w:w="1396" w:type="dxa"/>
            <w:tcBorders>
              <w:bottom w:val="single" w:sz="4" w:space="0" w:color="auto"/>
              <w:right w:val="single" w:sz="4" w:space="0" w:color="auto"/>
            </w:tcBorders>
            <w:vAlign w:val="center"/>
          </w:tcPr>
          <w:p w14:paraId="623B8A5D" w14:textId="77777777" w:rsidR="00B60D90" w:rsidRPr="00D253EF" w:rsidRDefault="00B60D90" w:rsidP="00B60D90">
            <w:pPr>
              <w:rPr>
                <w:rFonts w:asciiTheme="minorHAnsi" w:hAnsiTheme="minorHAnsi" w:cstheme="minorHAnsi"/>
                <w:sz w:val="22"/>
                <w:lang w:val="en-US" w:eastAsia="zh-TW"/>
              </w:rPr>
            </w:pPr>
            <w:r w:rsidRPr="00D253EF">
              <w:rPr>
                <w:rFonts w:asciiTheme="minorHAnsi" w:hAnsiTheme="minorHAnsi" w:cstheme="minorHAnsi"/>
                <w:sz w:val="22"/>
                <w:lang w:val="en-US" w:eastAsia="zh-TW"/>
              </w:rPr>
              <w:t>Winter</w:t>
            </w:r>
          </w:p>
        </w:tc>
        <w:tc>
          <w:tcPr>
            <w:tcW w:w="1089" w:type="dxa"/>
            <w:tcBorders>
              <w:left w:val="single" w:sz="4" w:space="0" w:color="auto"/>
              <w:bottom w:val="single" w:sz="4" w:space="0" w:color="auto"/>
            </w:tcBorders>
            <w:vAlign w:val="center"/>
          </w:tcPr>
          <w:p w14:paraId="2138075A"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36</w:t>
            </w:r>
          </w:p>
        </w:tc>
        <w:tc>
          <w:tcPr>
            <w:tcW w:w="1639" w:type="dxa"/>
            <w:tcBorders>
              <w:bottom w:val="single" w:sz="4" w:space="0" w:color="auto"/>
              <w:right w:val="single" w:sz="4" w:space="0" w:color="auto"/>
            </w:tcBorders>
            <w:vAlign w:val="center"/>
          </w:tcPr>
          <w:p w14:paraId="7D7EBAF1"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2.8 ± 3.1</w:t>
            </w:r>
          </w:p>
        </w:tc>
        <w:tc>
          <w:tcPr>
            <w:tcW w:w="1066" w:type="dxa"/>
            <w:tcBorders>
              <w:left w:val="single" w:sz="4" w:space="0" w:color="auto"/>
              <w:bottom w:val="single" w:sz="4" w:space="0" w:color="auto"/>
            </w:tcBorders>
            <w:vAlign w:val="center"/>
          </w:tcPr>
          <w:p w14:paraId="01D6B90C"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41</w:t>
            </w:r>
          </w:p>
        </w:tc>
        <w:tc>
          <w:tcPr>
            <w:tcW w:w="1623" w:type="dxa"/>
            <w:tcBorders>
              <w:bottom w:val="single" w:sz="4" w:space="0" w:color="auto"/>
              <w:right w:val="single" w:sz="4" w:space="0" w:color="auto"/>
            </w:tcBorders>
            <w:vAlign w:val="center"/>
          </w:tcPr>
          <w:p w14:paraId="2585C0D3"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4.6 ± 2.8</w:t>
            </w:r>
          </w:p>
        </w:tc>
        <w:tc>
          <w:tcPr>
            <w:tcW w:w="1346" w:type="dxa"/>
            <w:tcBorders>
              <w:left w:val="single" w:sz="4" w:space="0" w:color="auto"/>
              <w:bottom w:val="single" w:sz="4" w:space="0" w:color="auto"/>
            </w:tcBorders>
            <w:vAlign w:val="center"/>
          </w:tcPr>
          <w:p w14:paraId="174332BA"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77</w:t>
            </w:r>
          </w:p>
        </w:tc>
      </w:tr>
    </w:tbl>
    <w:p w14:paraId="62552AF8" w14:textId="77777777" w:rsidR="00B60D90" w:rsidRPr="00D253EF" w:rsidRDefault="00B60D90" w:rsidP="00D81B4C">
      <w:pPr>
        <w:rPr>
          <w:rFonts w:asciiTheme="minorHAnsi" w:hAnsiTheme="minorHAnsi" w:cstheme="minorHAnsi"/>
        </w:rPr>
      </w:pPr>
    </w:p>
    <w:p w14:paraId="6D418166" w14:textId="77777777" w:rsidR="00B60D90" w:rsidRPr="00D253EF" w:rsidRDefault="00B60D90" w:rsidP="00D81B4C">
      <w:pPr>
        <w:rPr>
          <w:rFonts w:asciiTheme="minorHAnsi" w:hAnsiTheme="minorHAnsi" w:cstheme="minorHAnsi"/>
        </w:rPr>
      </w:pPr>
    </w:p>
    <w:p w14:paraId="2DDFDE64" w14:textId="77777777" w:rsidR="00B60D90" w:rsidRPr="00D253EF" w:rsidRDefault="00B60D90" w:rsidP="00D81B4C">
      <w:pPr>
        <w:rPr>
          <w:rFonts w:asciiTheme="minorHAnsi" w:hAnsiTheme="minorHAnsi" w:cstheme="minorHAnsi"/>
        </w:rPr>
      </w:pPr>
    </w:p>
    <w:p w14:paraId="0DFE3705" w14:textId="77777777" w:rsidR="00B60D90" w:rsidRPr="00D253EF" w:rsidRDefault="00B60D90" w:rsidP="00D81B4C">
      <w:pPr>
        <w:rPr>
          <w:rFonts w:asciiTheme="minorHAnsi" w:hAnsiTheme="minorHAnsi" w:cstheme="minorHAnsi"/>
        </w:rPr>
      </w:pPr>
    </w:p>
    <w:p w14:paraId="550C757A" w14:textId="77777777" w:rsidR="00B60D90" w:rsidRPr="00D253EF" w:rsidRDefault="00B60D90" w:rsidP="00D81B4C">
      <w:pPr>
        <w:rPr>
          <w:rFonts w:asciiTheme="minorHAnsi" w:hAnsiTheme="minorHAnsi" w:cstheme="minorHAnsi"/>
        </w:rPr>
      </w:pPr>
    </w:p>
    <w:p w14:paraId="2DC98991" w14:textId="76818D70" w:rsidR="004C3904" w:rsidRDefault="00FF2096" w:rsidP="004C3904">
      <w:pPr>
        <w:spacing w:after="160" w:line="259" w:lineRule="auto"/>
        <w:jc w:val="both"/>
        <w:rPr>
          <w:rFonts w:asciiTheme="minorHAnsi" w:eastAsia="PMingLiU" w:hAnsiTheme="minorHAnsi" w:cstheme="minorHAnsi"/>
          <w:b/>
          <w:bCs/>
          <w:sz w:val="28"/>
          <w:szCs w:val="28"/>
          <w:lang w:val="en-US" w:eastAsia="zh-TW"/>
        </w:rPr>
      </w:pPr>
      <w:r w:rsidRPr="00D253EF">
        <w:rPr>
          <w:rFonts w:asciiTheme="minorHAnsi" w:hAnsiTheme="minorHAnsi" w:cstheme="minorHAnsi"/>
        </w:rPr>
        <w:br w:type="page"/>
      </w:r>
      <w:r w:rsidR="004C3904" w:rsidRPr="007852D7">
        <w:rPr>
          <w:rFonts w:asciiTheme="minorHAnsi" w:eastAsia="PMingLiU" w:hAnsiTheme="minorHAnsi" w:cstheme="minorHAnsi"/>
          <w:b/>
          <w:bCs/>
          <w:sz w:val="28"/>
          <w:szCs w:val="28"/>
          <w:lang w:val="en-US" w:eastAsia="zh-TW"/>
        </w:rPr>
        <w:lastRenderedPageBreak/>
        <w:t>Roosting microclimate – Temperature</w:t>
      </w:r>
    </w:p>
    <w:p w14:paraId="631BF081" w14:textId="77777777" w:rsidR="007852D7" w:rsidRPr="007852D7" w:rsidRDefault="007852D7" w:rsidP="004C3904">
      <w:pPr>
        <w:spacing w:after="160" w:line="259" w:lineRule="auto"/>
        <w:jc w:val="both"/>
        <w:rPr>
          <w:rFonts w:asciiTheme="minorHAnsi" w:eastAsia="PMingLiU" w:hAnsiTheme="minorHAnsi" w:cstheme="minorHAnsi"/>
          <w:b/>
          <w:bCs/>
          <w:sz w:val="28"/>
          <w:szCs w:val="28"/>
          <w:lang w:val="en-US" w:eastAsia="zh-TW"/>
        </w:rPr>
      </w:pPr>
    </w:p>
    <w:p w14:paraId="27AF535F" w14:textId="222613C8" w:rsidR="004C3904" w:rsidRPr="00D253EF" w:rsidRDefault="004C3904" w:rsidP="004C3904">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External temperatures and those recorded in the tunnel followed a similar daily pattern, with temperature increasing after sunrise and decreasing in the evening (Figures 3</w:t>
      </w:r>
      <w:r w:rsidR="00224200"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 &amp; </w:t>
      </w:r>
      <w:r w:rsidR="00224200" w:rsidRPr="00D253EF">
        <w:rPr>
          <w:rFonts w:asciiTheme="minorHAnsi" w:eastAsia="PMingLiU" w:hAnsiTheme="minorHAnsi" w:cstheme="minorHAnsi"/>
          <w:szCs w:val="24"/>
          <w:lang w:val="en-US" w:eastAsia="zh-TW"/>
        </w:rPr>
        <w:t>3-4</w:t>
      </w:r>
      <w:r w:rsidRPr="00D253EF">
        <w:rPr>
          <w:rFonts w:asciiTheme="minorHAnsi" w:eastAsia="PMingLiU" w:hAnsiTheme="minorHAnsi" w:cstheme="minorHAnsi"/>
          <w:szCs w:val="24"/>
          <w:lang w:val="en-US" w:eastAsia="zh-TW"/>
        </w:rPr>
        <w:t xml:space="preserve">). In summer, the daily maximums occurred between 12:00 and 15:00 and minimums occurred between 06:00 and 07:00; within the first hour after official sunrise. </w:t>
      </w:r>
      <w:commentRangeStart w:id="182"/>
      <w:r w:rsidRPr="00D253EF">
        <w:rPr>
          <w:rFonts w:asciiTheme="minorHAnsi" w:eastAsia="PMingLiU" w:hAnsiTheme="minorHAnsi" w:cstheme="minorHAnsi"/>
          <w:szCs w:val="24"/>
          <w:lang w:val="en-US" w:eastAsia="zh-TW"/>
        </w:rPr>
        <w:t>In winter</w:t>
      </w:r>
      <w:commentRangeEnd w:id="182"/>
      <w:r w:rsidRPr="00D253EF">
        <w:rPr>
          <w:rFonts w:asciiTheme="minorHAnsi" w:eastAsia="PMingLiU" w:hAnsiTheme="minorHAnsi" w:cstheme="minorHAnsi"/>
          <w:szCs w:val="24"/>
          <w:lang w:val="en-US" w:eastAsia="zh-TW"/>
        </w:rPr>
        <w:commentReference w:id="182"/>
      </w:r>
      <w:r w:rsidRPr="00D253EF">
        <w:rPr>
          <w:rFonts w:asciiTheme="minorHAnsi" w:eastAsia="PMingLiU" w:hAnsiTheme="minorHAnsi" w:cstheme="minorHAnsi"/>
          <w:szCs w:val="24"/>
          <w:lang w:val="en-US" w:eastAsia="zh-TW"/>
        </w:rPr>
        <w:t>,</w:t>
      </w:r>
      <w:r w:rsidR="00272796">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 xml:space="preserve">daily maximums occurred between 13:00 and 15:00. However, daily minimums varied more between days </w:t>
      </w:r>
      <w:commentRangeStart w:id="183"/>
      <w:r w:rsidRPr="00D253EF">
        <w:rPr>
          <w:rFonts w:asciiTheme="minorHAnsi" w:eastAsia="PMingLiU" w:hAnsiTheme="minorHAnsi" w:cstheme="minorHAnsi"/>
          <w:szCs w:val="24"/>
          <w:lang w:val="en-US" w:eastAsia="zh-TW"/>
        </w:rPr>
        <w:t>with 4 days of minimum temperature occurr</w:t>
      </w:r>
      <w:r w:rsidR="0039010C">
        <w:rPr>
          <w:rFonts w:asciiTheme="minorHAnsi" w:eastAsia="PMingLiU" w:hAnsiTheme="minorHAnsi" w:cstheme="minorHAnsi"/>
          <w:szCs w:val="24"/>
          <w:lang w:val="en-US" w:eastAsia="zh-TW"/>
        </w:rPr>
        <w:t xml:space="preserve">ing </w:t>
      </w:r>
      <w:r w:rsidRPr="00D253EF">
        <w:rPr>
          <w:rFonts w:asciiTheme="minorHAnsi" w:eastAsia="PMingLiU" w:hAnsiTheme="minorHAnsi" w:cstheme="minorHAnsi"/>
          <w:szCs w:val="24"/>
          <w:lang w:val="en-US" w:eastAsia="zh-TW"/>
        </w:rPr>
        <w:t>between 06:00 – 08:00 and 3 days of minimum temperature occurr</w:t>
      </w:r>
      <w:r w:rsidR="008076A2">
        <w:rPr>
          <w:rFonts w:asciiTheme="minorHAnsi" w:eastAsia="PMingLiU" w:hAnsiTheme="minorHAnsi" w:cstheme="minorHAnsi"/>
          <w:szCs w:val="24"/>
          <w:lang w:val="en-US" w:eastAsia="zh-TW"/>
        </w:rPr>
        <w:t>ing</w:t>
      </w:r>
      <w:r w:rsidRPr="00D253EF">
        <w:rPr>
          <w:rFonts w:asciiTheme="minorHAnsi" w:eastAsia="PMingLiU" w:hAnsiTheme="minorHAnsi" w:cstheme="minorHAnsi"/>
          <w:szCs w:val="24"/>
          <w:lang w:val="en-US" w:eastAsia="zh-TW"/>
        </w:rPr>
        <w:t xml:space="preserve"> between</w:t>
      </w:r>
      <w:commentRangeEnd w:id="183"/>
      <w:r w:rsidRPr="00D253EF">
        <w:rPr>
          <w:rFonts w:asciiTheme="minorHAnsi" w:eastAsia="PMingLiU" w:hAnsiTheme="minorHAnsi" w:cstheme="minorHAnsi"/>
          <w:szCs w:val="24"/>
          <w:lang w:eastAsia="zh-TW"/>
        </w:rPr>
        <w:commentReference w:id="183"/>
      </w:r>
      <w:r w:rsidRPr="00D253EF">
        <w:rPr>
          <w:rFonts w:asciiTheme="minorHAnsi" w:eastAsia="PMingLiU" w:hAnsiTheme="minorHAnsi" w:cstheme="minorHAnsi"/>
          <w:szCs w:val="24"/>
          <w:lang w:val="en-US" w:eastAsia="zh-TW"/>
        </w:rPr>
        <w:t xml:space="preserve"> 00:00 – 06:00; within 6 hours before official sunrise. </w:t>
      </w:r>
    </w:p>
    <w:p w14:paraId="0C1E393C" w14:textId="11FAEC80" w:rsidR="004C3904" w:rsidRPr="00D253EF" w:rsidRDefault="004C3904" w:rsidP="004C3904">
      <w:pPr>
        <w:spacing w:after="160" w:line="360" w:lineRule="auto"/>
        <w:ind w:firstLine="567"/>
        <w:jc w:val="both"/>
        <w:rPr>
          <w:rFonts w:asciiTheme="minorHAnsi" w:eastAsia="PMingLiU" w:hAnsiTheme="minorHAnsi" w:cstheme="minorHAnsi"/>
          <w:szCs w:val="24"/>
          <w:lang w:val="en-US" w:eastAsia="zh-TW"/>
        </w:rPr>
      </w:pPr>
      <w:commentRangeStart w:id="184"/>
      <w:r w:rsidRPr="00D253EF">
        <w:rPr>
          <w:rFonts w:asciiTheme="minorHAnsi" w:eastAsia="PMingLiU" w:hAnsiTheme="minorHAnsi" w:cstheme="minorHAnsi"/>
          <w:szCs w:val="24"/>
          <w:lang w:val="en-US" w:eastAsia="zh-TW"/>
        </w:rPr>
        <w:t xml:space="preserve">Tunnel temperatures were more stable than those recorded outside the tunnel, in both summer and winter. </w:t>
      </w:r>
      <w:commentRangeEnd w:id="184"/>
      <w:r w:rsidRPr="00D253EF">
        <w:rPr>
          <w:rFonts w:asciiTheme="minorHAnsi" w:eastAsia="PMingLiU" w:hAnsiTheme="minorHAnsi" w:cstheme="minorHAnsi"/>
          <w:szCs w:val="24"/>
          <w:lang w:val="en-US" w:eastAsia="zh-TW"/>
        </w:rPr>
        <w:commentReference w:id="184"/>
      </w:r>
      <w:r w:rsidRPr="00D253EF">
        <w:rPr>
          <w:rFonts w:asciiTheme="minorHAnsi" w:eastAsia="PMingLiU" w:hAnsiTheme="minorHAnsi" w:cstheme="minorHAnsi"/>
          <w:szCs w:val="24"/>
          <w:lang w:val="en-US" w:eastAsia="zh-TW"/>
        </w:rPr>
        <w:t>In summer, all three tunnel ambients showed daily temperature fluctuations ranging between 21.1</w:t>
      </w:r>
      <w:commentRangeStart w:id="185"/>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w:t>
      </w:r>
      <w:commentRangeEnd w:id="185"/>
      <w:r w:rsidRPr="00D253EF">
        <w:rPr>
          <w:rFonts w:asciiTheme="minorHAnsi" w:eastAsia="PMingLiU" w:hAnsiTheme="minorHAnsi" w:cstheme="minorHAnsi"/>
          <w:szCs w:val="24"/>
          <w:lang w:eastAsia="zh-TW"/>
        </w:rPr>
        <w:commentReference w:id="185"/>
      </w:r>
      <w:r w:rsidRPr="00D253EF">
        <w:rPr>
          <w:rFonts w:asciiTheme="minorHAnsi" w:eastAsia="PMingLiU" w:hAnsiTheme="minorHAnsi" w:cstheme="minorHAnsi"/>
          <w:szCs w:val="24"/>
          <w:lang w:val="en-US" w:eastAsia="zh-TW"/>
        </w:rPr>
        <w:t xml:space="preserve"> – 22.5</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(1.4</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less than that of external ambient (EXA) which ranged between 16.7</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29.1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(12.4</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(Figure </w:t>
      </w:r>
      <w:r w:rsidR="00B316A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3). In winter, tunnel ambient 2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and ambient 3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3) showed relatively stable temperature fluctuations ranging between 16.1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18.8</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(2.7</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smaller than ambient 1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1) which ranged between 14.6</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18.6</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(4.0</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w:t>
      </w:r>
      <w:commentRangeStart w:id="186"/>
      <w:r w:rsidRPr="00D253EF">
        <w:rPr>
          <w:rFonts w:asciiTheme="minorHAnsi" w:eastAsia="PMingLiU" w:hAnsiTheme="minorHAnsi" w:cstheme="minorHAnsi"/>
          <w:szCs w:val="24"/>
          <w:lang w:val="en-US" w:eastAsia="zh-TW"/>
        </w:rPr>
        <w:t>EXA recorded at tunnel entrance ranged between 12.1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23.5</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(11.1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and EXA recorded at SERF with the highest daily temperature fluctuation approximately between 8.7</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27.3</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(18.6</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(Figure</w:t>
      </w:r>
      <w:r w:rsidR="0020316C">
        <w:rPr>
          <w:rFonts w:asciiTheme="minorHAnsi" w:eastAsia="PMingLiU" w:hAnsiTheme="minorHAnsi" w:cstheme="minorHAnsi"/>
          <w:szCs w:val="24"/>
          <w:lang w:val="en-US" w:eastAsia="zh-TW"/>
        </w:rPr>
        <w:t xml:space="preserve"> </w:t>
      </w:r>
      <w:r w:rsidR="00224200" w:rsidRPr="00D253EF">
        <w:rPr>
          <w:rFonts w:asciiTheme="minorHAnsi" w:eastAsia="PMingLiU" w:hAnsiTheme="minorHAnsi" w:cstheme="minorHAnsi"/>
          <w:szCs w:val="24"/>
          <w:lang w:val="en-US" w:eastAsia="zh-TW"/>
        </w:rPr>
        <w:t>3-4</w:t>
      </w:r>
      <w:r w:rsidRPr="00D253EF">
        <w:rPr>
          <w:rFonts w:asciiTheme="minorHAnsi" w:eastAsia="PMingLiU" w:hAnsiTheme="minorHAnsi" w:cstheme="minorHAnsi"/>
          <w:szCs w:val="24"/>
          <w:lang w:val="en-US" w:eastAsia="zh-TW"/>
        </w:rPr>
        <w:t>).</w:t>
      </w:r>
      <w:commentRangeEnd w:id="186"/>
      <w:r w:rsidRPr="00D253EF">
        <w:rPr>
          <w:rFonts w:asciiTheme="minorHAnsi" w:eastAsia="PMingLiU" w:hAnsiTheme="minorHAnsi" w:cstheme="minorHAnsi"/>
          <w:szCs w:val="24"/>
          <w:lang w:eastAsia="zh-TW"/>
        </w:rPr>
        <w:commentReference w:id="186"/>
      </w:r>
      <w:r w:rsidRPr="00D253EF">
        <w:rPr>
          <w:rFonts w:asciiTheme="minorHAnsi" w:eastAsia="PMingLiU" w:hAnsiTheme="minorHAnsi" w:cstheme="minorHAnsi"/>
          <w:szCs w:val="24"/>
          <w:lang w:val="en-US" w:eastAsia="zh-TW"/>
        </w:rPr>
        <w:t xml:space="preserve"> Each tunnel internal ambient logger showed </w:t>
      </w:r>
      <w:commentRangeStart w:id="187"/>
      <w:r w:rsidRPr="00D253EF">
        <w:rPr>
          <w:rFonts w:asciiTheme="minorHAnsi" w:eastAsia="PMingLiU" w:hAnsiTheme="minorHAnsi" w:cstheme="minorHAnsi"/>
          <w:szCs w:val="24"/>
          <w:lang w:val="en-US" w:eastAsia="zh-TW"/>
        </w:rPr>
        <w:t xml:space="preserve">higher temperatures </w:t>
      </w:r>
      <w:commentRangeEnd w:id="187"/>
      <w:r w:rsidRPr="00D253EF">
        <w:rPr>
          <w:rFonts w:asciiTheme="minorHAnsi" w:eastAsia="PMingLiU" w:hAnsiTheme="minorHAnsi" w:cstheme="minorHAnsi"/>
          <w:szCs w:val="24"/>
          <w:lang w:val="en-US" w:eastAsia="zh-TW"/>
        </w:rPr>
        <w:commentReference w:id="187"/>
      </w:r>
      <w:r w:rsidRPr="00D253EF">
        <w:rPr>
          <w:rFonts w:asciiTheme="minorHAnsi" w:eastAsia="PMingLiU" w:hAnsiTheme="minorHAnsi" w:cstheme="minorHAnsi"/>
          <w:szCs w:val="24"/>
          <w:lang w:val="en-US" w:eastAsia="zh-TW"/>
        </w:rPr>
        <w:t>in summer than winter.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showed the highest daily temperature followed by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3 then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1 in both seasons.</w:t>
      </w:r>
    </w:p>
    <w:p w14:paraId="3B86B762" w14:textId="34A122D9" w:rsidR="002E3A78" w:rsidRPr="00D253EF" w:rsidRDefault="002E3A78" w:rsidP="004C3904">
      <w:pPr>
        <w:spacing w:after="160" w:line="360" w:lineRule="auto"/>
        <w:ind w:firstLine="567"/>
        <w:jc w:val="both"/>
        <w:rPr>
          <w:rFonts w:asciiTheme="minorHAnsi" w:eastAsia="PMingLiU" w:hAnsiTheme="minorHAnsi" w:cstheme="minorHAnsi"/>
          <w:sz w:val="22"/>
          <w:szCs w:val="22"/>
          <w:lang w:val="en-US" w:eastAsia="zh-TW"/>
        </w:rPr>
      </w:pPr>
    </w:p>
    <w:p w14:paraId="24C2B860" w14:textId="21FE8CE7" w:rsidR="002E3A78" w:rsidRPr="00D253EF" w:rsidRDefault="002E3A78">
      <w:pPr>
        <w:rPr>
          <w:rFonts w:asciiTheme="minorHAnsi" w:eastAsia="PMingLiU" w:hAnsiTheme="minorHAnsi" w:cstheme="minorHAnsi"/>
          <w:sz w:val="22"/>
          <w:szCs w:val="22"/>
          <w:lang w:val="en-US" w:eastAsia="zh-TW"/>
        </w:rPr>
      </w:pPr>
      <w:r w:rsidRPr="00D253EF">
        <w:rPr>
          <w:rFonts w:asciiTheme="minorHAnsi" w:eastAsia="PMingLiU" w:hAnsiTheme="minorHAnsi" w:cstheme="minorHAnsi"/>
          <w:sz w:val="22"/>
          <w:szCs w:val="22"/>
          <w:lang w:val="en-US" w:eastAsia="zh-TW"/>
        </w:rPr>
        <w:br w:type="page"/>
      </w:r>
    </w:p>
    <w:p w14:paraId="47FB780F" w14:textId="77777777" w:rsidR="00B50A09" w:rsidRPr="00D253EF" w:rsidRDefault="00B50A09" w:rsidP="004C3904">
      <w:pPr>
        <w:spacing w:after="160" w:line="360" w:lineRule="auto"/>
        <w:ind w:firstLine="567"/>
        <w:jc w:val="both"/>
        <w:rPr>
          <w:rFonts w:asciiTheme="minorHAnsi" w:eastAsia="PMingLiU" w:hAnsiTheme="minorHAnsi" w:cstheme="minorHAnsi"/>
          <w:sz w:val="22"/>
          <w:szCs w:val="22"/>
          <w:lang w:val="en-US" w:eastAsia="zh-TW"/>
        </w:rPr>
        <w:sectPr w:rsidR="00B50A09" w:rsidRPr="00D253EF" w:rsidSect="00EA6969">
          <w:pgSz w:w="11907" w:h="16840" w:code="9"/>
          <w:pgMar w:top="1418" w:right="1418" w:bottom="1418" w:left="2268" w:header="720" w:footer="720" w:gutter="0"/>
          <w:cols w:space="720"/>
          <w:docGrid w:linePitch="326"/>
        </w:sectPr>
      </w:pPr>
    </w:p>
    <w:p w14:paraId="0A256973" w14:textId="034A2E92" w:rsidR="00B50A09" w:rsidRPr="00D253EF" w:rsidRDefault="0087654F" w:rsidP="0071087B">
      <w:pPr>
        <w:tabs>
          <w:tab w:val="left" w:pos="9998"/>
        </w:tabs>
        <w:rPr>
          <w:rFonts w:asciiTheme="minorHAnsi" w:eastAsia="PMingLiU" w:hAnsiTheme="minorHAnsi" w:cstheme="minorHAnsi"/>
          <w:sz w:val="22"/>
          <w:szCs w:val="22"/>
          <w:lang w:val="en-US" w:eastAsia="zh-TW"/>
        </w:rPr>
      </w:pPr>
      <w:r>
        <w:rPr>
          <w:noProof/>
        </w:rPr>
        <w:lastRenderedPageBreak/>
        <w:drawing>
          <wp:anchor distT="0" distB="0" distL="114300" distR="114300" simplePos="0" relativeHeight="251910144" behindDoc="1" locked="0" layoutInCell="1" allowOverlap="1" wp14:anchorId="21EF1ACA" wp14:editId="072745B4">
            <wp:simplePos x="0" y="0"/>
            <wp:positionH relativeFrom="margin">
              <wp:align>right</wp:align>
            </wp:positionH>
            <wp:positionV relativeFrom="paragraph">
              <wp:posOffset>-5068</wp:posOffset>
            </wp:positionV>
            <wp:extent cx="8892540" cy="3943350"/>
            <wp:effectExtent l="0" t="0" r="3810" b="0"/>
            <wp:wrapNone/>
            <wp:docPr id="119" name="Chart 119">
              <a:extLst xmlns:a="http://schemas.openxmlformats.org/drawingml/2006/main">
                <a:ext uri="{FF2B5EF4-FFF2-40B4-BE49-F238E27FC236}">
                  <a16:creationId xmlns:a16="http://schemas.microsoft.com/office/drawing/2014/main" id="{08C36F42-7B17-415F-9862-7B230A6262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9"/>
              </a:graphicData>
            </a:graphic>
            <wp14:sizeRelV relativeFrom="margin">
              <wp14:pctHeight>0</wp14:pctHeight>
            </wp14:sizeRelV>
          </wp:anchor>
        </w:drawing>
      </w:r>
      <w:r w:rsidR="0071087B">
        <w:rPr>
          <w:rFonts w:asciiTheme="minorHAnsi" w:eastAsia="PMingLiU" w:hAnsiTheme="minorHAnsi" w:cstheme="minorHAnsi"/>
          <w:sz w:val="22"/>
          <w:szCs w:val="22"/>
          <w:lang w:val="en-US" w:eastAsia="zh-TW"/>
        </w:rPr>
        <w:tab/>
      </w:r>
    </w:p>
    <w:p w14:paraId="30B642D8" w14:textId="699BAC58" w:rsidR="00B50A09" w:rsidRPr="00D253EF" w:rsidRDefault="0071087B" w:rsidP="0071087B">
      <w:pPr>
        <w:tabs>
          <w:tab w:val="left" w:pos="9998"/>
        </w:tabs>
        <w:rPr>
          <w:rFonts w:asciiTheme="minorHAnsi" w:eastAsia="PMingLiU" w:hAnsiTheme="minorHAnsi" w:cstheme="minorHAnsi"/>
          <w:sz w:val="22"/>
          <w:szCs w:val="22"/>
          <w:lang w:val="en-US" w:eastAsia="zh-TW"/>
        </w:rPr>
      </w:pPr>
      <w:r>
        <w:rPr>
          <w:rFonts w:asciiTheme="minorHAnsi" w:eastAsia="PMingLiU" w:hAnsiTheme="minorHAnsi" w:cstheme="minorHAnsi"/>
          <w:sz w:val="22"/>
          <w:szCs w:val="22"/>
          <w:lang w:val="en-US" w:eastAsia="zh-TW"/>
        </w:rPr>
        <w:tab/>
      </w:r>
    </w:p>
    <w:p w14:paraId="03731077" w14:textId="0717DD98" w:rsidR="00B50A09" w:rsidRPr="00D253EF" w:rsidRDefault="00B50A09">
      <w:pPr>
        <w:rPr>
          <w:rFonts w:asciiTheme="minorHAnsi" w:eastAsia="PMingLiU" w:hAnsiTheme="minorHAnsi" w:cstheme="minorHAnsi"/>
          <w:sz w:val="22"/>
          <w:szCs w:val="22"/>
          <w:lang w:val="en-US" w:eastAsia="zh-TW"/>
        </w:rPr>
      </w:pPr>
    </w:p>
    <w:p w14:paraId="6FEE8827" w14:textId="2F5A04DE" w:rsidR="00B50A09" w:rsidRPr="00D253EF" w:rsidRDefault="00ED0530" w:rsidP="00ED0530">
      <w:pPr>
        <w:tabs>
          <w:tab w:val="left" w:pos="7703"/>
        </w:tabs>
        <w:rPr>
          <w:rFonts w:asciiTheme="minorHAnsi" w:eastAsia="PMingLiU" w:hAnsiTheme="minorHAnsi" w:cstheme="minorHAnsi"/>
          <w:sz w:val="22"/>
          <w:szCs w:val="22"/>
          <w:lang w:val="en-US" w:eastAsia="zh-TW"/>
        </w:rPr>
      </w:pPr>
      <w:r>
        <w:rPr>
          <w:rFonts w:asciiTheme="minorHAnsi" w:eastAsia="PMingLiU" w:hAnsiTheme="minorHAnsi" w:cstheme="minorHAnsi"/>
          <w:sz w:val="22"/>
          <w:szCs w:val="22"/>
          <w:lang w:val="en-US" w:eastAsia="zh-TW"/>
        </w:rPr>
        <w:tab/>
      </w:r>
    </w:p>
    <w:p w14:paraId="19A7C205" w14:textId="511B3A87" w:rsidR="00B50A09" w:rsidRPr="00D253EF" w:rsidRDefault="00B50A09">
      <w:pPr>
        <w:rPr>
          <w:rFonts w:asciiTheme="minorHAnsi" w:eastAsia="PMingLiU" w:hAnsiTheme="minorHAnsi" w:cstheme="minorHAnsi"/>
          <w:sz w:val="22"/>
          <w:szCs w:val="22"/>
          <w:lang w:val="en-US" w:eastAsia="zh-TW"/>
        </w:rPr>
      </w:pPr>
    </w:p>
    <w:p w14:paraId="35B0739C" w14:textId="4E057658" w:rsidR="00B50A09" w:rsidRPr="00D253EF" w:rsidRDefault="00B50A09">
      <w:pPr>
        <w:rPr>
          <w:rFonts w:asciiTheme="minorHAnsi" w:eastAsia="PMingLiU" w:hAnsiTheme="minorHAnsi" w:cstheme="minorHAnsi"/>
          <w:sz w:val="22"/>
          <w:szCs w:val="22"/>
          <w:lang w:val="en-US" w:eastAsia="zh-TW"/>
        </w:rPr>
      </w:pPr>
    </w:p>
    <w:p w14:paraId="70F43B6D" w14:textId="0FB3558F" w:rsidR="00B50A09" w:rsidRPr="00D253EF" w:rsidRDefault="00B50A09">
      <w:pPr>
        <w:rPr>
          <w:rFonts w:asciiTheme="minorHAnsi" w:eastAsia="PMingLiU" w:hAnsiTheme="minorHAnsi" w:cstheme="minorHAnsi"/>
          <w:sz w:val="22"/>
          <w:szCs w:val="22"/>
          <w:lang w:val="en-US" w:eastAsia="zh-TW"/>
        </w:rPr>
      </w:pPr>
    </w:p>
    <w:p w14:paraId="27569622" w14:textId="5B4F10F3" w:rsidR="00B50A09" w:rsidRPr="00D253EF" w:rsidRDefault="00B50A09">
      <w:pPr>
        <w:rPr>
          <w:rFonts w:asciiTheme="minorHAnsi" w:eastAsia="PMingLiU" w:hAnsiTheme="minorHAnsi" w:cstheme="minorHAnsi"/>
          <w:sz w:val="22"/>
          <w:szCs w:val="22"/>
          <w:lang w:val="en-US" w:eastAsia="zh-TW"/>
        </w:rPr>
      </w:pPr>
    </w:p>
    <w:p w14:paraId="46B32DE9" w14:textId="1BF1584B" w:rsidR="00B50A09" w:rsidRPr="00D253EF" w:rsidRDefault="00B50A09">
      <w:pPr>
        <w:rPr>
          <w:rFonts w:asciiTheme="minorHAnsi" w:eastAsia="PMingLiU" w:hAnsiTheme="minorHAnsi" w:cstheme="minorHAnsi"/>
          <w:sz w:val="22"/>
          <w:szCs w:val="22"/>
          <w:lang w:val="en-US" w:eastAsia="zh-TW"/>
        </w:rPr>
      </w:pPr>
    </w:p>
    <w:p w14:paraId="3FB6A5D6" w14:textId="62370A21" w:rsidR="00B50A09" w:rsidRPr="00D253EF" w:rsidRDefault="00B50A09">
      <w:pPr>
        <w:rPr>
          <w:rFonts w:asciiTheme="minorHAnsi" w:eastAsia="PMingLiU" w:hAnsiTheme="minorHAnsi" w:cstheme="minorHAnsi"/>
          <w:sz w:val="22"/>
          <w:szCs w:val="22"/>
          <w:lang w:val="en-US" w:eastAsia="zh-TW"/>
        </w:rPr>
      </w:pPr>
    </w:p>
    <w:p w14:paraId="42A55F0F" w14:textId="172C9B8E" w:rsidR="00B50A09" w:rsidRPr="00D253EF" w:rsidRDefault="00B50A09">
      <w:pPr>
        <w:rPr>
          <w:rFonts w:asciiTheme="minorHAnsi" w:eastAsia="PMingLiU" w:hAnsiTheme="minorHAnsi" w:cstheme="minorHAnsi"/>
          <w:sz w:val="22"/>
          <w:szCs w:val="22"/>
          <w:lang w:val="en-US" w:eastAsia="zh-TW"/>
        </w:rPr>
      </w:pPr>
    </w:p>
    <w:p w14:paraId="3E9D104E" w14:textId="6D0E1740" w:rsidR="00B50A09" w:rsidRPr="00D253EF" w:rsidRDefault="00B50A09">
      <w:pPr>
        <w:rPr>
          <w:rFonts w:asciiTheme="minorHAnsi" w:eastAsia="PMingLiU" w:hAnsiTheme="minorHAnsi" w:cstheme="minorHAnsi"/>
          <w:sz w:val="22"/>
          <w:szCs w:val="22"/>
          <w:lang w:val="en-US" w:eastAsia="zh-TW"/>
        </w:rPr>
      </w:pPr>
    </w:p>
    <w:p w14:paraId="103D3AF8" w14:textId="00F9B3B7" w:rsidR="00B50A09" w:rsidRPr="00D253EF" w:rsidRDefault="00B50A09">
      <w:pPr>
        <w:rPr>
          <w:rFonts w:asciiTheme="minorHAnsi" w:eastAsia="PMingLiU" w:hAnsiTheme="minorHAnsi" w:cstheme="minorHAnsi"/>
          <w:sz w:val="22"/>
          <w:szCs w:val="22"/>
          <w:lang w:val="en-US" w:eastAsia="zh-TW"/>
        </w:rPr>
      </w:pPr>
    </w:p>
    <w:p w14:paraId="270785BC" w14:textId="7B7732EB" w:rsidR="00B50A09" w:rsidRPr="00D253EF" w:rsidRDefault="00B50A09">
      <w:pPr>
        <w:rPr>
          <w:rFonts w:asciiTheme="minorHAnsi" w:eastAsia="PMingLiU" w:hAnsiTheme="minorHAnsi" w:cstheme="minorHAnsi"/>
          <w:sz w:val="22"/>
          <w:szCs w:val="22"/>
          <w:lang w:val="en-US" w:eastAsia="zh-TW"/>
        </w:rPr>
      </w:pPr>
    </w:p>
    <w:p w14:paraId="11BE49B7" w14:textId="75883828" w:rsidR="00B50A09" w:rsidRPr="00D253EF" w:rsidRDefault="00B50A09">
      <w:pPr>
        <w:rPr>
          <w:rFonts w:asciiTheme="minorHAnsi" w:eastAsia="PMingLiU" w:hAnsiTheme="minorHAnsi" w:cstheme="minorHAnsi"/>
          <w:sz w:val="22"/>
          <w:szCs w:val="22"/>
          <w:lang w:val="en-US" w:eastAsia="zh-TW"/>
        </w:rPr>
      </w:pPr>
    </w:p>
    <w:p w14:paraId="1C1B84A0" w14:textId="5F88EAE2" w:rsidR="00B50A09" w:rsidRPr="00D253EF" w:rsidRDefault="00B50A09">
      <w:pPr>
        <w:rPr>
          <w:rFonts w:asciiTheme="minorHAnsi" w:eastAsia="PMingLiU" w:hAnsiTheme="minorHAnsi" w:cstheme="minorHAnsi"/>
          <w:sz w:val="22"/>
          <w:szCs w:val="22"/>
          <w:lang w:val="en-US" w:eastAsia="zh-TW"/>
        </w:rPr>
      </w:pPr>
    </w:p>
    <w:p w14:paraId="04F2010E" w14:textId="77777777" w:rsidR="00B50A09" w:rsidRPr="00D253EF" w:rsidRDefault="00B50A09">
      <w:pPr>
        <w:rPr>
          <w:rFonts w:asciiTheme="minorHAnsi" w:eastAsia="PMingLiU" w:hAnsiTheme="minorHAnsi" w:cstheme="minorHAnsi"/>
          <w:sz w:val="22"/>
          <w:szCs w:val="22"/>
          <w:lang w:val="en-US" w:eastAsia="zh-TW"/>
        </w:rPr>
      </w:pPr>
    </w:p>
    <w:p w14:paraId="0EAF3647" w14:textId="77777777" w:rsidR="00B50A09" w:rsidRPr="00D253EF" w:rsidRDefault="00B50A09">
      <w:pPr>
        <w:rPr>
          <w:rFonts w:asciiTheme="minorHAnsi" w:eastAsia="PMingLiU" w:hAnsiTheme="minorHAnsi" w:cstheme="minorHAnsi"/>
          <w:sz w:val="22"/>
          <w:szCs w:val="22"/>
          <w:lang w:val="en-US" w:eastAsia="zh-TW"/>
        </w:rPr>
      </w:pPr>
    </w:p>
    <w:p w14:paraId="27A75DAB" w14:textId="04B759C0" w:rsidR="00B50A09" w:rsidRPr="00D253EF" w:rsidRDefault="00B50A09">
      <w:pPr>
        <w:rPr>
          <w:rFonts w:asciiTheme="minorHAnsi" w:eastAsia="PMingLiU" w:hAnsiTheme="minorHAnsi" w:cstheme="minorHAnsi"/>
          <w:sz w:val="22"/>
          <w:szCs w:val="22"/>
          <w:lang w:val="en-US" w:eastAsia="zh-TW"/>
        </w:rPr>
      </w:pPr>
    </w:p>
    <w:p w14:paraId="0C7523A2" w14:textId="137D1103" w:rsidR="00B50A09" w:rsidRPr="00D253EF" w:rsidRDefault="00B50A09">
      <w:pPr>
        <w:rPr>
          <w:rFonts w:asciiTheme="minorHAnsi" w:eastAsia="PMingLiU" w:hAnsiTheme="minorHAnsi" w:cstheme="minorHAnsi"/>
          <w:sz w:val="22"/>
          <w:szCs w:val="22"/>
          <w:lang w:val="en-US" w:eastAsia="zh-TW"/>
        </w:rPr>
      </w:pPr>
    </w:p>
    <w:p w14:paraId="07BF9E28" w14:textId="77777777" w:rsidR="00B50A09" w:rsidRPr="00D253EF" w:rsidRDefault="00B50A09">
      <w:pPr>
        <w:rPr>
          <w:rFonts w:asciiTheme="minorHAnsi" w:eastAsia="PMingLiU" w:hAnsiTheme="minorHAnsi" w:cstheme="minorHAnsi"/>
          <w:sz w:val="22"/>
          <w:szCs w:val="22"/>
          <w:lang w:val="en-US" w:eastAsia="zh-TW"/>
        </w:rPr>
      </w:pPr>
    </w:p>
    <w:p w14:paraId="6A916816" w14:textId="25ABAABF" w:rsidR="00B50A09" w:rsidRPr="00D253EF" w:rsidRDefault="00B50A09">
      <w:pPr>
        <w:rPr>
          <w:rFonts w:asciiTheme="minorHAnsi" w:eastAsia="PMingLiU" w:hAnsiTheme="minorHAnsi" w:cstheme="minorHAnsi"/>
          <w:sz w:val="22"/>
          <w:szCs w:val="22"/>
          <w:lang w:val="en-US" w:eastAsia="zh-TW"/>
        </w:rPr>
      </w:pPr>
    </w:p>
    <w:p w14:paraId="172FEE98" w14:textId="77777777" w:rsidR="00B50A09" w:rsidRPr="00D253EF" w:rsidRDefault="00B50A09">
      <w:pPr>
        <w:rPr>
          <w:rFonts w:asciiTheme="minorHAnsi" w:eastAsia="PMingLiU" w:hAnsiTheme="minorHAnsi" w:cstheme="minorHAnsi"/>
          <w:sz w:val="22"/>
          <w:szCs w:val="22"/>
          <w:lang w:val="en-US" w:eastAsia="zh-TW"/>
        </w:rPr>
      </w:pPr>
    </w:p>
    <w:p w14:paraId="6DC9B911" w14:textId="723F753B" w:rsidR="00B50A09" w:rsidRPr="00D253EF" w:rsidRDefault="00CE02D3">
      <w:pPr>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19680" behindDoc="1" locked="0" layoutInCell="1" allowOverlap="1" wp14:anchorId="56412583" wp14:editId="30DDDCA4">
                <wp:simplePos x="0" y="0"/>
                <wp:positionH relativeFrom="margin">
                  <wp:align>left</wp:align>
                </wp:positionH>
                <wp:positionV relativeFrom="paragraph">
                  <wp:posOffset>62865</wp:posOffset>
                </wp:positionV>
                <wp:extent cx="8863330" cy="1285336"/>
                <wp:effectExtent l="0" t="0" r="0" b="0"/>
                <wp:wrapNone/>
                <wp:docPr id="43" name="Text Box 43"/>
                <wp:cNvGraphicFramePr/>
                <a:graphic xmlns:a="http://schemas.openxmlformats.org/drawingml/2006/main">
                  <a:graphicData uri="http://schemas.microsoft.com/office/word/2010/wordprocessingShape">
                    <wps:wsp>
                      <wps:cNvSpPr txBox="1"/>
                      <wps:spPr>
                        <a:xfrm>
                          <a:off x="0" y="0"/>
                          <a:ext cx="8863330" cy="1285336"/>
                        </a:xfrm>
                        <a:prstGeom prst="rect">
                          <a:avLst/>
                        </a:prstGeom>
                        <a:solidFill>
                          <a:prstClr val="white"/>
                        </a:solidFill>
                        <a:ln>
                          <a:noFill/>
                        </a:ln>
                      </wps:spPr>
                      <wps:txbx>
                        <w:txbxContent>
                          <w:p w14:paraId="7758AFAD" w14:textId="40683800" w:rsidR="00CE02D3" w:rsidRPr="00CE02D3" w:rsidRDefault="00CE02D3" w:rsidP="001D20FF">
                            <w:pPr>
                              <w:pStyle w:val="Caption"/>
                              <w:jc w:val="both"/>
                              <w:rPr>
                                <w:rFonts w:asciiTheme="minorHAnsi" w:hAnsiTheme="minorHAnsi" w:cstheme="minorHAnsi"/>
                                <w:b w:val="0"/>
                                <w:bCs w:val="0"/>
                                <w:noProof/>
                                <w:sz w:val="24"/>
                              </w:rPr>
                            </w:pPr>
                            <w:bookmarkStart w:id="188" w:name="_Toc84262606"/>
                            <w:bookmarkStart w:id="189" w:name="_Toc85420497"/>
                            <w:r w:rsidRPr="00CE02D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CE02D3">
                              <w:rPr>
                                <w:rFonts w:asciiTheme="minorHAnsi" w:hAnsiTheme="minorHAnsi" w:cstheme="minorHAnsi"/>
                                <w:b w:val="0"/>
                                <w:bCs w:val="0"/>
                              </w:rPr>
                              <w:t xml:space="preserve"> Daily temperature recorded by the SERF weather station and tunnel ambient loggers in each tunnel zone over 7 days in summer. The number following the “Ambient” refers to the zone where the logger was located, i.e. Ambient 1</w:t>
                            </w:r>
                            <w:r w:rsidR="0022025F">
                              <w:rPr>
                                <w:rFonts w:asciiTheme="minorHAnsi" w:hAnsiTheme="minorHAnsi" w:cstheme="minorHAnsi"/>
                                <w:b w:val="0"/>
                                <w:bCs w:val="0"/>
                              </w:rPr>
                              <w:t xml:space="preserve"> </w:t>
                            </w:r>
                            <w:r w:rsidR="0022025F" w:rsidRPr="00055177">
                              <w:rPr>
                                <w:rFonts w:asciiTheme="minorHAnsi" w:hAnsiTheme="minorHAnsi" w:cstheme="minorHAnsi"/>
                                <w:b w:val="0"/>
                                <w:bCs w:val="0"/>
                              </w:rPr>
                              <w:t>(A</w:t>
                            </w:r>
                            <w:r w:rsidR="0022025F" w:rsidRPr="00874AB2">
                              <w:rPr>
                                <w:rFonts w:asciiTheme="minorHAnsi" w:hAnsiTheme="minorHAnsi" w:cstheme="minorHAnsi"/>
                                <w:b w:val="0"/>
                                <w:bCs w:val="0"/>
                                <w:vertAlign w:val="subscript"/>
                              </w:rPr>
                              <w:t>z</w:t>
                            </w:r>
                            <w:r w:rsidR="0022025F" w:rsidRPr="00055177">
                              <w:rPr>
                                <w:rFonts w:asciiTheme="minorHAnsi" w:hAnsiTheme="minorHAnsi" w:cstheme="minorHAnsi"/>
                                <w:b w:val="0"/>
                                <w:bCs w:val="0"/>
                              </w:rPr>
                              <w:t xml:space="preserve">1) </w:t>
                            </w:r>
                            <w:r w:rsidRPr="00CE02D3">
                              <w:rPr>
                                <w:rFonts w:asciiTheme="minorHAnsi" w:hAnsiTheme="minorHAnsi" w:cstheme="minorHAnsi"/>
                                <w:b w:val="0"/>
                                <w:bCs w:val="0"/>
                              </w:rPr>
                              <w:t xml:space="preserve">represent the ambient logger in zone 1. Shaded regions represent night time (19:00 </w:t>
                            </w:r>
                            <w:r w:rsidR="0022025F" w:rsidRPr="00CE02D3">
                              <w:rPr>
                                <w:rFonts w:asciiTheme="minorHAnsi" w:hAnsiTheme="minorHAnsi" w:cstheme="minorHAnsi"/>
                                <w:b w:val="0"/>
                                <w:bCs w:val="0"/>
                              </w:rPr>
                              <w:t>–</w:t>
                            </w:r>
                            <w:r w:rsidRPr="00CE02D3">
                              <w:rPr>
                                <w:rFonts w:asciiTheme="minorHAnsi" w:hAnsiTheme="minorHAnsi" w:cstheme="minorHAnsi"/>
                                <w:b w:val="0"/>
                                <w:bCs w:val="0"/>
                              </w:rPr>
                              <w:t xml:space="preserve"> 05:00) and non-shaded regions represent daytime (05:00 – 19:00). Solid vertical lines separate each day (midnight) Note: The tunnel entrance logger was stolen and so temperature at the tunnel entrance was not available for summer. Instead, the SERF weather station values are presented here as “External”. There was a large difference in temperature and temperature fluctuation between the SERF weather station and tunnel ambient in each zone. Temperature at the SERF weather station reached much higher maximums and lower minimum than the tunnel ambients each day. Meanwhile, the SERF weather station was more sensitive towards subtle temperature movement than that of the tunnel ambients. The tunnel ambient in each zone was generally very similar to one another in terms of daily average, maximum and minimum temperatures, and presented more stable day-to-day temperatures than the SERF weather station.</w:t>
                            </w:r>
                            <w:bookmarkEnd w:id="188"/>
                            <w:bookmarkEnd w:id="189"/>
                          </w:p>
                          <w:p w14:paraId="697B14AD" w14:textId="02437B5B" w:rsidR="00CE02D3" w:rsidRPr="00CE02D3" w:rsidRDefault="00CE02D3" w:rsidP="001D20FF">
                            <w:pPr>
                              <w:pStyle w:val="Caption"/>
                              <w:jc w:val="both"/>
                              <w:rPr>
                                <w:rFonts w:asciiTheme="minorHAnsi" w:hAnsiTheme="minorHAnsi" w:cstheme="minorHAnsi"/>
                                <w:b w:val="0"/>
                                <w:bCs w:val="0"/>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412583" id="Text Box 43" o:spid="_x0000_s1053" type="#_x0000_t202" style="position:absolute;margin-left:0;margin-top:4.95pt;width:697.9pt;height:101.2pt;z-index:-2515968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" stroked="f">
                <v:textbox inset="0,0,0,0">
                  <w:txbxContent>
                    <w:p w14:paraId="7758AFAD" w14:textId="40683800" w:rsidR="00CE02D3" w:rsidRPr="00CE02D3" w:rsidRDefault="00CE02D3" w:rsidP="001D20FF">
                      <w:pPr>
                        <w:pStyle w:val="Caption"/>
                        <w:jc w:val="both"/>
                        <w:rPr>
                          <w:rFonts w:asciiTheme="minorHAnsi" w:hAnsiTheme="minorHAnsi" w:cstheme="minorHAnsi"/>
                          <w:b w:val="0"/>
                          <w:bCs w:val="0"/>
                          <w:noProof/>
                          <w:sz w:val="24"/>
                        </w:rPr>
                      </w:pPr>
                      <w:bookmarkStart w:id="190" w:name="_Toc84262606"/>
                      <w:bookmarkStart w:id="191" w:name="_Toc85420497"/>
                      <w:r w:rsidRPr="00CE02D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CE02D3">
                        <w:rPr>
                          <w:rFonts w:asciiTheme="minorHAnsi" w:hAnsiTheme="minorHAnsi" w:cstheme="minorHAnsi"/>
                          <w:b w:val="0"/>
                          <w:bCs w:val="0"/>
                        </w:rPr>
                        <w:t xml:space="preserve"> Daily temperature recorded by the SERF weather station and tunnel ambient loggers in each tunnel zone over 7 days in summer. The number following the “Ambient” refers to the zone where the logger was located, i.e. Ambient 1</w:t>
                      </w:r>
                      <w:r w:rsidR="0022025F">
                        <w:rPr>
                          <w:rFonts w:asciiTheme="minorHAnsi" w:hAnsiTheme="minorHAnsi" w:cstheme="minorHAnsi"/>
                          <w:b w:val="0"/>
                          <w:bCs w:val="0"/>
                        </w:rPr>
                        <w:t xml:space="preserve"> </w:t>
                      </w:r>
                      <w:r w:rsidR="0022025F" w:rsidRPr="00055177">
                        <w:rPr>
                          <w:rFonts w:asciiTheme="minorHAnsi" w:hAnsiTheme="minorHAnsi" w:cstheme="minorHAnsi"/>
                          <w:b w:val="0"/>
                          <w:bCs w:val="0"/>
                        </w:rPr>
                        <w:t>(A</w:t>
                      </w:r>
                      <w:r w:rsidR="0022025F" w:rsidRPr="00874AB2">
                        <w:rPr>
                          <w:rFonts w:asciiTheme="minorHAnsi" w:hAnsiTheme="minorHAnsi" w:cstheme="minorHAnsi"/>
                          <w:b w:val="0"/>
                          <w:bCs w:val="0"/>
                          <w:vertAlign w:val="subscript"/>
                        </w:rPr>
                        <w:t>z</w:t>
                      </w:r>
                      <w:r w:rsidR="0022025F" w:rsidRPr="00055177">
                        <w:rPr>
                          <w:rFonts w:asciiTheme="minorHAnsi" w:hAnsiTheme="minorHAnsi" w:cstheme="minorHAnsi"/>
                          <w:b w:val="0"/>
                          <w:bCs w:val="0"/>
                        </w:rPr>
                        <w:t xml:space="preserve">1) </w:t>
                      </w:r>
                      <w:r w:rsidRPr="00CE02D3">
                        <w:rPr>
                          <w:rFonts w:asciiTheme="minorHAnsi" w:hAnsiTheme="minorHAnsi" w:cstheme="minorHAnsi"/>
                          <w:b w:val="0"/>
                          <w:bCs w:val="0"/>
                        </w:rPr>
                        <w:t xml:space="preserve">represent the ambient logger in zone 1. Shaded regions represent night time (19:00 </w:t>
                      </w:r>
                      <w:r w:rsidR="0022025F" w:rsidRPr="00CE02D3">
                        <w:rPr>
                          <w:rFonts w:asciiTheme="minorHAnsi" w:hAnsiTheme="minorHAnsi" w:cstheme="minorHAnsi"/>
                          <w:b w:val="0"/>
                          <w:bCs w:val="0"/>
                        </w:rPr>
                        <w:t>–</w:t>
                      </w:r>
                      <w:r w:rsidRPr="00CE02D3">
                        <w:rPr>
                          <w:rFonts w:asciiTheme="minorHAnsi" w:hAnsiTheme="minorHAnsi" w:cstheme="minorHAnsi"/>
                          <w:b w:val="0"/>
                          <w:bCs w:val="0"/>
                        </w:rPr>
                        <w:t xml:space="preserve"> 05:00) and non-shaded regions represent daytime (05:00 – 19:00). Solid vertical lines separate each day (midnight) Note: The tunnel entrance logger was stolen and so temperature at the tunnel entrance was not available for summer. Instead, the SERF weather station values are presented here as “External”. There was a large difference in temperature and temperature fluctuation between the SERF weather station and tunnel ambient in each zone. Temperature at the SERF weather station reached much higher maximums and lower minimum than the tunnel ambients each day. Meanwhile, the SERF weather station was more sensitive towards subtle temperature movement than that of the tunnel ambients. The tunnel ambient in each zone was generally very similar to one another in terms of daily average, maximum and minimum temperatures, and presented more stable day-to-day temperatures than the SERF weather station.</w:t>
                      </w:r>
                      <w:bookmarkEnd w:id="190"/>
                      <w:bookmarkEnd w:id="191"/>
                    </w:p>
                    <w:p w14:paraId="697B14AD" w14:textId="02437B5B" w:rsidR="00CE02D3" w:rsidRPr="00CE02D3" w:rsidRDefault="00CE02D3" w:rsidP="001D20FF">
                      <w:pPr>
                        <w:pStyle w:val="Caption"/>
                        <w:jc w:val="both"/>
                        <w:rPr>
                          <w:rFonts w:asciiTheme="minorHAnsi" w:hAnsiTheme="minorHAnsi" w:cstheme="minorHAnsi"/>
                          <w:b w:val="0"/>
                          <w:bCs w:val="0"/>
                          <w:noProof/>
                          <w:sz w:val="24"/>
                        </w:rPr>
                      </w:pPr>
                    </w:p>
                  </w:txbxContent>
                </v:textbox>
                <w10:wrap anchorx="margin"/>
              </v:shape>
            </w:pict>
          </mc:Fallback>
        </mc:AlternateContent>
      </w:r>
    </w:p>
    <w:p w14:paraId="27EB6E6C" w14:textId="6F1E235C" w:rsidR="00B50A09" w:rsidRPr="00D253EF" w:rsidRDefault="00B50A09">
      <w:pPr>
        <w:rPr>
          <w:rFonts w:asciiTheme="minorHAnsi" w:eastAsia="PMingLiU" w:hAnsiTheme="minorHAnsi" w:cstheme="minorHAnsi"/>
          <w:sz w:val="22"/>
          <w:szCs w:val="22"/>
          <w:lang w:val="en-US" w:eastAsia="zh-TW"/>
        </w:rPr>
      </w:pPr>
    </w:p>
    <w:p w14:paraId="1EAF96DF" w14:textId="5CE8FF6C" w:rsidR="00B50A09" w:rsidRPr="00D253EF" w:rsidRDefault="00B50A09">
      <w:pPr>
        <w:rPr>
          <w:rFonts w:asciiTheme="minorHAnsi" w:eastAsia="PMingLiU" w:hAnsiTheme="minorHAnsi" w:cstheme="minorHAnsi"/>
          <w:sz w:val="22"/>
          <w:szCs w:val="22"/>
          <w:lang w:val="en-US" w:eastAsia="zh-TW"/>
        </w:rPr>
      </w:pPr>
    </w:p>
    <w:p w14:paraId="3D703437" w14:textId="0DFF8575" w:rsidR="00B50A09" w:rsidRPr="00D253EF" w:rsidRDefault="00B50A09">
      <w:pPr>
        <w:rPr>
          <w:rFonts w:asciiTheme="minorHAnsi" w:eastAsia="PMingLiU" w:hAnsiTheme="minorHAnsi" w:cstheme="minorHAnsi"/>
          <w:sz w:val="22"/>
          <w:szCs w:val="22"/>
          <w:lang w:val="en-US" w:eastAsia="zh-TW"/>
        </w:rPr>
      </w:pPr>
      <w:r w:rsidRPr="00D253EF">
        <w:rPr>
          <w:rFonts w:asciiTheme="minorHAnsi" w:eastAsia="PMingLiU" w:hAnsiTheme="minorHAnsi" w:cstheme="minorHAnsi"/>
          <w:sz w:val="22"/>
          <w:szCs w:val="22"/>
          <w:lang w:val="en-US" w:eastAsia="zh-TW"/>
        </w:rPr>
        <w:br w:type="page"/>
      </w:r>
    </w:p>
    <w:p w14:paraId="1B676E36" w14:textId="48D88D13" w:rsidR="002E3A78" w:rsidRPr="00D253EF" w:rsidRDefault="00055177" w:rsidP="004C3904">
      <w:pPr>
        <w:spacing w:after="160" w:line="360" w:lineRule="auto"/>
        <w:ind w:firstLine="567"/>
        <w:jc w:val="both"/>
        <w:rPr>
          <w:rFonts w:asciiTheme="minorHAnsi" w:eastAsia="PMingLiU" w:hAnsiTheme="minorHAnsi" w:cstheme="minorHAnsi"/>
          <w:sz w:val="22"/>
          <w:szCs w:val="22"/>
          <w:lang w:val="en-US" w:eastAsia="zh-TW"/>
        </w:rPr>
      </w:pPr>
      <w:r w:rsidRPr="00D253EF">
        <w:rPr>
          <w:rFonts w:asciiTheme="minorHAnsi" w:hAnsiTheme="minorHAnsi" w:cstheme="minorHAnsi"/>
          <w:noProof/>
        </w:rPr>
        <w:lastRenderedPageBreak/>
        <w:drawing>
          <wp:anchor distT="0" distB="0" distL="114300" distR="114300" simplePos="0" relativeHeight="251721728" behindDoc="1" locked="0" layoutInCell="1" allowOverlap="1" wp14:anchorId="3486078E" wp14:editId="7EE25277">
            <wp:simplePos x="0" y="0"/>
            <wp:positionH relativeFrom="margin">
              <wp:posOffset>0</wp:posOffset>
            </wp:positionH>
            <wp:positionV relativeFrom="paragraph">
              <wp:posOffset>-635</wp:posOffset>
            </wp:positionV>
            <wp:extent cx="8863330" cy="3790315"/>
            <wp:effectExtent l="0" t="0" r="13970" b="635"/>
            <wp:wrapNone/>
            <wp:docPr id="44" name="Chart 44">
              <a:extLst xmlns:a="http://schemas.openxmlformats.org/drawingml/2006/main">
                <a:ext uri="{FF2B5EF4-FFF2-40B4-BE49-F238E27FC236}">
                  <a16:creationId xmlns:a16="http://schemas.microsoft.com/office/drawing/2014/main" id="{4EF298E5-993F-4996-A522-D03E72B78C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0"/>
              </a:graphicData>
            </a:graphic>
          </wp:anchor>
        </w:drawing>
      </w:r>
    </w:p>
    <w:p w14:paraId="78F8A105" w14:textId="0132FDA4"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1C391F0C" w14:textId="10A8D41E"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37DE47FC" w14:textId="112516C4"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56E725CF" w14:textId="34B92B78"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3EC56EE3" w14:textId="608CECB0"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19610BA9" w14:textId="3983F2EB"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160AE5C9" w14:textId="68776EC1"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48E0C458" w14:textId="2E4CD54F"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54A00493" w14:textId="206CEAE3"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65610400" w14:textId="0D7BCF39" w:rsidR="008730FA" w:rsidRPr="00D253EF" w:rsidRDefault="001D20FF" w:rsidP="004C3904">
      <w:pPr>
        <w:spacing w:after="160" w:line="360" w:lineRule="auto"/>
        <w:ind w:firstLine="567"/>
        <w:jc w:val="both"/>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23776" behindDoc="1" locked="0" layoutInCell="1" allowOverlap="1" wp14:anchorId="5EA9E1A5" wp14:editId="18D698D6">
                <wp:simplePos x="0" y="0"/>
                <wp:positionH relativeFrom="margin">
                  <wp:align>left</wp:align>
                </wp:positionH>
                <wp:positionV relativeFrom="paragraph">
                  <wp:posOffset>277399</wp:posOffset>
                </wp:positionV>
                <wp:extent cx="8842076" cy="1319841"/>
                <wp:effectExtent l="0" t="0" r="0" b="0"/>
                <wp:wrapNone/>
                <wp:docPr id="45" name="Text Box 45"/>
                <wp:cNvGraphicFramePr/>
                <a:graphic xmlns:a="http://schemas.openxmlformats.org/drawingml/2006/main">
                  <a:graphicData uri="http://schemas.microsoft.com/office/word/2010/wordprocessingShape">
                    <wps:wsp>
                      <wps:cNvSpPr txBox="1"/>
                      <wps:spPr>
                        <a:xfrm>
                          <a:off x="0" y="0"/>
                          <a:ext cx="8842076" cy="1319841"/>
                        </a:xfrm>
                        <a:prstGeom prst="rect">
                          <a:avLst/>
                        </a:prstGeom>
                        <a:solidFill>
                          <a:prstClr val="white"/>
                        </a:solidFill>
                        <a:ln>
                          <a:noFill/>
                        </a:ln>
                      </wps:spPr>
                      <wps:txbx>
                        <w:txbxContent>
                          <w:p w14:paraId="1341AAF6" w14:textId="67C9A581" w:rsidR="00055177" w:rsidRPr="00055177" w:rsidRDefault="00055177" w:rsidP="001D20FF">
                            <w:pPr>
                              <w:pStyle w:val="Caption"/>
                              <w:jc w:val="both"/>
                              <w:rPr>
                                <w:rFonts w:asciiTheme="minorHAnsi" w:hAnsiTheme="minorHAnsi" w:cstheme="minorHAnsi"/>
                                <w:b w:val="0"/>
                                <w:bCs w:val="0"/>
                                <w:noProof/>
                                <w:sz w:val="24"/>
                              </w:rPr>
                            </w:pPr>
                            <w:bookmarkStart w:id="192" w:name="_Toc84262608"/>
                            <w:bookmarkStart w:id="193" w:name="_Toc85420498"/>
                            <w:r w:rsidRPr="0005517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55177">
                              <w:rPr>
                                <w:rFonts w:asciiTheme="minorHAnsi" w:hAnsiTheme="minorHAnsi" w:cstheme="minorHAnsi"/>
                                <w:b w:val="0"/>
                                <w:bCs w:val="0"/>
                              </w:rPr>
                              <w:t xml:space="preserve"> Daily temperature recorded by the SERF weather station and tunnel entrance and ambient loggers in each zone over 7 days in winter. The number following the “Ambient” refers to the zone where the logger was located, i.e. Ambient 1 (A</w:t>
                            </w:r>
                            <w:r w:rsidRPr="00874AB2">
                              <w:rPr>
                                <w:rFonts w:asciiTheme="minorHAnsi" w:hAnsiTheme="minorHAnsi" w:cstheme="minorHAnsi"/>
                                <w:b w:val="0"/>
                                <w:bCs w:val="0"/>
                                <w:vertAlign w:val="subscript"/>
                              </w:rPr>
                              <w:t>z</w:t>
                            </w:r>
                            <w:r w:rsidRPr="00055177">
                              <w:rPr>
                                <w:rFonts w:asciiTheme="minorHAnsi" w:hAnsiTheme="minorHAnsi" w:cstheme="minorHAnsi"/>
                                <w:b w:val="0"/>
                                <w:bCs w:val="0"/>
                              </w:rPr>
                              <w:t xml:space="preserve">1) represent the ambient logger in zone 1. Shaded regions represent night time (17:00 - 06:30) and non-shaded regions represent daytime (06:30 – 17:00). Solid vertical lines separate each day (midnight). There was a large difference in temperature between the SERF weather station and tunnel ambient in each zone and tunnel external ambient. Temperature at the SERF weather station reached much higher maximums and lower minimum than the tunnel </w:t>
                            </w:r>
                            <w:r w:rsidR="00DE497F" w:rsidRPr="00055177">
                              <w:rPr>
                                <w:rFonts w:asciiTheme="minorHAnsi" w:hAnsiTheme="minorHAnsi" w:cstheme="minorHAnsi"/>
                                <w:b w:val="0"/>
                                <w:bCs w:val="0"/>
                              </w:rPr>
                              <w:t>ambients</w:t>
                            </w:r>
                            <w:r w:rsidRPr="00055177">
                              <w:rPr>
                                <w:rFonts w:asciiTheme="minorHAnsi" w:hAnsiTheme="minorHAnsi" w:cstheme="minorHAnsi"/>
                                <w:b w:val="0"/>
                                <w:bCs w:val="0"/>
                              </w:rPr>
                              <w:t xml:space="preserve"> each day. Similar to summer, the SERF weather station was more sensitive towards subtle temperature movement than that of each tunnel ambient.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lowest average, maximum and minimum temperature compared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Meanwhile,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highest daily temperature fluctuation comparing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The temperature is very similar between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in terms of daily average, maximum and minimum temperatures. The tunnel ambient in each zone was more stable than the SERF weather station and the tunnel external ambient.</w:t>
                            </w:r>
                            <w:bookmarkEnd w:id="192"/>
                            <w:bookmarkEnd w:id="193"/>
                          </w:p>
                          <w:p w14:paraId="5948558A" w14:textId="77777777" w:rsidR="00C526FE" w:rsidRDefault="00C526FE" w:rsidP="001D20FF">
                            <w:pPr>
                              <w:jc w:val="both"/>
                            </w:pPr>
                          </w:p>
                          <w:p w14:paraId="14D86CC6" w14:textId="0DAEC82E" w:rsidR="00055177" w:rsidRPr="00055177" w:rsidRDefault="00055177" w:rsidP="001D20FF">
                            <w:pPr>
                              <w:pStyle w:val="Caption"/>
                              <w:jc w:val="both"/>
                              <w:rPr>
                                <w:rFonts w:asciiTheme="minorHAnsi" w:hAnsiTheme="minorHAnsi" w:cstheme="minorHAnsi"/>
                                <w:b w:val="0"/>
                                <w:bCs w:val="0"/>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9E1A5" id="Text Box 45" o:spid="_x0000_s1054" type="#_x0000_t202" style="position:absolute;left:0;text-align:left;margin-left:0;margin-top:21.85pt;width:696.25pt;height:103.9pt;z-index:-251592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" stroked="f">
                <v:textbox inset="0,0,0,0">
                  <w:txbxContent>
                    <w:p w14:paraId="1341AAF6" w14:textId="67C9A581" w:rsidR="00055177" w:rsidRPr="00055177" w:rsidRDefault="00055177" w:rsidP="001D20FF">
                      <w:pPr>
                        <w:pStyle w:val="Caption"/>
                        <w:jc w:val="both"/>
                        <w:rPr>
                          <w:rFonts w:asciiTheme="minorHAnsi" w:hAnsiTheme="minorHAnsi" w:cstheme="minorHAnsi"/>
                          <w:b w:val="0"/>
                          <w:bCs w:val="0"/>
                          <w:noProof/>
                          <w:sz w:val="24"/>
                        </w:rPr>
                      </w:pPr>
                      <w:bookmarkStart w:id="194" w:name="_Toc84262608"/>
                      <w:bookmarkStart w:id="195" w:name="_Toc85420498"/>
                      <w:r w:rsidRPr="0005517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55177">
                        <w:rPr>
                          <w:rFonts w:asciiTheme="minorHAnsi" w:hAnsiTheme="minorHAnsi" w:cstheme="minorHAnsi"/>
                          <w:b w:val="0"/>
                          <w:bCs w:val="0"/>
                        </w:rPr>
                        <w:t xml:space="preserve"> Daily temperature recorded by the SERF weather station and tunnel entrance and ambient loggers in each zone over 7 days in winter. The number following the “Ambient” refers to the zone where the logger was located, i.e. Ambient 1 (A</w:t>
                      </w:r>
                      <w:r w:rsidRPr="00874AB2">
                        <w:rPr>
                          <w:rFonts w:asciiTheme="minorHAnsi" w:hAnsiTheme="minorHAnsi" w:cstheme="minorHAnsi"/>
                          <w:b w:val="0"/>
                          <w:bCs w:val="0"/>
                          <w:vertAlign w:val="subscript"/>
                        </w:rPr>
                        <w:t>z</w:t>
                      </w:r>
                      <w:r w:rsidRPr="00055177">
                        <w:rPr>
                          <w:rFonts w:asciiTheme="minorHAnsi" w:hAnsiTheme="minorHAnsi" w:cstheme="minorHAnsi"/>
                          <w:b w:val="0"/>
                          <w:bCs w:val="0"/>
                        </w:rPr>
                        <w:t xml:space="preserve">1) represent the ambient logger in zone 1. Shaded regions represent night time (17:00 - 06:30) and non-shaded regions represent daytime (06:30 – 17:00). Solid vertical lines separate each day (midnight). There was a large difference in temperature between the SERF weather station and tunnel ambient in each zone and tunnel external ambient. Temperature at the SERF weather station reached much higher maximums and lower minimum than the tunnel </w:t>
                      </w:r>
                      <w:r w:rsidR="00DE497F" w:rsidRPr="00055177">
                        <w:rPr>
                          <w:rFonts w:asciiTheme="minorHAnsi" w:hAnsiTheme="minorHAnsi" w:cstheme="minorHAnsi"/>
                          <w:b w:val="0"/>
                          <w:bCs w:val="0"/>
                        </w:rPr>
                        <w:t>ambients</w:t>
                      </w:r>
                      <w:r w:rsidRPr="00055177">
                        <w:rPr>
                          <w:rFonts w:asciiTheme="minorHAnsi" w:hAnsiTheme="minorHAnsi" w:cstheme="minorHAnsi"/>
                          <w:b w:val="0"/>
                          <w:bCs w:val="0"/>
                        </w:rPr>
                        <w:t xml:space="preserve"> each day. Similar to summer, the SERF weather station was more sensitive towards subtle temperature movement than that of each tunnel ambient.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lowest average, maximum and minimum temperature compared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Meanwhile,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highest daily temperature fluctuation comparing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The temperature is very similar between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in terms of daily average, maximum and minimum temperatures. The tunnel ambient in each zone was more stable than the SERF weather station and the tunnel external ambient.</w:t>
                      </w:r>
                      <w:bookmarkEnd w:id="194"/>
                      <w:bookmarkEnd w:id="195"/>
                    </w:p>
                    <w:p w14:paraId="5948558A" w14:textId="77777777" w:rsidR="00C526FE" w:rsidRDefault="00C526FE" w:rsidP="001D20FF">
                      <w:pPr>
                        <w:jc w:val="both"/>
                      </w:pPr>
                    </w:p>
                    <w:p w14:paraId="14D86CC6" w14:textId="0DAEC82E" w:rsidR="00055177" w:rsidRPr="00055177" w:rsidRDefault="00055177" w:rsidP="001D20FF">
                      <w:pPr>
                        <w:pStyle w:val="Caption"/>
                        <w:jc w:val="both"/>
                        <w:rPr>
                          <w:rFonts w:asciiTheme="minorHAnsi" w:hAnsiTheme="minorHAnsi" w:cstheme="minorHAnsi"/>
                          <w:b w:val="0"/>
                          <w:bCs w:val="0"/>
                          <w:noProof/>
                          <w:sz w:val="24"/>
                        </w:rPr>
                      </w:pPr>
                    </w:p>
                  </w:txbxContent>
                </v:textbox>
                <w10:wrap anchorx="margin"/>
              </v:shape>
            </w:pict>
          </mc:Fallback>
        </mc:AlternateContent>
      </w:r>
    </w:p>
    <w:p w14:paraId="436A7453" w14:textId="15B095DC"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3271CB93" w14:textId="6E72C2C9"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43A7958D" w14:textId="07F60249" w:rsidR="008730FA" w:rsidRPr="00D253EF" w:rsidRDefault="008730FA">
      <w:pPr>
        <w:rPr>
          <w:rFonts w:asciiTheme="minorHAnsi" w:eastAsia="PMingLiU" w:hAnsiTheme="minorHAnsi" w:cstheme="minorHAnsi"/>
          <w:sz w:val="22"/>
          <w:szCs w:val="22"/>
          <w:lang w:val="en-US" w:eastAsia="zh-TW"/>
        </w:rPr>
      </w:pPr>
      <w:r w:rsidRPr="00D253EF">
        <w:rPr>
          <w:rFonts w:asciiTheme="minorHAnsi" w:eastAsia="PMingLiU" w:hAnsiTheme="minorHAnsi" w:cstheme="minorHAnsi"/>
          <w:sz w:val="22"/>
          <w:szCs w:val="22"/>
          <w:lang w:val="en-US" w:eastAsia="zh-TW"/>
        </w:rPr>
        <w:br w:type="page"/>
      </w:r>
    </w:p>
    <w:p w14:paraId="583203F0" w14:textId="77777777" w:rsidR="00B95A9F" w:rsidRPr="00D253EF" w:rsidRDefault="00B95A9F" w:rsidP="004C3904">
      <w:pPr>
        <w:spacing w:after="160" w:line="360" w:lineRule="auto"/>
        <w:ind w:firstLine="567"/>
        <w:jc w:val="both"/>
        <w:rPr>
          <w:rFonts w:asciiTheme="minorHAnsi" w:eastAsia="PMingLiU" w:hAnsiTheme="minorHAnsi" w:cstheme="minorHAnsi"/>
          <w:sz w:val="22"/>
          <w:szCs w:val="22"/>
          <w:lang w:val="en-US" w:eastAsia="zh-TW"/>
        </w:rPr>
        <w:sectPr w:rsidR="00B95A9F" w:rsidRPr="00D253EF" w:rsidSect="00F0782F">
          <w:pgSz w:w="16840" w:h="11907" w:orient="landscape" w:code="9"/>
          <w:pgMar w:top="1418" w:right="1418" w:bottom="2268" w:left="1418" w:header="720" w:footer="720" w:gutter="0"/>
          <w:cols w:space="720"/>
          <w:docGrid w:linePitch="326"/>
        </w:sectPr>
      </w:pPr>
    </w:p>
    <w:p w14:paraId="169BA4C5" w14:textId="31573653" w:rsidR="004F3A87" w:rsidRPr="00D253EF" w:rsidRDefault="004F3A87" w:rsidP="009F2EF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lastRenderedPageBreak/>
        <w:t>The mean daily diurnal temperature (T</w:t>
      </w:r>
      <w:r w:rsidRPr="00D253EF">
        <w:rPr>
          <w:rFonts w:asciiTheme="minorHAnsi" w:eastAsia="PMingLiU" w:hAnsiTheme="minorHAnsi" w:cstheme="minorHAnsi"/>
          <w:szCs w:val="24"/>
          <w:vertAlign w:val="subscript"/>
          <w:lang w:val="en-US" w:eastAsia="zh-TW"/>
        </w:rPr>
        <w:t>day</w:t>
      </w:r>
      <w:r w:rsidRPr="00D253EF">
        <w:rPr>
          <w:rFonts w:asciiTheme="minorHAnsi" w:eastAsia="PMingLiU" w:hAnsiTheme="minorHAnsi" w:cstheme="minorHAnsi"/>
          <w:szCs w:val="24"/>
          <w:lang w:val="en-US" w:eastAsia="zh-TW"/>
        </w:rPr>
        <w:t xml:space="preserve">) differences between roost locations (all species combined) and external ambient readings were compared between summer and winter. Average, minimum, and fluctuation showed significant difference between summer and winter (Independent T-test, p &lt; 0.05 –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3). Meanwhile, there was no significant difference for maximum between summer and winter. Bat roosts showed a lower average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maximum (T</w:t>
      </w:r>
      <w:r w:rsidRPr="00D253EF">
        <w:rPr>
          <w:rFonts w:asciiTheme="minorHAnsi" w:eastAsia="PMingLiU" w:hAnsiTheme="minorHAnsi" w:cstheme="minorHAnsi"/>
          <w:szCs w:val="24"/>
          <w:vertAlign w:val="subscript"/>
          <w:lang w:val="en-US" w:eastAsia="zh-TW"/>
        </w:rPr>
        <w:t>max</w:t>
      </w:r>
      <w:r w:rsidRPr="00D253EF">
        <w:rPr>
          <w:rFonts w:asciiTheme="minorHAnsi" w:eastAsia="PMingLiU" w:hAnsiTheme="minorHAnsi" w:cstheme="minorHAnsi"/>
          <w:szCs w:val="24"/>
          <w:lang w:val="en-US" w:eastAsia="zh-TW"/>
        </w:rPr>
        <w:t>) and fluctuation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of mean daily diurnal temperature than the external ambient reading in both seasons; only minimum diurnal temperature (T</w:t>
      </w:r>
      <w:r w:rsidRPr="00D253EF">
        <w:rPr>
          <w:rFonts w:asciiTheme="minorHAnsi" w:eastAsia="PMingLiU" w:hAnsiTheme="minorHAnsi" w:cstheme="minorHAnsi"/>
          <w:szCs w:val="24"/>
          <w:vertAlign w:val="subscript"/>
          <w:lang w:val="en-US" w:eastAsia="zh-TW"/>
        </w:rPr>
        <w:t>min</w:t>
      </w:r>
      <w:r w:rsidRPr="00D253EF">
        <w:rPr>
          <w:rFonts w:asciiTheme="minorHAnsi" w:eastAsia="PMingLiU" w:hAnsiTheme="minorHAnsi" w:cstheme="minorHAnsi"/>
          <w:szCs w:val="24"/>
          <w:lang w:val="en-US" w:eastAsia="zh-TW"/>
        </w:rPr>
        <w:t xml:space="preserve">) was higher in bat roosts compared with external ambient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3). </w:t>
      </w:r>
    </w:p>
    <w:p w14:paraId="6C0CE923" w14:textId="3B6EBBEE" w:rsidR="004F3A87" w:rsidRPr="00D253EF" w:rsidRDefault="004F3A87" w:rsidP="009F2EF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The mean T</w:t>
      </w:r>
      <w:r w:rsidRPr="00D253EF">
        <w:rPr>
          <w:rFonts w:asciiTheme="minorHAnsi" w:eastAsia="PMingLiU" w:hAnsiTheme="minorHAnsi" w:cstheme="minorHAnsi"/>
          <w:szCs w:val="24"/>
          <w:vertAlign w:val="subscript"/>
          <w:lang w:val="en-US" w:eastAsia="zh-TW"/>
        </w:rPr>
        <w:t>day</w:t>
      </w:r>
      <w:r w:rsidRPr="00D253EF">
        <w:rPr>
          <w:rFonts w:asciiTheme="minorHAnsi" w:eastAsia="PMingLiU" w:hAnsiTheme="minorHAnsi" w:cstheme="minorHAnsi"/>
          <w:szCs w:val="24"/>
          <w:lang w:val="en-US" w:eastAsia="zh-TW"/>
        </w:rPr>
        <w:t xml:space="preserve"> differences between roost locations (all species combined) and their local ambient reading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w:t>
      </w:r>
      <w:r w:rsidR="00811B46">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(e.g. roost in Z2 is compared with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were compared between summer and winter. T</w:t>
      </w:r>
      <w:r w:rsidRPr="00D253EF">
        <w:rPr>
          <w:rFonts w:asciiTheme="minorHAnsi" w:eastAsia="PMingLiU" w:hAnsiTheme="minorHAnsi" w:cstheme="minorHAnsi"/>
          <w:szCs w:val="24"/>
          <w:vertAlign w:val="subscript"/>
          <w:lang w:val="en-US" w:eastAsia="zh-TW"/>
        </w:rPr>
        <w:t>max</w:t>
      </w:r>
      <w:r w:rsidRPr="00D253EF">
        <w:rPr>
          <w:rFonts w:asciiTheme="minorHAnsi" w:eastAsia="PMingLiU" w:hAnsiTheme="minorHAnsi" w:cstheme="minorHAnsi"/>
          <w:szCs w:val="24"/>
          <w:lang w:val="en-US" w:eastAsia="zh-TW"/>
        </w:rPr>
        <w:t xml:space="preserve"> and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showed no significant difference between summer and winter (Independent T-test, p &gt; 0.05 –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4). However, the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and T</w:t>
      </w:r>
      <w:r w:rsidRPr="00D253EF">
        <w:rPr>
          <w:rFonts w:asciiTheme="minorHAnsi" w:eastAsia="PMingLiU" w:hAnsiTheme="minorHAnsi" w:cstheme="minorHAnsi"/>
          <w:szCs w:val="24"/>
          <w:vertAlign w:val="subscript"/>
          <w:lang w:val="en-US" w:eastAsia="zh-TW"/>
        </w:rPr>
        <w:t>min</w:t>
      </w:r>
      <w:r w:rsidRPr="00D253EF">
        <w:rPr>
          <w:rFonts w:asciiTheme="minorHAnsi" w:eastAsia="PMingLiU" w:hAnsiTheme="minorHAnsi" w:cstheme="minorHAnsi"/>
          <w:szCs w:val="24"/>
          <w:lang w:val="en-US" w:eastAsia="zh-TW"/>
        </w:rPr>
        <w:t xml:space="preserve"> were significantly different with summer showing lower mean temperature differences than winter (Df = 5.18, t = -3.4257, p &lt; 0.05).</w:t>
      </w:r>
      <w:r w:rsidRPr="00D253EF">
        <w:rPr>
          <w:rFonts w:asciiTheme="minorHAnsi" w:eastAsia="PMingLiU" w:hAnsiTheme="minorHAnsi" w:cstheme="minorHAnsi"/>
          <w:noProof/>
          <w:szCs w:val="24"/>
          <w:lang w:val="en-US" w:eastAsia="zh-TW"/>
        </w:rPr>
        <w:t xml:space="preserve"> In summer, bat roosts showed a higher mean T</w:t>
      </w:r>
      <w:r w:rsidRPr="00D253EF">
        <w:rPr>
          <w:rFonts w:asciiTheme="minorHAnsi" w:eastAsia="PMingLiU" w:hAnsiTheme="minorHAnsi" w:cstheme="minorHAnsi"/>
          <w:noProof/>
          <w:szCs w:val="24"/>
          <w:vertAlign w:val="subscript"/>
          <w:lang w:val="en-US" w:eastAsia="zh-TW"/>
        </w:rPr>
        <w:t>avg</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min</w:t>
      </w:r>
      <w:r w:rsidRPr="00D253EF">
        <w:rPr>
          <w:rFonts w:asciiTheme="minorHAnsi" w:eastAsia="PMingLiU" w:hAnsiTheme="minorHAnsi" w:cstheme="minorHAnsi"/>
          <w:noProof/>
          <w:szCs w:val="24"/>
          <w:lang w:val="en-US" w:eastAsia="zh-TW"/>
        </w:rPr>
        <w:t xml:space="preserve"> than their TA</w:t>
      </w:r>
      <w:r w:rsidRPr="00D253EF">
        <w:rPr>
          <w:rFonts w:asciiTheme="minorHAnsi" w:eastAsia="PMingLiU" w:hAnsiTheme="minorHAnsi" w:cstheme="minorHAnsi"/>
          <w:noProof/>
          <w:szCs w:val="24"/>
          <w:vertAlign w:val="subscript"/>
          <w:lang w:val="en-US" w:eastAsia="zh-TW"/>
        </w:rPr>
        <w:t xml:space="preserve">local </w:t>
      </w:r>
      <w:r w:rsidRPr="00D253EF">
        <w:rPr>
          <w:rFonts w:asciiTheme="minorHAnsi" w:eastAsia="PMingLiU" w:hAnsiTheme="minorHAnsi" w:cstheme="minorHAnsi"/>
          <w:noProof/>
          <w:szCs w:val="24"/>
          <w:lang w:val="en-US" w:eastAsia="zh-TW"/>
        </w:rPr>
        <w:t>; while T</w:t>
      </w:r>
      <w:r w:rsidRPr="00D253EF">
        <w:rPr>
          <w:rFonts w:asciiTheme="minorHAnsi" w:eastAsia="PMingLiU" w:hAnsiTheme="minorHAnsi" w:cstheme="minorHAnsi"/>
          <w:noProof/>
          <w:szCs w:val="24"/>
          <w:vertAlign w:val="subscript"/>
          <w:lang w:val="en-US" w:eastAsia="zh-TW"/>
        </w:rPr>
        <w:t>max</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fluc</w:t>
      </w:r>
      <w:r w:rsidRPr="00D253EF">
        <w:rPr>
          <w:rFonts w:asciiTheme="minorHAnsi" w:eastAsia="PMingLiU" w:hAnsiTheme="minorHAnsi" w:cstheme="minorHAnsi"/>
          <w:noProof/>
          <w:szCs w:val="24"/>
          <w:lang w:val="en-US" w:eastAsia="zh-TW"/>
        </w:rPr>
        <w:t xml:space="preserve"> were lower at bat roosts than their TA</w:t>
      </w:r>
      <w:r w:rsidRPr="00D253EF">
        <w:rPr>
          <w:rFonts w:asciiTheme="minorHAnsi" w:eastAsia="PMingLiU" w:hAnsiTheme="minorHAnsi" w:cstheme="minorHAnsi"/>
          <w:noProof/>
          <w:szCs w:val="24"/>
          <w:vertAlign w:val="subscript"/>
          <w:lang w:val="en-US" w:eastAsia="zh-TW"/>
        </w:rPr>
        <w:t>local</w:t>
      </w:r>
      <w:r w:rsidRPr="00D253EF">
        <w:rPr>
          <w:rFonts w:asciiTheme="minorHAnsi" w:eastAsia="PMingLiU" w:hAnsiTheme="minorHAnsi" w:cstheme="minorHAnsi"/>
          <w:noProof/>
          <w:szCs w:val="24"/>
          <w:lang w:val="en-US" w:eastAsia="zh-TW"/>
        </w:rPr>
        <w:t xml:space="preserve"> (</w:t>
      </w:r>
      <w:r w:rsidRPr="00D253EF">
        <w:rPr>
          <w:rFonts w:asciiTheme="minorHAnsi" w:eastAsia="PMingLiU" w:hAnsiTheme="minorHAnsi" w:cstheme="minorHAnsi"/>
          <w:szCs w:val="24"/>
          <w:lang w:val="en-US" w:eastAsia="zh-TW"/>
        </w:rPr>
        <w:t xml:space="preserve">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4</w:t>
      </w:r>
      <w:r w:rsidRPr="00D253EF">
        <w:rPr>
          <w:rFonts w:asciiTheme="minorHAnsi" w:eastAsia="PMingLiU" w:hAnsiTheme="minorHAnsi" w:cstheme="minorHAnsi"/>
          <w:noProof/>
          <w:szCs w:val="24"/>
          <w:lang w:val="en-US" w:eastAsia="zh-TW"/>
        </w:rPr>
        <w:t>). In winter, the mean T</w:t>
      </w:r>
      <w:r w:rsidRPr="00D253EF">
        <w:rPr>
          <w:rFonts w:asciiTheme="minorHAnsi" w:eastAsia="PMingLiU" w:hAnsiTheme="minorHAnsi" w:cstheme="minorHAnsi"/>
          <w:noProof/>
          <w:szCs w:val="24"/>
          <w:vertAlign w:val="subscript"/>
          <w:lang w:val="en-US" w:eastAsia="zh-TW"/>
        </w:rPr>
        <w:t>avg</w:t>
      </w:r>
      <w:r w:rsidRPr="00D253EF">
        <w:rPr>
          <w:rFonts w:asciiTheme="minorHAnsi" w:eastAsia="PMingLiU" w:hAnsiTheme="minorHAnsi" w:cstheme="minorHAnsi"/>
          <w:noProof/>
          <w:szCs w:val="24"/>
          <w:lang w:val="en-US" w:eastAsia="zh-TW"/>
        </w:rPr>
        <w:t xml:space="preserve"> , T</w:t>
      </w:r>
      <w:r w:rsidRPr="00D253EF">
        <w:rPr>
          <w:rFonts w:asciiTheme="minorHAnsi" w:eastAsia="PMingLiU" w:hAnsiTheme="minorHAnsi" w:cstheme="minorHAnsi"/>
          <w:noProof/>
          <w:szCs w:val="24"/>
          <w:vertAlign w:val="subscript"/>
          <w:lang w:val="en-US" w:eastAsia="zh-TW"/>
        </w:rPr>
        <w:t>max</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min</w:t>
      </w:r>
      <w:r w:rsidRPr="00D253EF">
        <w:rPr>
          <w:rFonts w:asciiTheme="minorHAnsi" w:eastAsia="PMingLiU" w:hAnsiTheme="minorHAnsi" w:cstheme="minorHAnsi"/>
          <w:noProof/>
          <w:szCs w:val="24"/>
          <w:lang w:val="en-US" w:eastAsia="zh-TW"/>
        </w:rPr>
        <w:t xml:space="preserve"> were higher at bats’ roosts than their TA</w:t>
      </w:r>
      <w:r w:rsidRPr="00D253EF">
        <w:rPr>
          <w:rFonts w:asciiTheme="minorHAnsi" w:eastAsia="PMingLiU" w:hAnsiTheme="minorHAnsi" w:cstheme="minorHAnsi"/>
          <w:noProof/>
          <w:szCs w:val="24"/>
          <w:vertAlign w:val="subscript"/>
          <w:lang w:val="en-US" w:eastAsia="zh-TW"/>
        </w:rPr>
        <w:t>local</w:t>
      </w:r>
      <w:r w:rsidRPr="00D253EF">
        <w:rPr>
          <w:rFonts w:asciiTheme="minorHAnsi" w:eastAsia="PMingLiU" w:hAnsiTheme="minorHAnsi" w:cstheme="minorHAnsi"/>
          <w:noProof/>
          <w:szCs w:val="24"/>
          <w:lang w:val="en-US" w:eastAsia="zh-TW"/>
        </w:rPr>
        <w:t>; while T</w:t>
      </w:r>
      <w:r w:rsidRPr="00D253EF">
        <w:rPr>
          <w:rFonts w:asciiTheme="minorHAnsi" w:eastAsia="PMingLiU" w:hAnsiTheme="minorHAnsi" w:cstheme="minorHAnsi"/>
          <w:noProof/>
          <w:szCs w:val="24"/>
          <w:vertAlign w:val="subscript"/>
          <w:lang w:val="en-US" w:eastAsia="zh-TW"/>
        </w:rPr>
        <w:t>fluc</w:t>
      </w:r>
      <w:r w:rsidRPr="00D253EF">
        <w:rPr>
          <w:rFonts w:asciiTheme="minorHAnsi" w:eastAsia="PMingLiU" w:hAnsiTheme="minorHAnsi" w:cstheme="minorHAnsi"/>
          <w:noProof/>
          <w:szCs w:val="24"/>
          <w:lang w:val="en-US" w:eastAsia="zh-TW"/>
        </w:rPr>
        <w:t xml:space="preserve"> was lower at bats’ roosts than their TA</w:t>
      </w:r>
      <w:r w:rsidRPr="00D253EF">
        <w:rPr>
          <w:rFonts w:asciiTheme="minorHAnsi" w:eastAsia="PMingLiU" w:hAnsiTheme="minorHAnsi" w:cstheme="minorHAnsi"/>
          <w:noProof/>
          <w:szCs w:val="24"/>
          <w:vertAlign w:val="subscript"/>
          <w:lang w:val="en-US" w:eastAsia="zh-TW"/>
        </w:rPr>
        <w:t>local</w:t>
      </w:r>
      <w:r w:rsidRPr="00D253EF">
        <w:rPr>
          <w:rFonts w:asciiTheme="minorHAnsi" w:eastAsia="PMingLiU" w:hAnsiTheme="minorHAnsi" w:cstheme="minorHAnsi"/>
          <w:noProof/>
          <w:szCs w:val="24"/>
          <w:lang w:val="en-US" w:eastAsia="zh-TW"/>
        </w:rPr>
        <w:t xml:space="preserve"> (</w:t>
      </w:r>
      <w:r w:rsidRPr="00D253EF">
        <w:rPr>
          <w:rFonts w:asciiTheme="minorHAnsi" w:eastAsia="PMingLiU" w:hAnsiTheme="minorHAnsi" w:cstheme="minorHAnsi"/>
          <w:szCs w:val="24"/>
          <w:lang w:val="en-US" w:eastAsia="zh-TW"/>
        </w:rPr>
        <w:t xml:space="preserve">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4</w:t>
      </w:r>
      <w:r w:rsidRPr="00D253EF">
        <w:rPr>
          <w:rFonts w:asciiTheme="minorHAnsi" w:eastAsia="PMingLiU" w:hAnsiTheme="minorHAnsi" w:cstheme="minorHAnsi"/>
          <w:noProof/>
          <w:szCs w:val="24"/>
          <w:lang w:val="en-US" w:eastAsia="zh-TW"/>
        </w:rPr>
        <w:t>).</w:t>
      </w:r>
    </w:p>
    <w:p w14:paraId="4658E02C" w14:textId="17E68507" w:rsidR="00804D09" w:rsidRPr="00D253EF" w:rsidRDefault="004F3A87" w:rsidP="009F2EF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The mean daily diurnal temperature differences between roost locations (all species combined) and their non-local ambient reading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were compared (e.g. roost in Z2 is compared with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1 and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 xml:space="preserve">3) between summer and winter. </w:t>
      </w:r>
      <w:r w:rsidRPr="00D253EF">
        <w:rPr>
          <w:rFonts w:asciiTheme="minorHAnsi" w:eastAsia="PMingLiU" w:hAnsiTheme="minorHAnsi" w:cstheme="minorHAnsi"/>
          <w:noProof/>
          <w:szCs w:val="24"/>
          <w:lang w:val="en-US" w:eastAsia="zh-TW"/>
        </w:rPr>
        <w:t>T</w:t>
      </w:r>
      <w:r w:rsidRPr="00D253EF">
        <w:rPr>
          <w:rFonts w:asciiTheme="minorHAnsi" w:eastAsia="PMingLiU" w:hAnsiTheme="minorHAnsi" w:cstheme="minorHAnsi"/>
          <w:noProof/>
          <w:szCs w:val="24"/>
          <w:vertAlign w:val="subscript"/>
          <w:lang w:val="en-US" w:eastAsia="zh-TW"/>
        </w:rPr>
        <w:t>min</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fluc</w:t>
      </w:r>
      <w:r w:rsidRPr="00D253EF">
        <w:rPr>
          <w:rFonts w:asciiTheme="minorHAnsi" w:eastAsia="PMingLiU" w:hAnsiTheme="minorHAnsi" w:cstheme="minorHAnsi"/>
          <w:noProof/>
          <w:szCs w:val="24"/>
          <w:lang w:val="en-US" w:eastAsia="zh-TW"/>
        </w:rPr>
        <w:t xml:space="preserve"> showed </w:t>
      </w:r>
      <w:r w:rsidR="001A326D">
        <w:rPr>
          <w:rFonts w:asciiTheme="minorHAnsi" w:eastAsia="PMingLiU" w:hAnsiTheme="minorHAnsi" w:cstheme="minorHAnsi"/>
          <w:noProof/>
          <w:szCs w:val="24"/>
          <w:lang w:val="en-US" w:eastAsia="zh-TW"/>
        </w:rPr>
        <w:t xml:space="preserve">winter had significantly greater differences than summer </w:t>
      </w:r>
      <w:r w:rsidRPr="00D253EF">
        <w:rPr>
          <w:rFonts w:asciiTheme="minorHAnsi" w:eastAsia="PMingLiU" w:hAnsiTheme="minorHAnsi" w:cstheme="minorHAnsi"/>
          <w:noProof/>
          <w:szCs w:val="24"/>
          <w:lang w:val="en-US" w:eastAsia="zh-TW"/>
        </w:rPr>
        <w:t>(</w:t>
      </w:r>
      <w:r w:rsidRPr="00D253EF">
        <w:rPr>
          <w:rFonts w:asciiTheme="minorHAnsi" w:eastAsia="PMingLiU" w:hAnsiTheme="minorHAnsi" w:cstheme="minorHAnsi"/>
          <w:szCs w:val="24"/>
          <w:lang w:val="en-US" w:eastAsia="zh-TW"/>
        </w:rPr>
        <w:t xml:space="preserve">Independent T-test, p &lt; 0.05 –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5</w:t>
      </w:r>
      <w:r w:rsidRPr="00D253EF">
        <w:rPr>
          <w:rFonts w:asciiTheme="minorHAnsi" w:eastAsia="PMingLiU" w:hAnsiTheme="minorHAnsi" w:cstheme="minorHAnsi"/>
          <w:noProof/>
          <w:szCs w:val="24"/>
          <w:lang w:val="en-US" w:eastAsia="zh-TW"/>
        </w:rPr>
        <w:t>). Meanwhile, there were no significant differences for T</w:t>
      </w:r>
      <w:r w:rsidRPr="00D253EF">
        <w:rPr>
          <w:rFonts w:asciiTheme="minorHAnsi" w:eastAsia="PMingLiU" w:hAnsiTheme="minorHAnsi" w:cstheme="minorHAnsi"/>
          <w:noProof/>
          <w:szCs w:val="24"/>
          <w:vertAlign w:val="subscript"/>
          <w:lang w:val="en-US" w:eastAsia="zh-TW"/>
        </w:rPr>
        <w:t>avg</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max</w:t>
      </w:r>
      <w:r w:rsidRPr="00D253EF">
        <w:rPr>
          <w:rFonts w:asciiTheme="minorHAnsi" w:eastAsia="PMingLiU" w:hAnsiTheme="minorHAnsi" w:cstheme="minorHAnsi"/>
          <w:noProof/>
          <w:szCs w:val="24"/>
          <w:lang w:val="en-US" w:eastAsia="zh-TW"/>
        </w:rPr>
        <w:t xml:space="preserve"> (p &lt; 0.05). </w:t>
      </w:r>
      <w:r w:rsidRPr="00D253EF">
        <w:rPr>
          <w:rFonts w:asciiTheme="minorHAnsi" w:eastAsia="PMingLiU" w:hAnsiTheme="minorHAnsi" w:cstheme="minorHAnsi"/>
          <w:szCs w:val="24"/>
          <w:lang w:val="en-US" w:eastAsia="zh-TW"/>
        </w:rPr>
        <w:t>Bat roosts showed a higher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T</w:t>
      </w:r>
      <w:r w:rsidRPr="00D253EF">
        <w:rPr>
          <w:rFonts w:asciiTheme="minorHAnsi" w:eastAsia="PMingLiU" w:hAnsiTheme="minorHAnsi" w:cstheme="minorHAnsi"/>
          <w:szCs w:val="24"/>
          <w:vertAlign w:val="subscript"/>
          <w:lang w:val="en-US" w:eastAsia="zh-TW"/>
        </w:rPr>
        <w:t>max</w:t>
      </w:r>
      <w:r w:rsidRPr="00D253EF">
        <w:rPr>
          <w:rFonts w:asciiTheme="minorHAnsi" w:eastAsia="PMingLiU" w:hAnsiTheme="minorHAnsi" w:cstheme="minorHAnsi"/>
          <w:szCs w:val="24"/>
          <w:lang w:val="en-US" w:eastAsia="zh-TW"/>
        </w:rPr>
        <w:t xml:space="preserve"> and T</w:t>
      </w:r>
      <w:r w:rsidRPr="00D253EF">
        <w:rPr>
          <w:rFonts w:asciiTheme="minorHAnsi" w:eastAsia="PMingLiU" w:hAnsiTheme="minorHAnsi" w:cstheme="minorHAnsi"/>
          <w:szCs w:val="24"/>
          <w:vertAlign w:val="subscript"/>
          <w:lang w:val="en-US" w:eastAsia="zh-TW"/>
        </w:rPr>
        <w:t>min</w:t>
      </w:r>
      <w:r w:rsidRPr="00D253EF">
        <w:rPr>
          <w:rFonts w:asciiTheme="minorHAnsi" w:eastAsia="PMingLiU" w:hAnsiTheme="minorHAnsi" w:cstheme="minorHAnsi"/>
          <w:szCs w:val="24"/>
          <w:lang w:val="en-US" w:eastAsia="zh-TW"/>
        </w:rPr>
        <w:t xml:space="preserve"> than their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in both seasons; while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was higher in bats’ roosts than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5). </w:t>
      </w:r>
    </w:p>
    <w:p w14:paraId="7EEABF9B" w14:textId="77777777" w:rsidR="00804D09" w:rsidRPr="00D253EF" w:rsidRDefault="00804D09">
      <w:pPr>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br w:type="page"/>
      </w:r>
    </w:p>
    <w:p w14:paraId="71B0D0C1" w14:textId="6E53A6A0" w:rsidR="00C651E3" w:rsidRPr="00D253EF" w:rsidRDefault="00C651E3" w:rsidP="00C651E3">
      <w:pPr>
        <w:pStyle w:val="Caption"/>
        <w:keepNext/>
        <w:rPr>
          <w:rFonts w:asciiTheme="minorHAnsi" w:hAnsiTheme="minorHAnsi" w:cstheme="minorHAnsi"/>
          <w:b w:val="0"/>
          <w:bCs w:val="0"/>
        </w:rPr>
      </w:pPr>
      <w:bookmarkStart w:id="196" w:name="_Toc71670553"/>
      <w:r w:rsidRPr="00D253EF">
        <w:rPr>
          <w:rFonts w:asciiTheme="minorHAnsi" w:hAnsiTheme="minorHAnsi" w:cstheme="minorHAnsi"/>
          <w:b w:val="0"/>
          <w:bCs w:val="0"/>
        </w:rPr>
        <w:lastRenderedPageBreak/>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Independent T-test results for the difference in mean daily diurnal temperature differences (± SD) of each variable between all sampled bat roosts and external </w:t>
      </w:r>
      <w:r w:rsidR="001A326D" w:rsidRPr="00D253EF">
        <w:rPr>
          <w:rFonts w:asciiTheme="minorHAnsi" w:hAnsiTheme="minorHAnsi" w:cstheme="minorHAnsi"/>
          <w:b w:val="0"/>
          <w:bCs w:val="0"/>
        </w:rPr>
        <w:t>ambient</w:t>
      </w:r>
      <w:r w:rsidRPr="00D253EF">
        <w:rPr>
          <w:rFonts w:asciiTheme="minorHAnsi" w:hAnsiTheme="minorHAnsi" w:cstheme="minorHAnsi"/>
          <w:b w:val="0"/>
          <w:bCs w:val="0"/>
        </w:rPr>
        <w:t xml:space="preserve"> between summer and winter. For this analysis all species were combined. Note: +ve mean value = roosts have higher temperature than external ambient; -ve mean value = roosts have lower temperature than external ambient.</w:t>
      </w:r>
      <w:bookmarkEnd w:id="196"/>
    </w:p>
    <w:p w14:paraId="06F6A2E3" w14:textId="77777777" w:rsidR="00C651E3" w:rsidRPr="00D253EF" w:rsidRDefault="00C651E3" w:rsidP="00C651E3">
      <w:pPr>
        <w:rPr>
          <w:rFonts w:asciiTheme="minorHAnsi" w:hAnsiTheme="minorHAnsi" w:cstheme="minorHAnsi"/>
        </w:rPr>
      </w:pPr>
    </w:p>
    <w:tbl>
      <w:tblPr>
        <w:tblStyle w:val="TableGrid7"/>
        <w:tblpPr w:leftFromText="180" w:rightFromText="180" w:vertAnchor="text" w:horzAnchor="margin" w:tblpY="4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2"/>
        <w:gridCol w:w="1745"/>
        <w:gridCol w:w="1602"/>
        <w:gridCol w:w="928"/>
        <w:gridCol w:w="1189"/>
        <w:gridCol w:w="1275"/>
      </w:tblGrid>
      <w:tr w:rsidR="0049435B" w:rsidRPr="00D253EF" w14:paraId="3DFAE3AE" w14:textId="77777777" w:rsidTr="00643E88">
        <w:tc>
          <w:tcPr>
            <w:tcW w:w="1482" w:type="dxa"/>
            <w:tcBorders>
              <w:top w:val="single" w:sz="4" w:space="0" w:color="auto"/>
              <w:bottom w:val="single" w:sz="4" w:space="0" w:color="auto"/>
            </w:tcBorders>
          </w:tcPr>
          <w:p w14:paraId="1797F617" w14:textId="77777777" w:rsidR="0049435B" w:rsidRPr="00D253EF" w:rsidRDefault="0049435B" w:rsidP="0049435B">
            <w:pPr>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Variables</w:t>
            </w:r>
          </w:p>
        </w:tc>
        <w:tc>
          <w:tcPr>
            <w:tcW w:w="1745" w:type="dxa"/>
            <w:tcBorders>
              <w:top w:val="single" w:sz="4" w:space="0" w:color="auto"/>
              <w:bottom w:val="single" w:sz="4" w:space="0" w:color="auto"/>
            </w:tcBorders>
            <w:vAlign w:val="center"/>
          </w:tcPr>
          <w:p w14:paraId="3BC87DB0"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summer (± SD)</w:t>
            </w:r>
          </w:p>
        </w:tc>
        <w:tc>
          <w:tcPr>
            <w:tcW w:w="1602" w:type="dxa"/>
            <w:tcBorders>
              <w:top w:val="single" w:sz="4" w:space="0" w:color="auto"/>
              <w:bottom w:val="single" w:sz="4" w:space="0" w:color="auto"/>
            </w:tcBorders>
            <w:vAlign w:val="center"/>
          </w:tcPr>
          <w:p w14:paraId="01F56515"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winter (± SD)</w:t>
            </w:r>
          </w:p>
        </w:tc>
        <w:tc>
          <w:tcPr>
            <w:tcW w:w="928" w:type="dxa"/>
            <w:tcBorders>
              <w:top w:val="single" w:sz="4" w:space="0" w:color="auto"/>
              <w:bottom w:val="single" w:sz="4" w:space="0" w:color="auto"/>
            </w:tcBorders>
            <w:vAlign w:val="center"/>
          </w:tcPr>
          <w:p w14:paraId="3E338622"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Df</w:t>
            </w:r>
          </w:p>
        </w:tc>
        <w:tc>
          <w:tcPr>
            <w:tcW w:w="1189" w:type="dxa"/>
            <w:tcBorders>
              <w:top w:val="single" w:sz="4" w:space="0" w:color="auto"/>
              <w:bottom w:val="single" w:sz="4" w:space="0" w:color="auto"/>
            </w:tcBorders>
            <w:vAlign w:val="center"/>
          </w:tcPr>
          <w:p w14:paraId="59ADA656"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t-statistic</w:t>
            </w:r>
          </w:p>
        </w:tc>
        <w:tc>
          <w:tcPr>
            <w:tcW w:w="1275" w:type="dxa"/>
            <w:tcBorders>
              <w:top w:val="single" w:sz="4" w:space="0" w:color="auto"/>
              <w:bottom w:val="single" w:sz="4" w:space="0" w:color="auto"/>
            </w:tcBorders>
            <w:vAlign w:val="center"/>
          </w:tcPr>
          <w:p w14:paraId="75D315DE"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P-value</w:t>
            </w:r>
          </w:p>
        </w:tc>
      </w:tr>
      <w:tr w:rsidR="0049435B" w:rsidRPr="00D253EF" w14:paraId="43CC4B7A" w14:textId="77777777" w:rsidTr="00643E88">
        <w:tc>
          <w:tcPr>
            <w:tcW w:w="1482" w:type="dxa"/>
            <w:tcBorders>
              <w:top w:val="single" w:sz="4" w:space="0" w:color="auto"/>
            </w:tcBorders>
          </w:tcPr>
          <w:p w14:paraId="5CFD51C4" w14:textId="77777777" w:rsidR="0049435B" w:rsidRPr="00D253EF" w:rsidRDefault="0049435B" w:rsidP="0049435B">
            <w:pPr>
              <w:jc w:val="both"/>
              <w:rPr>
                <w:rFonts w:asciiTheme="minorHAnsi" w:hAnsiTheme="minorHAnsi" w:cstheme="minorHAnsi"/>
                <w:sz w:val="22"/>
                <w:lang w:val="en-US" w:eastAsia="zh-TW"/>
              </w:rPr>
            </w:pPr>
          </w:p>
          <w:p w14:paraId="7D36B7F2"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Average</w:t>
            </w:r>
          </w:p>
        </w:tc>
        <w:tc>
          <w:tcPr>
            <w:tcW w:w="1745" w:type="dxa"/>
            <w:tcBorders>
              <w:top w:val="single" w:sz="4" w:space="0" w:color="auto"/>
            </w:tcBorders>
            <w:vAlign w:val="bottom"/>
          </w:tcPr>
          <w:p w14:paraId="373BC6C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-2.40 ± 0.40</w:t>
            </w:r>
          </w:p>
        </w:tc>
        <w:tc>
          <w:tcPr>
            <w:tcW w:w="1602" w:type="dxa"/>
            <w:tcBorders>
              <w:top w:val="single" w:sz="4" w:space="0" w:color="auto"/>
            </w:tcBorders>
            <w:vAlign w:val="bottom"/>
          </w:tcPr>
          <w:p w14:paraId="0B44E675"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-1.16 ± 0.32</w:t>
            </w:r>
          </w:p>
        </w:tc>
        <w:tc>
          <w:tcPr>
            <w:tcW w:w="928" w:type="dxa"/>
            <w:tcBorders>
              <w:top w:val="single" w:sz="4" w:space="0" w:color="auto"/>
            </w:tcBorders>
            <w:vAlign w:val="bottom"/>
          </w:tcPr>
          <w:p w14:paraId="6D49D225"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10.13</w:t>
            </w:r>
          </w:p>
        </w:tc>
        <w:tc>
          <w:tcPr>
            <w:tcW w:w="1189" w:type="dxa"/>
            <w:tcBorders>
              <w:top w:val="single" w:sz="4" w:space="0" w:color="auto"/>
            </w:tcBorders>
            <w:vAlign w:val="bottom"/>
          </w:tcPr>
          <w:p w14:paraId="440FC5C2"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-6.14</w:t>
            </w:r>
          </w:p>
        </w:tc>
        <w:tc>
          <w:tcPr>
            <w:tcW w:w="1275" w:type="dxa"/>
            <w:tcBorders>
              <w:top w:val="single" w:sz="4" w:space="0" w:color="auto"/>
            </w:tcBorders>
            <w:vAlign w:val="bottom"/>
          </w:tcPr>
          <w:p w14:paraId="2C22881B" w14:textId="5662D88A"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0"/>
                <w:bdr w:val="none" w:sz="0" w:space="0" w:color="auto" w:frame="1"/>
                <w:lang w:val="en-US" w:eastAsia="zh-TW"/>
              </w:rPr>
              <w:t>0.0001</w:t>
            </w:r>
            <w:r w:rsidR="002930A8">
              <w:rPr>
                <w:rFonts w:asciiTheme="minorHAnsi" w:hAnsiTheme="minorHAnsi" w:cstheme="minorHAnsi"/>
                <w:color w:val="000000"/>
                <w:sz w:val="20"/>
                <w:bdr w:val="none" w:sz="0" w:space="0" w:color="auto" w:frame="1"/>
                <w:lang w:val="en-US" w:eastAsia="zh-TW"/>
              </w:rPr>
              <w:t>*</w:t>
            </w:r>
            <w:r w:rsidR="00643E88">
              <w:rPr>
                <w:rFonts w:asciiTheme="minorHAnsi" w:hAnsiTheme="minorHAnsi" w:cstheme="minorHAnsi"/>
                <w:color w:val="000000"/>
                <w:sz w:val="20"/>
                <w:bdr w:val="none" w:sz="0" w:space="0" w:color="auto" w:frame="1"/>
                <w:lang w:val="en-US" w:eastAsia="zh-TW"/>
              </w:rPr>
              <w:t>*</w:t>
            </w:r>
          </w:p>
        </w:tc>
      </w:tr>
      <w:tr w:rsidR="0049435B" w:rsidRPr="00D253EF" w14:paraId="5DE22F40" w14:textId="77777777" w:rsidTr="00643E88">
        <w:tc>
          <w:tcPr>
            <w:tcW w:w="1482" w:type="dxa"/>
          </w:tcPr>
          <w:p w14:paraId="0F784EBB"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Maximum</w:t>
            </w:r>
          </w:p>
        </w:tc>
        <w:tc>
          <w:tcPr>
            <w:tcW w:w="1745" w:type="dxa"/>
            <w:vAlign w:val="bottom"/>
          </w:tcPr>
          <w:p w14:paraId="15711362"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-5.93 </w:t>
            </w:r>
            <w:r w:rsidRPr="00D253EF">
              <w:rPr>
                <w:rFonts w:asciiTheme="minorHAnsi" w:hAnsiTheme="minorHAnsi" w:cstheme="minorHAnsi"/>
                <w:color w:val="000000"/>
                <w:sz w:val="22"/>
                <w:lang w:val="en-US" w:eastAsia="zh-TW"/>
              </w:rPr>
              <w:t>± 0.68</w:t>
            </w:r>
          </w:p>
        </w:tc>
        <w:tc>
          <w:tcPr>
            <w:tcW w:w="1602" w:type="dxa"/>
            <w:vAlign w:val="bottom"/>
          </w:tcPr>
          <w:p w14:paraId="2E0159F7"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-5.8 ± 0.47</w:t>
            </w:r>
          </w:p>
        </w:tc>
        <w:tc>
          <w:tcPr>
            <w:tcW w:w="928" w:type="dxa"/>
            <w:vAlign w:val="bottom"/>
          </w:tcPr>
          <w:p w14:paraId="04E51786"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10.75</w:t>
            </w:r>
          </w:p>
        </w:tc>
        <w:tc>
          <w:tcPr>
            <w:tcW w:w="1189" w:type="dxa"/>
            <w:vAlign w:val="bottom"/>
          </w:tcPr>
          <w:p w14:paraId="63C42B65"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-0.33</w:t>
            </w:r>
          </w:p>
        </w:tc>
        <w:tc>
          <w:tcPr>
            <w:tcW w:w="1275" w:type="dxa"/>
            <w:vAlign w:val="bottom"/>
          </w:tcPr>
          <w:p w14:paraId="77C1B8F9" w14:textId="36701FE5"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0.7</w:t>
            </w:r>
            <w:r w:rsidR="00A05784">
              <w:rPr>
                <w:rFonts w:asciiTheme="minorHAnsi" w:hAnsiTheme="minorHAnsi" w:cstheme="minorHAnsi"/>
                <w:sz w:val="22"/>
                <w:lang w:val="en-US" w:eastAsia="zh-TW"/>
              </w:rPr>
              <w:t>6</w:t>
            </w:r>
          </w:p>
        </w:tc>
      </w:tr>
      <w:tr w:rsidR="0049435B" w:rsidRPr="00D253EF" w14:paraId="0601DBA9" w14:textId="77777777" w:rsidTr="00643E88">
        <w:tc>
          <w:tcPr>
            <w:tcW w:w="1482" w:type="dxa"/>
          </w:tcPr>
          <w:p w14:paraId="493BA1C3"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Minimum</w:t>
            </w:r>
          </w:p>
        </w:tc>
        <w:tc>
          <w:tcPr>
            <w:tcW w:w="1745" w:type="dxa"/>
            <w:vAlign w:val="bottom"/>
          </w:tcPr>
          <w:p w14:paraId="0FB984D1"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4.40 ± 0.26</w:t>
            </w:r>
          </w:p>
        </w:tc>
        <w:tc>
          <w:tcPr>
            <w:tcW w:w="1602" w:type="dxa"/>
            <w:vAlign w:val="bottom"/>
          </w:tcPr>
          <w:p w14:paraId="5B290AA2"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7.10 ± 0.28</w:t>
            </w:r>
          </w:p>
        </w:tc>
        <w:tc>
          <w:tcPr>
            <w:tcW w:w="928" w:type="dxa"/>
            <w:vAlign w:val="bottom"/>
          </w:tcPr>
          <w:p w14:paraId="5089D858"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8.21</w:t>
            </w:r>
          </w:p>
        </w:tc>
        <w:tc>
          <w:tcPr>
            <w:tcW w:w="1189" w:type="dxa"/>
            <w:vAlign w:val="bottom"/>
          </w:tcPr>
          <w:p w14:paraId="533D8C9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-17.43</w:t>
            </w:r>
          </w:p>
        </w:tc>
        <w:tc>
          <w:tcPr>
            <w:tcW w:w="1275" w:type="dxa"/>
            <w:vAlign w:val="bottom"/>
          </w:tcPr>
          <w:p w14:paraId="7B47A13F" w14:textId="697707E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8.93e-08</w:t>
            </w:r>
            <w:r w:rsidR="002930A8">
              <w:rPr>
                <w:rFonts w:asciiTheme="minorHAnsi" w:hAnsiTheme="minorHAnsi" w:cstheme="minorHAnsi"/>
                <w:sz w:val="22"/>
                <w:lang w:val="en-US" w:eastAsia="zh-TW"/>
              </w:rPr>
              <w:t>*</w:t>
            </w:r>
            <w:r w:rsidR="00643E88">
              <w:rPr>
                <w:rFonts w:asciiTheme="minorHAnsi" w:hAnsiTheme="minorHAnsi" w:cstheme="minorHAnsi"/>
                <w:sz w:val="22"/>
                <w:lang w:val="en-US" w:eastAsia="zh-TW"/>
              </w:rPr>
              <w:t>*</w:t>
            </w:r>
          </w:p>
        </w:tc>
      </w:tr>
      <w:tr w:rsidR="0049435B" w:rsidRPr="00D253EF" w14:paraId="0516635E" w14:textId="77777777" w:rsidTr="00643E88">
        <w:tc>
          <w:tcPr>
            <w:tcW w:w="1482" w:type="dxa"/>
            <w:tcBorders>
              <w:bottom w:val="single" w:sz="4" w:space="0" w:color="auto"/>
            </w:tcBorders>
          </w:tcPr>
          <w:p w14:paraId="105499EB"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Fluctuation</w:t>
            </w:r>
          </w:p>
        </w:tc>
        <w:tc>
          <w:tcPr>
            <w:tcW w:w="1745" w:type="dxa"/>
            <w:tcBorders>
              <w:bottom w:val="single" w:sz="4" w:space="0" w:color="auto"/>
            </w:tcBorders>
            <w:vAlign w:val="bottom"/>
          </w:tcPr>
          <w:p w14:paraId="18A196B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-10.34 ± 0.65</w:t>
            </w:r>
          </w:p>
        </w:tc>
        <w:tc>
          <w:tcPr>
            <w:tcW w:w="1602" w:type="dxa"/>
            <w:tcBorders>
              <w:bottom w:val="single" w:sz="4" w:space="0" w:color="auto"/>
            </w:tcBorders>
            <w:vAlign w:val="bottom"/>
          </w:tcPr>
          <w:p w14:paraId="0A1F3210"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-12.93</w:t>
            </w:r>
            <w:r w:rsidRPr="00D253EF">
              <w:rPr>
                <w:rFonts w:asciiTheme="minorHAnsi" w:hAnsiTheme="minorHAnsi" w:cstheme="minorHAnsi"/>
                <w:color w:val="000000"/>
                <w:sz w:val="22"/>
                <w:lang w:val="en-US" w:eastAsia="zh-TW"/>
              </w:rPr>
              <w:t xml:space="preserve"> ± 0.45</w:t>
            </w:r>
          </w:p>
        </w:tc>
        <w:tc>
          <w:tcPr>
            <w:tcW w:w="928" w:type="dxa"/>
            <w:tcBorders>
              <w:bottom w:val="single" w:sz="4" w:space="0" w:color="auto"/>
            </w:tcBorders>
            <w:vAlign w:val="bottom"/>
          </w:tcPr>
          <w:p w14:paraId="69D04BE7"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10.77</w:t>
            </w:r>
          </w:p>
        </w:tc>
        <w:tc>
          <w:tcPr>
            <w:tcW w:w="1189" w:type="dxa"/>
            <w:tcBorders>
              <w:bottom w:val="single" w:sz="4" w:space="0" w:color="auto"/>
            </w:tcBorders>
            <w:vAlign w:val="bottom"/>
          </w:tcPr>
          <w:p w14:paraId="76FCD0A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8.48</w:t>
            </w:r>
          </w:p>
        </w:tc>
        <w:tc>
          <w:tcPr>
            <w:tcW w:w="1275" w:type="dxa"/>
            <w:tcBorders>
              <w:bottom w:val="single" w:sz="4" w:space="0" w:color="auto"/>
            </w:tcBorders>
            <w:vAlign w:val="bottom"/>
          </w:tcPr>
          <w:p w14:paraId="5BDE9566" w14:textId="483731E0"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4.3</w:t>
            </w:r>
            <w:r w:rsidR="002930A8">
              <w:rPr>
                <w:rFonts w:asciiTheme="minorHAnsi" w:hAnsiTheme="minorHAnsi" w:cstheme="minorHAnsi"/>
                <w:sz w:val="22"/>
                <w:lang w:val="en-US" w:eastAsia="zh-TW"/>
              </w:rPr>
              <w:t>4</w:t>
            </w:r>
            <w:r w:rsidRPr="00D253EF">
              <w:rPr>
                <w:rFonts w:asciiTheme="minorHAnsi" w:hAnsiTheme="minorHAnsi" w:cstheme="minorHAnsi"/>
                <w:sz w:val="22"/>
                <w:lang w:val="en-US" w:eastAsia="zh-TW"/>
              </w:rPr>
              <w:t>e-06</w:t>
            </w:r>
            <w:r w:rsidR="002930A8">
              <w:rPr>
                <w:rFonts w:asciiTheme="minorHAnsi" w:hAnsiTheme="minorHAnsi" w:cstheme="minorHAnsi"/>
                <w:sz w:val="22"/>
                <w:lang w:val="en-US" w:eastAsia="zh-TW"/>
              </w:rPr>
              <w:t>*</w:t>
            </w:r>
            <w:r w:rsidR="00643E88">
              <w:rPr>
                <w:rFonts w:asciiTheme="minorHAnsi" w:hAnsiTheme="minorHAnsi" w:cstheme="minorHAnsi"/>
                <w:sz w:val="22"/>
                <w:lang w:val="en-US" w:eastAsia="zh-TW"/>
              </w:rPr>
              <w:t>*</w:t>
            </w:r>
          </w:p>
        </w:tc>
      </w:tr>
    </w:tbl>
    <w:p w14:paraId="3EB0FB70" w14:textId="77777777" w:rsidR="004F3A87" w:rsidRPr="00D253EF" w:rsidRDefault="004F3A87" w:rsidP="004F3A87">
      <w:pPr>
        <w:spacing w:after="160" w:line="360" w:lineRule="auto"/>
        <w:jc w:val="both"/>
        <w:rPr>
          <w:rFonts w:asciiTheme="minorHAnsi" w:eastAsia="PMingLiU" w:hAnsiTheme="minorHAnsi" w:cstheme="minorHAnsi"/>
          <w:szCs w:val="24"/>
          <w:lang w:val="en-US" w:eastAsia="zh-TW"/>
        </w:rPr>
      </w:pPr>
    </w:p>
    <w:p w14:paraId="62A4D946" w14:textId="039C8F79" w:rsidR="00C651E3" w:rsidRPr="00D253EF" w:rsidRDefault="00C651E3" w:rsidP="00C651E3">
      <w:pPr>
        <w:pStyle w:val="Caption"/>
        <w:keepNext/>
        <w:rPr>
          <w:rFonts w:asciiTheme="minorHAnsi" w:hAnsiTheme="minorHAnsi" w:cstheme="minorHAnsi"/>
          <w:b w:val="0"/>
          <w:bCs w:val="0"/>
        </w:rPr>
      </w:pPr>
      <w:bookmarkStart w:id="197" w:name="_Toc71670554"/>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9E45A0">
        <w:rPr>
          <w:rFonts w:asciiTheme="minorHAnsi" w:hAnsiTheme="minorHAnsi" w:cstheme="minorHAnsi"/>
          <w:b w:val="0"/>
          <w:bCs w:val="0"/>
          <w:noProof/>
        </w:rPr>
        <w:t>4</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Independent T-test results for the difference in mean diurnal temperature differences (± SD) of each variable between all sampled bat roosts and their local tunnel </w:t>
      </w:r>
      <w:r w:rsidR="001A326D" w:rsidRPr="00D253EF">
        <w:rPr>
          <w:rFonts w:asciiTheme="minorHAnsi" w:hAnsiTheme="minorHAnsi" w:cstheme="minorHAnsi"/>
          <w:b w:val="0"/>
          <w:bCs w:val="0"/>
        </w:rPr>
        <w:t>ambient</w:t>
      </w:r>
      <w:r w:rsidRPr="00D253EF">
        <w:rPr>
          <w:rFonts w:asciiTheme="minorHAnsi" w:hAnsiTheme="minorHAnsi" w:cstheme="minorHAnsi"/>
          <w:b w:val="0"/>
          <w:bCs w:val="0"/>
        </w:rPr>
        <w:t xml:space="preserve"> between summer and winter. For this analysis all species were combined. Note: +ve mean value = roosts have higher temperature than local ambient and -ve mean value = roosts have lower temperature than local ambient.</w:t>
      </w:r>
      <w:bookmarkEnd w:id="197"/>
    </w:p>
    <w:p w14:paraId="4F3481F6" w14:textId="77777777" w:rsidR="00C651E3" w:rsidRPr="00D253EF" w:rsidRDefault="00C651E3" w:rsidP="00C651E3">
      <w:pPr>
        <w:rPr>
          <w:rFonts w:asciiTheme="minorHAnsi" w:hAnsiTheme="minorHAnsi" w:cstheme="minorHAnsi"/>
        </w:rPr>
      </w:pPr>
    </w:p>
    <w:tbl>
      <w:tblPr>
        <w:tblStyle w:val="TableGrid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6"/>
        <w:gridCol w:w="1650"/>
        <w:gridCol w:w="1605"/>
        <w:gridCol w:w="723"/>
        <w:gridCol w:w="1316"/>
        <w:gridCol w:w="1331"/>
      </w:tblGrid>
      <w:tr w:rsidR="0049435B" w:rsidRPr="00D253EF" w14:paraId="2C99750A" w14:textId="77777777" w:rsidTr="00C651E3">
        <w:tc>
          <w:tcPr>
            <w:tcW w:w="1596" w:type="dxa"/>
            <w:tcBorders>
              <w:top w:val="single" w:sz="4" w:space="0" w:color="auto"/>
              <w:bottom w:val="single" w:sz="4" w:space="0" w:color="auto"/>
            </w:tcBorders>
          </w:tcPr>
          <w:p w14:paraId="40F28801" w14:textId="77777777" w:rsidR="0049435B" w:rsidRPr="00D253EF" w:rsidRDefault="0049435B" w:rsidP="0049435B">
            <w:pPr>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Variables</w:t>
            </w:r>
          </w:p>
        </w:tc>
        <w:tc>
          <w:tcPr>
            <w:tcW w:w="1650" w:type="dxa"/>
            <w:tcBorders>
              <w:top w:val="single" w:sz="4" w:space="0" w:color="auto"/>
              <w:bottom w:val="single" w:sz="4" w:space="0" w:color="auto"/>
            </w:tcBorders>
            <w:vAlign w:val="center"/>
          </w:tcPr>
          <w:p w14:paraId="335856AC"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summer (± SD)</w:t>
            </w:r>
          </w:p>
        </w:tc>
        <w:tc>
          <w:tcPr>
            <w:tcW w:w="1605" w:type="dxa"/>
            <w:tcBorders>
              <w:top w:val="single" w:sz="4" w:space="0" w:color="auto"/>
              <w:bottom w:val="single" w:sz="4" w:space="0" w:color="auto"/>
            </w:tcBorders>
            <w:vAlign w:val="center"/>
          </w:tcPr>
          <w:p w14:paraId="5F01C2D3"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winter (± SD)</w:t>
            </w:r>
          </w:p>
        </w:tc>
        <w:tc>
          <w:tcPr>
            <w:tcW w:w="723" w:type="dxa"/>
            <w:tcBorders>
              <w:top w:val="single" w:sz="4" w:space="0" w:color="auto"/>
              <w:bottom w:val="single" w:sz="4" w:space="0" w:color="auto"/>
            </w:tcBorders>
            <w:vAlign w:val="center"/>
          </w:tcPr>
          <w:p w14:paraId="619BF749"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Df</w:t>
            </w:r>
          </w:p>
        </w:tc>
        <w:tc>
          <w:tcPr>
            <w:tcW w:w="1316" w:type="dxa"/>
            <w:tcBorders>
              <w:top w:val="single" w:sz="4" w:space="0" w:color="auto"/>
              <w:bottom w:val="single" w:sz="4" w:space="0" w:color="auto"/>
            </w:tcBorders>
            <w:vAlign w:val="center"/>
          </w:tcPr>
          <w:p w14:paraId="376A952B"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t-statistic</w:t>
            </w:r>
          </w:p>
        </w:tc>
        <w:tc>
          <w:tcPr>
            <w:tcW w:w="1331" w:type="dxa"/>
            <w:tcBorders>
              <w:top w:val="single" w:sz="4" w:space="0" w:color="auto"/>
              <w:bottom w:val="single" w:sz="4" w:space="0" w:color="auto"/>
            </w:tcBorders>
            <w:vAlign w:val="center"/>
          </w:tcPr>
          <w:p w14:paraId="0EE970CF"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P-value</w:t>
            </w:r>
          </w:p>
        </w:tc>
      </w:tr>
      <w:tr w:rsidR="0049435B" w:rsidRPr="00D253EF" w14:paraId="75DCADDD" w14:textId="77777777" w:rsidTr="00C651E3">
        <w:tc>
          <w:tcPr>
            <w:tcW w:w="1596" w:type="dxa"/>
            <w:tcBorders>
              <w:top w:val="single" w:sz="4" w:space="0" w:color="auto"/>
            </w:tcBorders>
          </w:tcPr>
          <w:p w14:paraId="162BD12F" w14:textId="77777777" w:rsidR="0049435B" w:rsidRPr="00D253EF" w:rsidRDefault="0049435B" w:rsidP="0049435B">
            <w:pPr>
              <w:jc w:val="both"/>
              <w:rPr>
                <w:rFonts w:asciiTheme="minorHAnsi" w:hAnsiTheme="minorHAnsi" w:cstheme="minorHAnsi"/>
                <w:sz w:val="22"/>
                <w:lang w:val="en-US" w:eastAsia="zh-TW"/>
              </w:rPr>
            </w:pPr>
          </w:p>
          <w:p w14:paraId="2A04B5AB"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Average</w:t>
            </w:r>
          </w:p>
        </w:tc>
        <w:tc>
          <w:tcPr>
            <w:tcW w:w="1650" w:type="dxa"/>
            <w:tcBorders>
              <w:top w:val="single" w:sz="4" w:space="0" w:color="auto"/>
            </w:tcBorders>
            <w:vAlign w:val="bottom"/>
          </w:tcPr>
          <w:p w14:paraId="11BA2070"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0.14 ± 0.30</w:t>
            </w:r>
          </w:p>
        </w:tc>
        <w:tc>
          <w:tcPr>
            <w:tcW w:w="1605" w:type="dxa"/>
            <w:tcBorders>
              <w:top w:val="single" w:sz="4" w:space="0" w:color="auto"/>
            </w:tcBorders>
            <w:vAlign w:val="bottom"/>
          </w:tcPr>
          <w:p w14:paraId="2C7B2ED2"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0.45 ± 0.16</w:t>
            </w:r>
          </w:p>
        </w:tc>
        <w:tc>
          <w:tcPr>
            <w:tcW w:w="723" w:type="dxa"/>
            <w:tcBorders>
              <w:top w:val="single" w:sz="4" w:space="0" w:color="auto"/>
            </w:tcBorders>
            <w:vAlign w:val="bottom"/>
          </w:tcPr>
          <w:p w14:paraId="0CC008BB"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10.84</w:t>
            </w:r>
          </w:p>
        </w:tc>
        <w:tc>
          <w:tcPr>
            <w:tcW w:w="1316" w:type="dxa"/>
            <w:tcBorders>
              <w:top w:val="single" w:sz="4" w:space="0" w:color="auto"/>
            </w:tcBorders>
            <w:vAlign w:val="bottom"/>
          </w:tcPr>
          <w:p w14:paraId="3E1BAAA0"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-2.45</w:t>
            </w:r>
          </w:p>
        </w:tc>
        <w:tc>
          <w:tcPr>
            <w:tcW w:w="1331" w:type="dxa"/>
            <w:tcBorders>
              <w:top w:val="single" w:sz="4" w:space="0" w:color="auto"/>
            </w:tcBorders>
            <w:vAlign w:val="bottom"/>
          </w:tcPr>
          <w:p w14:paraId="466D9AE9" w14:textId="77481779"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0.033</w:t>
            </w:r>
            <w:r w:rsidR="00643E88">
              <w:rPr>
                <w:rFonts w:asciiTheme="minorHAnsi" w:hAnsiTheme="minorHAnsi" w:cstheme="minorHAnsi"/>
                <w:color w:val="000000"/>
                <w:sz w:val="22"/>
                <w:lang w:val="en-US" w:eastAsia="zh-TW"/>
              </w:rPr>
              <w:t>*</w:t>
            </w:r>
          </w:p>
        </w:tc>
      </w:tr>
      <w:tr w:rsidR="0049435B" w:rsidRPr="00D253EF" w14:paraId="4BB6FE54" w14:textId="77777777" w:rsidTr="00C651E3">
        <w:tc>
          <w:tcPr>
            <w:tcW w:w="1596" w:type="dxa"/>
          </w:tcPr>
          <w:p w14:paraId="2E06F398"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Maximum</w:t>
            </w:r>
          </w:p>
        </w:tc>
        <w:tc>
          <w:tcPr>
            <w:tcW w:w="1650" w:type="dxa"/>
            <w:vAlign w:val="bottom"/>
          </w:tcPr>
          <w:p w14:paraId="5BBBCEE1"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-0.01 </w:t>
            </w:r>
            <w:r w:rsidRPr="00D253EF">
              <w:rPr>
                <w:rFonts w:asciiTheme="minorHAnsi" w:hAnsiTheme="minorHAnsi" w:cstheme="minorHAnsi"/>
                <w:color w:val="000000"/>
                <w:sz w:val="22"/>
                <w:lang w:val="en-US" w:eastAsia="zh-TW"/>
              </w:rPr>
              <w:t>± 0.62</w:t>
            </w:r>
          </w:p>
        </w:tc>
        <w:tc>
          <w:tcPr>
            <w:tcW w:w="1605" w:type="dxa"/>
            <w:vAlign w:val="bottom"/>
          </w:tcPr>
          <w:p w14:paraId="4EFC849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0.08</w:t>
            </w:r>
            <w:r w:rsidRPr="00D253EF">
              <w:rPr>
                <w:rFonts w:asciiTheme="minorHAnsi" w:hAnsiTheme="minorHAnsi" w:cstheme="minorHAnsi"/>
                <w:color w:val="000000"/>
                <w:sz w:val="22"/>
                <w:lang w:val="en-US" w:eastAsia="zh-TW"/>
              </w:rPr>
              <w:t xml:space="preserve"> ± 0.35</w:t>
            </w:r>
          </w:p>
        </w:tc>
        <w:tc>
          <w:tcPr>
            <w:tcW w:w="723" w:type="dxa"/>
            <w:vAlign w:val="bottom"/>
          </w:tcPr>
          <w:p w14:paraId="4876D86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10.97</w:t>
            </w:r>
          </w:p>
        </w:tc>
        <w:tc>
          <w:tcPr>
            <w:tcW w:w="1316" w:type="dxa"/>
            <w:vAlign w:val="bottom"/>
          </w:tcPr>
          <w:p w14:paraId="125837C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-0.32</w:t>
            </w:r>
          </w:p>
        </w:tc>
        <w:tc>
          <w:tcPr>
            <w:tcW w:w="1331" w:type="dxa"/>
            <w:vAlign w:val="bottom"/>
          </w:tcPr>
          <w:p w14:paraId="5D601FF6"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0.75</w:t>
            </w:r>
          </w:p>
        </w:tc>
      </w:tr>
      <w:tr w:rsidR="0049435B" w:rsidRPr="00D253EF" w14:paraId="3F073586" w14:textId="77777777" w:rsidTr="00C651E3">
        <w:tc>
          <w:tcPr>
            <w:tcW w:w="1596" w:type="dxa"/>
          </w:tcPr>
          <w:p w14:paraId="4647ADD0"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Minimum</w:t>
            </w:r>
          </w:p>
        </w:tc>
        <w:tc>
          <w:tcPr>
            <w:tcW w:w="1650" w:type="dxa"/>
            <w:vAlign w:val="bottom"/>
          </w:tcPr>
          <w:p w14:paraId="46E3E17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0.36 </w:t>
            </w:r>
            <w:r w:rsidRPr="00D253EF">
              <w:rPr>
                <w:rFonts w:asciiTheme="minorHAnsi" w:hAnsiTheme="minorHAnsi" w:cstheme="minorHAnsi"/>
                <w:color w:val="000000"/>
                <w:sz w:val="22"/>
                <w:lang w:val="en-US" w:eastAsia="zh-TW"/>
              </w:rPr>
              <w:t>± 0.22</w:t>
            </w:r>
          </w:p>
        </w:tc>
        <w:tc>
          <w:tcPr>
            <w:tcW w:w="1605" w:type="dxa"/>
            <w:vAlign w:val="bottom"/>
          </w:tcPr>
          <w:p w14:paraId="2F4DC1CA"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1.09 ± 0.45</w:t>
            </w:r>
          </w:p>
        </w:tc>
        <w:tc>
          <w:tcPr>
            <w:tcW w:w="723" w:type="dxa"/>
            <w:vAlign w:val="bottom"/>
          </w:tcPr>
          <w:p w14:paraId="55102C4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5.19</w:t>
            </w:r>
          </w:p>
        </w:tc>
        <w:tc>
          <w:tcPr>
            <w:tcW w:w="1316" w:type="dxa"/>
            <w:vAlign w:val="bottom"/>
          </w:tcPr>
          <w:p w14:paraId="687EE3EC"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-3.43</w:t>
            </w:r>
          </w:p>
        </w:tc>
        <w:tc>
          <w:tcPr>
            <w:tcW w:w="1331" w:type="dxa"/>
            <w:vAlign w:val="bottom"/>
          </w:tcPr>
          <w:p w14:paraId="66FACFEA" w14:textId="294FA666"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0.018</w:t>
            </w:r>
            <w:r w:rsidR="00643E88">
              <w:rPr>
                <w:rFonts w:asciiTheme="minorHAnsi" w:hAnsiTheme="minorHAnsi" w:cstheme="minorHAnsi"/>
                <w:color w:val="000000"/>
                <w:sz w:val="22"/>
                <w:lang w:val="en-US" w:eastAsia="zh-TW"/>
              </w:rPr>
              <w:t>*</w:t>
            </w:r>
          </w:p>
        </w:tc>
      </w:tr>
      <w:tr w:rsidR="0049435B" w:rsidRPr="00D253EF" w14:paraId="7ADB74CB" w14:textId="77777777" w:rsidTr="00C651E3">
        <w:tc>
          <w:tcPr>
            <w:tcW w:w="1596" w:type="dxa"/>
            <w:tcBorders>
              <w:bottom w:val="single" w:sz="4" w:space="0" w:color="auto"/>
            </w:tcBorders>
          </w:tcPr>
          <w:p w14:paraId="129D36A4"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Fluctuation</w:t>
            </w:r>
          </w:p>
        </w:tc>
        <w:tc>
          <w:tcPr>
            <w:tcW w:w="1650" w:type="dxa"/>
            <w:tcBorders>
              <w:bottom w:val="single" w:sz="4" w:space="0" w:color="auto"/>
            </w:tcBorders>
            <w:vAlign w:val="bottom"/>
          </w:tcPr>
          <w:p w14:paraId="3445E6B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-0.37 ± 0.71</w:t>
            </w:r>
          </w:p>
        </w:tc>
        <w:tc>
          <w:tcPr>
            <w:tcW w:w="1605" w:type="dxa"/>
            <w:tcBorders>
              <w:bottom w:val="single" w:sz="4" w:space="0" w:color="auto"/>
            </w:tcBorders>
            <w:vAlign w:val="bottom"/>
          </w:tcPr>
          <w:p w14:paraId="78B058E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-1.01 ± 0.69</w:t>
            </w:r>
          </w:p>
        </w:tc>
        <w:tc>
          <w:tcPr>
            <w:tcW w:w="723" w:type="dxa"/>
            <w:tcBorders>
              <w:bottom w:val="single" w:sz="4" w:space="0" w:color="auto"/>
            </w:tcBorders>
            <w:vAlign w:val="bottom"/>
          </w:tcPr>
          <w:p w14:paraId="204FD476"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8.89</w:t>
            </w:r>
          </w:p>
        </w:tc>
        <w:tc>
          <w:tcPr>
            <w:tcW w:w="1316" w:type="dxa"/>
            <w:tcBorders>
              <w:bottom w:val="single" w:sz="4" w:space="0" w:color="auto"/>
            </w:tcBorders>
            <w:vAlign w:val="bottom"/>
          </w:tcPr>
          <w:p w14:paraId="3196896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1.62</w:t>
            </w:r>
          </w:p>
        </w:tc>
        <w:tc>
          <w:tcPr>
            <w:tcW w:w="1331" w:type="dxa"/>
            <w:tcBorders>
              <w:bottom w:val="single" w:sz="4" w:space="0" w:color="auto"/>
            </w:tcBorders>
            <w:vAlign w:val="bottom"/>
          </w:tcPr>
          <w:p w14:paraId="7722531D"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0.14</w:t>
            </w:r>
          </w:p>
        </w:tc>
      </w:tr>
    </w:tbl>
    <w:p w14:paraId="47C4F901" w14:textId="4CE74F21" w:rsidR="0049435B" w:rsidRPr="00D253EF" w:rsidRDefault="0049435B">
      <w:pPr>
        <w:rPr>
          <w:rFonts w:asciiTheme="minorHAnsi" w:hAnsiTheme="minorHAnsi" w:cstheme="minorHAnsi"/>
        </w:rPr>
      </w:pPr>
    </w:p>
    <w:p w14:paraId="60D38006" w14:textId="77777777" w:rsidR="0049435B" w:rsidRPr="00D253EF" w:rsidRDefault="0049435B">
      <w:pPr>
        <w:rPr>
          <w:rFonts w:asciiTheme="minorHAnsi" w:hAnsiTheme="minorHAnsi" w:cstheme="minorHAnsi"/>
        </w:rPr>
      </w:pPr>
    </w:p>
    <w:p w14:paraId="0B186A63" w14:textId="5711D005" w:rsidR="008A4DE3" w:rsidRPr="00D253EF" w:rsidRDefault="008A4DE3" w:rsidP="008A4DE3">
      <w:pPr>
        <w:pStyle w:val="Caption"/>
        <w:keepNext/>
        <w:rPr>
          <w:rFonts w:asciiTheme="minorHAnsi" w:hAnsiTheme="minorHAnsi" w:cstheme="minorHAnsi"/>
          <w:b w:val="0"/>
          <w:bCs w:val="0"/>
        </w:rPr>
      </w:pPr>
      <w:bookmarkStart w:id="198" w:name="_Toc71670555"/>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9E45A0">
        <w:rPr>
          <w:rFonts w:asciiTheme="minorHAnsi" w:hAnsiTheme="minorHAnsi" w:cstheme="minorHAnsi"/>
          <w:b w:val="0"/>
          <w:bCs w:val="0"/>
          <w:noProof/>
        </w:rPr>
        <w:t>5</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Independent T-test results for the difference in mean diurnal temperature differences (± SD) of each variable between all sampled bat roosts and their non-local </w:t>
      </w:r>
      <w:r w:rsidR="00523A5E" w:rsidRPr="00D253EF">
        <w:rPr>
          <w:rFonts w:asciiTheme="minorHAnsi" w:hAnsiTheme="minorHAnsi" w:cstheme="minorHAnsi"/>
          <w:b w:val="0"/>
          <w:bCs w:val="0"/>
        </w:rPr>
        <w:t>ambient</w:t>
      </w:r>
      <w:r w:rsidRPr="00D253EF">
        <w:rPr>
          <w:rFonts w:asciiTheme="minorHAnsi" w:hAnsiTheme="minorHAnsi" w:cstheme="minorHAnsi"/>
          <w:b w:val="0"/>
          <w:bCs w:val="0"/>
        </w:rPr>
        <w:t xml:space="preserve"> (ambient in the other two zones). For this analysis all species were combined. Note: +ve mean value = roosts have higher temperature than their non-local </w:t>
      </w:r>
      <w:r w:rsidR="00523A5E" w:rsidRPr="00D253EF">
        <w:rPr>
          <w:rFonts w:asciiTheme="minorHAnsi" w:hAnsiTheme="minorHAnsi" w:cstheme="minorHAnsi"/>
          <w:b w:val="0"/>
          <w:bCs w:val="0"/>
        </w:rPr>
        <w:t>ambients</w:t>
      </w:r>
      <w:r w:rsidRPr="00D253EF">
        <w:rPr>
          <w:rFonts w:asciiTheme="minorHAnsi" w:hAnsiTheme="minorHAnsi" w:cstheme="minorHAnsi"/>
          <w:b w:val="0"/>
          <w:bCs w:val="0"/>
        </w:rPr>
        <w:t xml:space="preserve"> and -ve value = roosts have lower temperature than their non-local </w:t>
      </w:r>
      <w:r w:rsidR="00523A5E" w:rsidRPr="00D253EF">
        <w:rPr>
          <w:rFonts w:asciiTheme="minorHAnsi" w:hAnsiTheme="minorHAnsi" w:cstheme="minorHAnsi"/>
          <w:b w:val="0"/>
          <w:bCs w:val="0"/>
        </w:rPr>
        <w:t>ambients</w:t>
      </w:r>
      <w:r w:rsidRPr="00D253EF">
        <w:rPr>
          <w:rFonts w:asciiTheme="minorHAnsi" w:hAnsiTheme="minorHAnsi" w:cstheme="minorHAnsi"/>
          <w:b w:val="0"/>
          <w:bCs w:val="0"/>
        </w:rPr>
        <w:t>.</w:t>
      </w:r>
      <w:bookmarkEnd w:id="198"/>
    </w:p>
    <w:p w14:paraId="1DD9A417" w14:textId="77777777" w:rsidR="008A4DE3" w:rsidRPr="00D253EF" w:rsidRDefault="008A4DE3" w:rsidP="008A4DE3">
      <w:pPr>
        <w:rPr>
          <w:rFonts w:asciiTheme="minorHAnsi" w:hAnsiTheme="minorHAnsi" w:cstheme="minorHAnsi"/>
        </w:rPr>
      </w:pPr>
    </w:p>
    <w:tbl>
      <w:tblPr>
        <w:tblStyle w:val="TableGrid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6"/>
        <w:gridCol w:w="1871"/>
        <w:gridCol w:w="1506"/>
        <w:gridCol w:w="932"/>
        <w:gridCol w:w="1310"/>
        <w:gridCol w:w="1116"/>
      </w:tblGrid>
      <w:tr w:rsidR="0049435B" w:rsidRPr="00D253EF" w14:paraId="514B5A05" w14:textId="77777777" w:rsidTr="008A4DE3">
        <w:tc>
          <w:tcPr>
            <w:tcW w:w="1486" w:type="dxa"/>
            <w:tcBorders>
              <w:top w:val="single" w:sz="4" w:space="0" w:color="auto"/>
              <w:bottom w:val="single" w:sz="4" w:space="0" w:color="auto"/>
            </w:tcBorders>
          </w:tcPr>
          <w:p w14:paraId="08D41965" w14:textId="77777777" w:rsidR="0049435B" w:rsidRPr="00D253EF" w:rsidRDefault="0049435B" w:rsidP="0049435B">
            <w:pPr>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Variables</w:t>
            </w:r>
          </w:p>
        </w:tc>
        <w:tc>
          <w:tcPr>
            <w:tcW w:w="1871" w:type="dxa"/>
            <w:tcBorders>
              <w:top w:val="single" w:sz="4" w:space="0" w:color="auto"/>
              <w:bottom w:val="single" w:sz="4" w:space="0" w:color="auto"/>
            </w:tcBorders>
            <w:vAlign w:val="center"/>
          </w:tcPr>
          <w:p w14:paraId="4BDEE699"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summer (± SD)</w:t>
            </w:r>
          </w:p>
        </w:tc>
        <w:tc>
          <w:tcPr>
            <w:tcW w:w="1506" w:type="dxa"/>
            <w:tcBorders>
              <w:top w:val="single" w:sz="4" w:space="0" w:color="auto"/>
              <w:bottom w:val="single" w:sz="4" w:space="0" w:color="auto"/>
            </w:tcBorders>
            <w:vAlign w:val="center"/>
          </w:tcPr>
          <w:p w14:paraId="41414A2F"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winter (± SD)</w:t>
            </w:r>
          </w:p>
        </w:tc>
        <w:tc>
          <w:tcPr>
            <w:tcW w:w="932" w:type="dxa"/>
            <w:tcBorders>
              <w:top w:val="single" w:sz="4" w:space="0" w:color="auto"/>
              <w:bottom w:val="single" w:sz="4" w:space="0" w:color="auto"/>
            </w:tcBorders>
            <w:vAlign w:val="center"/>
          </w:tcPr>
          <w:p w14:paraId="00C7B54F"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Df</w:t>
            </w:r>
          </w:p>
        </w:tc>
        <w:tc>
          <w:tcPr>
            <w:tcW w:w="1310" w:type="dxa"/>
            <w:tcBorders>
              <w:top w:val="single" w:sz="4" w:space="0" w:color="auto"/>
              <w:bottom w:val="single" w:sz="4" w:space="0" w:color="auto"/>
            </w:tcBorders>
            <w:vAlign w:val="center"/>
          </w:tcPr>
          <w:p w14:paraId="08834F13"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t-statistic</w:t>
            </w:r>
          </w:p>
        </w:tc>
        <w:tc>
          <w:tcPr>
            <w:tcW w:w="1116" w:type="dxa"/>
            <w:tcBorders>
              <w:top w:val="single" w:sz="4" w:space="0" w:color="auto"/>
              <w:bottom w:val="single" w:sz="4" w:space="0" w:color="auto"/>
            </w:tcBorders>
            <w:vAlign w:val="center"/>
          </w:tcPr>
          <w:p w14:paraId="307D484C"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P-value</w:t>
            </w:r>
          </w:p>
        </w:tc>
      </w:tr>
      <w:tr w:rsidR="0049435B" w:rsidRPr="00D253EF" w14:paraId="1D285581" w14:textId="77777777" w:rsidTr="008A4DE3">
        <w:tc>
          <w:tcPr>
            <w:tcW w:w="1486" w:type="dxa"/>
            <w:tcBorders>
              <w:top w:val="single" w:sz="4" w:space="0" w:color="auto"/>
            </w:tcBorders>
          </w:tcPr>
          <w:p w14:paraId="52C9622C" w14:textId="77777777" w:rsidR="0049435B" w:rsidRPr="00D253EF" w:rsidRDefault="0049435B" w:rsidP="0049435B">
            <w:pPr>
              <w:jc w:val="both"/>
              <w:rPr>
                <w:rFonts w:asciiTheme="minorHAnsi" w:hAnsiTheme="minorHAnsi" w:cstheme="minorHAnsi"/>
                <w:sz w:val="22"/>
                <w:lang w:val="en-US" w:eastAsia="zh-TW"/>
              </w:rPr>
            </w:pPr>
          </w:p>
          <w:p w14:paraId="12C806CE"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Average</w:t>
            </w:r>
          </w:p>
        </w:tc>
        <w:tc>
          <w:tcPr>
            <w:tcW w:w="1871" w:type="dxa"/>
            <w:tcBorders>
              <w:top w:val="single" w:sz="4" w:space="0" w:color="auto"/>
            </w:tcBorders>
            <w:vAlign w:val="bottom"/>
          </w:tcPr>
          <w:p w14:paraId="1EB9D7F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0.20 ± 0.49</w:t>
            </w:r>
          </w:p>
        </w:tc>
        <w:tc>
          <w:tcPr>
            <w:tcW w:w="1506" w:type="dxa"/>
            <w:tcBorders>
              <w:top w:val="single" w:sz="4" w:space="0" w:color="auto"/>
            </w:tcBorders>
            <w:vAlign w:val="bottom"/>
          </w:tcPr>
          <w:p w14:paraId="5A9FE5D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0.61</w:t>
            </w:r>
            <w:r w:rsidRPr="00D253EF">
              <w:rPr>
                <w:rFonts w:asciiTheme="minorHAnsi" w:hAnsiTheme="minorHAnsi" w:cstheme="minorHAnsi"/>
                <w:color w:val="000000"/>
                <w:sz w:val="22"/>
                <w:lang w:val="en-US" w:eastAsia="zh-TW"/>
              </w:rPr>
              <w:t xml:space="preserve"> ± 0.59</w:t>
            </w:r>
          </w:p>
        </w:tc>
        <w:tc>
          <w:tcPr>
            <w:tcW w:w="932" w:type="dxa"/>
            <w:tcBorders>
              <w:top w:val="single" w:sz="4" w:space="0" w:color="auto"/>
            </w:tcBorders>
            <w:vAlign w:val="bottom"/>
          </w:tcPr>
          <w:p w14:paraId="4342512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16.62</w:t>
            </w:r>
          </w:p>
        </w:tc>
        <w:tc>
          <w:tcPr>
            <w:tcW w:w="1310" w:type="dxa"/>
            <w:tcBorders>
              <w:top w:val="single" w:sz="4" w:space="0" w:color="auto"/>
            </w:tcBorders>
            <w:vAlign w:val="bottom"/>
          </w:tcPr>
          <w:p w14:paraId="622F7D3C"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-1.84</w:t>
            </w:r>
          </w:p>
        </w:tc>
        <w:tc>
          <w:tcPr>
            <w:tcW w:w="1116" w:type="dxa"/>
            <w:tcBorders>
              <w:top w:val="single" w:sz="4" w:space="0" w:color="auto"/>
            </w:tcBorders>
            <w:vAlign w:val="bottom"/>
          </w:tcPr>
          <w:p w14:paraId="52E4589D"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0.083</w:t>
            </w:r>
          </w:p>
        </w:tc>
      </w:tr>
      <w:tr w:rsidR="0049435B" w:rsidRPr="00D253EF" w14:paraId="7E570338" w14:textId="77777777" w:rsidTr="008A4DE3">
        <w:tc>
          <w:tcPr>
            <w:tcW w:w="1486" w:type="dxa"/>
          </w:tcPr>
          <w:p w14:paraId="2F6500DE"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Maximum</w:t>
            </w:r>
          </w:p>
        </w:tc>
        <w:tc>
          <w:tcPr>
            <w:tcW w:w="1871" w:type="dxa"/>
            <w:vAlign w:val="bottom"/>
          </w:tcPr>
          <w:p w14:paraId="50DF17AB"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0.00 </w:t>
            </w:r>
            <w:r w:rsidRPr="00D253EF">
              <w:rPr>
                <w:rFonts w:asciiTheme="minorHAnsi" w:hAnsiTheme="minorHAnsi" w:cstheme="minorHAnsi"/>
                <w:color w:val="000000"/>
                <w:sz w:val="22"/>
                <w:lang w:val="en-US" w:eastAsia="zh-TW"/>
              </w:rPr>
              <w:t>± 0.75</w:t>
            </w:r>
          </w:p>
        </w:tc>
        <w:tc>
          <w:tcPr>
            <w:tcW w:w="1506" w:type="dxa"/>
            <w:vAlign w:val="bottom"/>
          </w:tcPr>
          <w:p w14:paraId="199BDEDA"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0.18</w:t>
            </w:r>
            <w:r w:rsidRPr="00D253EF">
              <w:rPr>
                <w:rFonts w:asciiTheme="minorHAnsi" w:hAnsiTheme="minorHAnsi" w:cstheme="minorHAnsi"/>
                <w:color w:val="000000"/>
                <w:sz w:val="22"/>
                <w:lang w:val="en-US" w:eastAsia="zh-TW"/>
              </w:rPr>
              <w:t xml:space="preserve"> ± 0.60</w:t>
            </w:r>
          </w:p>
        </w:tc>
        <w:tc>
          <w:tcPr>
            <w:tcW w:w="932" w:type="dxa"/>
            <w:vAlign w:val="bottom"/>
          </w:tcPr>
          <w:p w14:paraId="0BC121F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22.32</w:t>
            </w:r>
          </w:p>
        </w:tc>
        <w:tc>
          <w:tcPr>
            <w:tcW w:w="1310" w:type="dxa"/>
            <w:vAlign w:val="bottom"/>
          </w:tcPr>
          <w:p w14:paraId="076A0ECD"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-0.67</w:t>
            </w:r>
          </w:p>
        </w:tc>
        <w:tc>
          <w:tcPr>
            <w:tcW w:w="1116" w:type="dxa"/>
            <w:vAlign w:val="bottom"/>
          </w:tcPr>
          <w:p w14:paraId="0AC68E8A"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0.51</w:t>
            </w:r>
          </w:p>
        </w:tc>
      </w:tr>
      <w:tr w:rsidR="0049435B" w:rsidRPr="00D253EF" w14:paraId="19006E90" w14:textId="77777777" w:rsidTr="008A4DE3">
        <w:tc>
          <w:tcPr>
            <w:tcW w:w="1486" w:type="dxa"/>
          </w:tcPr>
          <w:p w14:paraId="6B23794C"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Minimum</w:t>
            </w:r>
          </w:p>
        </w:tc>
        <w:tc>
          <w:tcPr>
            <w:tcW w:w="1871" w:type="dxa"/>
            <w:vAlign w:val="bottom"/>
          </w:tcPr>
          <w:p w14:paraId="4AF13F7C"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0.53</w:t>
            </w:r>
            <w:r w:rsidRPr="00D253EF">
              <w:rPr>
                <w:rFonts w:asciiTheme="minorHAnsi" w:hAnsiTheme="minorHAnsi" w:cstheme="minorHAnsi"/>
                <w:color w:val="000000"/>
                <w:sz w:val="22"/>
                <w:lang w:val="en-US" w:eastAsia="zh-TW"/>
              </w:rPr>
              <w:t xml:space="preserve"> ± 0.39</w:t>
            </w:r>
          </w:p>
        </w:tc>
        <w:tc>
          <w:tcPr>
            <w:tcW w:w="1506" w:type="dxa"/>
            <w:vAlign w:val="bottom"/>
          </w:tcPr>
          <w:p w14:paraId="241D6106"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1.36</w:t>
            </w:r>
            <w:r w:rsidRPr="00D253EF">
              <w:rPr>
                <w:rFonts w:asciiTheme="minorHAnsi" w:hAnsiTheme="minorHAnsi" w:cstheme="minorHAnsi"/>
                <w:color w:val="000000"/>
                <w:sz w:val="22"/>
                <w:lang w:val="en-US" w:eastAsia="zh-TW"/>
              </w:rPr>
              <w:t xml:space="preserve"> ± 0.82</w:t>
            </w:r>
          </w:p>
        </w:tc>
        <w:tc>
          <w:tcPr>
            <w:tcW w:w="932" w:type="dxa"/>
            <w:vAlign w:val="bottom"/>
          </w:tcPr>
          <w:p w14:paraId="161FE90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11.64</w:t>
            </w:r>
          </w:p>
        </w:tc>
        <w:tc>
          <w:tcPr>
            <w:tcW w:w="1310" w:type="dxa"/>
            <w:vAlign w:val="bottom"/>
          </w:tcPr>
          <w:p w14:paraId="613AFD0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-2.98</w:t>
            </w:r>
          </w:p>
        </w:tc>
        <w:tc>
          <w:tcPr>
            <w:tcW w:w="1116" w:type="dxa"/>
            <w:vAlign w:val="bottom"/>
          </w:tcPr>
          <w:p w14:paraId="2F0975FE" w14:textId="612223E1"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0.012</w:t>
            </w:r>
            <w:r w:rsidR="00643E88">
              <w:rPr>
                <w:rFonts w:asciiTheme="minorHAnsi" w:hAnsiTheme="minorHAnsi" w:cstheme="minorHAnsi"/>
                <w:sz w:val="22"/>
                <w:lang w:val="en-US" w:eastAsia="zh-TW"/>
              </w:rPr>
              <w:t>*</w:t>
            </w:r>
          </w:p>
        </w:tc>
      </w:tr>
      <w:tr w:rsidR="0049435B" w:rsidRPr="00D253EF" w14:paraId="3857FC53" w14:textId="77777777" w:rsidTr="008A4DE3">
        <w:tc>
          <w:tcPr>
            <w:tcW w:w="1486" w:type="dxa"/>
            <w:tcBorders>
              <w:bottom w:val="single" w:sz="4" w:space="0" w:color="auto"/>
            </w:tcBorders>
          </w:tcPr>
          <w:p w14:paraId="409E4342"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Fluctuation</w:t>
            </w:r>
          </w:p>
        </w:tc>
        <w:tc>
          <w:tcPr>
            <w:tcW w:w="1871" w:type="dxa"/>
            <w:tcBorders>
              <w:bottom w:val="single" w:sz="4" w:space="0" w:color="auto"/>
            </w:tcBorders>
            <w:vAlign w:val="bottom"/>
          </w:tcPr>
          <w:p w14:paraId="1287169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-0.53</w:t>
            </w:r>
            <w:r w:rsidRPr="00D253EF">
              <w:rPr>
                <w:rFonts w:asciiTheme="minorHAnsi" w:hAnsiTheme="minorHAnsi" w:cstheme="minorHAnsi"/>
                <w:color w:val="000000"/>
                <w:sz w:val="22"/>
                <w:lang w:val="en-US" w:eastAsia="zh-TW"/>
              </w:rPr>
              <w:t xml:space="preserve"> ± 0.64</w:t>
            </w:r>
          </w:p>
        </w:tc>
        <w:tc>
          <w:tcPr>
            <w:tcW w:w="1506" w:type="dxa"/>
            <w:tcBorders>
              <w:bottom w:val="single" w:sz="4" w:space="0" w:color="auto"/>
            </w:tcBorders>
            <w:vAlign w:val="bottom"/>
          </w:tcPr>
          <w:p w14:paraId="637B647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-1.18</w:t>
            </w:r>
            <w:r w:rsidRPr="00D253EF">
              <w:rPr>
                <w:rFonts w:asciiTheme="minorHAnsi" w:hAnsiTheme="minorHAnsi" w:cstheme="minorHAnsi"/>
                <w:color w:val="000000"/>
                <w:sz w:val="22"/>
                <w:lang w:val="en-US" w:eastAsia="zh-TW"/>
              </w:rPr>
              <w:t xml:space="preserve"> ± 0.58</w:t>
            </w:r>
          </w:p>
        </w:tc>
        <w:tc>
          <w:tcPr>
            <w:tcW w:w="932" w:type="dxa"/>
            <w:tcBorders>
              <w:bottom w:val="single" w:sz="4" w:space="0" w:color="auto"/>
            </w:tcBorders>
            <w:vAlign w:val="bottom"/>
          </w:tcPr>
          <w:p w14:paraId="0FCB1F5A"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20.52</w:t>
            </w:r>
          </w:p>
        </w:tc>
        <w:tc>
          <w:tcPr>
            <w:tcW w:w="1310" w:type="dxa"/>
            <w:tcBorders>
              <w:bottom w:val="single" w:sz="4" w:space="0" w:color="auto"/>
            </w:tcBorders>
            <w:vAlign w:val="bottom"/>
          </w:tcPr>
          <w:p w14:paraId="7E7E708C"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2.64</w:t>
            </w:r>
          </w:p>
        </w:tc>
        <w:tc>
          <w:tcPr>
            <w:tcW w:w="1116" w:type="dxa"/>
            <w:tcBorders>
              <w:bottom w:val="single" w:sz="4" w:space="0" w:color="auto"/>
            </w:tcBorders>
            <w:vAlign w:val="bottom"/>
          </w:tcPr>
          <w:p w14:paraId="53B0952F" w14:textId="487755FA"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0.015</w:t>
            </w:r>
            <w:r w:rsidR="00643E88">
              <w:rPr>
                <w:rFonts w:asciiTheme="minorHAnsi" w:hAnsiTheme="minorHAnsi" w:cstheme="minorHAnsi"/>
                <w:sz w:val="22"/>
                <w:lang w:val="en-US" w:eastAsia="zh-TW"/>
              </w:rPr>
              <w:t>*</w:t>
            </w:r>
          </w:p>
        </w:tc>
      </w:tr>
    </w:tbl>
    <w:p w14:paraId="111F408F" w14:textId="77777777" w:rsidR="0060794D" w:rsidRPr="00D253EF" w:rsidRDefault="0060794D">
      <w:pPr>
        <w:rPr>
          <w:rFonts w:asciiTheme="minorHAnsi" w:hAnsiTheme="minorHAnsi" w:cstheme="minorHAnsi"/>
        </w:rPr>
      </w:pPr>
    </w:p>
    <w:p w14:paraId="0AB1F7C1" w14:textId="77777777" w:rsidR="0060794D" w:rsidRPr="00D253EF" w:rsidRDefault="0060794D">
      <w:pPr>
        <w:rPr>
          <w:rFonts w:asciiTheme="minorHAnsi" w:hAnsiTheme="minorHAnsi" w:cstheme="minorHAnsi"/>
        </w:rPr>
      </w:pPr>
    </w:p>
    <w:p w14:paraId="7B349182" w14:textId="77777777" w:rsidR="0060794D" w:rsidRPr="00D253EF" w:rsidRDefault="0060794D">
      <w:pPr>
        <w:rPr>
          <w:rFonts w:asciiTheme="minorHAnsi" w:hAnsiTheme="minorHAnsi" w:cstheme="minorHAnsi"/>
        </w:rPr>
      </w:pPr>
      <w:r w:rsidRPr="00D253EF">
        <w:rPr>
          <w:rFonts w:asciiTheme="minorHAnsi" w:hAnsiTheme="minorHAnsi" w:cstheme="minorHAnsi"/>
        </w:rPr>
        <w:br w:type="page"/>
      </w:r>
    </w:p>
    <w:p w14:paraId="59411EC8" w14:textId="7E19AF7F" w:rsidR="00BF3A1D" w:rsidRPr="00D253EF" w:rsidRDefault="005B359F" w:rsidP="00D056BE">
      <w:pPr>
        <w:spacing w:after="160" w:line="360" w:lineRule="auto"/>
        <w:ind w:firstLine="567"/>
        <w:jc w:val="both"/>
        <w:rPr>
          <w:rFonts w:asciiTheme="minorHAnsi" w:eastAsia="PMingLiU" w:hAnsiTheme="minorHAnsi" w:cstheme="minorHAnsi"/>
          <w:szCs w:val="24"/>
          <w:lang w:val="en-US" w:eastAsia="zh-TW"/>
        </w:rPr>
      </w:pPr>
      <w:r w:rsidRPr="00E44FE4">
        <w:rPr>
          <w:rFonts w:asciiTheme="minorHAnsi" w:eastAsia="PMingLiU" w:hAnsiTheme="minorHAnsi" w:cstheme="minorHAnsi"/>
          <w:szCs w:val="24"/>
          <w:lang w:val="en-US" w:eastAsia="zh-TW"/>
        </w:rPr>
        <w:lastRenderedPageBreak/>
        <w:t>Comparing the mean daily diurnal temperature between each individual roost and each ambient,</w:t>
      </w:r>
      <w:r>
        <w:rPr>
          <w:rFonts w:asciiTheme="minorHAnsi" w:eastAsia="PMingLiU" w:hAnsiTheme="minorHAnsi" w:cstheme="minorHAnsi"/>
          <w:szCs w:val="24"/>
          <w:lang w:val="en-US" w:eastAsia="zh-TW"/>
        </w:rPr>
        <w:t xml:space="preserve"> t</w:t>
      </w:r>
      <w:commentRangeStart w:id="199"/>
      <w:commentRangeStart w:id="200"/>
      <w:commentRangeStart w:id="201"/>
      <w:r w:rsidR="00BF3A1D" w:rsidRPr="00D253EF">
        <w:rPr>
          <w:rFonts w:asciiTheme="minorHAnsi" w:eastAsia="PMingLiU" w:hAnsiTheme="minorHAnsi" w:cstheme="minorHAnsi"/>
          <w:szCs w:val="24"/>
          <w:lang w:val="en-US" w:eastAsia="zh-TW"/>
        </w:rPr>
        <w:t>he mean T</w:t>
      </w:r>
      <w:r w:rsidR="00BF3A1D" w:rsidRPr="00D253EF">
        <w:rPr>
          <w:rFonts w:asciiTheme="minorHAnsi" w:eastAsia="PMingLiU" w:hAnsiTheme="minorHAnsi" w:cstheme="minorHAnsi"/>
          <w:szCs w:val="24"/>
          <w:vertAlign w:val="subscript"/>
          <w:lang w:val="en-US" w:eastAsia="zh-TW"/>
        </w:rPr>
        <w:t>avg</w:t>
      </w:r>
      <w:r w:rsidR="00BF3A1D" w:rsidRPr="00D253EF">
        <w:rPr>
          <w:rFonts w:asciiTheme="minorHAnsi" w:eastAsia="PMingLiU" w:hAnsiTheme="minorHAnsi" w:cstheme="minorHAnsi"/>
          <w:szCs w:val="24"/>
          <w:lang w:val="en-US" w:eastAsia="zh-TW"/>
        </w:rPr>
        <w:t xml:space="preserve"> showed greater differences between roosts and EXA than between roost</w:t>
      </w:r>
      <w:r w:rsidR="009609F8">
        <w:rPr>
          <w:rFonts w:asciiTheme="minorHAnsi" w:eastAsia="PMingLiU" w:hAnsiTheme="minorHAnsi" w:cstheme="minorHAnsi"/>
          <w:szCs w:val="24"/>
          <w:lang w:val="en-US" w:eastAsia="zh-TW"/>
        </w:rPr>
        <w:t>s</w:t>
      </w:r>
      <w:r w:rsidR="00BF3A1D" w:rsidRPr="00D253EF">
        <w:rPr>
          <w:rFonts w:asciiTheme="minorHAnsi" w:eastAsia="PMingLiU" w:hAnsiTheme="minorHAnsi" w:cstheme="minorHAnsi"/>
          <w:szCs w:val="24"/>
          <w:lang w:val="en-US" w:eastAsia="zh-TW"/>
        </w:rPr>
        <w:t xml:space="preserve"> and </w:t>
      </w:r>
      <w:r w:rsidR="00BF3A1D" w:rsidRPr="00D253EF">
        <w:rPr>
          <w:rFonts w:asciiTheme="minorHAnsi" w:eastAsia="PMingLiU" w:hAnsiTheme="minorHAnsi" w:cstheme="minorHAnsi"/>
          <w:color w:val="000000"/>
          <w:szCs w:val="24"/>
          <w:lang w:val="en-US" w:eastAsia="zh-TW"/>
        </w:rPr>
        <w:t>TA</w:t>
      </w:r>
      <w:r w:rsidR="00BF3A1D" w:rsidRPr="00D253EF">
        <w:rPr>
          <w:rFonts w:asciiTheme="minorHAnsi" w:eastAsia="PMingLiU" w:hAnsiTheme="minorHAnsi" w:cstheme="minorHAnsi"/>
          <w:color w:val="000000"/>
          <w:szCs w:val="24"/>
          <w:vertAlign w:val="subscript"/>
          <w:lang w:val="en-US" w:eastAsia="zh-TW"/>
        </w:rPr>
        <w:t>local</w:t>
      </w:r>
      <w:r w:rsidR="00BF3A1D" w:rsidRPr="00D253EF">
        <w:rPr>
          <w:rFonts w:asciiTheme="minorHAnsi" w:eastAsia="PMingLiU" w:hAnsiTheme="minorHAnsi" w:cstheme="minorHAnsi"/>
          <w:color w:val="000000"/>
          <w:szCs w:val="24"/>
          <w:lang w:val="en-US" w:eastAsia="zh-TW"/>
        </w:rPr>
        <w:t xml:space="preserve"> and TA</w:t>
      </w:r>
      <w:r w:rsidR="00BF3A1D" w:rsidRPr="00D253EF">
        <w:rPr>
          <w:rFonts w:asciiTheme="minorHAnsi" w:eastAsia="PMingLiU" w:hAnsiTheme="minorHAnsi" w:cstheme="minorHAnsi"/>
          <w:color w:val="000000"/>
          <w:szCs w:val="24"/>
          <w:vertAlign w:val="subscript"/>
          <w:lang w:val="en-US" w:eastAsia="zh-TW"/>
        </w:rPr>
        <w:t>non-local</w:t>
      </w:r>
      <w:r w:rsidR="00BF3A1D" w:rsidRPr="00D253EF">
        <w:rPr>
          <w:rFonts w:asciiTheme="minorHAnsi" w:eastAsia="PMingLiU" w:hAnsiTheme="minorHAnsi" w:cstheme="minorHAnsi"/>
          <w:szCs w:val="24"/>
          <w:lang w:val="en-US" w:eastAsia="zh-TW"/>
        </w:rPr>
        <w:t xml:space="preserve"> in both summer and winter (</w:t>
      </w:r>
      <w:commentRangeStart w:id="202"/>
      <w:r w:rsidR="00BF3A1D" w:rsidRPr="00D253EF">
        <w:rPr>
          <w:rFonts w:asciiTheme="minorHAnsi" w:eastAsia="PMingLiU" w:hAnsiTheme="minorHAnsi" w:cstheme="minorHAnsi"/>
          <w:szCs w:val="24"/>
          <w:lang w:val="en-US" w:eastAsia="zh-TW"/>
        </w:rPr>
        <w:t xml:space="preserve">Figure </w:t>
      </w:r>
      <w:commentRangeEnd w:id="202"/>
      <w:r w:rsidR="00582BE6" w:rsidRPr="00D253EF">
        <w:rPr>
          <w:rFonts w:asciiTheme="minorHAnsi" w:eastAsia="PMingLiU" w:hAnsiTheme="minorHAnsi" w:cstheme="minorHAnsi"/>
          <w:szCs w:val="24"/>
          <w:lang w:val="en-US" w:eastAsia="zh-TW"/>
        </w:rPr>
        <w:t>3-5</w:t>
      </w:r>
      <w:r w:rsidR="00BF3A1D" w:rsidRPr="00D253EF">
        <w:rPr>
          <w:rFonts w:asciiTheme="minorHAnsi" w:eastAsia="PMingLiU" w:hAnsiTheme="minorHAnsi" w:cstheme="minorHAnsi"/>
          <w:szCs w:val="24"/>
          <w:lang w:val="en-US" w:eastAsia="zh-TW"/>
        </w:rPr>
        <w:t xml:space="preserve"> &amp; </w:t>
      </w:r>
      <w:r w:rsidR="00582BE6" w:rsidRPr="00D253EF">
        <w:rPr>
          <w:rFonts w:asciiTheme="minorHAnsi" w:eastAsia="PMingLiU" w:hAnsiTheme="minorHAnsi" w:cstheme="minorHAnsi"/>
          <w:szCs w:val="24"/>
          <w:lang w:val="en-US" w:eastAsia="zh-TW"/>
        </w:rPr>
        <w:t>3-6</w:t>
      </w:r>
      <w:r w:rsidR="00BF3A1D" w:rsidRPr="00D253EF">
        <w:rPr>
          <w:rFonts w:asciiTheme="minorHAnsi" w:eastAsia="PMingLiU" w:hAnsiTheme="minorHAnsi" w:cstheme="minorHAnsi"/>
          <w:szCs w:val="24"/>
          <w:lang w:val="en-US" w:eastAsia="zh-TW"/>
        </w:rPr>
        <w:commentReference w:id="202"/>
      </w:r>
      <w:r w:rsidR="00BF3A1D" w:rsidRPr="00D253EF">
        <w:rPr>
          <w:rFonts w:asciiTheme="minorHAnsi" w:eastAsia="PMingLiU" w:hAnsiTheme="minorHAnsi" w:cstheme="minorHAnsi"/>
          <w:szCs w:val="24"/>
          <w:lang w:val="en-US" w:eastAsia="zh-TW"/>
        </w:rPr>
        <w:t>). In summer, the difference between roosts and EXA was greater (between 2</w:t>
      </w:r>
      <w:r w:rsidR="00BF3A1D" w:rsidRPr="00D253EF">
        <w:rPr>
          <w:rFonts w:asciiTheme="minorHAnsi" w:eastAsia="PMingLiU" w:hAnsiTheme="minorHAnsi" w:cstheme="minorHAnsi"/>
          <w:szCs w:val="24"/>
          <w:vertAlign w:val="superscript"/>
          <w:lang w:val="en-US" w:eastAsia="zh-TW"/>
        </w:rPr>
        <w:t>o</w:t>
      </w:r>
      <w:r w:rsidR="00BF3A1D" w:rsidRPr="00D253EF">
        <w:rPr>
          <w:rFonts w:asciiTheme="minorHAnsi" w:eastAsia="PMingLiU" w:hAnsiTheme="minorHAnsi" w:cstheme="minorHAnsi"/>
          <w:szCs w:val="24"/>
          <w:lang w:val="en-US" w:eastAsia="zh-TW"/>
        </w:rPr>
        <w:t>C to 3</w:t>
      </w:r>
      <w:r w:rsidR="00BF3A1D" w:rsidRPr="00D253EF">
        <w:rPr>
          <w:rFonts w:asciiTheme="minorHAnsi" w:eastAsia="PMingLiU" w:hAnsiTheme="minorHAnsi" w:cstheme="minorHAnsi"/>
          <w:szCs w:val="24"/>
          <w:vertAlign w:val="superscript"/>
          <w:lang w:val="en-US" w:eastAsia="zh-TW"/>
        </w:rPr>
        <w:t>o</w:t>
      </w:r>
      <w:r w:rsidR="00BF3A1D" w:rsidRPr="00D253EF">
        <w:rPr>
          <w:rFonts w:asciiTheme="minorHAnsi" w:eastAsia="PMingLiU" w:hAnsiTheme="minorHAnsi" w:cstheme="minorHAnsi"/>
          <w:szCs w:val="24"/>
          <w:lang w:val="en-US" w:eastAsia="zh-TW"/>
        </w:rPr>
        <w:t>C) than that in winter (between 1.0</w:t>
      </w:r>
      <w:r w:rsidR="00BF3A1D" w:rsidRPr="00D253EF">
        <w:rPr>
          <w:rFonts w:asciiTheme="minorHAnsi" w:eastAsia="PMingLiU" w:hAnsiTheme="minorHAnsi" w:cstheme="minorHAnsi"/>
          <w:szCs w:val="24"/>
          <w:vertAlign w:val="superscript"/>
          <w:lang w:val="en-US" w:eastAsia="zh-TW"/>
        </w:rPr>
        <w:t>o</w:t>
      </w:r>
      <w:r w:rsidR="00BF3A1D" w:rsidRPr="00D253EF">
        <w:rPr>
          <w:rFonts w:asciiTheme="minorHAnsi" w:eastAsia="PMingLiU" w:hAnsiTheme="minorHAnsi" w:cstheme="minorHAnsi"/>
          <w:szCs w:val="24"/>
          <w:lang w:val="en-US" w:eastAsia="zh-TW"/>
        </w:rPr>
        <w:t>C to 1.5</w:t>
      </w:r>
      <w:r w:rsidR="00BF3A1D" w:rsidRPr="00D253EF">
        <w:rPr>
          <w:rFonts w:asciiTheme="minorHAnsi" w:eastAsia="PMingLiU" w:hAnsiTheme="minorHAnsi" w:cstheme="minorHAnsi"/>
          <w:szCs w:val="24"/>
          <w:vertAlign w:val="superscript"/>
          <w:lang w:val="en-US" w:eastAsia="zh-TW"/>
        </w:rPr>
        <w:t>o</w:t>
      </w:r>
      <w:r w:rsidR="00BF3A1D" w:rsidRPr="00D253EF">
        <w:rPr>
          <w:rFonts w:asciiTheme="minorHAnsi" w:eastAsia="PMingLiU" w:hAnsiTheme="minorHAnsi" w:cstheme="minorHAnsi"/>
          <w:szCs w:val="24"/>
          <w:lang w:val="en-US" w:eastAsia="zh-TW"/>
        </w:rPr>
        <w:t>C). All roosts presented a lower mean T</w:t>
      </w:r>
      <w:r w:rsidR="00BF3A1D" w:rsidRPr="00D253EF">
        <w:rPr>
          <w:rFonts w:asciiTheme="minorHAnsi" w:eastAsia="PMingLiU" w:hAnsiTheme="minorHAnsi" w:cstheme="minorHAnsi"/>
          <w:szCs w:val="24"/>
          <w:vertAlign w:val="subscript"/>
          <w:lang w:val="en-US" w:eastAsia="zh-TW"/>
        </w:rPr>
        <w:t>avg</w:t>
      </w:r>
      <w:r w:rsidR="00BF3A1D" w:rsidRPr="00D253EF">
        <w:rPr>
          <w:rFonts w:asciiTheme="minorHAnsi" w:eastAsia="PMingLiU" w:hAnsiTheme="minorHAnsi" w:cstheme="minorHAnsi"/>
          <w:szCs w:val="24"/>
          <w:lang w:val="en-US" w:eastAsia="zh-TW"/>
        </w:rPr>
        <w:t xml:space="preserve"> than EXA in both seasons. </w:t>
      </w:r>
      <w:commentRangeEnd w:id="199"/>
      <w:r w:rsidR="00BF3A1D" w:rsidRPr="00D253EF">
        <w:rPr>
          <w:rFonts w:asciiTheme="minorHAnsi" w:eastAsia="PMingLiU" w:hAnsiTheme="minorHAnsi" w:cstheme="minorHAnsi"/>
          <w:szCs w:val="24"/>
          <w:lang w:val="en-US" w:eastAsia="zh-TW"/>
        </w:rPr>
        <w:commentReference w:id="199"/>
      </w:r>
      <w:commentRangeEnd w:id="200"/>
      <w:r w:rsidR="00BF3A1D" w:rsidRPr="00D253EF">
        <w:rPr>
          <w:rFonts w:asciiTheme="minorHAnsi" w:eastAsia="PMingLiU" w:hAnsiTheme="minorHAnsi" w:cstheme="minorHAnsi"/>
          <w:szCs w:val="24"/>
          <w:lang w:val="en-US" w:eastAsia="zh-TW"/>
        </w:rPr>
        <w:commentReference w:id="200"/>
      </w:r>
      <w:commentRangeEnd w:id="201"/>
      <w:r w:rsidR="00BF3A1D" w:rsidRPr="00D253EF">
        <w:rPr>
          <w:rFonts w:asciiTheme="minorHAnsi" w:eastAsia="PMingLiU" w:hAnsiTheme="minorHAnsi" w:cstheme="minorHAnsi"/>
          <w:szCs w:val="24"/>
          <w:lang w:eastAsia="zh-TW"/>
        </w:rPr>
        <w:commentReference w:id="201"/>
      </w:r>
      <w:r w:rsidR="00BF3A1D" w:rsidRPr="00D253EF">
        <w:rPr>
          <w:rFonts w:asciiTheme="minorHAnsi" w:eastAsia="PMingLiU" w:hAnsiTheme="minorHAnsi" w:cstheme="minorHAnsi"/>
          <w:szCs w:val="24"/>
          <w:lang w:val="en-US" w:eastAsia="zh-TW"/>
        </w:rPr>
        <w:t xml:space="preserve"> The mean T</w:t>
      </w:r>
      <w:r w:rsidR="00BF3A1D" w:rsidRPr="00D253EF">
        <w:rPr>
          <w:rFonts w:asciiTheme="minorHAnsi" w:eastAsia="PMingLiU" w:hAnsiTheme="minorHAnsi" w:cstheme="minorHAnsi"/>
          <w:szCs w:val="24"/>
          <w:vertAlign w:val="subscript"/>
          <w:lang w:val="en-US" w:eastAsia="zh-TW"/>
        </w:rPr>
        <w:t>avg</w:t>
      </w:r>
      <w:r w:rsidR="00BF3A1D" w:rsidRPr="00D253EF">
        <w:rPr>
          <w:rFonts w:asciiTheme="minorHAnsi" w:eastAsia="PMingLiU" w:hAnsiTheme="minorHAnsi" w:cstheme="minorHAnsi"/>
          <w:szCs w:val="24"/>
          <w:lang w:val="en-US" w:eastAsia="zh-TW"/>
        </w:rPr>
        <w:t xml:space="preserve"> differences between roosts and all tunnel ambients varied more in winter than in summer. </w:t>
      </w:r>
    </w:p>
    <w:p w14:paraId="3246CB61" w14:textId="180BE8FB" w:rsidR="00BF3A1D" w:rsidRPr="00D253EF" w:rsidRDefault="00BF3A1D" w:rsidP="00D056BE">
      <w:pPr>
        <w:spacing w:after="160" w:line="360" w:lineRule="auto"/>
        <w:ind w:firstLine="567"/>
        <w:jc w:val="both"/>
        <w:rPr>
          <w:rFonts w:asciiTheme="minorHAnsi" w:eastAsia="PMingLiU" w:hAnsiTheme="minorHAnsi" w:cstheme="minorHAnsi"/>
          <w:szCs w:val="24"/>
          <w:lang w:val="en-US" w:eastAsia="zh-TW"/>
        </w:rPr>
      </w:pPr>
      <w:r w:rsidRPr="00DE497F">
        <w:rPr>
          <w:rFonts w:asciiTheme="minorHAnsi" w:eastAsia="PMingLiU" w:hAnsiTheme="minorHAnsi" w:cstheme="minorHAnsi"/>
          <w:szCs w:val="24"/>
          <w:lang w:val="en-US" w:eastAsia="zh-TW"/>
        </w:rPr>
        <w:t>The T</w:t>
      </w:r>
      <w:r w:rsidRPr="00DE497F">
        <w:rPr>
          <w:rFonts w:asciiTheme="minorHAnsi" w:eastAsia="PMingLiU" w:hAnsiTheme="minorHAnsi" w:cstheme="minorHAnsi"/>
          <w:szCs w:val="24"/>
          <w:vertAlign w:val="subscript"/>
          <w:lang w:val="en-US" w:eastAsia="zh-TW"/>
        </w:rPr>
        <w:t>avg</w:t>
      </w:r>
      <w:r w:rsidRPr="00DE497F">
        <w:rPr>
          <w:rFonts w:asciiTheme="minorHAnsi" w:eastAsia="PMingLiU" w:hAnsiTheme="minorHAnsi" w:cstheme="minorHAnsi"/>
          <w:szCs w:val="24"/>
          <w:lang w:val="en-US" w:eastAsia="zh-TW"/>
        </w:rPr>
        <w:t xml:space="preserve"> showed no significant differences between each roost and its TA</w:t>
      </w:r>
      <w:r w:rsidRPr="00DE497F">
        <w:rPr>
          <w:rFonts w:asciiTheme="minorHAnsi" w:eastAsia="PMingLiU" w:hAnsiTheme="minorHAnsi" w:cstheme="minorHAnsi"/>
          <w:szCs w:val="24"/>
          <w:vertAlign w:val="subscript"/>
          <w:lang w:val="en-US" w:eastAsia="zh-TW"/>
        </w:rPr>
        <w:t>local</w:t>
      </w:r>
      <w:r w:rsidRPr="00DE497F">
        <w:rPr>
          <w:rFonts w:asciiTheme="minorHAnsi" w:eastAsia="PMingLiU" w:hAnsiTheme="minorHAnsi" w:cstheme="minorHAnsi"/>
          <w:szCs w:val="24"/>
          <w:lang w:val="en-US" w:eastAsia="zh-TW"/>
        </w:rPr>
        <w:t xml:space="preserve"> between summer and winter</w:t>
      </w:r>
      <w:r w:rsidRPr="00D253EF">
        <w:rPr>
          <w:rFonts w:asciiTheme="minorHAnsi" w:eastAsia="PMingLiU" w:hAnsiTheme="minorHAnsi" w:cstheme="minorHAnsi"/>
          <w:szCs w:val="24"/>
          <w:lang w:val="en-US" w:eastAsia="zh-TW"/>
        </w:rPr>
        <w:t xml:space="preserve"> (Independent Sample T-test, p = 0.7547 - Table </w:t>
      </w:r>
      <w:r w:rsidR="00F642F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3); the difference in the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between each roost and its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was less than 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during both seasons. In summer,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roosts in each zone were cooler than their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with the magnitude of differences approaching 0 as roost were located deeper into the tunnel. In winter, roosts showed higher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than their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For </w:t>
      </w:r>
      <w:r w:rsidRPr="00D253EF">
        <w:rPr>
          <w:rFonts w:asciiTheme="minorHAnsi" w:eastAsia="PMingLiU" w:hAnsiTheme="minorHAnsi" w:cstheme="minorHAnsi"/>
          <w:i/>
          <w:iCs/>
          <w:szCs w:val="24"/>
          <w:lang w:val="en-US" w:eastAsia="zh-TW"/>
        </w:rPr>
        <w:t xml:space="preserve">M. australis </w:t>
      </w:r>
      <w:r w:rsidRPr="00D253EF">
        <w:rPr>
          <w:rFonts w:asciiTheme="minorHAnsi" w:eastAsia="PMingLiU" w:hAnsiTheme="minorHAnsi" w:cstheme="minorHAnsi"/>
          <w:szCs w:val="24"/>
          <w:lang w:val="en-US" w:eastAsia="zh-TW"/>
        </w:rPr>
        <w:t xml:space="preserve">and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each roost had a higher mean of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than its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in Z2 and Z3 during summer and winter. </w:t>
      </w:r>
    </w:p>
    <w:p w14:paraId="60F51137" w14:textId="5C50A824" w:rsidR="00BF3A1D" w:rsidRPr="00D253EF" w:rsidRDefault="00BF3A1D" w:rsidP="00D056B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Comparing the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differences between roosts and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it was found that there was no significant difference between summer and winter (Independent sample T-Test, p = 0.0833 – Table </w:t>
      </w:r>
      <w:r w:rsidR="00F642F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4). Both roost and ambient in Z1 showed the highest differences among 3 zones in both seasons (Figures </w:t>
      </w:r>
      <w:r w:rsidR="00582BE6" w:rsidRPr="00D253EF">
        <w:rPr>
          <w:rFonts w:asciiTheme="minorHAnsi" w:eastAsia="PMingLiU" w:hAnsiTheme="minorHAnsi" w:cstheme="minorHAnsi"/>
          <w:szCs w:val="24"/>
          <w:lang w:val="en-US" w:eastAsia="zh-TW"/>
        </w:rPr>
        <w:t xml:space="preserve">3-5 </w:t>
      </w:r>
      <w:r w:rsidRPr="00D253EF">
        <w:rPr>
          <w:rFonts w:asciiTheme="minorHAnsi" w:eastAsia="PMingLiU" w:hAnsiTheme="minorHAnsi" w:cstheme="minorHAnsi"/>
          <w:szCs w:val="24"/>
          <w:lang w:val="en-US" w:eastAsia="zh-TW"/>
        </w:rPr>
        <w:t xml:space="preserve">&amp; </w:t>
      </w:r>
      <w:r w:rsidR="00582BE6" w:rsidRPr="00D253EF">
        <w:rPr>
          <w:rFonts w:asciiTheme="minorHAnsi" w:eastAsia="PMingLiU" w:hAnsiTheme="minorHAnsi" w:cstheme="minorHAnsi"/>
          <w:szCs w:val="24"/>
          <w:lang w:val="en-US" w:eastAsia="zh-TW"/>
        </w:rPr>
        <w:t>3-6</w:t>
      </w:r>
      <w:r w:rsidRPr="00D253EF">
        <w:rPr>
          <w:rFonts w:asciiTheme="minorHAnsi" w:eastAsia="PMingLiU" w:hAnsiTheme="minorHAnsi" w:cstheme="minorHAnsi"/>
          <w:szCs w:val="24"/>
          <w:lang w:val="en-US" w:eastAsia="zh-TW"/>
        </w:rPr>
        <w:t xml:space="preserve">). In terms of species,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roost and ambient in Z1 showed a greater difference than with Z2 &amp; Z3. </w:t>
      </w:r>
      <w:r w:rsidRPr="00D253EF">
        <w:rPr>
          <w:rFonts w:asciiTheme="minorHAnsi" w:eastAsia="PMingLiU" w:hAnsiTheme="minorHAnsi" w:cstheme="minorHAnsi"/>
          <w:i/>
          <w:iCs/>
          <w:szCs w:val="24"/>
          <w:lang w:val="en-US" w:eastAsia="zh-TW"/>
        </w:rPr>
        <w:t>Miniopterus australis</w:t>
      </w:r>
      <w:r w:rsidRPr="00D253EF">
        <w:rPr>
          <w:rFonts w:asciiTheme="minorHAnsi" w:eastAsia="PMingLiU" w:hAnsiTheme="minorHAnsi" w:cstheme="minorHAnsi"/>
          <w:szCs w:val="24"/>
          <w:lang w:val="en-US" w:eastAsia="zh-TW"/>
        </w:rPr>
        <w:t xml:space="preserve"> roosts showed higher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than </w:t>
      </w:r>
      <w:r w:rsidRPr="00D253EF">
        <w:rPr>
          <w:rFonts w:asciiTheme="minorHAnsi" w:eastAsia="PMingLiU" w:hAnsiTheme="minorHAnsi" w:cstheme="minorHAnsi"/>
          <w:szCs w:val="24"/>
          <w:lang w:val="en-US" w:eastAsia="zh-TW"/>
        </w:rPr>
        <w:softHyphen/>
        <w:t>TA</w:t>
      </w:r>
      <w:r w:rsidRPr="00D253EF">
        <w:rPr>
          <w:rFonts w:asciiTheme="minorHAnsi" w:eastAsia="PMingLiU" w:hAnsiTheme="minorHAnsi" w:cstheme="minorHAnsi"/>
          <w:szCs w:val="24"/>
          <w:vertAlign w:val="subscript"/>
          <w:lang w:val="en-US" w:eastAsia="zh-TW"/>
        </w:rPr>
        <w:t xml:space="preserve">non-local </w:t>
      </w:r>
      <w:r w:rsidRPr="00D253EF">
        <w:rPr>
          <w:rFonts w:asciiTheme="minorHAnsi" w:eastAsia="PMingLiU" w:hAnsiTheme="minorHAnsi" w:cstheme="minorHAnsi"/>
          <w:szCs w:val="24"/>
          <w:lang w:val="en-US" w:eastAsia="zh-TW"/>
        </w:rPr>
        <w:t>in both seasons, except roost Z3.1 which was cooler than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 xml:space="preserve">2 in summer. </w:t>
      </w:r>
      <w:r w:rsidRPr="00D253EF">
        <w:rPr>
          <w:rFonts w:asciiTheme="minorHAnsi" w:eastAsia="PMingLiU" w:hAnsiTheme="minorHAnsi" w:cstheme="minorHAnsi"/>
          <w:i/>
          <w:iCs/>
          <w:szCs w:val="24"/>
          <w:lang w:val="en-US" w:eastAsia="zh-TW"/>
        </w:rPr>
        <w:t>Rhinolophus megaphyllus</w:t>
      </w:r>
      <w:r w:rsidRPr="00D253EF">
        <w:rPr>
          <w:rFonts w:asciiTheme="minorHAnsi" w:eastAsia="PMingLiU" w:hAnsiTheme="minorHAnsi" w:cstheme="minorHAnsi"/>
          <w:szCs w:val="24"/>
          <w:lang w:val="en-US" w:eastAsia="zh-TW"/>
        </w:rPr>
        <w:t xml:space="preserve"> roosts were warmer than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in both summer and winter, except for roost Z3.0 which </w:t>
      </w:r>
      <w:r w:rsidR="00DE497F">
        <w:rPr>
          <w:rFonts w:asciiTheme="minorHAnsi" w:eastAsia="PMingLiU" w:hAnsiTheme="minorHAnsi" w:cstheme="minorHAnsi"/>
          <w:szCs w:val="24"/>
          <w:lang w:val="en-US" w:eastAsia="zh-TW"/>
        </w:rPr>
        <w:t xml:space="preserve">was </w:t>
      </w:r>
      <w:r w:rsidRPr="00D253EF">
        <w:rPr>
          <w:rFonts w:asciiTheme="minorHAnsi" w:eastAsia="PMingLiU" w:hAnsiTheme="minorHAnsi" w:cstheme="minorHAnsi"/>
          <w:szCs w:val="24"/>
          <w:lang w:val="en-US" w:eastAsia="zh-TW"/>
        </w:rPr>
        <w:t>cooler than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during summer.</w:t>
      </w:r>
    </w:p>
    <w:p w14:paraId="0F4EABD8" w14:textId="77777777" w:rsidR="007859A8" w:rsidRPr="00D253EF" w:rsidRDefault="007859A8">
      <w:pPr>
        <w:rPr>
          <w:rFonts w:asciiTheme="minorHAnsi" w:hAnsiTheme="minorHAnsi" w:cstheme="minorHAnsi"/>
        </w:rPr>
      </w:pPr>
    </w:p>
    <w:p w14:paraId="4523FDB8" w14:textId="77777777" w:rsidR="007859A8" w:rsidRPr="00D253EF" w:rsidRDefault="007859A8">
      <w:pPr>
        <w:rPr>
          <w:rFonts w:asciiTheme="minorHAnsi" w:hAnsiTheme="minorHAnsi" w:cstheme="minorHAnsi"/>
        </w:rPr>
      </w:pPr>
    </w:p>
    <w:p w14:paraId="3644116E" w14:textId="77777777" w:rsidR="007859A8" w:rsidRPr="00D253EF" w:rsidRDefault="007859A8">
      <w:pPr>
        <w:rPr>
          <w:rFonts w:asciiTheme="minorHAnsi" w:hAnsiTheme="minorHAnsi" w:cstheme="minorHAnsi"/>
        </w:rPr>
      </w:pPr>
      <w:r w:rsidRPr="00D253EF">
        <w:rPr>
          <w:rFonts w:asciiTheme="minorHAnsi" w:hAnsiTheme="minorHAnsi" w:cstheme="minorHAnsi"/>
        </w:rPr>
        <w:br w:type="page"/>
      </w:r>
    </w:p>
    <w:p w14:paraId="5C455281" w14:textId="754242AC" w:rsidR="00E36A40" w:rsidRPr="00D253EF" w:rsidRDefault="00E36A40">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25824" behindDoc="1" locked="0" layoutInCell="1" allowOverlap="1" wp14:anchorId="7BCDCC10" wp14:editId="6D565534">
            <wp:simplePos x="0" y="0"/>
            <wp:positionH relativeFrom="margin">
              <wp:posOffset>19685</wp:posOffset>
            </wp:positionH>
            <wp:positionV relativeFrom="paragraph">
              <wp:posOffset>-3175</wp:posOffset>
            </wp:positionV>
            <wp:extent cx="5219700" cy="3330575"/>
            <wp:effectExtent l="0" t="0" r="0" b="3175"/>
            <wp:wrapNone/>
            <wp:docPr id="10" name="Chart 10">
              <a:extLst xmlns:a="http://schemas.openxmlformats.org/drawingml/2006/main">
                <a:ext uri="{FF2B5EF4-FFF2-40B4-BE49-F238E27FC236}">
                  <a16:creationId xmlns:a16="http://schemas.microsoft.com/office/drawing/2014/main" id="{4A9F7556-7554-4C7D-843B-71011043EF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1"/>
              </a:graphicData>
            </a:graphic>
            <wp14:sizeRelH relativeFrom="margin">
              <wp14:pctWidth>0</wp14:pctWidth>
            </wp14:sizeRelH>
          </wp:anchor>
        </w:drawing>
      </w:r>
    </w:p>
    <w:p w14:paraId="03826146" w14:textId="03A1E7B2" w:rsidR="00E36A40" w:rsidRPr="00D253EF" w:rsidRDefault="00E36A40">
      <w:pPr>
        <w:rPr>
          <w:rFonts w:asciiTheme="minorHAnsi" w:hAnsiTheme="minorHAnsi" w:cstheme="minorHAnsi"/>
        </w:rPr>
      </w:pPr>
    </w:p>
    <w:p w14:paraId="4E58D6C1" w14:textId="25F52B5C" w:rsidR="00E36A40" w:rsidRPr="00D253EF" w:rsidRDefault="00E36A40">
      <w:pPr>
        <w:rPr>
          <w:rFonts w:asciiTheme="minorHAnsi" w:hAnsiTheme="minorHAnsi" w:cstheme="minorHAnsi"/>
        </w:rPr>
      </w:pPr>
    </w:p>
    <w:p w14:paraId="680DDB7D" w14:textId="4A5744C9" w:rsidR="00E36A40" w:rsidRPr="00D253EF" w:rsidRDefault="00E36A40">
      <w:pPr>
        <w:rPr>
          <w:rFonts w:asciiTheme="minorHAnsi" w:hAnsiTheme="minorHAnsi" w:cstheme="minorHAnsi"/>
        </w:rPr>
      </w:pPr>
    </w:p>
    <w:p w14:paraId="44CDFFBE" w14:textId="6C5F249C" w:rsidR="00E36A40" w:rsidRPr="00D253EF" w:rsidRDefault="00E36A40">
      <w:pPr>
        <w:rPr>
          <w:rFonts w:asciiTheme="minorHAnsi" w:hAnsiTheme="minorHAnsi" w:cstheme="minorHAnsi"/>
        </w:rPr>
      </w:pPr>
    </w:p>
    <w:p w14:paraId="5529BE56" w14:textId="77777777" w:rsidR="00E36A40" w:rsidRPr="00D253EF" w:rsidRDefault="00E36A40">
      <w:pPr>
        <w:rPr>
          <w:rFonts w:asciiTheme="minorHAnsi" w:hAnsiTheme="minorHAnsi" w:cstheme="minorHAnsi"/>
        </w:rPr>
      </w:pPr>
    </w:p>
    <w:p w14:paraId="175A3BA0" w14:textId="77777777" w:rsidR="00E36A40" w:rsidRPr="00D253EF" w:rsidRDefault="00E36A40">
      <w:pPr>
        <w:rPr>
          <w:rFonts w:asciiTheme="minorHAnsi" w:hAnsiTheme="minorHAnsi" w:cstheme="minorHAnsi"/>
        </w:rPr>
      </w:pPr>
    </w:p>
    <w:p w14:paraId="17949726" w14:textId="77777777" w:rsidR="00E36A40" w:rsidRPr="00D253EF" w:rsidRDefault="00E36A40">
      <w:pPr>
        <w:rPr>
          <w:rFonts w:asciiTheme="minorHAnsi" w:hAnsiTheme="minorHAnsi" w:cstheme="minorHAnsi"/>
        </w:rPr>
      </w:pPr>
    </w:p>
    <w:p w14:paraId="5B0C44FF" w14:textId="0D78C36D" w:rsidR="00E36A40" w:rsidRPr="00D253EF" w:rsidRDefault="00E36A40">
      <w:pPr>
        <w:rPr>
          <w:rFonts w:asciiTheme="minorHAnsi" w:hAnsiTheme="minorHAnsi" w:cstheme="minorHAnsi"/>
        </w:rPr>
      </w:pPr>
    </w:p>
    <w:p w14:paraId="37D61B39" w14:textId="5DACDDA2" w:rsidR="00E36A40" w:rsidRPr="00D253EF" w:rsidRDefault="00E36A40">
      <w:pPr>
        <w:rPr>
          <w:rFonts w:asciiTheme="minorHAnsi" w:hAnsiTheme="minorHAnsi" w:cstheme="minorHAnsi"/>
        </w:rPr>
      </w:pPr>
    </w:p>
    <w:p w14:paraId="70DAFA1A" w14:textId="327A7614" w:rsidR="00E36A40" w:rsidRPr="00D253EF" w:rsidRDefault="00E36A40">
      <w:pPr>
        <w:rPr>
          <w:rFonts w:asciiTheme="minorHAnsi" w:hAnsiTheme="minorHAnsi" w:cstheme="minorHAnsi"/>
        </w:rPr>
      </w:pPr>
    </w:p>
    <w:p w14:paraId="271D950F" w14:textId="2C287D6D" w:rsidR="00E36A40" w:rsidRPr="00D253EF" w:rsidRDefault="00E36A40">
      <w:pPr>
        <w:rPr>
          <w:rFonts w:asciiTheme="minorHAnsi" w:hAnsiTheme="minorHAnsi" w:cstheme="minorHAnsi"/>
        </w:rPr>
      </w:pPr>
    </w:p>
    <w:p w14:paraId="7F7A524B" w14:textId="77777777" w:rsidR="00E36A40" w:rsidRPr="00D253EF" w:rsidRDefault="00E36A40">
      <w:pPr>
        <w:rPr>
          <w:rFonts w:asciiTheme="minorHAnsi" w:hAnsiTheme="minorHAnsi" w:cstheme="minorHAnsi"/>
        </w:rPr>
      </w:pPr>
    </w:p>
    <w:p w14:paraId="1B999416" w14:textId="77777777" w:rsidR="00E36A40" w:rsidRPr="00D253EF" w:rsidRDefault="00E36A40">
      <w:pPr>
        <w:rPr>
          <w:rFonts w:asciiTheme="minorHAnsi" w:hAnsiTheme="minorHAnsi" w:cstheme="minorHAnsi"/>
        </w:rPr>
      </w:pPr>
    </w:p>
    <w:p w14:paraId="03F356E8" w14:textId="77777777" w:rsidR="00E36A40" w:rsidRPr="00D253EF" w:rsidRDefault="00E36A40">
      <w:pPr>
        <w:rPr>
          <w:rFonts w:asciiTheme="minorHAnsi" w:hAnsiTheme="minorHAnsi" w:cstheme="minorHAnsi"/>
        </w:rPr>
      </w:pPr>
    </w:p>
    <w:p w14:paraId="69729D9C" w14:textId="2BBC0C53" w:rsidR="00E36A40" w:rsidRPr="00D253EF" w:rsidRDefault="00E36A40">
      <w:pPr>
        <w:rPr>
          <w:rFonts w:asciiTheme="minorHAnsi" w:hAnsiTheme="minorHAnsi" w:cstheme="minorHAnsi"/>
        </w:rPr>
      </w:pPr>
    </w:p>
    <w:p w14:paraId="12FB03B0" w14:textId="77777777" w:rsidR="00E36A40" w:rsidRPr="00D253EF" w:rsidRDefault="00E36A40">
      <w:pPr>
        <w:rPr>
          <w:rFonts w:asciiTheme="minorHAnsi" w:hAnsiTheme="minorHAnsi" w:cstheme="minorHAnsi"/>
        </w:rPr>
      </w:pPr>
    </w:p>
    <w:p w14:paraId="65538B96" w14:textId="08DC1DB3" w:rsidR="00E36A40" w:rsidRPr="00D253EF" w:rsidRDefault="00E36A40">
      <w:pPr>
        <w:rPr>
          <w:rFonts w:asciiTheme="minorHAnsi" w:hAnsiTheme="minorHAnsi" w:cstheme="minorHAnsi"/>
        </w:rPr>
      </w:pPr>
    </w:p>
    <w:p w14:paraId="57184DD6" w14:textId="1C35525F" w:rsidR="00E36A40" w:rsidRPr="00D253EF" w:rsidRDefault="005B4655">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27872" behindDoc="1" locked="0" layoutInCell="1" allowOverlap="1" wp14:anchorId="653B28FC" wp14:editId="6426E7CF">
                <wp:simplePos x="0" y="0"/>
                <wp:positionH relativeFrom="margin">
                  <wp:align>left</wp:align>
                </wp:positionH>
                <wp:positionV relativeFrom="paragraph">
                  <wp:posOffset>98928</wp:posOffset>
                </wp:positionV>
                <wp:extent cx="5262113" cy="635"/>
                <wp:effectExtent l="0" t="0" r="0" b="3175"/>
                <wp:wrapNone/>
                <wp:docPr id="46" name="Text Box 46"/>
                <wp:cNvGraphicFramePr/>
                <a:graphic xmlns:a="http://schemas.openxmlformats.org/drawingml/2006/main">
                  <a:graphicData uri="http://schemas.microsoft.com/office/word/2010/wordprocessingShape">
                    <wps:wsp>
                      <wps:cNvSpPr txBox="1"/>
                      <wps:spPr>
                        <a:xfrm>
                          <a:off x="0" y="0"/>
                          <a:ext cx="5262113" cy="635"/>
                        </a:xfrm>
                        <a:prstGeom prst="rect">
                          <a:avLst/>
                        </a:prstGeom>
                        <a:solidFill>
                          <a:prstClr val="white"/>
                        </a:solidFill>
                        <a:ln>
                          <a:noFill/>
                        </a:ln>
                      </wps:spPr>
                      <wps:txbx>
                        <w:txbxContent>
                          <w:p w14:paraId="7E08313A" w14:textId="021A72CB" w:rsidR="00C526FE" w:rsidRPr="00397CAF" w:rsidRDefault="00EC6183" w:rsidP="00397CAF">
                            <w:pPr>
                              <w:pStyle w:val="Caption"/>
                              <w:jc w:val="both"/>
                              <w:rPr>
                                <w:rFonts w:asciiTheme="minorHAnsi" w:hAnsiTheme="minorHAnsi" w:cstheme="minorHAnsi"/>
                                <w:b w:val="0"/>
                                <w:bCs w:val="0"/>
                                <w:noProof/>
                                <w:sz w:val="24"/>
                              </w:rPr>
                            </w:pPr>
                            <w:bookmarkStart w:id="203" w:name="_Toc84262610"/>
                            <w:bookmarkStart w:id="204" w:name="_Toc85420499"/>
                            <w:r w:rsidRPr="00EC618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EC6183">
                              <w:rPr>
                                <w:rFonts w:asciiTheme="minorHAnsi" w:hAnsiTheme="minorHAnsi" w:cstheme="minorHAnsi"/>
                                <w:b w:val="0"/>
                                <w:bCs w:val="0"/>
                              </w:rPr>
                              <w:t xml:space="preserve"> The mean daily average diurnal temperature (T</w:t>
                            </w:r>
                            <w:r w:rsidRPr="00DC0CAB">
                              <w:rPr>
                                <w:rFonts w:asciiTheme="minorHAnsi" w:hAnsiTheme="minorHAnsi" w:cstheme="minorHAnsi"/>
                                <w:b w:val="0"/>
                                <w:bCs w:val="0"/>
                                <w:vertAlign w:val="subscript"/>
                              </w:rPr>
                              <w:t>avg</w:t>
                            </w:r>
                            <w:r w:rsidRPr="00EC6183">
                              <w:rPr>
                                <w:rFonts w:asciiTheme="minorHAnsi" w:hAnsiTheme="minorHAnsi" w:cstheme="minorHAnsi"/>
                                <w:b w:val="0"/>
                                <w:bCs w:val="0"/>
                              </w:rPr>
                              <w:t>) difference (± SD) of each roost to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Pr="00E44CFC">
                              <w:rPr>
                                <w:rFonts w:asciiTheme="minorHAnsi" w:hAnsiTheme="minorHAnsi" w:cstheme="minorHAnsi"/>
                                <w:b w:val="0"/>
                                <w:bCs w:val="0"/>
                                <w:vertAlign w:val="superscript"/>
                              </w:rPr>
                              <w:t>o</w:t>
                            </w:r>
                            <w:r w:rsidRPr="00EC6183">
                              <w:rPr>
                                <w:rFonts w:asciiTheme="minorHAnsi" w:hAnsiTheme="minorHAnsi" w:cstheme="minorHAnsi"/>
                                <w:b w:val="0"/>
                                <w:bCs w:val="0"/>
                              </w:rPr>
                              <w:t>C margin. Error bars showed the standard deviation of the mean difference between each roost and tunnel external and internal ambient. The mean differences were calculated using each roosts minus external or tunnel ambient temperatures. The daily average diurnal temperature between roosts and external showed the biggest difference when comparing with difference to the tunnel ambients. All roosts showed less difference in the daily diurnal average temperature compared with local ambient versus non-local ambients. The difference in the daily diurnal average temperature between roosts and all tunnel ambients was mostly within 1</w:t>
                            </w:r>
                            <w:r w:rsidRPr="00397CAF">
                              <w:rPr>
                                <w:rFonts w:asciiTheme="minorHAnsi" w:hAnsiTheme="minorHAnsi" w:cstheme="minorHAnsi"/>
                                <w:b w:val="0"/>
                                <w:bCs w:val="0"/>
                                <w:vertAlign w:val="superscript"/>
                              </w:rPr>
                              <w:t>o</w:t>
                            </w:r>
                            <w:r w:rsidRPr="00EC6183">
                              <w:rPr>
                                <w:rFonts w:asciiTheme="minorHAnsi" w:hAnsiTheme="minorHAnsi" w:cstheme="minorHAnsi"/>
                                <w:b w:val="0"/>
                                <w:bCs w:val="0"/>
                              </w:rPr>
                              <w:t>C.</w:t>
                            </w:r>
                            <w:bookmarkEnd w:id="203"/>
                            <w:bookmarkEnd w:id="204"/>
                          </w:p>
                          <w:p w14:paraId="4089C34D" w14:textId="665B387D" w:rsidR="00EC6183" w:rsidRPr="00EC6183" w:rsidRDefault="00EC6183" w:rsidP="00E36A40">
                            <w:pPr>
                              <w:pStyle w:val="Caption"/>
                              <w:jc w:val="both"/>
                              <w:rPr>
                                <w:rFonts w:asciiTheme="minorHAnsi" w:hAnsiTheme="minorHAnsi" w:cstheme="minorHAnsi"/>
                                <w:b w:val="0"/>
                                <w:bCs w:val="0"/>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3B28FC" id="Text Box 46" o:spid="_x0000_s1055" type="#_x0000_t202" style="position:absolute;margin-left:0;margin-top:7.8pt;width:414.35pt;height:.05pt;z-index:-2515886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7inMAIAAGcEAAAOAAAAZHJzL2Uyb0RvYy54bWysVE1v2zAMvQ/YfxB0X5yPNRi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" stroked="f">
                <v:textbox style="mso-fit-shape-to-text:t" inset="0,0,0,0">
                  <w:txbxContent>
                    <w:p w14:paraId="7E08313A" w14:textId="021A72CB" w:rsidR="00C526FE" w:rsidRPr="00397CAF" w:rsidRDefault="00EC6183" w:rsidP="00397CAF">
                      <w:pPr>
                        <w:pStyle w:val="Caption"/>
                        <w:jc w:val="both"/>
                        <w:rPr>
                          <w:rFonts w:asciiTheme="minorHAnsi" w:hAnsiTheme="minorHAnsi" w:cstheme="minorHAnsi"/>
                          <w:b w:val="0"/>
                          <w:bCs w:val="0"/>
                          <w:noProof/>
                          <w:sz w:val="24"/>
                        </w:rPr>
                      </w:pPr>
                      <w:bookmarkStart w:id="205" w:name="_Toc84262610"/>
                      <w:bookmarkStart w:id="206" w:name="_Toc85420499"/>
                      <w:r w:rsidRPr="00EC618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EC6183">
                        <w:rPr>
                          <w:rFonts w:asciiTheme="minorHAnsi" w:hAnsiTheme="minorHAnsi" w:cstheme="minorHAnsi"/>
                          <w:b w:val="0"/>
                          <w:bCs w:val="0"/>
                        </w:rPr>
                        <w:t xml:space="preserve"> The mean daily average diurnal temperature (T</w:t>
                      </w:r>
                      <w:r w:rsidRPr="00DC0CAB">
                        <w:rPr>
                          <w:rFonts w:asciiTheme="minorHAnsi" w:hAnsiTheme="minorHAnsi" w:cstheme="minorHAnsi"/>
                          <w:b w:val="0"/>
                          <w:bCs w:val="0"/>
                          <w:vertAlign w:val="subscript"/>
                        </w:rPr>
                        <w:t>avg</w:t>
                      </w:r>
                      <w:r w:rsidRPr="00EC6183">
                        <w:rPr>
                          <w:rFonts w:asciiTheme="minorHAnsi" w:hAnsiTheme="minorHAnsi" w:cstheme="minorHAnsi"/>
                          <w:b w:val="0"/>
                          <w:bCs w:val="0"/>
                        </w:rPr>
                        <w:t>) difference (± SD) of each roost to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Pr="00E44CFC">
                        <w:rPr>
                          <w:rFonts w:asciiTheme="minorHAnsi" w:hAnsiTheme="minorHAnsi" w:cstheme="minorHAnsi"/>
                          <w:b w:val="0"/>
                          <w:bCs w:val="0"/>
                          <w:vertAlign w:val="superscript"/>
                        </w:rPr>
                        <w:t>o</w:t>
                      </w:r>
                      <w:r w:rsidRPr="00EC6183">
                        <w:rPr>
                          <w:rFonts w:asciiTheme="minorHAnsi" w:hAnsiTheme="minorHAnsi" w:cstheme="minorHAnsi"/>
                          <w:b w:val="0"/>
                          <w:bCs w:val="0"/>
                        </w:rPr>
                        <w:t>C margin. Error bars showed the standard deviation of the mean difference between each roost and tunnel external and internal ambient. The mean differences were calculated using each roosts minus external or tunnel ambient temperatures. The daily average diurnal temperature between roosts and external showed the biggest difference when comparing with difference to the tunnel ambients. All roosts showed less difference in the daily diurnal average temperature compared with local ambient versus non-local ambients. The difference in the daily diurnal average temperature between roosts and all tunnel ambients was mostly within 1</w:t>
                      </w:r>
                      <w:r w:rsidRPr="00397CAF">
                        <w:rPr>
                          <w:rFonts w:asciiTheme="minorHAnsi" w:hAnsiTheme="minorHAnsi" w:cstheme="minorHAnsi"/>
                          <w:b w:val="0"/>
                          <w:bCs w:val="0"/>
                          <w:vertAlign w:val="superscript"/>
                        </w:rPr>
                        <w:t>o</w:t>
                      </w:r>
                      <w:r w:rsidRPr="00EC6183">
                        <w:rPr>
                          <w:rFonts w:asciiTheme="minorHAnsi" w:hAnsiTheme="minorHAnsi" w:cstheme="minorHAnsi"/>
                          <w:b w:val="0"/>
                          <w:bCs w:val="0"/>
                        </w:rPr>
                        <w:t>C.</w:t>
                      </w:r>
                      <w:bookmarkEnd w:id="205"/>
                      <w:bookmarkEnd w:id="206"/>
                    </w:p>
                    <w:p w14:paraId="4089C34D" w14:textId="665B387D" w:rsidR="00EC6183" w:rsidRPr="00EC6183" w:rsidRDefault="00EC6183" w:rsidP="00E36A40">
                      <w:pPr>
                        <w:pStyle w:val="Caption"/>
                        <w:jc w:val="both"/>
                        <w:rPr>
                          <w:rFonts w:asciiTheme="minorHAnsi" w:hAnsiTheme="minorHAnsi" w:cstheme="minorHAnsi"/>
                          <w:b w:val="0"/>
                          <w:bCs w:val="0"/>
                          <w:noProof/>
                          <w:sz w:val="24"/>
                        </w:rPr>
                      </w:pPr>
                    </w:p>
                  </w:txbxContent>
                </v:textbox>
                <w10:wrap anchorx="margin"/>
              </v:shape>
            </w:pict>
          </mc:Fallback>
        </mc:AlternateContent>
      </w:r>
    </w:p>
    <w:p w14:paraId="2E7EC38C" w14:textId="398E1E83" w:rsidR="00E36A40" w:rsidRPr="00D253EF" w:rsidRDefault="00E36A40">
      <w:pPr>
        <w:rPr>
          <w:rFonts w:asciiTheme="minorHAnsi" w:hAnsiTheme="minorHAnsi" w:cstheme="minorHAnsi"/>
        </w:rPr>
      </w:pPr>
    </w:p>
    <w:p w14:paraId="30824259" w14:textId="5C859DB5" w:rsidR="00E36A40" w:rsidRPr="00D253EF" w:rsidRDefault="00E36A40">
      <w:pPr>
        <w:rPr>
          <w:rFonts w:asciiTheme="minorHAnsi" w:hAnsiTheme="minorHAnsi" w:cstheme="minorHAnsi"/>
        </w:rPr>
      </w:pPr>
    </w:p>
    <w:p w14:paraId="24A8C203" w14:textId="36489F8D" w:rsidR="00E36A40" w:rsidRPr="00D253EF" w:rsidRDefault="00E36A40">
      <w:pPr>
        <w:rPr>
          <w:rFonts w:asciiTheme="minorHAnsi" w:hAnsiTheme="minorHAnsi" w:cstheme="minorHAnsi"/>
        </w:rPr>
      </w:pPr>
    </w:p>
    <w:p w14:paraId="32EBFDC8" w14:textId="3D53E09F" w:rsidR="00E36A40" w:rsidRPr="00D253EF" w:rsidRDefault="00E36A40">
      <w:pPr>
        <w:rPr>
          <w:rFonts w:asciiTheme="minorHAnsi" w:hAnsiTheme="minorHAnsi" w:cstheme="minorHAnsi"/>
        </w:rPr>
      </w:pPr>
    </w:p>
    <w:p w14:paraId="5A90F641" w14:textId="77777777" w:rsidR="00E36A40" w:rsidRPr="00D253EF" w:rsidRDefault="00E36A40">
      <w:pPr>
        <w:rPr>
          <w:rFonts w:asciiTheme="minorHAnsi" w:hAnsiTheme="minorHAnsi" w:cstheme="minorHAnsi"/>
        </w:rPr>
      </w:pPr>
    </w:p>
    <w:p w14:paraId="4F9669D8" w14:textId="5C3C631C" w:rsidR="00E36A40" w:rsidRPr="00D253EF" w:rsidRDefault="00E36A40">
      <w:pPr>
        <w:rPr>
          <w:rFonts w:asciiTheme="minorHAnsi" w:hAnsiTheme="minorHAnsi" w:cstheme="minorHAnsi"/>
        </w:rPr>
      </w:pPr>
    </w:p>
    <w:p w14:paraId="661686D3" w14:textId="77777777" w:rsidR="00E36A40" w:rsidRPr="00D253EF" w:rsidRDefault="00E36A40">
      <w:pPr>
        <w:rPr>
          <w:rFonts w:asciiTheme="minorHAnsi" w:hAnsiTheme="minorHAnsi" w:cstheme="minorHAnsi"/>
        </w:rPr>
      </w:pPr>
    </w:p>
    <w:p w14:paraId="23E60DE4" w14:textId="77777777" w:rsidR="00E36A40" w:rsidRPr="00D253EF" w:rsidRDefault="00E36A40">
      <w:pPr>
        <w:rPr>
          <w:rFonts w:asciiTheme="minorHAnsi" w:hAnsiTheme="minorHAnsi" w:cstheme="minorHAnsi"/>
        </w:rPr>
      </w:pPr>
    </w:p>
    <w:p w14:paraId="46EEC38C" w14:textId="77777777" w:rsidR="00E36A40" w:rsidRPr="00D253EF" w:rsidRDefault="00E36A40">
      <w:pPr>
        <w:rPr>
          <w:rFonts w:asciiTheme="minorHAnsi" w:hAnsiTheme="minorHAnsi" w:cstheme="minorHAnsi"/>
        </w:rPr>
      </w:pPr>
    </w:p>
    <w:p w14:paraId="7FC49021" w14:textId="77777777" w:rsidR="00E36A40" w:rsidRPr="00D253EF" w:rsidRDefault="00E36A40">
      <w:pPr>
        <w:rPr>
          <w:rFonts w:asciiTheme="minorHAnsi" w:hAnsiTheme="minorHAnsi" w:cstheme="minorHAnsi"/>
        </w:rPr>
      </w:pPr>
    </w:p>
    <w:p w14:paraId="3F1515F0" w14:textId="77777777" w:rsidR="00E36A40" w:rsidRPr="00D253EF" w:rsidRDefault="00E36A40">
      <w:pPr>
        <w:rPr>
          <w:rFonts w:asciiTheme="minorHAnsi" w:hAnsiTheme="minorHAnsi" w:cstheme="minorHAnsi"/>
        </w:rPr>
      </w:pPr>
    </w:p>
    <w:p w14:paraId="6A0830F3" w14:textId="77777777" w:rsidR="00E36A40" w:rsidRPr="00D253EF" w:rsidRDefault="00E36A40">
      <w:pPr>
        <w:rPr>
          <w:rFonts w:asciiTheme="minorHAnsi" w:hAnsiTheme="minorHAnsi" w:cstheme="minorHAnsi"/>
        </w:rPr>
      </w:pPr>
    </w:p>
    <w:p w14:paraId="211A774D" w14:textId="77777777" w:rsidR="00E36A40" w:rsidRPr="00D253EF" w:rsidRDefault="00E36A40">
      <w:pPr>
        <w:rPr>
          <w:rFonts w:asciiTheme="minorHAnsi" w:hAnsiTheme="minorHAnsi" w:cstheme="minorHAnsi"/>
        </w:rPr>
      </w:pPr>
    </w:p>
    <w:p w14:paraId="109AF8AA" w14:textId="77777777" w:rsidR="00E36A40" w:rsidRPr="00D253EF" w:rsidRDefault="00E36A40">
      <w:pPr>
        <w:rPr>
          <w:rFonts w:asciiTheme="minorHAnsi" w:hAnsiTheme="minorHAnsi" w:cstheme="minorHAnsi"/>
        </w:rPr>
      </w:pPr>
    </w:p>
    <w:p w14:paraId="725329F6" w14:textId="77777777" w:rsidR="00E36A40" w:rsidRPr="00D253EF" w:rsidRDefault="00E36A40">
      <w:pPr>
        <w:rPr>
          <w:rFonts w:asciiTheme="minorHAnsi" w:hAnsiTheme="minorHAnsi" w:cstheme="minorHAnsi"/>
        </w:rPr>
      </w:pPr>
    </w:p>
    <w:p w14:paraId="71AE310C" w14:textId="77777777" w:rsidR="00E36A40" w:rsidRPr="00D253EF" w:rsidRDefault="00E36A40">
      <w:pPr>
        <w:rPr>
          <w:rFonts w:asciiTheme="minorHAnsi" w:hAnsiTheme="minorHAnsi" w:cstheme="minorHAnsi"/>
        </w:rPr>
      </w:pPr>
    </w:p>
    <w:p w14:paraId="1FC05038" w14:textId="77777777" w:rsidR="00E36A40" w:rsidRPr="00D253EF" w:rsidRDefault="00E36A40">
      <w:pPr>
        <w:rPr>
          <w:rFonts w:asciiTheme="minorHAnsi" w:hAnsiTheme="minorHAnsi" w:cstheme="minorHAnsi"/>
        </w:rPr>
      </w:pPr>
      <w:r w:rsidRPr="00D253EF">
        <w:rPr>
          <w:rFonts w:asciiTheme="minorHAnsi" w:hAnsiTheme="minorHAnsi" w:cstheme="minorHAnsi"/>
        </w:rPr>
        <w:br w:type="page"/>
      </w:r>
    </w:p>
    <w:p w14:paraId="221FFFE3" w14:textId="64380406" w:rsidR="00A73910" w:rsidRPr="00D253EF" w:rsidRDefault="00A73910">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29920" behindDoc="1" locked="0" layoutInCell="1" allowOverlap="1" wp14:anchorId="3FCAA188" wp14:editId="06CB97BF">
            <wp:simplePos x="0" y="0"/>
            <wp:positionH relativeFrom="margin">
              <wp:posOffset>-27940</wp:posOffset>
            </wp:positionH>
            <wp:positionV relativeFrom="paragraph">
              <wp:posOffset>-5080</wp:posOffset>
            </wp:positionV>
            <wp:extent cx="5210175" cy="3848100"/>
            <wp:effectExtent l="0" t="0" r="9525" b="0"/>
            <wp:wrapNone/>
            <wp:docPr id="13" name="Chart 13">
              <a:extLst xmlns:a="http://schemas.openxmlformats.org/drawingml/2006/main">
                <a:ext uri="{FF2B5EF4-FFF2-40B4-BE49-F238E27FC236}">
                  <a16:creationId xmlns:a16="http://schemas.microsoft.com/office/drawing/2014/main" id="{4DF8233E-0A05-4141-AEAD-455BF1E2FC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2"/>
              </a:graphicData>
            </a:graphic>
            <wp14:sizeRelH relativeFrom="margin">
              <wp14:pctWidth>0</wp14:pctWidth>
            </wp14:sizeRelH>
            <wp14:sizeRelV relativeFrom="margin">
              <wp14:pctHeight>0</wp14:pctHeight>
            </wp14:sizeRelV>
          </wp:anchor>
        </w:drawing>
      </w:r>
    </w:p>
    <w:p w14:paraId="01ED850F" w14:textId="77777777" w:rsidR="00A73910" w:rsidRPr="00D253EF" w:rsidRDefault="00A73910">
      <w:pPr>
        <w:rPr>
          <w:rFonts w:asciiTheme="minorHAnsi" w:hAnsiTheme="minorHAnsi" w:cstheme="minorHAnsi"/>
        </w:rPr>
      </w:pPr>
    </w:p>
    <w:p w14:paraId="3D863F36" w14:textId="6F8BE0B2" w:rsidR="00A73910" w:rsidRPr="00D253EF" w:rsidRDefault="00A73910">
      <w:pPr>
        <w:rPr>
          <w:rFonts w:asciiTheme="minorHAnsi" w:hAnsiTheme="minorHAnsi" w:cstheme="minorHAnsi"/>
        </w:rPr>
      </w:pPr>
    </w:p>
    <w:p w14:paraId="48BBADBB" w14:textId="77777777" w:rsidR="00A73910" w:rsidRPr="00D253EF" w:rsidRDefault="00A73910">
      <w:pPr>
        <w:rPr>
          <w:rFonts w:asciiTheme="minorHAnsi" w:hAnsiTheme="minorHAnsi" w:cstheme="minorHAnsi"/>
        </w:rPr>
      </w:pPr>
    </w:p>
    <w:p w14:paraId="057A2054" w14:textId="2E57EF02" w:rsidR="00A73910" w:rsidRPr="00D253EF" w:rsidRDefault="00A73910">
      <w:pPr>
        <w:rPr>
          <w:rFonts w:asciiTheme="minorHAnsi" w:hAnsiTheme="minorHAnsi" w:cstheme="minorHAnsi"/>
        </w:rPr>
      </w:pPr>
    </w:p>
    <w:p w14:paraId="0854F06D" w14:textId="77777777" w:rsidR="00A73910" w:rsidRPr="00D253EF" w:rsidRDefault="00A73910">
      <w:pPr>
        <w:rPr>
          <w:rFonts w:asciiTheme="minorHAnsi" w:hAnsiTheme="minorHAnsi" w:cstheme="minorHAnsi"/>
        </w:rPr>
      </w:pPr>
    </w:p>
    <w:p w14:paraId="0D3A27E0" w14:textId="77777777" w:rsidR="00A73910" w:rsidRPr="00D253EF" w:rsidRDefault="00A73910">
      <w:pPr>
        <w:rPr>
          <w:rFonts w:asciiTheme="minorHAnsi" w:hAnsiTheme="minorHAnsi" w:cstheme="minorHAnsi"/>
        </w:rPr>
      </w:pPr>
    </w:p>
    <w:p w14:paraId="035FB4BA" w14:textId="77777777" w:rsidR="00A73910" w:rsidRPr="00D253EF" w:rsidRDefault="00A73910">
      <w:pPr>
        <w:rPr>
          <w:rFonts w:asciiTheme="minorHAnsi" w:hAnsiTheme="minorHAnsi" w:cstheme="minorHAnsi"/>
        </w:rPr>
      </w:pPr>
    </w:p>
    <w:p w14:paraId="5A58584A" w14:textId="53621112" w:rsidR="00A73910" w:rsidRPr="00D253EF" w:rsidRDefault="00A73910">
      <w:pPr>
        <w:rPr>
          <w:rFonts w:asciiTheme="minorHAnsi" w:hAnsiTheme="minorHAnsi" w:cstheme="minorHAnsi"/>
        </w:rPr>
      </w:pPr>
    </w:p>
    <w:p w14:paraId="763FCC02" w14:textId="77777777" w:rsidR="00A73910" w:rsidRPr="00D253EF" w:rsidRDefault="00A73910">
      <w:pPr>
        <w:rPr>
          <w:rFonts w:asciiTheme="minorHAnsi" w:hAnsiTheme="minorHAnsi" w:cstheme="minorHAnsi"/>
        </w:rPr>
      </w:pPr>
    </w:p>
    <w:p w14:paraId="6D3309D6" w14:textId="77777777" w:rsidR="00A73910" w:rsidRPr="00D253EF" w:rsidRDefault="00A73910">
      <w:pPr>
        <w:rPr>
          <w:rFonts w:asciiTheme="minorHAnsi" w:hAnsiTheme="minorHAnsi" w:cstheme="minorHAnsi"/>
        </w:rPr>
      </w:pPr>
    </w:p>
    <w:p w14:paraId="5474C03E" w14:textId="77777777" w:rsidR="00A73910" w:rsidRPr="00D253EF" w:rsidRDefault="00A73910">
      <w:pPr>
        <w:rPr>
          <w:rFonts w:asciiTheme="minorHAnsi" w:hAnsiTheme="minorHAnsi" w:cstheme="minorHAnsi"/>
        </w:rPr>
      </w:pPr>
    </w:p>
    <w:p w14:paraId="7B2A4DE2" w14:textId="77777777" w:rsidR="00A73910" w:rsidRPr="00D253EF" w:rsidRDefault="00A73910">
      <w:pPr>
        <w:rPr>
          <w:rFonts w:asciiTheme="minorHAnsi" w:hAnsiTheme="minorHAnsi" w:cstheme="minorHAnsi"/>
        </w:rPr>
      </w:pPr>
    </w:p>
    <w:p w14:paraId="0AB93D16" w14:textId="77777777" w:rsidR="00A73910" w:rsidRPr="00D253EF" w:rsidRDefault="00A73910">
      <w:pPr>
        <w:rPr>
          <w:rFonts w:asciiTheme="minorHAnsi" w:hAnsiTheme="minorHAnsi" w:cstheme="minorHAnsi"/>
        </w:rPr>
      </w:pPr>
    </w:p>
    <w:p w14:paraId="15F2AA6E" w14:textId="77777777" w:rsidR="00A73910" w:rsidRPr="00D253EF" w:rsidRDefault="00A73910">
      <w:pPr>
        <w:rPr>
          <w:rFonts w:asciiTheme="minorHAnsi" w:hAnsiTheme="minorHAnsi" w:cstheme="minorHAnsi"/>
        </w:rPr>
      </w:pPr>
    </w:p>
    <w:p w14:paraId="018A8764" w14:textId="77777777" w:rsidR="00A73910" w:rsidRPr="00D253EF" w:rsidRDefault="00A73910">
      <w:pPr>
        <w:rPr>
          <w:rFonts w:asciiTheme="minorHAnsi" w:hAnsiTheme="minorHAnsi" w:cstheme="minorHAnsi"/>
        </w:rPr>
      </w:pPr>
    </w:p>
    <w:p w14:paraId="6C2F204A" w14:textId="77777777" w:rsidR="00A73910" w:rsidRPr="00D253EF" w:rsidRDefault="00A73910">
      <w:pPr>
        <w:rPr>
          <w:rFonts w:asciiTheme="minorHAnsi" w:hAnsiTheme="minorHAnsi" w:cstheme="minorHAnsi"/>
        </w:rPr>
      </w:pPr>
    </w:p>
    <w:p w14:paraId="7E63BCDC" w14:textId="77777777" w:rsidR="00A73910" w:rsidRPr="00D253EF" w:rsidRDefault="00A73910">
      <w:pPr>
        <w:rPr>
          <w:rFonts w:asciiTheme="minorHAnsi" w:hAnsiTheme="minorHAnsi" w:cstheme="minorHAnsi"/>
        </w:rPr>
      </w:pPr>
    </w:p>
    <w:p w14:paraId="11E1B3FE" w14:textId="77777777" w:rsidR="00A73910" w:rsidRPr="00D253EF" w:rsidRDefault="00A73910">
      <w:pPr>
        <w:rPr>
          <w:rFonts w:asciiTheme="minorHAnsi" w:hAnsiTheme="minorHAnsi" w:cstheme="minorHAnsi"/>
        </w:rPr>
      </w:pPr>
    </w:p>
    <w:p w14:paraId="208BEFAA" w14:textId="77777777" w:rsidR="00A73910" w:rsidRPr="00D253EF" w:rsidRDefault="00A73910">
      <w:pPr>
        <w:rPr>
          <w:rFonts w:asciiTheme="minorHAnsi" w:hAnsiTheme="minorHAnsi" w:cstheme="minorHAnsi"/>
        </w:rPr>
      </w:pPr>
    </w:p>
    <w:p w14:paraId="2054DE82" w14:textId="77777777" w:rsidR="00A73910" w:rsidRPr="00D253EF" w:rsidRDefault="00A73910">
      <w:pPr>
        <w:rPr>
          <w:rFonts w:asciiTheme="minorHAnsi" w:hAnsiTheme="minorHAnsi" w:cstheme="minorHAnsi"/>
        </w:rPr>
      </w:pPr>
    </w:p>
    <w:p w14:paraId="3F5BC139" w14:textId="77777777" w:rsidR="00A73910" w:rsidRPr="00D253EF" w:rsidRDefault="00A73910">
      <w:pPr>
        <w:rPr>
          <w:rFonts w:asciiTheme="minorHAnsi" w:hAnsiTheme="minorHAnsi" w:cstheme="minorHAnsi"/>
        </w:rPr>
      </w:pPr>
    </w:p>
    <w:p w14:paraId="1DB7CCBA" w14:textId="6F81FD4D" w:rsidR="00A73910" w:rsidRPr="00D253EF" w:rsidRDefault="00A73910">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31968" behindDoc="1" locked="0" layoutInCell="1" allowOverlap="1" wp14:anchorId="15D86B68" wp14:editId="28E9EECB">
                <wp:simplePos x="0" y="0"/>
                <wp:positionH relativeFrom="margin">
                  <wp:align>right</wp:align>
                </wp:positionH>
                <wp:positionV relativeFrom="paragraph">
                  <wp:posOffset>33020</wp:posOffset>
                </wp:positionV>
                <wp:extent cx="5210175" cy="635"/>
                <wp:effectExtent l="0" t="0" r="9525" b="1270"/>
                <wp:wrapNone/>
                <wp:docPr id="48" name="Text Box 48"/>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044A6C46" w14:textId="111B9D8C" w:rsidR="00C21AB0" w:rsidRPr="00C21AB0" w:rsidRDefault="00C21AB0" w:rsidP="009E36A6">
                            <w:pPr>
                              <w:pStyle w:val="Caption"/>
                              <w:jc w:val="both"/>
                              <w:rPr>
                                <w:rFonts w:asciiTheme="minorHAnsi" w:hAnsiTheme="minorHAnsi" w:cstheme="minorHAnsi"/>
                                <w:b w:val="0"/>
                                <w:bCs w:val="0"/>
                                <w:sz w:val="24"/>
                              </w:rPr>
                            </w:pPr>
                            <w:bookmarkStart w:id="207" w:name="_Toc84262612"/>
                            <w:bookmarkStart w:id="208" w:name="_Toc85420500"/>
                            <w:r w:rsidRPr="00C21AB0">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C21AB0">
                              <w:rPr>
                                <w:rFonts w:asciiTheme="minorHAnsi" w:hAnsiTheme="minorHAnsi" w:cstheme="minorHAnsi"/>
                                <w:b w:val="0"/>
                                <w:bCs w:val="0"/>
                              </w:rPr>
                              <w:t xml:space="preserve"> The mean daily average diurnal temperature (T</w:t>
                            </w:r>
                            <w:r w:rsidRPr="00EC6525">
                              <w:rPr>
                                <w:rFonts w:asciiTheme="minorHAnsi" w:hAnsiTheme="minorHAnsi" w:cstheme="minorHAnsi"/>
                                <w:b w:val="0"/>
                                <w:bCs w:val="0"/>
                                <w:vertAlign w:val="subscript"/>
                              </w:rPr>
                              <w:t>avg</w:t>
                            </w:r>
                            <w:r w:rsidRPr="00C21AB0">
                              <w:rPr>
                                <w:rFonts w:asciiTheme="minorHAnsi" w:hAnsiTheme="minorHAnsi" w:cstheme="minorHAnsi"/>
                                <w:b w:val="0"/>
                                <w:bCs w:val="0"/>
                              </w:rPr>
                              <w:t>) difference (± SD) of each roost to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all tunnel internal ambients. Dotted line highlights the 0</w:t>
                            </w:r>
                            <w:r w:rsidRPr="009E36A6">
                              <w:rPr>
                                <w:rFonts w:asciiTheme="minorHAnsi" w:hAnsiTheme="minorHAnsi" w:cstheme="minorHAnsi"/>
                                <w:b w:val="0"/>
                                <w:bCs w:val="0"/>
                                <w:vertAlign w:val="superscript"/>
                              </w:rPr>
                              <w:t>o</w:t>
                            </w:r>
                            <w:r w:rsidRPr="00C21AB0">
                              <w:rPr>
                                <w:rFonts w:asciiTheme="minorHAnsi" w:hAnsiTheme="minorHAnsi" w:cstheme="minorHAnsi"/>
                                <w:b w:val="0"/>
                                <w:bCs w:val="0"/>
                              </w:rPr>
                              <w:t>C margin. Error bars showed the standard deviation of the mean difference between each roost and tunnel external and internal ambient temperatures. The mean differences were calculated by roosts minus external or tunnel ambient temperatures. The daily average diurnal temperature between roosts and the external has the biggest difference and varied the most when comparing with difference to all tunnel ambient. The daily average diurnal temperature of roost and A1 presented greater differences when comparing the temperature at A2 and A3.</w:t>
                            </w:r>
                            <w:bookmarkEnd w:id="207"/>
                            <w:bookmarkEnd w:id="208"/>
                          </w:p>
                          <w:p w14:paraId="2175784D" w14:textId="16145C78" w:rsidR="00C21AB0" w:rsidRPr="00C21AB0" w:rsidRDefault="00C21AB0" w:rsidP="009E36A6">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86B68" id="Text Box 48" o:spid="_x0000_s1056" type="#_x0000_t202" style="position:absolute;margin-left:359.05pt;margin-top:2.6pt;width:410.25pt;height:.05pt;z-index:-2515845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5MbMAIAAGcEAAAOAAAAZHJzL2Uyb0RvYy54bWysVMFu2zAMvQ/YPwi6L06ypiu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" stroked="f">
                <v:textbox style="mso-fit-shape-to-text:t" inset="0,0,0,0">
                  <w:txbxContent>
                    <w:p w14:paraId="044A6C46" w14:textId="111B9D8C" w:rsidR="00C21AB0" w:rsidRPr="00C21AB0" w:rsidRDefault="00C21AB0" w:rsidP="009E36A6">
                      <w:pPr>
                        <w:pStyle w:val="Caption"/>
                        <w:jc w:val="both"/>
                        <w:rPr>
                          <w:rFonts w:asciiTheme="minorHAnsi" w:hAnsiTheme="minorHAnsi" w:cstheme="minorHAnsi"/>
                          <w:b w:val="0"/>
                          <w:bCs w:val="0"/>
                          <w:sz w:val="24"/>
                        </w:rPr>
                      </w:pPr>
                      <w:bookmarkStart w:id="209" w:name="_Toc84262612"/>
                      <w:bookmarkStart w:id="210" w:name="_Toc85420500"/>
                      <w:r w:rsidRPr="00C21AB0">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C21AB0">
                        <w:rPr>
                          <w:rFonts w:asciiTheme="minorHAnsi" w:hAnsiTheme="minorHAnsi" w:cstheme="minorHAnsi"/>
                          <w:b w:val="0"/>
                          <w:bCs w:val="0"/>
                        </w:rPr>
                        <w:t xml:space="preserve"> The mean daily average diurnal temperature (T</w:t>
                      </w:r>
                      <w:r w:rsidRPr="00EC6525">
                        <w:rPr>
                          <w:rFonts w:asciiTheme="minorHAnsi" w:hAnsiTheme="minorHAnsi" w:cstheme="minorHAnsi"/>
                          <w:b w:val="0"/>
                          <w:bCs w:val="0"/>
                          <w:vertAlign w:val="subscript"/>
                        </w:rPr>
                        <w:t>avg</w:t>
                      </w:r>
                      <w:r w:rsidRPr="00C21AB0">
                        <w:rPr>
                          <w:rFonts w:asciiTheme="minorHAnsi" w:hAnsiTheme="minorHAnsi" w:cstheme="minorHAnsi"/>
                          <w:b w:val="0"/>
                          <w:bCs w:val="0"/>
                        </w:rPr>
                        <w:t>) difference (± SD) of each roost to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all tunnel internal ambients. Dotted line highlights the 0</w:t>
                      </w:r>
                      <w:r w:rsidRPr="009E36A6">
                        <w:rPr>
                          <w:rFonts w:asciiTheme="minorHAnsi" w:hAnsiTheme="minorHAnsi" w:cstheme="minorHAnsi"/>
                          <w:b w:val="0"/>
                          <w:bCs w:val="0"/>
                          <w:vertAlign w:val="superscript"/>
                        </w:rPr>
                        <w:t>o</w:t>
                      </w:r>
                      <w:r w:rsidRPr="00C21AB0">
                        <w:rPr>
                          <w:rFonts w:asciiTheme="minorHAnsi" w:hAnsiTheme="minorHAnsi" w:cstheme="minorHAnsi"/>
                          <w:b w:val="0"/>
                          <w:bCs w:val="0"/>
                        </w:rPr>
                        <w:t>C margin. Error bars showed the standard deviation of the mean difference between each roost and tunnel external and internal ambient temperatures. The mean differences were calculated by roosts minus external or tunnel ambient temperatures. The daily average diurnal temperature between roosts and the external has the biggest difference and varied the most when comparing with difference to all tunnel ambient. The daily average diurnal temperature of roost and A1 presented greater differences when comparing the temperature at A2 and A3.</w:t>
                      </w:r>
                      <w:bookmarkEnd w:id="209"/>
                      <w:bookmarkEnd w:id="210"/>
                    </w:p>
                    <w:p w14:paraId="2175784D" w14:textId="16145C78" w:rsidR="00C21AB0" w:rsidRPr="00C21AB0" w:rsidRDefault="00C21AB0" w:rsidP="009E36A6">
                      <w:pPr>
                        <w:pStyle w:val="Caption"/>
                        <w:jc w:val="both"/>
                        <w:rPr>
                          <w:rFonts w:asciiTheme="minorHAnsi" w:hAnsiTheme="minorHAnsi" w:cstheme="minorHAnsi"/>
                          <w:b w:val="0"/>
                          <w:bCs w:val="0"/>
                          <w:sz w:val="24"/>
                        </w:rPr>
                      </w:pPr>
                    </w:p>
                  </w:txbxContent>
                </v:textbox>
                <w10:wrap anchorx="margin"/>
              </v:shape>
            </w:pict>
          </mc:Fallback>
        </mc:AlternateContent>
      </w:r>
    </w:p>
    <w:p w14:paraId="3EEB41F7" w14:textId="77777777" w:rsidR="00A73910" w:rsidRPr="00D253EF" w:rsidRDefault="00A73910">
      <w:pPr>
        <w:rPr>
          <w:rFonts w:asciiTheme="minorHAnsi" w:hAnsiTheme="minorHAnsi" w:cstheme="minorHAnsi"/>
        </w:rPr>
      </w:pPr>
    </w:p>
    <w:p w14:paraId="6F754B4E" w14:textId="5359823E" w:rsidR="00A73910" w:rsidRPr="00D253EF" w:rsidRDefault="00A73910">
      <w:pPr>
        <w:rPr>
          <w:rFonts w:asciiTheme="minorHAnsi" w:hAnsiTheme="minorHAnsi" w:cstheme="minorHAnsi"/>
        </w:rPr>
      </w:pPr>
    </w:p>
    <w:p w14:paraId="4391C123" w14:textId="63F07B7A" w:rsidR="00A73910" w:rsidRPr="00D253EF" w:rsidRDefault="00A73910">
      <w:pPr>
        <w:rPr>
          <w:rFonts w:asciiTheme="minorHAnsi" w:hAnsiTheme="minorHAnsi" w:cstheme="minorHAnsi"/>
        </w:rPr>
      </w:pPr>
    </w:p>
    <w:p w14:paraId="4A31FE25" w14:textId="2A332C4C" w:rsidR="00A73910" w:rsidRPr="00D253EF" w:rsidRDefault="00A73910">
      <w:pPr>
        <w:rPr>
          <w:rFonts w:asciiTheme="minorHAnsi" w:hAnsiTheme="minorHAnsi" w:cstheme="minorHAnsi"/>
        </w:rPr>
      </w:pPr>
    </w:p>
    <w:p w14:paraId="28A717DE" w14:textId="77777777" w:rsidR="00A73910" w:rsidRPr="00D253EF" w:rsidRDefault="00A73910">
      <w:pPr>
        <w:rPr>
          <w:rFonts w:asciiTheme="minorHAnsi" w:hAnsiTheme="minorHAnsi" w:cstheme="minorHAnsi"/>
        </w:rPr>
      </w:pPr>
    </w:p>
    <w:p w14:paraId="0DA1AF90" w14:textId="77777777" w:rsidR="00A73910" w:rsidRPr="00D253EF" w:rsidRDefault="00A73910">
      <w:pPr>
        <w:rPr>
          <w:rFonts w:asciiTheme="minorHAnsi" w:hAnsiTheme="minorHAnsi" w:cstheme="minorHAnsi"/>
        </w:rPr>
      </w:pPr>
    </w:p>
    <w:p w14:paraId="08C5FCC5" w14:textId="77777777" w:rsidR="00A73910" w:rsidRPr="00D253EF" w:rsidRDefault="00A73910">
      <w:pPr>
        <w:rPr>
          <w:rFonts w:asciiTheme="minorHAnsi" w:hAnsiTheme="minorHAnsi" w:cstheme="minorHAnsi"/>
        </w:rPr>
      </w:pPr>
    </w:p>
    <w:p w14:paraId="5FADBB1F" w14:textId="77777777" w:rsidR="00A73910" w:rsidRPr="00D253EF" w:rsidRDefault="00A73910">
      <w:pPr>
        <w:rPr>
          <w:rFonts w:asciiTheme="minorHAnsi" w:hAnsiTheme="minorHAnsi" w:cstheme="minorHAnsi"/>
        </w:rPr>
      </w:pPr>
    </w:p>
    <w:p w14:paraId="3C044395" w14:textId="77777777" w:rsidR="00A73910" w:rsidRPr="00D253EF" w:rsidRDefault="00A73910">
      <w:pPr>
        <w:rPr>
          <w:rFonts w:asciiTheme="minorHAnsi" w:hAnsiTheme="minorHAnsi" w:cstheme="minorHAnsi"/>
        </w:rPr>
      </w:pPr>
    </w:p>
    <w:p w14:paraId="7F6852BA" w14:textId="77777777" w:rsidR="00A73910" w:rsidRPr="00D253EF" w:rsidRDefault="00A73910">
      <w:pPr>
        <w:rPr>
          <w:rFonts w:asciiTheme="minorHAnsi" w:hAnsiTheme="minorHAnsi" w:cstheme="minorHAnsi"/>
        </w:rPr>
      </w:pPr>
    </w:p>
    <w:p w14:paraId="296A5377" w14:textId="77777777" w:rsidR="00A73910" w:rsidRPr="00D253EF" w:rsidRDefault="00A73910">
      <w:pPr>
        <w:rPr>
          <w:rFonts w:asciiTheme="minorHAnsi" w:hAnsiTheme="minorHAnsi" w:cstheme="minorHAnsi"/>
        </w:rPr>
      </w:pPr>
    </w:p>
    <w:p w14:paraId="128A1671" w14:textId="77777777" w:rsidR="00A73910" w:rsidRPr="00D253EF" w:rsidRDefault="00A73910">
      <w:pPr>
        <w:rPr>
          <w:rFonts w:asciiTheme="minorHAnsi" w:hAnsiTheme="minorHAnsi" w:cstheme="minorHAnsi"/>
        </w:rPr>
      </w:pPr>
    </w:p>
    <w:p w14:paraId="606A9766" w14:textId="77777777" w:rsidR="00A73910" w:rsidRPr="00D253EF" w:rsidRDefault="00A73910">
      <w:pPr>
        <w:rPr>
          <w:rFonts w:asciiTheme="minorHAnsi" w:hAnsiTheme="minorHAnsi" w:cstheme="minorHAnsi"/>
        </w:rPr>
      </w:pPr>
    </w:p>
    <w:p w14:paraId="706187AD" w14:textId="77777777" w:rsidR="00A73910" w:rsidRPr="00D253EF" w:rsidRDefault="00A73910">
      <w:pPr>
        <w:rPr>
          <w:rFonts w:asciiTheme="minorHAnsi" w:hAnsiTheme="minorHAnsi" w:cstheme="minorHAnsi"/>
        </w:rPr>
      </w:pPr>
    </w:p>
    <w:p w14:paraId="5BD4BABE" w14:textId="77777777" w:rsidR="00A73910" w:rsidRPr="00D253EF" w:rsidRDefault="00A73910">
      <w:pPr>
        <w:rPr>
          <w:rFonts w:asciiTheme="minorHAnsi" w:hAnsiTheme="minorHAnsi" w:cstheme="minorHAnsi"/>
        </w:rPr>
      </w:pPr>
    </w:p>
    <w:p w14:paraId="36089F04" w14:textId="77777777" w:rsidR="00A73910" w:rsidRPr="00D253EF" w:rsidRDefault="00A73910">
      <w:pPr>
        <w:rPr>
          <w:rFonts w:asciiTheme="minorHAnsi" w:hAnsiTheme="minorHAnsi" w:cstheme="minorHAnsi"/>
        </w:rPr>
      </w:pPr>
    </w:p>
    <w:p w14:paraId="4552D625" w14:textId="77777777" w:rsidR="00A73910" w:rsidRPr="00D253EF" w:rsidRDefault="00A73910">
      <w:pPr>
        <w:rPr>
          <w:rFonts w:asciiTheme="minorHAnsi" w:hAnsiTheme="minorHAnsi" w:cstheme="minorHAnsi"/>
        </w:rPr>
      </w:pPr>
      <w:r w:rsidRPr="00D253EF">
        <w:rPr>
          <w:rFonts w:asciiTheme="minorHAnsi" w:hAnsiTheme="minorHAnsi" w:cstheme="minorHAnsi"/>
        </w:rPr>
        <w:br w:type="page"/>
      </w:r>
    </w:p>
    <w:p w14:paraId="16F6A781" w14:textId="2F6C6837" w:rsidR="00D9600A" w:rsidRPr="00D253EF" w:rsidRDefault="00D9600A" w:rsidP="00BA3DF0">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lastRenderedPageBreak/>
        <w:t>The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showed greater differences between roosts and external ambient (EXA) than that between roosts and tunnel internal ambient in summer and winter (Figures </w:t>
      </w:r>
      <w:r w:rsidR="00A07CFE" w:rsidRPr="00D253EF">
        <w:rPr>
          <w:rFonts w:asciiTheme="minorHAnsi" w:eastAsia="PMingLiU" w:hAnsiTheme="minorHAnsi" w:cstheme="minorHAnsi"/>
          <w:szCs w:val="24"/>
          <w:lang w:val="en-US" w:eastAsia="zh-TW"/>
        </w:rPr>
        <w:t>3-7</w:t>
      </w:r>
      <w:r w:rsidRPr="00D253EF">
        <w:rPr>
          <w:rFonts w:asciiTheme="minorHAnsi" w:eastAsia="PMingLiU" w:hAnsiTheme="minorHAnsi" w:cstheme="minorHAnsi"/>
          <w:szCs w:val="24"/>
          <w:lang w:val="en-US" w:eastAsia="zh-TW"/>
        </w:rPr>
        <w:t xml:space="preserve"> &amp; </w:t>
      </w:r>
      <w:r w:rsidR="00A07CFE" w:rsidRPr="00D253EF">
        <w:rPr>
          <w:rFonts w:asciiTheme="minorHAnsi" w:eastAsia="PMingLiU" w:hAnsiTheme="minorHAnsi" w:cstheme="minorHAnsi"/>
          <w:szCs w:val="24"/>
          <w:lang w:val="en-US" w:eastAsia="zh-TW"/>
        </w:rPr>
        <w:t>3-8</w:t>
      </w:r>
      <w:r w:rsidRPr="00D253EF">
        <w:rPr>
          <w:rFonts w:asciiTheme="minorHAnsi" w:eastAsia="PMingLiU" w:hAnsiTheme="minorHAnsi" w:cstheme="minorHAnsi"/>
          <w:szCs w:val="24"/>
          <w:lang w:val="en-US" w:eastAsia="zh-TW"/>
        </w:rPr>
        <w:t>). In summer, the difference between each roost and EXA was greater (between 9 to 11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than in winter (between 12 to 14</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All roosts showed a lower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than EXA in both seasons. </w:t>
      </w:r>
    </w:p>
    <w:p w14:paraId="0F84CE51" w14:textId="337E5A3B" w:rsidR="00D9600A" w:rsidRPr="00D253EF" w:rsidRDefault="00D9600A" w:rsidP="00BA3DF0">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The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showed no significant difference between roosts and their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between summer and winter (Independent Sample T-test, p = 0.1394 - Table </w:t>
      </w:r>
      <w:r w:rsidR="00255943"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3); differences were within 2</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in both seasons. In terms of species, </w:t>
      </w:r>
      <w:r w:rsidRPr="00D253EF">
        <w:rPr>
          <w:rFonts w:asciiTheme="minorHAnsi" w:eastAsia="PMingLiU" w:hAnsiTheme="minorHAnsi" w:cstheme="minorHAnsi"/>
          <w:i/>
          <w:iCs/>
          <w:szCs w:val="24"/>
          <w:lang w:val="en-US" w:eastAsia="zh-TW"/>
        </w:rPr>
        <w:t xml:space="preserve">M. macropus </w:t>
      </w:r>
      <w:r w:rsidRPr="00D253EF">
        <w:rPr>
          <w:rFonts w:asciiTheme="minorHAnsi" w:eastAsia="PMingLiU" w:hAnsiTheme="minorHAnsi" w:cstheme="minorHAnsi"/>
          <w:szCs w:val="24"/>
          <w:lang w:val="en-US" w:eastAsia="zh-TW"/>
        </w:rPr>
        <w:t>roosts showed lower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than their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in both seasons. </w:t>
      </w:r>
      <w:r w:rsidRPr="00D253EF">
        <w:rPr>
          <w:rFonts w:asciiTheme="minorHAnsi" w:eastAsia="PMingLiU" w:hAnsiTheme="minorHAnsi" w:cstheme="minorHAnsi"/>
          <w:i/>
          <w:iCs/>
          <w:szCs w:val="24"/>
          <w:lang w:val="en-US" w:eastAsia="zh-TW"/>
        </w:rPr>
        <w:t>Miniopterus australis</w:t>
      </w:r>
      <w:r w:rsidRPr="00D253EF">
        <w:rPr>
          <w:rFonts w:asciiTheme="minorHAnsi" w:eastAsia="PMingLiU" w:hAnsiTheme="minorHAnsi" w:cstheme="minorHAnsi"/>
          <w:szCs w:val="24"/>
          <w:lang w:val="en-US" w:eastAsia="zh-TW"/>
        </w:rPr>
        <w:t xml:space="preserve"> roosts showed higher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compared with their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in summer and winter, except roost Z3.1 in summer. </w:t>
      </w:r>
      <w:r w:rsidRPr="00D253EF">
        <w:rPr>
          <w:rFonts w:asciiTheme="minorHAnsi" w:eastAsia="PMingLiU" w:hAnsiTheme="minorHAnsi" w:cstheme="minorHAnsi"/>
          <w:i/>
          <w:iCs/>
          <w:szCs w:val="24"/>
          <w:lang w:val="en-US" w:eastAsia="zh-TW"/>
        </w:rPr>
        <w:t>Rhinolophus megaphyllus</w:t>
      </w:r>
      <w:r w:rsidRPr="00D253EF">
        <w:rPr>
          <w:rFonts w:asciiTheme="minorHAnsi" w:eastAsia="PMingLiU" w:hAnsiTheme="minorHAnsi" w:cstheme="minorHAnsi"/>
          <w:szCs w:val="24"/>
          <w:lang w:val="en-US" w:eastAsia="zh-TW"/>
        </w:rPr>
        <w:t xml:space="preserve"> roost Z3 fluctuated more than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3 in summer but not in winter; both seasons showed less than 0.5</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differences (Figures </w:t>
      </w:r>
      <w:r w:rsidR="00A07CFE" w:rsidRPr="00D253EF">
        <w:rPr>
          <w:rFonts w:asciiTheme="minorHAnsi" w:eastAsia="PMingLiU" w:hAnsiTheme="minorHAnsi" w:cstheme="minorHAnsi"/>
          <w:szCs w:val="24"/>
          <w:lang w:val="en-US" w:eastAsia="zh-TW"/>
        </w:rPr>
        <w:t>3-7</w:t>
      </w:r>
      <w:r w:rsidR="00436847"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 xml:space="preserve">&amp; </w:t>
      </w:r>
      <w:r w:rsidR="00A07CFE" w:rsidRPr="00D253EF">
        <w:rPr>
          <w:rFonts w:asciiTheme="minorHAnsi" w:eastAsia="PMingLiU" w:hAnsiTheme="minorHAnsi" w:cstheme="minorHAnsi"/>
          <w:szCs w:val="24"/>
          <w:lang w:val="en-US" w:eastAsia="zh-TW"/>
        </w:rPr>
        <w:t>3-8</w:t>
      </w:r>
      <w:r w:rsidRPr="00D253EF">
        <w:rPr>
          <w:rFonts w:asciiTheme="minorHAnsi" w:eastAsia="PMingLiU" w:hAnsiTheme="minorHAnsi" w:cstheme="minorHAnsi"/>
          <w:szCs w:val="24"/>
          <w:lang w:val="en-US" w:eastAsia="zh-TW"/>
        </w:rPr>
        <w:t>).</w:t>
      </w:r>
    </w:p>
    <w:p w14:paraId="74EBB3B8" w14:textId="543C139C" w:rsidR="00D9600A" w:rsidRPr="00D253EF" w:rsidRDefault="00D9600A" w:rsidP="00BA3DF0">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The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differences between roosts and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showed a significant difference between summer and winter (Independent Sample T-test, p = 0.0153 – Table </w:t>
      </w:r>
      <w:r w:rsidR="003B78EE"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4), with majority of the differences within 2</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w:t>
      </w:r>
      <w:r w:rsidRPr="00D253EF">
        <w:rPr>
          <w:rFonts w:asciiTheme="minorHAnsi" w:eastAsia="PMingLiU" w:hAnsiTheme="minorHAnsi" w:cstheme="minorHAnsi"/>
          <w:i/>
          <w:iCs/>
          <w:szCs w:val="24"/>
          <w:lang w:val="en-US" w:eastAsia="zh-TW"/>
        </w:rPr>
        <w:t>Myotis macropus</w:t>
      </w:r>
      <w:r w:rsidRPr="00D253EF">
        <w:rPr>
          <w:rFonts w:asciiTheme="minorHAnsi" w:eastAsia="PMingLiU" w:hAnsiTheme="minorHAnsi" w:cstheme="minorHAnsi"/>
          <w:szCs w:val="24"/>
          <w:lang w:val="en-US" w:eastAsia="zh-TW"/>
        </w:rPr>
        <w:t xml:space="preserve"> roosts showed lower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than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in both seasons. </w:t>
      </w:r>
      <w:r w:rsidRPr="00D253EF">
        <w:rPr>
          <w:rFonts w:asciiTheme="minorHAnsi" w:eastAsia="PMingLiU" w:hAnsiTheme="minorHAnsi" w:cstheme="minorHAnsi"/>
          <w:i/>
          <w:iCs/>
          <w:szCs w:val="24"/>
          <w:lang w:val="en-US" w:eastAsia="zh-TW"/>
        </w:rPr>
        <w:t>Myotis macropus</w:t>
      </w:r>
      <w:r w:rsidRPr="00D253EF">
        <w:rPr>
          <w:rFonts w:asciiTheme="minorHAnsi" w:eastAsia="PMingLiU" w:hAnsiTheme="minorHAnsi" w:cstheme="minorHAnsi"/>
          <w:szCs w:val="24"/>
          <w:lang w:val="en-US" w:eastAsia="zh-TW"/>
        </w:rPr>
        <w:t xml:space="preserve"> roost Z2 &amp; Z3 showed bigger differences in winter than summer when comparing with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1 (</w:t>
      </w:r>
      <w:r w:rsidR="00A07CFE" w:rsidRPr="00D253EF">
        <w:rPr>
          <w:rFonts w:asciiTheme="minorHAnsi" w:eastAsia="PMingLiU" w:hAnsiTheme="minorHAnsi" w:cstheme="minorHAnsi"/>
          <w:szCs w:val="24"/>
          <w:lang w:val="en-US" w:eastAsia="zh-TW"/>
        </w:rPr>
        <w:t>Figures 3-7 &amp; 3-8</w:t>
      </w:r>
      <w:r w:rsidR="004A00EE"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 xml:space="preserve">For M. australis, </w:t>
      </w:r>
      <w:r w:rsidRPr="00D253EF">
        <w:rPr>
          <w:rFonts w:asciiTheme="minorHAnsi" w:eastAsia="PMingLiU" w:hAnsiTheme="minorHAnsi" w:cstheme="minorHAnsi"/>
          <w:szCs w:val="24"/>
          <w:lang w:val="en-US" w:eastAsia="zh-TW"/>
        </w:rPr>
        <w:t>both roost Z2 and Z3.0 showed higher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than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except roost Z3.1 in summer and roost Z2 in winter (Figures </w:t>
      </w:r>
      <w:r w:rsidR="00A07CFE" w:rsidRPr="00D253EF">
        <w:rPr>
          <w:rFonts w:asciiTheme="minorHAnsi" w:eastAsia="PMingLiU" w:hAnsiTheme="minorHAnsi" w:cstheme="minorHAnsi"/>
          <w:szCs w:val="24"/>
          <w:lang w:val="en-US" w:eastAsia="zh-TW"/>
        </w:rPr>
        <w:t xml:space="preserve">3-7 </w:t>
      </w:r>
      <w:r w:rsidRPr="00D253EF">
        <w:rPr>
          <w:rFonts w:asciiTheme="minorHAnsi" w:eastAsia="PMingLiU" w:hAnsiTheme="minorHAnsi" w:cstheme="minorHAnsi"/>
          <w:szCs w:val="24"/>
          <w:lang w:val="en-US" w:eastAsia="zh-TW"/>
        </w:rPr>
        <w:t xml:space="preserve">&amp; </w:t>
      </w:r>
      <w:r w:rsidR="00A07CFE" w:rsidRPr="00D253EF">
        <w:rPr>
          <w:rFonts w:asciiTheme="minorHAnsi" w:eastAsia="PMingLiU" w:hAnsiTheme="minorHAnsi" w:cstheme="minorHAnsi"/>
          <w:szCs w:val="24"/>
          <w:lang w:val="en-US" w:eastAsia="zh-TW"/>
        </w:rPr>
        <w:t>3-8</w:t>
      </w:r>
      <w:r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Rhinolophus megaphyllus</w:t>
      </w:r>
      <w:r w:rsidRPr="00D253EF">
        <w:rPr>
          <w:rFonts w:asciiTheme="minorHAnsi" w:eastAsia="PMingLiU" w:hAnsiTheme="minorHAnsi" w:cstheme="minorHAnsi"/>
          <w:szCs w:val="24"/>
          <w:lang w:val="en-US" w:eastAsia="zh-TW"/>
        </w:rPr>
        <w:t xml:space="preserve"> roosts showed a lower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than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during both seasons. </w:t>
      </w:r>
    </w:p>
    <w:p w14:paraId="68B2DDBE" w14:textId="77777777" w:rsidR="00D543E2" w:rsidRPr="00D253EF" w:rsidRDefault="00D543E2">
      <w:pPr>
        <w:rPr>
          <w:rFonts w:asciiTheme="minorHAnsi" w:hAnsiTheme="minorHAnsi" w:cstheme="minorHAnsi"/>
        </w:rPr>
      </w:pPr>
    </w:p>
    <w:p w14:paraId="5A1378FB" w14:textId="77777777" w:rsidR="00D543E2" w:rsidRPr="00D253EF" w:rsidRDefault="00D543E2">
      <w:pPr>
        <w:rPr>
          <w:rFonts w:asciiTheme="minorHAnsi" w:hAnsiTheme="minorHAnsi" w:cstheme="minorHAnsi"/>
        </w:rPr>
      </w:pPr>
    </w:p>
    <w:p w14:paraId="1148DCDB" w14:textId="77777777" w:rsidR="00D543E2" w:rsidRPr="00D253EF" w:rsidRDefault="00D543E2">
      <w:pPr>
        <w:rPr>
          <w:rFonts w:asciiTheme="minorHAnsi" w:hAnsiTheme="minorHAnsi" w:cstheme="minorHAnsi"/>
        </w:rPr>
      </w:pPr>
      <w:r w:rsidRPr="00D253EF">
        <w:rPr>
          <w:rFonts w:asciiTheme="minorHAnsi" w:hAnsiTheme="minorHAnsi" w:cstheme="minorHAnsi"/>
        </w:rPr>
        <w:br w:type="page"/>
      </w:r>
    </w:p>
    <w:p w14:paraId="3DC35D66" w14:textId="04AC70E8" w:rsidR="00B55EED" w:rsidRPr="00D253EF" w:rsidRDefault="00B55EED">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34016" behindDoc="1" locked="0" layoutInCell="1" allowOverlap="1" wp14:anchorId="72B4A1D2" wp14:editId="669D80E1">
            <wp:simplePos x="0" y="0"/>
            <wp:positionH relativeFrom="margin">
              <wp:posOffset>-5715</wp:posOffset>
            </wp:positionH>
            <wp:positionV relativeFrom="paragraph">
              <wp:posOffset>-5080</wp:posOffset>
            </wp:positionV>
            <wp:extent cx="5210175" cy="3705225"/>
            <wp:effectExtent l="0" t="0" r="9525" b="9525"/>
            <wp:wrapNone/>
            <wp:docPr id="15" name="Chart 15">
              <a:extLst xmlns:a="http://schemas.openxmlformats.org/drawingml/2006/main">
                <a:ext uri="{FF2B5EF4-FFF2-40B4-BE49-F238E27FC236}">
                  <a16:creationId xmlns:a16="http://schemas.microsoft.com/office/drawing/2014/main" id="{8C7C4C4D-E010-4CDB-A21A-E96F92A457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3"/>
              </a:graphicData>
            </a:graphic>
            <wp14:sizeRelH relativeFrom="margin">
              <wp14:pctWidth>0</wp14:pctWidth>
            </wp14:sizeRelH>
            <wp14:sizeRelV relativeFrom="margin">
              <wp14:pctHeight>0</wp14:pctHeight>
            </wp14:sizeRelV>
          </wp:anchor>
        </w:drawing>
      </w:r>
    </w:p>
    <w:p w14:paraId="469AB972" w14:textId="77777777" w:rsidR="00B55EED" w:rsidRPr="00D253EF" w:rsidRDefault="00B55EED">
      <w:pPr>
        <w:rPr>
          <w:rFonts w:asciiTheme="minorHAnsi" w:hAnsiTheme="minorHAnsi" w:cstheme="minorHAnsi"/>
        </w:rPr>
      </w:pPr>
    </w:p>
    <w:p w14:paraId="488910D0" w14:textId="77777777" w:rsidR="00B55EED" w:rsidRPr="00D253EF" w:rsidRDefault="00B55EED">
      <w:pPr>
        <w:rPr>
          <w:rFonts w:asciiTheme="minorHAnsi" w:hAnsiTheme="minorHAnsi" w:cstheme="minorHAnsi"/>
        </w:rPr>
      </w:pPr>
    </w:p>
    <w:p w14:paraId="18F1EED3" w14:textId="77777777" w:rsidR="00B55EED" w:rsidRPr="00D253EF" w:rsidRDefault="00B55EED">
      <w:pPr>
        <w:rPr>
          <w:rFonts w:asciiTheme="minorHAnsi" w:hAnsiTheme="minorHAnsi" w:cstheme="minorHAnsi"/>
        </w:rPr>
      </w:pPr>
    </w:p>
    <w:p w14:paraId="3A97C424" w14:textId="77777777" w:rsidR="00B55EED" w:rsidRPr="00D253EF" w:rsidRDefault="00B55EED">
      <w:pPr>
        <w:rPr>
          <w:rFonts w:asciiTheme="minorHAnsi" w:hAnsiTheme="minorHAnsi" w:cstheme="minorHAnsi"/>
        </w:rPr>
      </w:pPr>
    </w:p>
    <w:p w14:paraId="54BAEA87" w14:textId="77777777" w:rsidR="00B55EED" w:rsidRPr="00D253EF" w:rsidRDefault="00B55EED">
      <w:pPr>
        <w:rPr>
          <w:rFonts w:asciiTheme="minorHAnsi" w:hAnsiTheme="minorHAnsi" w:cstheme="minorHAnsi"/>
        </w:rPr>
      </w:pPr>
    </w:p>
    <w:p w14:paraId="13E5335C" w14:textId="77777777" w:rsidR="00B55EED" w:rsidRPr="00D253EF" w:rsidRDefault="00B55EED">
      <w:pPr>
        <w:rPr>
          <w:rFonts w:asciiTheme="minorHAnsi" w:hAnsiTheme="minorHAnsi" w:cstheme="minorHAnsi"/>
        </w:rPr>
      </w:pPr>
    </w:p>
    <w:p w14:paraId="0DBFD87F" w14:textId="77777777" w:rsidR="00B55EED" w:rsidRPr="00D253EF" w:rsidRDefault="00B55EED">
      <w:pPr>
        <w:rPr>
          <w:rFonts w:asciiTheme="minorHAnsi" w:hAnsiTheme="minorHAnsi" w:cstheme="minorHAnsi"/>
        </w:rPr>
      </w:pPr>
    </w:p>
    <w:p w14:paraId="239847BD" w14:textId="77777777" w:rsidR="00B55EED" w:rsidRPr="00D253EF" w:rsidRDefault="00B55EED">
      <w:pPr>
        <w:rPr>
          <w:rFonts w:asciiTheme="minorHAnsi" w:hAnsiTheme="minorHAnsi" w:cstheme="minorHAnsi"/>
        </w:rPr>
      </w:pPr>
    </w:p>
    <w:p w14:paraId="5338E603" w14:textId="77777777" w:rsidR="00B55EED" w:rsidRPr="00D253EF" w:rsidRDefault="00B55EED">
      <w:pPr>
        <w:rPr>
          <w:rFonts w:asciiTheme="minorHAnsi" w:hAnsiTheme="minorHAnsi" w:cstheme="minorHAnsi"/>
        </w:rPr>
      </w:pPr>
    </w:p>
    <w:p w14:paraId="0B2D0F04" w14:textId="77777777" w:rsidR="00B55EED" w:rsidRPr="00D253EF" w:rsidRDefault="00B55EED">
      <w:pPr>
        <w:rPr>
          <w:rFonts w:asciiTheme="minorHAnsi" w:hAnsiTheme="minorHAnsi" w:cstheme="minorHAnsi"/>
        </w:rPr>
      </w:pPr>
    </w:p>
    <w:p w14:paraId="35D7C3D5" w14:textId="77777777" w:rsidR="00B55EED" w:rsidRPr="00D253EF" w:rsidRDefault="00B55EED">
      <w:pPr>
        <w:rPr>
          <w:rFonts w:asciiTheme="minorHAnsi" w:hAnsiTheme="minorHAnsi" w:cstheme="minorHAnsi"/>
        </w:rPr>
      </w:pPr>
    </w:p>
    <w:p w14:paraId="1AB39090" w14:textId="77777777" w:rsidR="00B55EED" w:rsidRPr="00D253EF" w:rsidRDefault="00B55EED">
      <w:pPr>
        <w:rPr>
          <w:rFonts w:asciiTheme="minorHAnsi" w:hAnsiTheme="minorHAnsi" w:cstheme="minorHAnsi"/>
        </w:rPr>
      </w:pPr>
    </w:p>
    <w:p w14:paraId="09465D17" w14:textId="77777777" w:rsidR="00B55EED" w:rsidRPr="00D253EF" w:rsidRDefault="00B55EED">
      <w:pPr>
        <w:rPr>
          <w:rFonts w:asciiTheme="minorHAnsi" w:hAnsiTheme="minorHAnsi" w:cstheme="minorHAnsi"/>
        </w:rPr>
      </w:pPr>
    </w:p>
    <w:p w14:paraId="5C17C0C5" w14:textId="77777777" w:rsidR="00B55EED" w:rsidRPr="00D253EF" w:rsidRDefault="00B55EED">
      <w:pPr>
        <w:rPr>
          <w:rFonts w:asciiTheme="minorHAnsi" w:hAnsiTheme="minorHAnsi" w:cstheme="minorHAnsi"/>
        </w:rPr>
      </w:pPr>
    </w:p>
    <w:p w14:paraId="572D6DE4" w14:textId="77777777" w:rsidR="00B55EED" w:rsidRPr="00D253EF" w:rsidRDefault="00B55EED">
      <w:pPr>
        <w:rPr>
          <w:rFonts w:asciiTheme="minorHAnsi" w:hAnsiTheme="minorHAnsi" w:cstheme="minorHAnsi"/>
        </w:rPr>
      </w:pPr>
    </w:p>
    <w:p w14:paraId="4D1E7B77" w14:textId="12DA9270" w:rsidR="00B55EED" w:rsidRPr="00D253EF" w:rsidRDefault="00B55EED">
      <w:pPr>
        <w:rPr>
          <w:rFonts w:asciiTheme="minorHAnsi" w:hAnsiTheme="minorHAnsi" w:cstheme="minorHAnsi"/>
        </w:rPr>
      </w:pPr>
    </w:p>
    <w:p w14:paraId="51B1E539" w14:textId="4F5D0C13" w:rsidR="00B55EED" w:rsidRPr="00D253EF" w:rsidRDefault="00B55EED">
      <w:pPr>
        <w:rPr>
          <w:rFonts w:asciiTheme="minorHAnsi" w:hAnsiTheme="minorHAnsi" w:cstheme="minorHAnsi"/>
        </w:rPr>
      </w:pPr>
    </w:p>
    <w:p w14:paraId="2B2F4831" w14:textId="2CA521FB" w:rsidR="00B55EED" w:rsidRPr="00D253EF" w:rsidRDefault="00B55EED">
      <w:pPr>
        <w:rPr>
          <w:rFonts w:asciiTheme="minorHAnsi" w:hAnsiTheme="minorHAnsi" w:cstheme="minorHAnsi"/>
        </w:rPr>
      </w:pPr>
    </w:p>
    <w:p w14:paraId="6E9A8B1C" w14:textId="15711362" w:rsidR="00B55EED" w:rsidRPr="00D253EF" w:rsidRDefault="00B55EED">
      <w:pPr>
        <w:rPr>
          <w:rFonts w:asciiTheme="minorHAnsi" w:hAnsiTheme="minorHAnsi" w:cstheme="minorHAnsi"/>
        </w:rPr>
      </w:pPr>
    </w:p>
    <w:p w14:paraId="1E16772A" w14:textId="16D63577" w:rsidR="00B55EED" w:rsidRPr="00D253EF" w:rsidRDefault="00B55EED">
      <w:pPr>
        <w:rPr>
          <w:rFonts w:asciiTheme="minorHAnsi" w:hAnsiTheme="minorHAnsi" w:cstheme="minorHAnsi"/>
        </w:rPr>
      </w:pPr>
    </w:p>
    <w:p w14:paraId="261CD09E" w14:textId="32CDE535" w:rsidR="00B55EED" w:rsidRPr="00D253EF" w:rsidRDefault="00B55EED">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36064" behindDoc="1" locked="0" layoutInCell="1" allowOverlap="1" wp14:anchorId="3D863F36" wp14:editId="7C1B3EF3">
                <wp:simplePos x="0" y="0"/>
                <wp:positionH relativeFrom="column">
                  <wp:posOffset>-8195</wp:posOffset>
                </wp:positionH>
                <wp:positionV relativeFrom="paragraph">
                  <wp:posOffset>75601</wp:posOffset>
                </wp:positionV>
                <wp:extent cx="5210175" cy="2234241"/>
                <wp:effectExtent l="0" t="0" r="9525" b="0"/>
                <wp:wrapNone/>
                <wp:docPr id="49" name="Text Box 49"/>
                <wp:cNvGraphicFramePr/>
                <a:graphic xmlns:a="http://schemas.openxmlformats.org/drawingml/2006/main">
                  <a:graphicData uri="http://schemas.microsoft.com/office/word/2010/wordprocessingShape">
                    <wps:wsp>
                      <wps:cNvSpPr txBox="1"/>
                      <wps:spPr>
                        <a:xfrm>
                          <a:off x="0" y="0"/>
                          <a:ext cx="5210175" cy="2234241"/>
                        </a:xfrm>
                        <a:prstGeom prst="rect">
                          <a:avLst/>
                        </a:prstGeom>
                        <a:solidFill>
                          <a:prstClr val="white"/>
                        </a:solidFill>
                        <a:ln>
                          <a:noFill/>
                        </a:ln>
                      </wps:spPr>
                      <wps:txbx>
                        <w:txbxContent>
                          <w:p w14:paraId="70B50BE2" w14:textId="2F5275B7" w:rsidR="00657ADD" w:rsidRPr="00657ADD" w:rsidRDefault="00657ADD" w:rsidP="0063082A">
                            <w:pPr>
                              <w:pStyle w:val="Caption"/>
                              <w:jc w:val="both"/>
                              <w:rPr>
                                <w:rFonts w:ascii="Calibri" w:hAnsi="Calibri" w:cs="Calibri"/>
                                <w:b w:val="0"/>
                                <w:bCs w:val="0"/>
                                <w:noProof/>
                                <w:sz w:val="24"/>
                              </w:rPr>
                            </w:pPr>
                            <w:bookmarkStart w:id="211" w:name="_Toc84262614"/>
                            <w:bookmarkStart w:id="212" w:name="_Toc85420501"/>
                            <w:r w:rsidRPr="00657ADD">
                              <w:rPr>
                                <w:rFonts w:ascii="Calibri" w:hAnsi="Calibri" w:cs="Calibri"/>
                                <w:b w:val="0"/>
                                <w:bCs w:val="0"/>
                              </w:rPr>
                              <w:t xml:space="preserve">Figure </w:t>
                            </w:r>
                            <w:r w:rsidR="001E78D0">
                              <w:rPr>
                                <w:rFonts w:ascii="Calibri" w:hAnsi="Calibri" w:cs="Calibri"/>
                                <w:b w:val="0"/>
                                <w:bCs w:val="0"/>
                              </w:rPr>
                              <w:fldChar w:fldCharType="begin"/>
                            </w:r>
                            <w:r w:rsidR="001E78D0">
                              <w:rPr>
                                <w:rFonts w:ascii="Calibri" w:hAnsi="Calibri" w:cs="Calibri"/>
                                <w:b w:val="0"/>
                                <w:bCs w:val="0"/>
                              </w:rPr>
                              <w:instrText xml:space="preserve"> STYLEREF 1 \s </w:instrText>
                            </w:r>
                            <w:r w:rsidR="001E78D0">
                              <w:rPr>
                                <w:rFonts w:ascii="Calibri" w:hAnsi="Calibri" w:cs="Calibri"/>
                                <w:b w:val="0"/>
                                <w:bCs w:val="0"/>
                              </w:rPr>
                              <w:fldChar w:fldCharType="separate"/>
                            </w:r>
                            <w:r w:rsidR="009E45A0">
                              <w:rPr>
                                <w:rFonts w:ascii="Calibri" w:hAnsi="Calibri" w:cs="Calibri"/>
                                <w:b w:val="0"/>
                                <w:bCs w:val="0"/>
                                <w:noProof/>
                              </w:rPr>
                              <w:t>3</w:t>
                            </w:r>
                            <w:r w:rsidR="001E78D0">
                              <w:rPr>
                                <w:rFonts w:ascii="Calibri" w:hAnsi="Calibri" w:cs="Calibri"/>
                                <w:b w:val="0"/>
                                <w:bCs w:val="0"/>
                              </w:rPr>
                              <w:fldChar w:fldCharType="end"/>
                            </w:r>
                            <w:r w:rsidR="001E78D0">
                              <w:rPr>
                                <w:rFonts w:ascii="Calibri" w:hAnsi="Calibri" w:cs="Calibri"/>
                                <w:b w:val="0"/>
                                <w:bCs w:val="0"/>
                              </w:rPr>
                              <w:noBreakHyphen/>
                            </w:r>
                            <w:r w:rsidR="001E78D0">
                              <w:rPr>
                                <w:rFonts w:ascii="Calibri" w:hAnsi="Calibri" w:cs="Calibri"/>
                                <w:b w:val="0"/>
                                <w:bCs w:val="0"/>
                              </w:rPr>
                              <w:fldChar w:fldCharType="begin"/>
                            </w:r>
                            <w:r w:rsidR="001E78D0">
                              <w:rPr>
                                <w:rFonts w:ascii="Calibri" w:hAnsi="Calibri" w:cs="Calibri"/>
                                <w:b w:val="0"/>
                                <w:bCs w:val="0"/>
                              </w:rPr>
                              <w:instrText xml:space="preserve"> SEQ Figure \* ARABIC \s 1 </w:instrText>
                            </w:r>
                            <w:r w:rsidR="001E78D0">
                              <w:rPr>
                                <w:rFonts w:ascii="Calibri" w:hAnsi="Calibri" w:cs="Calibri"/>
                                <w:b w:val="0"/>
                                <w:bCs w:val="0"/>
                              </w:rPr>
                              <w:fldChar w:fldCharType="separate"/>
                            </w:r>
                            <w:r w:rsidR="009E45A0">
                              <w:rPr>
                                <w:rFonts w:ascii="Calibri" w:hAnsi="Calibri" w:cs="Calibri"/>
                                <w:b w:val="0"/>
                                <w:bCs w:val="0"/>
                                <w:noProof/>
                              </w:rPr>
                              <w:t>7</w:t>
                            </w:r>
                            <w:r w:rsidR="001E78D0">
                              <w:rPr>
                                <w:rFonts w:ascii="Calibri" w:hAnsi="Calibri" w:cs="Calibri"/>
                                <w:b w:val="0"/>
                                <w:bCs w:val="0"/>
                              </w:rPr>
                              <w:fldChar w:fldCharType="end"/>
                            </w:r>
                            <w:r w:rsidRPr="00657ADD">
                              <w:rPr>
                                <w:rFonts w:ascii="Calibri" w:hAnsi="Calibri" w:cs="Calibri"/>
                                <w:b w:val="0"/>
                                <w:bCs w:val="0"/>
                              </w:rPr>
                              <w:t xml:space="preserve"> Mean daily diurnal temperature fluctuation (T</w:t>
                            </w:r>
                            <w:r w:rsidRPr="00AB2F61">
                              <w:rPr>
                                <w:rFonts w:ascii="Calibri" w:hAnsi="Calibri" w:cs="Calibri"/>
                                <w:b w:val="0"/>
                                <w:bCs w:val="0"/>
                                <w:vertAlign w:val="subscript"/>
                              </w:rPr>
                              <w:t>fluc</w:t>
                            </w:r>
                            <w:r w:rsidRPr="00657ADD">
                              <w:rPr>
                                <w:rFonts w:ascii="Calibri" w:hAnsi="Calibri" w:cs="Calibri"/>
                                <w:b w:val="0"/>
                                <w:bCs w:val="0"/>
                              </w:rPr>
                              <w:t>) difference (± SD) for each roost compared with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0oC margin. Error bars show the standard deviation of the mean difference between each roost and tunnel external and internal ambient temperatures. The mean differences were calculated from roosts minus external or tunnel ambient temperatures. The mean daily diurnal temperature fluctuation difference between each roost and external was largest and varied the most when compared between the tunnel local and non-local ambients in each zone. All three M. macropus roosts showed lower diurnal temperature fluctuations than the tunnel ambients in each zone.</w:t>
                            </w:r>
                            <w:bookmarkEnd w:id="211"/>
                            <w:bookmarkEnd w:id="212"/>
                          </w:p>
                          <w:p w14:paraId="610021DF" w14:textId="4D48D956" w:rsidR="00657ADD" w:rsidRPr="00657ADD" w:rsidRDefault="00657ADD" w:rsidP="0063082A">
                            <w:pPr>
                              <w:pStyle w:val="Caption"/>
                              <w:jc w:val="both"/>
                              <w:rPr>
                                <w:rFonts w:ascii="Calibri" w:hAnsi="Calibri" w:cs="Calibri"/>
                                <w:b w:val="0"/>
                                <w:bCs w:val="0"/>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863F36" id="Text Box 49" o:spid="_x0000_s1057" type="#_x0000_t202" style="position:absolute;margin-left:-.65pt;margin-top:5.95pt;width:410.25pt;height:175.9pt;z-index:-251580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" stroked="f">
                <v:textbox inset="0,0,0,0">
                  <w:txbxContent>
                    <w:p w14:paraId="70B50BE2" w14:textId="2F5275B7" w:rsidR="00657ADD" w:rsidRPr="00657ADD" w:rsidRDefault="00657ADD" w:rsidP="0063082A">
                      <w:pPr>
                        <w:pStyle w:val="Caption"/>
                        <w:jc w:val="both"/>
                        <w:rPr>
                          <w:rFonts w:ascii="Calibri" w:hAnsi="Calibri" w:cs="Calibri"/>
                          <w:b w:val="0"/>
                          <w:bCs w:val="0"/>
                          <w:noProof/>
                          <w:sz w:val="24"/>
                        </w:rPr>
                      </w:pPr>
                      <w:bookmarkStart w:id="213" w:name="_Toc84262614"/>
                      <w:bookmarkStart w:id="214" w:name="_Toc85420501"/>
                      <w:r w:rsidRPr="00657ADD">
                        <w:rPr>
                          <w:rFonts w:ascii="Calibri" w:hAnsi="Calibri" w:cs="Calibri"/>
                          <w:b w:val="0"/>
                          <w:bCs w:val="0"/>
                        </w:rPr>
                        <w:t xml:space="preserve">Figure </w:t>
                      </w:r>
                      <w:r w:rsidR="001E78D0">
                        <w:rPr>
                          <w:rFonts w:ascii="Calibri" w:hAnsi="Calibri" w:cs="Calibri"/>
                          <w:b w:val="0"/>
                          <w:bCs w:val="0"/>
                        </w:rPr>
                        <w:fldChar w:fldCharType="begin"/>
                      </w:r>
                      <w:r w:rsidR="001E78D0">
                        <w:rPr>
                          <w:rFonts w:ascii="Calibri" w:hAnsi="Calibri" w:cs="Calibri"/>
                          <w:b w:val="0"/>
                          <w:bCs w:val="0"/>
                        </w:rPr>
                        <w:instrText xml:space="preserve"> STYLEREF 1 \s </w:instrText>
                      </w:r>
                      <w:r w:rsidR="001E78D0">
                        <w:rPr>
                          <w:rFonts w:ascii="Calibri" w:hAnsi="Calibri" w:cs="Calibri"/>
                          <w:b w:val="0"/>
                          <w:bCs w:val="0"/>
                        </w:rPr>
                        <w:fldChar w:fldCharType="separate"/>
                      </w:r>
                      <w:r w:rsidR="009E45A0">
                        <w:rPr>
                          <w:rFonts w:ascii="Calibri" w:hAnsi="Calibri" w:cs="Calibri"/>
                          <w:b w:val="0"/>
                          <w:bCs w:val="0"/>
                          <w:noProof/>
                        </w:rPr>
                        <w:t>3</w:t>
                      </w:r>
                      <w:r w:rsidR="001E78D0">
                        <w:rPr>
                          <w:rFonts w:ascii="Calibri" w:hAnsi="Calibri" w:cs="Calibri"/>
                          <w:b w:val="0"/>
                          <w:bCs w:val="0"/>
                        </w:rPr>
                        <w:fldChar w:fldCharType="end"/>
                      </w:r>
                      <w:r w:rsidR="001E78D0">
                        <w:rPr>
                          <w:rFonts w:ascii="Calibri" w:hAnsi="Calibri" w:cs="Calibri"/>
                          <w:b w:val="0"/>
                          <w:bCs w:val="0"/>
                        </w:rPr>
                        <w:noBreakHyphen/>
                      </w:r>
                      <w:r w:rsidR="001E78D0">
                        <w:rPr>
                          <w:rFonts w:ascii="Calibri" w:hAnsi="Calibri" w:cs="Calibri"/>
                          <w:b w:val="0"/>
                          <w:bCs w:val="0"/>
                        </w:rPr>
                        <w:fldChar w:fldCharType="begin"/>
                      </w:r>
                      <w:r w:rsidR="001E78D0">
                        <w:rPr>
                          <w:rFonts w:ascii="Calibri" w:hAnsi="Calibri" w:cs="Calibri"/>
                          <w:b w:val="0"/>
                          <w:bCs w:val="0"/>
                        </w:rPr>
                        <w:instrText xml:space="preserve"> SEQ Figure \* ARABIC \s 1 </w:instrText>
                      </w:r>
                      <w:r w:rsidR="001E78D0">
                        <w:rPr>
                          <w:rFonts w:ascii="Calibri" w:hAnsi="Calibri" w:cs="Calibri"/>
                          <w:b w:val="0"/>
                          <w:bCs w:val="0"/>
                        </w:rPr>
                        <w:fldChar w:fldCharType="separate"/>
                      </w:r>
                      <w:r w:rsidR="009E45A0">
                        <w:rPr>
                          <w:rFonts w:ascii="Calibri" w:hAnsi="Calibri" w:cs="Calibri"/>
                          <w:b w:val="0"/>
                          <w:bCs w:val="0"/>
                          <w:noProof/>
                        </w:rPr>
                        <w:t>7</w:t>
                      </w:r>
                      <w:r w:rsidR="001E78D0">
                        <w:rPr>
                          <w:rFonts w:ascii="Calibri" w:hAnsi="Calibri" w:cs="Calibri"/>
                          <w:b w:val="0"/>
                          <w:bCs w:val="0"/>
                        </w:rPr>
                        <w:fldChar w:fldCharType="end"/>
                      </w:r>
                      <w:r w:rsidRPr="00657ADD">
                        <w:rPr>
                          <w:rFonts w:ascii="Calibri" w:hAnsi="Calibri" w:cs="Calibri"/>
                          <w:b w:val="0"/>
                          <w:bCs w:val="0"/>
                        </w:rPr>
                        <w:t xml:space="preserve"> Mean daily diurnal temperature fluctuation (T</w:t>
                      </w:r>
                      <w:r w:rsidRPr="00AB2F61">
                        <w:rPr>
                          <w:rFonts w:ascii="Calibri" w:hAnsi="Calibri" w:cs="Calibri"/>
                          <w:b w:val="0"/>
                          <w:bCs w:val="0"/>
                          <w:vertAlign w:val="subscript"/>
                        </w:rPr>
                        <w:t>fluc</w:t>
                      </w:r>
                      <w:r w:rsidRPr="00657ADD">
                        <w:rPr>
                          <w:rFonts w:ascii="Calibri" w:hAnsi="Calibri" w:cs="Calibri"/>
                          <w:b w:val="0"/>
                          <w:bCs w:val="0"/>
                        </w:rPr>
                        <w:t>) difference (± SD) for each roost compared with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0oC margin. Error bars show the standard deviation of the mean difference between each roost and tunnel external and internal ambient temperatures. The mean differences were calculated from roosts minus external or tunnel ambient temperatures. The mean daily diurnal temperature fluctuation difference between each roost and external was largest and varied the most when compared between the tunnel local and non-local ambients in each zone. All three M. macropus roosts showed lower diurnal temperature fluctuations than the tunnel ambients in each zone.</w:t>
                      </w:r>
                      <w:bookmarkEnd w:id="213"/>
                      <w:bookmarkEnd w:id="214"/>
                    </w:p>
                    <w:p w14:paraId="610021DF" w14:textId="4D48D956" w:rsidR="00657ADD" w:rsidRPr="00657ADD" w:rsidRDefault="00657ADD" w:rsidP="0063082A">
                      <w:pPr>
                        <w:pStyle w:val="Caption"/>
                        <w:jc w:val="both"/>
                        <w:rPr>
                          <w:rFonts w:ascii="Calibri" w:hAnsi="Calibri" w:cs="Calibri"/>
                          <w:b w:val="0"/>
                          <w:bCs w:val="0"/>
                          <w:noProof/>
                          <w:sz w:val="24"/>
                        </w:rPr>
                      </w:pPr>
                    </w:p>
                  </w:txbxContent>
                </v:textbox>
              </v:shape>
            </w:pict>
          </mc:Fallback>
        </mc:AlternateContent>
      </w:r>
    </w:p>
    <w:p w14:paraId="2791ECCA" w14:textId="77777777" w:rsidR="00B55EED" w:rsidRPr="00D253EF" w:rsidRDefault="00B55EED">
      <w:pPr>
        <w:rPr>
          <w:rFonts w:asciiTheme="minorHAnsi" w:hAnsiTheme="minorHAnsi" w:cstheme="minorHAnsi"/>
        </w:rPr>
      </w:pPr>
    </w:p>
    <w:p w14:paraId="17FD7E65" w14:textId="77777777" w:rsidR="00B55EED" w:rsidRPr="00D253EF" w:rsidRDefault="00B55EED">
      <w:pPr>
        <w:rPr>
          <w:rFonts w:asciiTheme="minorHAnsi" w:hAnsiTheme="minorHAnsi" w:cstheme="minorHAnsi"/>
        </w:rPr>
      </w:pPr>
    </w:p>
    <w:p w14:paraId="6F8DBBD5" w14:textId="77777777" w:rsidR="00B55EED" w:rsidRPr="00D253EF" w:rsidRDefault="00B55EED">
      <w:pPr>
        <w:rPr>
          <w:rFonts w:asciiTheme="minorHAnsi" w:hAnsiTheme="minorHAnsi" w:cstheme="minorHAnsi"/>
        </w:rPr>
      </w:pPr>
    </w:p>
    <w:p w14:paraId="49244712" w14:textId="77777777" w:rsidR="00B55EED" w:rsidRPr="00D253EF" w:rsidRDefault="00B55EED">
      <w:pPr>
        <w:rPr>
          <w:rFonts w:asciiTheme="minorHAnsi" w:hAnsiTheme="minorHAnsi" w:cstheme="minorHAnsi"/>
        </w:rPr>
      </w:pPr>
    </w:p>
    <w:p w14:paraId="6C6056A6" w14:textId="77777777" w:rsidR="00B55EED" w:rsidRPr="00D253EF" w:rsidRDefault="00B55EED">
      <w:pPr>
        <w:rPr>
          <w:rFonts w:asciiTheme="minorHAnsi" w:hAnsiTheme="minorHAnsi" w:cstheme="minorHAnsi"/>
        </w:rPr>
      </w:pPr>
    </w:p>
    <w:p w14:paraId="739588F9" w14:textId="77777777" w:rsidR="00B55EED" w:rsidRPr="00D253EF" w:rsidRDefault="00B55EED">
      <w:pPr>
        <w:rPr>
          <w:rFonts w:asciiTheme="minorHAnsi" w:hAnsiTheme="minorHAnsi" w:cstheme="minorHAnsi"/>
        </w:rPr>
      </w:pPr>
    </w:p>
    <w:p w14:paraId="12F49385" w14:textId="77777777" w:rsidR="00B55EED" w:rsidRPr="00D253EF" w:rsidRDefault="00B55EED">
      <w:pPr>
        <w:rPr>
          <w:rFonts w:asciiTheme="minorHAnsi" w:hAnsiTheme="minorHAnsi" w:cstheme="minorHAnsi"/>
        </w:rPr>
      </w:pPr>
    </w:p>
    <w:p w14:paraId="6F2C31E3" w14:textId="77777777" w:rsidR="00B55EED" w:rsidRPr="00D253EF" w:rsidRDefault="00B55EED">
      <w:pPr>
        <w:rPr>
          <w:rFonts w:asciiTheme="minorHAnsi" w:hAnsiTheme="minorHAnsi" w:cstheme="minorHAnsi"/>
        </w:rPr>
      </w:pPr>
    </w:p>
    <w:p w14:paraId="54493CD5" w14:textId="77777777" w:rsidR="00B55EED" w:rsidRPr="00D253EF" w:rsidRDefault="00B55EED">
      <w:pPr>
        <w:rPr>
          <w:rFonts w:asciiTheme="minorHAnsi" w:hAnsiTheme="minorHAnsi" w:cstheme="minorHAnsi"/>
        </w:rPr>
      </w:pPr>
    </w:p>
    <w:p w14:paraId="380DD6B5" w14:textId="77777777" w:rsidR="00B55EED" w:rsidRPr="00D253EF" w:rsidRDefault="00B55EED">
      <w:pPr>
        <w:rPr>
          <w:rFonts w:asciiTheme="minorHAnsi" w:hAnsiTheme="minorHAnsi" w:cstheme="minorHAnsi"/>
        </w:rPr>
      </w:pPr>
    </w:p>
    <w:p w14:paraId="6D43AF40" w14:textId="77777777" w:rsidR="00B55EED" w:rsidRPr="00D253EF" w:rsidRDefault="00B55EED">
      <w:pPr>
        <w:rPr>
          <w:rFonts w:asciiTheme="minorHAnsi" w:hAnsiTheme="minorHAnsi" w:cstheme="minorHAnsi"/>
        </w:rPr>
      </w:pPr>
    </w:p>
    <w:p w14:paraId="456CDBA5" w14:textId="77777777" w:rsidR="00B55EED" w:rsidRPr="00D253EF" w:rsidRDefault="00B55EED">
      <w:pPr>
        <w:rPr>
          <w:rFonts w:asciiTheme="minorHAnsi" w:hAnsiTheme="minorHAnsi" w:cstheme="minorHAnsi"/>
        </w:rPr>
      </w:pPr>
    </w:p>
    <w:p w14:paraId="505CE93E" w14:textId="77777777" w:rsidR="00B55EED" w:rsidRPr="00D253EF" w:rsidRDefault="00B55EED">
      <w:pPr>
        <w:rPr>
          <w:rFonts w:asciiTheme="minorHAnsi" w:hAnsiTheme="minorHAnsi" w:cstheme="minorHAnsi"/>
        </w:rPr>
      </w:pPr>
    </w:p>
    <w:p w14:paraId="43DD41CD" w14:textId="77777777" w:rsidR="00B55EED" w:rsidRPr="00D253EF" w:rsidRDefault="00B55EED">
      <w:pPr>
        <w:rPr>
          <w:rFonts w:asciiTheme="minorHAnsi" w:hAnsiTheme="minorHAnsi" w:cstheme="minorHAnsi"/>
        </w:rPr>
      </w:pPr>
    </w:p>
    <w:p w14:paraId="44B32A51" w14:textId="77777777" w:rsidR="00B55EED" w:rsidRPr="00D253EF" w:rsidRDefault="00B55EED">
      <w:pPr>
        <w:rPr>
          <w:rFonts w:asciiTheme="minorHAnsi" w:hAnsiTheme="minorHAnsi" w:cstheme="minorHAnsi"/>
        </w:rPr>
      </w:pPr>
    </w:p>
    <w:p w14:paraId="55C8F0FA" w14:textId="77777777" w:rsidR="00B55EED" w:rsidRPr="00D253EF" w:rsidRDefault="00B55EED">
      <w:pPr>
        <w:rPr>
          <w:rFonts w:asciiTheme="minorHAnsi" w:hAnsiTheme="minorHAnsi" w:cstheme="minorHAnsi"/>
        </w:rPr>
      </w:pPr>
    </w:p>
    <w:p w14:paraId="6EA4C704" w14:textId="77777777" w:rsidR="00B55EED" w:rsidRPr="00D253EF" w:rsidRDefault="00B55EED">
      <w:pPr>
        <w:rPr>
          <w:rFonts w:asciiTheme="minorHAnsi" w:hAnsiTheme="minorHAnsi" w:cstheme="minorHAnsi"/>
        </w:rPr>
      </w:pPr>
    </w:p>
    <w:p w14:paraId="729678AB" w14:textId="77777777" w:rsidR="00B55EED" w:rsidRPr="00D253EF" w:rsidRDefault="00B55EED">
      <w:pPr>
        <w:rPr>
          <w:rFonts w:asciiTheme="minorHAnsi" w:hAnsiTheme="minorHAnsi" w:cstheme="minorHAnsi"/>
        </w:rPr>
      </w:pPr>
    </w:p>
    <w:p w14:paraId="34ECC7AF" w14:textId="77777777" w:rsidR="00B55EED" w:rsidRPr="00D253EF" w:rsidRDefault="00B55EED">
      <w:pPr>
        <w:rPr>
          <w:rFonts w:asciiTheme="minorHAnsi" w:hAnsiTheme="minorHAnsi" w:cstheme="minorHAnsi"/>
        </w:rPr>
      </w:pPr>
    </w:p>
    <w:p w14:paraId="02A33AF5" w14:textId="2803CD6E" w:rsidR="00B55EED" w:rsidRPr="00D253EF" w:rsidRDefault="00B55EED">
      <w:pPr>
        <w:rPr>
          <w:rFonts w:asciiTheme="minorHAnsi" w:hAnsiTheme="minorHAnsi" w:cstheme="minorHAnsi"/>
        </w:rPr>
      </w:pPr>
      <w:r w:rsidRPr="00D253EF">
        <w:rPr>
          <w:rFonts w:asciiTheme="minorHAnsi" w:hAnsiTheme="minorHAnsi" w:cstheme="minorHAnsi"/>
        </w:rPr>
        <w:br w:type="page"/>
      </w:r>
    </w:p>
    <w:p w14:paraId="2625F207" w14:textId="77F61362" w:rsidR="00231F8D" w:rsidRPr="00D253EF" w:rsidRDefault="006D3ED5">
      <w:pPr>
        <w:rPr>
          <w:rFonts w:asciiTheme="minorHAnsi" w:hAnsiTheme="minorHAnsi" w:cstheme="minorHAnsi"/>
        </w:rPr>
      </w:pPr>
      <w:r w:rsidRPr="00D253EF">
        <w:rPr>
          <w:rFonts w:asciiTheme="minorHAnsi" w:hAnsiTheme="minorHAnsi" w:cstheme="minorHAnsi"/>
          <w:noProof/>
        </w:rPr>
        <w:lastRenderedPageBreak/>
        <mc:AlternateContent>
          <mc:Choice Requires="wps">
            <w:drawing>
              <wp:anchor distT="0" distB="0" distL="114300" distR="114300" simplePos="0" relativeHeight="251740160" behindDoc="1" locked="0" layoutInCell="1" allowOverlap="1" wp14:anchorId="36529BFA" wp14:editId="42B0D368">
                <wp:simplePos x="0" y="0"/>
                <wp:positionH relativeFrom="column">
                  <wp:posOffset>19685</wp:posOffset>
                </wp:positionH>
                <wp:positionV relativeFrom="paragraph">
                  <wp:posOffset>3614420</wp:posOffset>
                </wp:positionV>
                <wp:extent cx="5200650"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14:paraId="4801DA22" w14:textId="42C06C40" w:rsidR="006D3ED5" w:rsidRPr="006D3ED5" w:rsidRDefault="006D3ED5" w:rsidP="0063082A">
                            <w:pPr>
                              <w:pStyle w:val="Caption"/>
                              <w:jc w:val="both"/>
                              <w:rPr>
                                <w:rFonts w:asciiTheme="minorHAnsi" w:hAnsiTheme="minorHAnsi" w:cstheme="minorHAnsi"/>
                                <w:b w:val="0"/>
                                <w:bCs w:val="0"/>
                                <w:sz w:val="24"/>
                              </w:rPr>
                            </w:pPr>
                            <w:bookmarkStart w:id="215" w:name="_Toc84262616"/>
                            <w:bookmarkStart w:id="216" w:name="_Toc85420502"/>
                            <w:r w:rsidRPr="006D3ED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6D3ED5">
                              <w:rPr>
                                <w:rFonts w:asciiTheme="minorHAnsi" w:hAnsiTheme="minorHAnsi" w:cstheme="minorHAnsi"/>
                                <w:b w:val="0"/>
                                <w:bCs w:val="0"/>
                              </w:rPr>
                              <w:t xml:space="preserve"> Mean daily diurnal temperature fluctuation (T</w:t>
                            </w:r>
                            <w:r w:rsidRPr="00AB2F61">
                              <w:rPr>
                                <w:rFonts w:asciiTheme="minorHAnsi" w:hAnsiTheme="minorHAnsi" w:cstheme="minorHAnsi"/>
                                <w:b w:val="0"/>
                                <w:bCs w:val="0"/>
                                <w:vertAlign w:val="subscript"/>
                              </w:rPr>
                              <w:t>fluc</w:t>
                            </w:r>
                            <w:r w:rsidRPr="006D3ED5">
                              <w:rPr>
                                <w:rFonts w:asciiTheme="minorHAnsi" w:hAnsiTheme="minorHAnsi" w:cstheme="minorHAnsi"/>
                                <w:b w:val="0"/>
                                <w:bCs w:val="0"/>
                              </w:rPr>
                              <w:t>) difference (± SD) for each roost compared with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local and non-local internal ambients. Dotted line highlights the 0oC margin. Error bars showed the standard deviation of the mean difference between each roost and tunnel external and internal ambient temperatures. The differences were calculated using roosts minus external or tunnel ambient temperatures. The daily diurnal temperature fluctuation between each roost and external showed the largest difference and varied the most when compared with tunnel ambient in each zone. All roosts presented lower mean daily diurnal temperature fluctuation than the tunnel ambient in each zone.</w:t>
                            </w:r>
                            <w:bookmarkEnd w:id="215"/>
                            <w:bookmarkEnd w:id="216"/>
                          </w:p>
                          <w:p w14:paraId="2D177527" w14:textId="09199FDE" w:rsidR="006D3ED5" w:rsidRPr="006D3ED5" w:rsidRDefault="006D3ED5" w:rsidP="0063082A">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29BFA" id="Text Box 52" o:spid="_x0000_s1058" type="#_x0000_t202" style="position:absolute;margin-left:1.55pt;margin-top:284.6pt;width:409.5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" stroked="f">
                <v:textbox style="mso-fit-shape-to-text:t" inset="0,0,0,0">
                  <w:txbxContent>
                    <w:p w14:paraId="4801DA22" w14:textId="42C06C40" w:rsidR="006D3ED5" w:rsidRPr="006D3ED5" w:rsidRDefault="006D3ED5" w:rsidP="0063082A">
                      <w:pPr>
                        <w:pStyle w:val="Caption"/>
                        <w:jc w:val="both"/>
                        <w:rPr>
                          <w:rFonts w:asciiTheme="minorHAnsi" w:hAnsiTheme="minorHAnsi" w:cstheme="minorHAnsi"/>
                          <w:b w:val="0"/>
                          <w:bCs w:val="0"/>
                          <w:sz w:val="24"/>
                        </w:rPr>
                      </w:pPr>
                      <w:bookmarkStart w:id="217" w:name="_Toc84262616"/>
                      <w:bookmarkStart w:id="218" w:name="_Toc85420502"/>
                      <w:r w:rsidRPr="006D3ED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6D3ED5">
                        <w:rPr>
                          <w:rFonts w:asciiTheme="minorHAnsi" w:hAnsiTheme="minorHAnsi" w:cstheme="minorHAnsi"/>
                          <w:b w:val="0"/>
                          <w:bCs w:val="0"/>
                        </w:rPr>
                        <w:t xml:space="preserve"> Mean daily diurnal temperature fluctuation (T</w:t>
                      </w:r>
                      <w:r w:rsidRPr="00AB2F61">
                        <w:rPr>
                          <w:rFonts w:asciiTheme="minorHAnsi" w:hAnsiTheme="minorHAnsi" w:cstheme="minorHAnsi"/>
                          <w:b w:val="0"/>
                          <w:bCs w:val="0"/>
                          <w:vertAlign w:val="subscript"/>
                        </w:rPr>
                        <w:t>fluc</w:t>
                      </w:r>
                      <w:r w:rsidRPr="006D3ED5">
                        <w:rPr>
                          <w:rFonts w:asciiTheme="minorHAnsi" w:hAnsiTheme="minorHAnsi" w:cstheme="minorHAnsi"/>
                          <w:b w:val="0"/>
                          <w:bCs w:val="0"/>
                        </w:rPr>
                        <w:t>) difference (± SD) for each roost compared with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local and non-local internal ambients. Dotted line highlights the 0oC margin. Error bars showed the standard deviation of the mean difference between each roost and tunnel external and internal ambient temperatures. The differences were calculated using roosts minus external or tunnel ambient temperatures. The daily diurnal temperature fluctuation between each roost and external showed the largest difference and varied the most when compared with tunnel ambient in each zone. All roosts presented lower mean daily diurnal temperature fluctuation than the tunnel ambient in each zone.</w:t>
                      </w:r>
                      <w:bookmarkEnd w:id="217"/>
                      <w:bookmarkEnd w:id="218"/>
                    </w:p>
                    <w:p w14:paraId="2D177527" w14:textId="09199FDE" w:rsidR="006D3ED5" w:rsidRPr="006D3ED5" w:rsidRDefault="006D3ED5" w:rsidP="0063082A">
                      <w:pPr>
                        <w:pStyle w:val="Caption"/>
                        <w:jc w:val="both"/>
                        <w:rPr>
                          <w:rFonts w:asciiTheme="minorHAnsi" w:hAnsiTheme="minorHAnsi" w:cstheme="minorHAnsi"/>
                          <w:b w:val="0"/>
                          <w:bCs w:val="0"/>
                          <w:sz w:val="24"/>
                        </w:rPr>
                      </w:pPr>
                    </w:p>
                  </w:txbxContent>
                </v:textbox>
              </v:shape>
            </w:pict>
          </mc:Fallback>
        </mc:AlternateContent>
      </w:r>
      <w:r w:rsidR="00231F8D" w:rsidRPr="00D253EF">
        <w:rPr>
          <w:rFonts w:asciiTheme="minorHAnsi" w:hAnsiTheme="minorHAnsi" w:cstheme="minorHAnsi"/>
          <w:noProof/>
        </w:rPr>
        <w:drawing>
          <wp:anchor distT="0" distB="0" distL="114300" distR="114300" simplePos="0" relativeHeight="251738112" behindDoc="1" locked="0" layoutInCell="1" allowOverlap="1" wp14:anchorId="38442595" wp14:editId="14AB07DD">
            <wp:simplePos x="0" y="0"/>
            <wp:positionH relativeFrom="margin">
              <wp:align>right</wp:align>
            </wp:positionH>
            <wp:positionV relativeFrom="paragraph">
              <wp:posOffset>13970</wp:posOffset>
            </wp:positionV>
            <wp:extent cx="5200650" cy="3543300"/>
            <wp:effectExtent l="0" t="0" r="0" b="0"/>
            <wp:wrapNone/>
            <wp:docPr id="17" name="Chart 17">
              <a:extLst xmlns:a="http://schemas.openxmlformats.org/drawingml/2006/main">
                <a:ext uri="{FF2B5EF4-FFF2-40B4-BE49-F238E27FC236}">
                  <a16:creationId xmlns:a16="http://schemas.microsoft.com/office/drawing/2014/main" id="{9C064B11-32F3-40BD-AC81-D40A6E3B57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4"/>
              </a:graphicData>
            </a:graphic>
            <wp14:sizeRelH relativeFrom="margin">
              <wp14:pctWidth>0</wp14:pctWidth>
            </wp14:sizeRelH>
            <wp14:sizeRelV relativeFrom="margin">
              <wp14:pctHeight>0</wp14:pctHeight>
            </wp14:sizeRelV>
          </wp:anchor>
        </w:drawing>
      </w:r>
    </w:p>
    <w:p w14:paraId="3B0608F1" w14:textId="544B3064" w:rsidR="00231F8D" w:rsidRPr="00D253EF" w:rsidRDefault="00231F8D">
      <w:pPr>
        <w:rPr>
          <w:rFonts w:asciiTheme="minorHAnsi" w:hAnsiTheme="minorHAnsi" w:cstheme="minorHAnsi"/>
        </w:rPr>
      </w:pPr>
    </w:p>
    <w:p w14:paraId="2277C43C" w14:textId="2B4D4578" w:rsidR="00231F8D" w:rsidRPr="00D253EF" w:rsidRDefault="00231F8D">
      <w:pPr>
        <w:rPr>
          <w:rFonts w:asciiTheme="minorHAnsi" w:hAnsiTheme="minorHAnsi" w:cstheme="minorHAnsi"/>
        </w:rPr>
      </w:pPr>
    </w:p>
    <w:p w14:paraId="15F7AB60" w14:textId="77777777" w:rsidR="00231F8D" w:rsidRPr="00D253EF" w:rsidRDefault="00231F8D">
      <w:pPr>
        <w:rPr>
          <w:rFonts w:asciiTheme="minorHAnsi" w:hAnsiTheme="minorHAnsi" w:cstheme="minorHAnsi"/>
        </w:rPr>
      </w:pPr>
    </w:p>
    <w:p w14:paraId="325D13E1" w14:textId="77777777" w:rsidR="00231F8D" w:rsidRPr="00D253EF" w:rsidRDefault="00231F8D">
      <w:pPr>
        <w:rPr>
          <w:rFonts w:asciiTheme="minorHAnsi" w:hAnsiTheme="minorHAnsi" w:cstheme="minorHAnsi"/>
        </w:rPr>
      </w:pPr>
    </w:p>
    <w:p w14:paraId="2EF15E71" w14:textId="77777777" w:rsidR="00231F8D" w:rsidRPr="00D253EF" w:rsidRDefault="00231F8D">
      <w:pPr>
        <w:rPr>
          <w:rFonts w:asciiTheme="minorHAnsi" w:hAnsiTheme="minorHAnsi" w:cstheme="minorHAnsi"/>
        </w:rPr>
      </w:pPr>
    </w:p>
    <w:p w14:paraId="13D67D9B" w14:textId="77777777" w:rsidR="00231F8D" w:rsidRPr="00D253EF" w:rsidRDefault="00231F8D">
      <w:pPr>
        <w:rPr>
          <w:rFonts w:asciiTheme="minorHAnsi" w:hAnsiTheme="minorHAnsi" w:cstheme="minorHAnsi"/>
        </w:rPr>
      </w:pPr>
    </w:p>
    <w:p w14:paraId="41AFB870" w14:textId="77777777" w:rsidR="00231F8D" w:rsidRPr="00D253EF" w:rsidRDefault="00231F8D">
      <w:pPr>
        <w:rPr>
          <w:rFonts w:asciiTheme="minorHAnsi" w:hAnsiTheme="minorHAnsi" w:cstheme="minorHAnsi"/>
        </w:rPr>
      </w:pPr>
    </w:p>
    <w:p w14:paraId="62BA7B00" w14:textId="77777777" w:rsidR="00231F8D" w:rsidRPr="00D253EF" w:rsidRDefault="00231F8D">
      <w:pPr>
        <w:rPr>
          <w:rFonts w:asciiTheme="minorHAnsi" w:hAnsiTheme="minorHAnsi" w:cstheme="minorHAnsi"/>
        </w:rPr>
      </w:pPr>
    </w:p>
    <w:p w14:paraId="43E311A4" w14:textId="77777777" w:rsidR="00231F8D" w:rsidRPr="00D253EF" w:rsidRDefault="00231F8D">
      <w:pPr>
        <w:rPr>
          <w:rFonts w:asciiTheme="minorHAnsi" w:hAnsiTheme="minorHAnsi" w:cstheme="minorHAnsi"/>
        </w:rPr>
      </w:pPr>
    </w:p>
    <w:p w14:paraId="44BE6184" w14:textId="77777777" w:rsidR="00231F8D" w:rsidRPr="00D253EF" w:rsidRDefault="00231F8D">
      <w:pPr>
        <w:rPr>
          <w:rFonts w:asciiTheme="minorHAnsi" w:hAnsiTheme="minorHAnsi" w:cstheme="minorHAnsi"/>
        </w:rPr>
      </w:pPr>
    </w:p>
    <w:p w14:paraId="5C7A0E24" w14:textId="77777777" w:rsidR="00231F8D" w:rsidRPr="00D253EF" w:rsidRDefault="00231F8D">
      <w:pPr>
        <w:rPr>
          <w:rFonts w:asciiTheme="minorHAnsi" w:hAnsiTheme="minorHAnsi" w:cstheme="minorHAnsi"/>
        </w:rPr>
      </w:pPr>
    </w:p>
    <w:p w14:paraId="76EC0026" w14:textId="77777777" w:rsidR="00231F8D" w:rsidRPr="00D253EF" w:rsidRDefault="00231F8D">
      <w:pPr>
        <w:rPr>
          <w:rFonts w:asciiTheme="minorHAnsi" w:hAnsiTheme="minorHAnsi" w:cstheme="minorHAnsi"/>
        </w:rPr>
      </w:pPr>
    </w:p>
    <w:p w14:paraId="4EE0F2E4" w14:textId="77777777" w:rsidR="00231F8D" w:rsidRPr="00D253EF" w:rsidRDefault="00231F8D">
      <w:pPr>
        <w:rPr>
          <w:rFonts w:asciiTheme="minorHAnsi" w:hAnsiTheme="minorHAnsi" w:cstheme="minorHAnsi"/>
        </w:rPr>
      </w:pPr>
    </w:p>
    <w:p w14:paraId="2E86DC95" w14:textId="77777777" w:rsidR="00231F8D" w:rsidRPr="00D253EF" w:rsidRDefault="00231F8D">
      <w:pPr>
        <w:rPr>
          <w:rFonts w:asciiTheme="minorHAnsi" w:hAnsiTheme="minorHAnsi" w:cstheme="minorHAnsi"/>
        </w:rPr>
      </w:pPr>
    </w:p>
    <w:p w14:paraId="5D04E1FA" w14:textId="77777777" w:rsidR="00231F8D" w:rsidRPr="00D253EF" w:rsidRDefault="00231F8D">
      <w:pPr>
        <w:rPr>
          <w:rFonts w:asciiTheme="minorHAnsi" w:hAnsiTheme="minorHAnsi" w:cstheme="minorHAnsi"/>
        </w:rPr>
      </w:pPr>
    </w:p>
    <w:p w14:paraId="3F59D8A4" w14:textId="77777777" w:rsidR="00231F8D" w:rsidRPr="00D253EF" w:rsidRDefault="00231F8D">
      <w:pPr>
        <w:rPr>
          <w:rFonts w:asciiTheme="minorHAnsi" w:hAnsiTheme="minorHAnsi" w:cstheme="minorHAnsi"/>
        </w:rPr>
      </w:pPr>
    </w:p>
    <w:p w14:paraId="10D88152" w14:textId="77777777" w:rsidR="00231F8D" w:rsidRPr="00D253EF" w:rsidRDefault="00231F8D">
      <w:pPr>
        <w:rPr>
          <w:rFonts w:asciiTheme="minorHAnsi" w:hAnsiTheme="minorHAnsi" w:cstheme="minorHAnsi"/>
        </w:rPr>
      </w:pPr>
    </w:p>
    <w:p w14:paraId="0B54AE63" w14:textId="77777777" w:rsidR="00231F8D" w:rsidRPr="00D253EF" w:rsidRDefault="00231F8D">
      <w:pPr>
        <w:rPr>
          <w:rFonts w:asciiTheme="minorHAnsi" w:hAnsiTheme="minorHAnsi" w:cstheme="minorHAnsi"/>
        </w:rPr>
      </w:pPr>
    </w:p>
    <w:p w14:paraId="30F98B2E" w14:textId="77777777" w:rsidR="00231F8D" w:rsidRPr="00D253EF" w:rsidRDefault="00231F8D">
      <w:pPr>
        <w:rPr>
          <w:rFonts w:asciiTheme="minorHAnsi" w:hAnsiTheme="minorHAnsi" w:cstheme="minorHAnsi"/>
        </w:rPr>
      </w:pPr>
    </w:p>
    <w:p w14:paraId="5851F19B" w14:textId="77777777" w:rsidR="00231F8D" w:rsidRPr="00D253EF" w:rsidRDefault="00231F8D">
      <w:pPr>
        <w:rPr>
          <w:rFonts w:asciiTheme="minorHAnsi" w:hAnsiTheme="minorHAnsi" w:cstheme="minorHAnsi"/>
        </w:rPr>
      </w:pPr>
    </w:p>
    <w:p w14:paraId="46F6098B" w14:textId="57A61B83" w:rsidR="00231F8D" w:rsidRPr="00D253EF" w:rsidRDefault="00231F8D">
      <w:pPr>
        <w:rPr>
          <w:rFonts w:asciiTheme="minorHAnsi" w:hAnsiTheme="minorHAnsi" w:cstheme="minorHAnsi"/>
        </w:rPr>
      </w:pPr>
    </w:p>
    <w:p w14:paraId="0AE1C610" w14:textId="3AA04D51" w:rsidR="00231F8D" w:rsidRPr="00D253EF" w:rsidRDefault="00231F8D">
      <w:pPr>
        <w:rPr>
          <w:rFonts w:asciiTheme="minorHAnsi" w:hAnsiTheme="minorHAnsi" w:cstheme="minorHAnsi"/>
        </w:rPr>
      </w:pPr>
    </w:p>
    <w:p w14:paraId="20C81E8D" w14:textId="77777777" w:rsidR="00231F8D" w:rsidRPr="00D253EF" w:rsidRDefault="00231F8D">
      <w:pPr>
        <w:rPr>
          <w:rFonts w:asciiTheme="minorHAnsi" w:hAnsiTheme="minorHAnsi" w:cstheme="minorHAnsi"/>
        </w:rPr>
      </w:pPr>
    </w:p>
    <w:p w14:paraId="531F29C9" w14:textId="77777777" w:rsidR="00231F8D" w:rsidRPr="00D253EF" w:rsidRDefault="00231F8D">
      <w:pPr>
        <w:rPr>
          <w:rFonts w:asciiTheme="minorHAnsi" w:hAnsiTheme="minorHAnsi" w:cstheme="minorHAnsi"/>
        </w:rPr>
      </w:pPr>
    </w:p>
    <w:p w14:paraId="383EBC9C" w14:textId="77777777" w:rsidR="00231F8D" w:rsidRPr="00D253EF" w:rsidRDefault="00231F8D">
      <w:pPr>
        <w:rPr>
          <w:rFonts w:asciiTheme="minorHAnsi" w:hAnsiTheme="minorHAnsi" w:cstheme="minorHAnsi"/>
        </w:rPr>
      </w:pPr>
    </w:p>
    <w:p w14:paraId="31CFDF1D" w14:textId="77777777" w:rsidR="00231F8D" w:rsidRPr="00D253EF" w:rsidRDefault="00231F8D">
      <w:pPr>
        <w:rPr>
          <w:rFonts w:asciiTheme="minorHAnsi" w:hAnsiTheme="minorHAnsi" w:cstheme="minorHAnsi"/>
        </w:rPr>
      </w:pPr>
    </w:p>
    <w:p w14:paraId="5DEA227C" w14:textId="77777777" w:rsidR="00231F8D" w:rsidRPr="00D253EF" w:rsidRDefault="00231F8D">
      <w:pPr>
        <w:rPr>
          <w:rFonts w:asciiTheme="minorHAnsi" w:hAnsiTheme="minorHAnsi" w:cstheme="minorHAnsi"/>
        </w:rPr>
      </w:pPr>
    </w:p>
    <w:p w14:paraId="2ACAE080" w14:textId="77777777" w:rsidR="00E27C54" w:rsidRPr="00D253EF" w:rsidRDefault="00E27C54">
      <w:pPr>
        <w:rPr>
          <w:rFonts w:asciiTheme="minorHAnsi" w:hAnsiTheme="minorHAnsi" w:cstheme="minorHAnsi"/>
        </w:rPr>
      </w:pPr>
    </w:p>
    <w:p w14:paraId="7B60DDE6" w14:textId="77777777" w:rsidR="00E27C54" w:rsidRPr="00D253EF" w:rsidRDefault="00E27C54">
      <w:pPr>
        <w:rPr>
          <w:rFonts w:asciiTheme="minorHAnsi" w:hAnsiTheme="minorHAnsi" w:cstheme="minorHAnsi"/>
        </w:rPr>
      </w:pPr>
    </w:p>
    <w:p w14:paraId="4890F929" w14:textId="77777777" w:rsidR="00E27C54" w:rsidRPr="00D253EF" w:rsidRDefault="00E27C54">
      <w:pPr>
        <w:rPr>
          <w:rFonts w:asciiTheme="minorHAnsi" w:hAnsiTheme="minorHAnsi" w:cstheme="minorHAnsi"/>
        </w:rPr>
      </w:pPr>
    </w:p>
    <w:p w14:paraId="3E1C59A1" w14:textId="77777777" w:rsidR="00E27C54" w:rsidRPr="00D253EF" w:rsidRDefault="00E27C54">
      <w:pPr>
        <w:rPr>
          <w:rFonts w:asciiTheme="minorHAnsi" w:hAnsiTheme="minorHAnsi" w:cstheme="minorHAnsi"/>
        </w:rPr>
      </w:pPr>
    </w:p>
    <w:p w14:paraId="7775E4CD" w14:textId="77777777" w:rsidR="00E27C54" w:rsidRPr="00D253EF" w:rsidRDefault="00E27C54">
      <w:pPr>
        <w:rPr>
          <w:rFonts w:asciiTheme="minorHAnsi" w:hAnsiTheme="minorHAnsi" w:cstheme="minorHAnsi"/>
        </w:rPr>
      </w:pPr>
    </w:p>
    <w:p w14:paraId="559F6F69" w14:textId="77777777" w:rsidR="00E27C54" w:rsidRPr="00D253EF" w:rsidRDefault="00E27C54">
      <w:pPr>
        <w:rPr>
          <w:rFonts w:asciiTheme="minorHAnsi" w:hAnsiTheme="minorHAnsi" w:cstheme="minorHAnsi"/>
        </w:rPr>
      </w:pPr>
    </w:p>
    <w:p w14:paraId="4E4F7878" w14:textId="77777777" w:rsidR="00E27C54" w:rsidRPr="00D253EF" w:rsidRDefault="00E27C54">
      <w:pPr>
        <w:rPr>
          <w:rFonts w:asciiTheme="minorHAnsi" w:hAnsiTheme="minorHAnsi" w:cstheme="minorHAnsi"/>
        </w:rPr>
      </w:pPr>
    </w:p>
    <w:p w14:paraId="76D41D59" w14:textId="77777777" w:rsidR="00E27C54" w:rsidRPr="00D253EF" w:rsidRDefault="00E27C54">
      <w:pPr>
        <w:rPr>
          <w:rFonts w:asciiTheme="minorHAnsi" w:hAnsiTheme="minorHAnsi" w:cstheme="minorHAnsi"/>
        </w:rPr>
      </w:pPr>
    </w:p>
    <w:p w14:paraId="1DB35DEC" w14:textId="77777777" w:rsidR="00E27C54" w:rsidRPr="00D253EF" w:rsidRDefault="00E27C54">
      <w:pPr>
        <w:rPr>
          <w:rFonts w:asciiTheme="minorHAnsi" w:hAnsiTheme="minorHAnsi" w:cstheme="minorHAnsi"/>
        </w:rPr>
      </w:pPr>
    </w:p>
    <w:p w14:paraId="76703F81" w14:textId="77777777" w:rsidR="00E27C54" w:rsidRPr="00D253EF" w:rsidRDefault="00E27C54">
      <w:pPr>
        <w:rPr>
          <w:rFonts w:asciiTheme="minorHAnsi" w:hAnsiTheme="minorHAnsi" w:cstheme="minorHAnsi"/>
        </w:rPr>
      </w:pPr>
    </w:p>
    <w:p w14:paraId="05EFF9A4" w14:textId="77777777" w:rsidR="00E27C54" w:rsidRPr="00D253EF" w:rsidRDefault="00E27C54">
      <w:pPr>
        <w:rPr>
          <w:rFonts w:asciiTheme="minorHAnsi" w:hAnsiTheme="minorHAnsi" w:cstheme="minorHAnsi"/>
        </w:rPr>
      </w:pPr>
    </w:p>
    <w:p w14:paraId="76636673" w14:textId="77777777" w:rsidR="00E27C54" w:rsidRPr="00D253EF" w:rsidRDefault="00E27C54">
      <w:pPr>
        <w:rPr>
          <w:rFonts w:asciiTheme="minorHAnsi" w:hAnsiTheme="minorHAnsi" w:cstheme="minorHAnsi"/>
        </w:rPr>
      </w:pPr>
    </w:p>
    <w:p w14:paraId="1563F847" w14:textId="77777777" w:rsidR="00E27C54" w:rsidRPr="00D253EF" w:rsidRDefault="00E27C54">
      <w:pPr>
        <w:rPr>
          <w:rFonts w:asciiTheme="minorHAnsi" w:hAnsiTheme="minorHAnsi" w:cstheme="minorHAnsi"/>
        </w:rPr>
      </w:pPr>
    </w:p>
    <w:p w14:paraId="7687AB8F" w14:textId="77777777" w:rsidR="00E27C54" w:rsidRPr="00D253EF" w:rsidRDefault="00E27C54">
      <w:pPr>
        <w:rPr>
          <w:rFonts w:asciiTheme="minorHAnsi" w:hAnsiTheme="minorHAnsi" w:cstheme="minorHAnsi"/>
        </w:rPr>
      </w:pPr>
    </w:p>
    <w:p w14:paraId="19854C7D" w14:textId="77777777" w:rsidR="00E27C54" w:rsidRPr="00D253EF" w:rsidRDefault="00E27C54">
      <w:pPr>
        <w:rPr>
          <w:rFonts w:asciiTheme="minorHAnsi" w:hAnsiTheme="minorHAnsi" w:cstheme="minorHAnsi"/>
        </w:rPr>
      </w:pPr>
    </w:p>
    <w:p w14:paraId="6EFB588A" w14:textId="77777777" w:rsidR="00E27C54" w:rsidRPr="00D253EF" w:rsidRDefault="00E27C54">
      <w:pPr>
        <w:rPr>
          <w:rFonts w:asciiTheme="minorHAnsi" w:hAnsiTheme="minorHAnsi" w:cstheme="minorHAnsi"/>
        </w:rPr>
      </w:pPr>
    </w:p>
    <w:p w14:paraId="0E11CFEC" w14:textId="77777777" w:rsidR="00E27C54" w:rsidRPr="00D253EF" w:rsidRDefault="00E27C54">
      <w:pPr>
        <w:rPr>
          <w:rFonts w:asciiTheme="minorHAnsi" w:hAnsiTheme="minorHAnsi" w:cstheme="minorHAnsi"/>
        </w:rPr>
      </w:pPr>
    </w:p>
    <w:p w14:paraId="15D52A6F" w14:textId="77777777" w:rsidR="00E27C54" w:rsidRPr="00D253EF" w:rsidRDefault="00E27C54">
      <w:pPr>
        <w:rPr>
          <w:rFonts w:asciiTheme="minorHAnsi" w:hAnsiTheme="minorHAnsi" w:cstheme="minorHAnsi"/>
        </w:rPr>
      </w:pPr>
    </w:p>
    <w:p w14:paraId="268F9A42" w14:textId="77777777" w:rsidR="00E27C54" w:rsidRPr="00D253EF" w:rsidRDefault="00E27C54">
      <w:pPr>
        <w:rPr>
          <w:rFonts w:asciiTheme="minorHAnsi" w:hAnsiTheme="minorHAnsi" w:cstheme="minorHAnsi"/>
        </w:rPr>
      </w:pPr>
      <w:r w:rsidRPr="00D253EF">
        <w:rPr>
          <w:rFonts w:asciiTheme="minorHAnsi" w:hAnsiTheme="minorHAnsi" w:cstheme="minorHAnsi"/>
        </w:rPr>
        <w:br w:type="page"/>
      </w:r>
    </w:p>
    <w:p w14:paraId="383BBA3B" w14:textId="660112CB" w:rsidR="005B6C39" w:rsidRPr="00D253EF" w:rsidRDefault="005B6C39" w:rsidP="005B6C39">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lastRenderedPageBreak/>
        <w:t>The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T</w:t>
      </w:r>
      <w:r w:rsidRPr="00D253EF">
        <w:rPr>
          <w:rFonts w:asciiTheme="minorHAnsi" w:eastAsia="PMingLiU" w:hAnsiTheme="minorHAnsi" w:cstheme="minorHAnsi"/>
          <w:szCs w:val="24"/>
          <w:vertAlign w:val="subscript"/>
          <w:lang w:val="en-US" w:eastAsia="zh-TW"/>
        </w:rPr>
        <w:t>max</w:t>
      </w:r>
      <w:r w:rsidRPr="00D253EF">
        <w:rPr>
          <w:rFonts w:asciiTheme="minorHAnsi" w:eastAsia="PMingLiU" w:hAnsiTheme="minorHAnsi" w:cstheme="minorHAnsi"/>
          <w:szCs w:val="24"/>
          <w:lang w:val="en-US" w:eastAsia="zh-TW"/>
        </w:rPr>
        <w:t>, T</w:t>
      </w:r>
      <w:r w:rsidRPr="00D253EF">
        <w:rPr>
          <w:rFonts w:asciiTheme="minorHAnsi" w:eastAsia="PMingLiU" w:hAnsiTheme="minorHAnsi" w:cstheme="minorHAnsi"/>
          <w:szCs w:val="24"/>
          <w:vertAlign w:val="subscript"/>
          <w:lang w:val="en-US" w:eastAsia="zh-TW"/>
        </w:rPr>
        <w:t>min</w:t>
      </w:r>
      <w:r w:rsidRPr="00D253EF">
        <w:rPr>
          <w:rFonts w:asciiTheme="minorHAnsi" w:eastAsia="PMingLiU" w:hAnsiTheme="minorHAnsi" w:cstheme="minorHAnsi"/>
          <w:szCs w:val="24"/>
          <w:lang w:val="en-US" w:eastAsia="zh-TW"/>
        </w:rPr>
        <w:t xml:space="preserve"> and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in roost temperature for each species </w:t>
      </w:r>
      <w:r w:rsidR="001D314F">
        <w:rPr>
          <w:rFonts w:asciiTheme="minorHAnsi" w:eastAsia="PMingLiU" w:hAnsiTheme="minorHAnsi" w:cstheme="minorHAnsi"/>
          <w:szCs w:val="24"/>
          <w:lang w:val="en-US" w:eastAsia="zh-TW"/>
        </w:rPr>
        <w:t>wa</w:t>
      </w:r>
      <w:r w:rsidRPr="00D253EF">
        <w:rPr>
          <w:rFonts w:asciiTheme="minorHAnsi" w:eastAsia="PMingLiU" w:hAnsiTheme="minorHAnsi" w:cstheme="minorHAnsi"/>
          <w:szCs w:val="24"/>
          <w:lang w:val="en-US" w:eastAsia="zh-TW"/>
        </w:rPr>
        <w:t>s different between summer and winter as shown by winter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not being included in the 95% confidence intervals for summer measurements. For almost all comparisons, summer values were higher than those in winter, with the</w:t>
      </w:r>
      <w:r w:rsidR="009C70F0">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 xml:space="preserve">exception of one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roost </w:t>
      </w:r>
      <w:r w:rsidR="001D314F">
        <w:rPr>
          <w:rFonts w:asciiTheme="minorHAnsi" w:eastAsia="PMingLiU" w:hAnsiTheme="minorHAnsi" w:cstheme="minorHAnsi"/>
          <w:szCs w:val="24"/>
          <w:lang w:val="en-US" w:eastAsia="zh-TW"/>
        </w:rPr>
        <w:t xml:space="preserve">that </w:t>
      </w:r>
      <w:r w:rsidRPr="00D253EF">
        <w:rPr>
          <w:rFonts w:asciiTheme="minorHAnsi" w:eastAsia="PMingLiU" w:hAnsiTheme="minorHAnsi" w:cstheme="minorHAnsi"/>
          <w:szCs w:val="24"/>
          <w:lang w:val="en-US" w:eastAsia="zh-TW"/>
        </w:rPr>
        <w:t>showed higher mean of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in winter than in summer (Figures </w:t>
      </w:r>
      <w:r w:rsidR="00393AF9" w:rsidRPr="00D253EF">
        <w:rPr>
          <w:rFonts w:asciiTheme="minorHAnsi" w:eastAsia="PMingLiU" w:hAnsiTheme="minorHAnsi" w:cstheme="minorHAnsi"/>
          <w:szCs w:val="24"/>
          <w:lang w:val="en-US" w:eastAsia="zh-TW"/>
        </w:rPr>
        <w:t>3-9</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3-10</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3-11</w:t>
      </w:r>
      <w:r w:rsidRPr="00D253EF">
        <w:rPr>
          <w:rFonts w:asciiTheme="minorHAnsi" w:eastAsia="PMingLiU" w:hAnsiTheme="minorHAnsi" w:cstheme="minorHAnsi"/>
          <w:szCs w:val="24"/>
          <w:lang w:val="en-US" w:eastAsia="zh-TW"/>
        </w:rPr>
        <w:t>). The differences in diurnal roosting temperatures of each species between summer and winter were approximately between 3 – 4</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w:t>
      </w:r>
      <w:commentRangeStart w:id="219"/>
      <w:commentRangeStart w:id="220"/>
      <w:r w:rsidRPr="00D253EF">
        <w:rPr>
          <w:rFonts w:asciiTheme="minorHAnsi" w:eastAsia="PMingLiU" w:hAnsiTheme="minorHAnsi" w:cstheme="minorHAnsi"/>
          <w:szCs w:val="24"/>
          <w:lang w:val="en-US" w:eastAsia="zh-TW"/>
        </w:rPr>
        <w:t>The differences in diurnal roosting temperatures among the three species were within 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in both seasons.</w:t>
      </w:r>
      <w:commentRangeEnd w:id="219"/>
      <w:r w:rsidRPr="00D253EF">
        <w:rPr>
          <w:rFonts w:asciiTheme="minorHAnsi" w:eastAsia="PMingLiU" w:hAnsiTheme="minorHAnsi" w:cstheme="minorHAnsi"/>
          <w:szCs w:val="24"/>
          <w:lang w:val="en-US" w:eastAsia="zh-TW"/>
        </w:rPr>
        <w:commentReference w:id="219"/>
      </w:r>
      <w:commentRangeEnd w:id="220"/>
      <w:r w:rsidRPr="00D253EF">
        <w:rPr>
          <w:rFonts w:asciiTheme="minorHAnsi" w:eastAsia="PMingLiU" w:hAnsiTheme="minorHAnsi" w:cstheme="minorHAnsi"/>
          <w:szCs w:val="24"/>
          <w:lang w:val="en-US" w:eastAsia="zh-TW"/>
        </w:rPr>
        <w:commentReference w:id="220"/>
      </w:r>
    </w:p>
    <w:p w14:paraId="666434E2" w14:textId="7F7B0237" w:rsidR="005B6C39" w:rsidRPr="00D253EF" w:rsidRDefault="005B6C39" w:rsidP="00943A7C">
      <w:pPr>
        <w:spacing w:after="160" w:line="360" w:lineRule="auto"/>
        <w:ind w:firstLine="567"/>
        <w:jc w:val="both"/>
        <w:rPr>
          <w:rFonts w:asciiTheme="minorHAnsi" w:eastAsia="PMingLiU" w:hAnsiTheme="minorHAnsi" w:cstheme="minorHAnsi"/>
          <w:szCs w:val="24"/>
          <w:lang w:val="en-US" w:eastAsia="zh-TW"/>
        </w:rPr>
      </w:pPr>
      <w:commentRangeStart w:id="221"/>
      <w:r w:rsidRPr="00D253EF">
        <w:rPr>
          <w:rFonts w:asciiTheme="minorHAnsi" w:eastAsia="PMingLiU" w:hAnsiTheme="minorHAnsi" w:cstheme="minorHAnsi"/>
          <w:szCs w:val="24"/>
          <w:lang w:val="en-US" w:eastAsia="zh-TW"/>
        </w:rPr>
        <w:t xml:space="preserve">Comparing the mean daily diurnal roost temperature among three species in summer,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showed the highest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T</w:t>
      </w:r>
      <w:r w:rsidRPr="00D253EF">
        <w:rPr>
          <w:rFonts w:asciiTheme="minorHAnsi" w:eastAsia="PMingLiU" w:hAnsiTheme="minorHAnsi" w:cstheme="minorHAnsi"/>
          <w:szCs w:val="24"/>
          <w:vertAlign w:val="subscript"/>
          <w:lang w:val="en-US" w:eastAsia="zh-TW"/>
        </w:rPr>
        <w:t>max</w:t>
      </w:r>
      <w:r w:rsidRPr="00D253EF">
        <w:rPr>
          <w:rFonts w:asciiTheme="minorHAnsi" w:eastAsia="PMingLiU" w:hAnsiTheme="minorHAnsi" w:cstheme="minorHAnsi"/>
          <w:szCs w:val="24"/>
          <w:lang w:val="en-US" w:eastAsia="zh-TW"/>
        </w:rPr>
        <w:t xml:space="preserve"> and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of diurnal roosting temperature followed by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the mean T</w:t>
      </w:r>
      <w:r w:rsidRPr="00D253EF">
        <w:rPr>
          <w:rFonts w:asciiTheme="minorHAnsi" w:eastAsia="PMingLiU" w:hAnsiTheme="minorHAnsi" w:cstheme="minorHAnsi"/>
          <w:szCs w:val="24"/>
          <w:vertAlign w:val="subscript"/>
          <w:lang w:val="en-US" w:eastAsia="zh-TW"/>
        </w:rPr>
        <w:t>min</w:t>
      </w:r>
      <w:r w:rsidRPr="00D253EF">
        <w:rPr>
          <w:rFonts w:asciiTheme="minorHAnsi" w:eastAsia="PMingLiU" w:hAnsiTheme="minorHAnsi" w:cstheme="minorHAnsi"/>
          <w:szCs w:val="24"/>
          <w:lang w:val="en-US" w:eastAsia="zh-TW"/>
        </w:rPr>
        <w:t xml:space="preserve"> was highest at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roosts, followed by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but the differences were small (&lt; 0.3</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(Figures </w:t>
      </w:r>
      <w:r w:rsidR="00393AF9" w:rsidRPr="00D253EF">
        <w:rPr>
          <w:rFonts w:asciiTheme="minorHAnsi" w:eastAsia="PMingLiU" w:hAnsiTheme="minorHAnsi" w:cstheme="minorHAnsi"/>
          <w:szCs w:val="24"/>
          <w:lang w:val="en-US" w:eastAsia="zh-TW"/>
        </w:rPr>
        <w:t>3-9</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3-10</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3-11</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3-12</w:t>
      </w:r>
      <w:r w:rsidRPr="00D253EF">
        <w:rPr>
          <w:rFonts w:asciiTheme="minorHAnsi" w:eastAsia="PMingLiU" w:hAnsiTheme="minorHAnsi" w:cstheme="minorHAnsi"/>
          <w:szCs w:val="24"/>
          <w:lang w:val="en-US" w:eastAsia="zh-TW"/>
        </w:rPr>
        <w:t xml:space="preserve">). In winter,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showed the highest mean T</w:t>
      </w:r>
      <w:r w:rsidRPr="00D253EF">
        <w:rPr>
          <w:rFonts w:asciiTheme="minorHAnsi" w:eastAsia="PMingLiU" w:hAnsiTheme="minorHAnsi" w:cstheme="minorHAnsi"/>
          <w:szCs w:val="24"/>
          <w:vertAlign w:val="subscript"/>
          <w:lang w:val="en-US" w:eastAsia="zh-TW"/>
        </w:rPr>
        <w:t>max</w:t>
      </w:r>
      <w:r w:rsidRPr="00D253EF">
        <w:rPr>
          <w:rFonts w:asciiTheme="minorHAnsi" w:eastAsia="PMingLiU" w:hAnsiTheme="minorHAnsi" w:cstheme="minorHAnsi"/>
          <w:szCs w:val="24"/>
          <w:lang w:val="en-US" w:eastAsia="zh-TW"/>
        </w:rPr>
        <w:t xml:space="preserve"> and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of roosting temperature followed by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was highest in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followed by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T</w:t>
      </w:r>
      <w:r w:rsidRPr="00D253EF">
        <w:rPr>
          <w:rFonts w:asciiTheme="minorHAnsi" w:eastAsia="PMingLiU" w:hAnsiTheme="minorHAnsi" w:cstheme="minorHAnsi"/>
          <w:szCs w:val="24"/>
          <w:vertAlign w:val="subscript"/>
          <w:lang w:val="en-US" w:eastAsia="zh-TW"/>
        </w:rPr>
        <w:t>min</w:t>
      </w:r>
      <w:r w:rsidRPr="00D253EF">
        <w:rPr>
          <w:rFonts w:asciiTheme="minorHAnsi" w:eastAsia="PMingLiU" w:hAnsiTheme="minorHAnsi" w:cstheme="minorHAnsi"/>
          <w:szCs w:val="24"/>
          <w:lang w:val="en-US" w:eastAsia="zh-TW"/>
        </w:rPr>
        <w:t xml:space="preserve"> was highest in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followed by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(Figures </w:t>
      </w:r>
      <w:r w:rsidR="00393AF9" w:rsidRPr="00D253EF">
        <w:rPr>
          <w:rFonts w:asciiTheme="minorHAnsi" w:eastAsia="PMingLiU" w:hAnsiTheme="minorHAnsi" w:cstheme="minorHAnsi"/>
          <w:szCs w:val="24"/>
          <w:lang w:val="en-US" w:eastAsia="zh-TW"/>
        </w:rPr>
        <w:t>3-9, 3-10, 3-11, 3-12</w:t>
      </w:r>
      <w:r w:rsidRPr="00D253EF">
        <w:rPr>
          <w:rFonts w:asciiTheme="minorHAnsi" w:eastAsia="PMingLiU" w:hAnsiTheme="minorHAnsi" w:cstheme="minorHAnsi"/>
          <w:szCs w:val="24"/>
          <w:lang w:val="en-US" w:eastAsia="zh-TW"/>
        </w:rPr>
        <w:t xml:space="preserve">). </w:t>
      </w:r>
      <w:commentRangeEnd w:id="221"/>
      <w:r w:rsidRPr="00D253EF">
        <w:rPr>
          <w:rFonts w:asciiTheme="minorHAnsi" w:eastAsia="PMingLiU" w:hAnsiTheme="minorHAnsi" w:cstheme="minorHAnsi"/>
          <w:szCs w:val="24"/>
          <w:lang w:val="en-US" w:eastAsia="zh-TW"/>
        </w:rPr>
        <w:commentReference w:id="221"/>
      </w:r>
    </w:p>
    <w:p w14:paraId="3A26A423" w14:textId="77777777" w:rsidR="009E5273" w:rsidRPr="00D253EF" w:rsidRDefault="009E5273">
      <w:pPr>
        <w:rPr>
          <w:rFonts w:asciiTheme="minorHAnsi" w:hAnsiTheme="minorHAnsi" w:cstheme="minorHAnsi"/>
        </w:rPr>
      </w:pPr>
    </w:p>
    <w:p w14:paraId="0D8930E4" w14:textId="77777777" w:rsidR="009E5273" w:rsidRPr="00D253EF" w:rsidRDefault="009E5273">
      <w:pPr>
        <w:rPr>
          <w:rFonts w:asciiTheme="minorHAnsi" w:hAnsiTheme="minorHAnsi" w:cstheme="minorHAnsi"/>
        </w:rPr>
      </w:pPr>
    </w:p>
    <w:p w14:paraId="7DDADCF3" w14:textId="77777777" w:rsidR="009E5273" w:rsidRPr="00D253EF" w:rsidRDefault="009E5273">
      <w:pPr>
        <w:rPr>
          <w:rFonts w:asciiTheme="minorHAnsi" w:hAnsiTheme="minorHAnsi" w:cstheme="minorHAnsi"/>
        </w:rPr>
      </w:pPr>
      <w:r w:rsidRPr="00D253EF">
        <w:rPr>
          <w:rFonts w:asciiTheme="minorHAnsi" w:hAnsiTheme="minorHAnsi" w:cstheme="minorHAnsi"/>
        </w:rPr>
        <w:br w:type="page"/>
      </w:r>
    </w:p>
    <w:p w14:paraId="23E97EEA" w14:textId="61FC063B" w:rsidR="00BD3680" w:rsidRPr="00D253EF" w:rsidRDefault="00BD3680">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42208" behindDoc="1" locked="0" layoutInCell="1" allowOverlap="1" wp14:anchorId="5307E348" wp14:editId="00595CEA">
            <wp:simplePos x="0" y="0"/>
            <wp:positionH relativeFrom="margin">
              <wp:posOffset>6985</wp:posOffset>
            </wp:positionH>
            <wp:positionV relativeFrom="paragraph">
              <wp:posOffset>13970</wp:posOffset>
            </wp:positionV>
            <wp:extent cx="5210175" cy="3305175"/>
            <wp:effectExtent l="0" t="0" r="9525" b="9525"/>
            <wp:wrapNone/>
            <wp:docPr id="19" name="Chart 19">
              <a:extLst xmlns:a="http://schemas.openxmlformats.org/drawingml/2006/main">
                <a:ext uri="{FF2B5EF4-FFF2-40B4-BE49-F238E27FC236}">
                  <a16:creationId xmlns:a16="http://schemas.microsoft.com/office/drawing/2014/main" id="{EF8CA407-C88F-4B7A-A60E-485B71A2BC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5"/>
              </a:graphicData>
            </a:graphic>
            <wp14:sizeRelH relativeFrom="margin">
              <wp14:pctWidth>0</wp14:pctWidth>
            </wp14:sizeRelH>
            <wp14:sizeRelV relativeFrom="margin">
              <wp14:pctHeight>0</wp14:pctHeight>
            </wp14:sizeRelV>
          </wp:anchor>
        </w:drawing>
      </w:r>
    </w:p>
    <w:p w14:paraId="75320635" w14:textId="77777777" w:rsidR="00BD3680" w:rsidRPr="00D253EF" w:rsidRDefault="00BD3680">
      <w:pPr>
        <w:rPr>
          <w:rFonts w:asciiTheme="minorHAnsi" w:hAnsiTheme="minorHAnsi" w:cstheme="minorHAnsi"/>
        </w:rPr>
      </w:pPr>
    </w:p>
    <w:p w14:paraId="06D49914" w14:textId="2C660429" w:rsidR="00BD3680" w:rsidRPr="00D253EF" w:rsidRDefault="00BD3680">
      <w:pPr>
        <w:rPr>
          <w:rFonts w:asciiTheme="minorHAnsi" w:hAnsiTheme="minorHAnsi" w:cstheme="minorHAnsi"/>
        </w:rPr>
      </w:pPr>
    </w:p>
    <w:p w14:paraId="1420AAC1" w14:textId="77777777" w:rsidR="00BD3680" w:rsidRPr="00D253EF" w:rsidRDefault="00BD3680">
      <w:pPr>
        <w:rPr>
          <w:rFonts w:asciiTheme="minorHAnsi" w:hAnsiTheme="minorHAnsi" w:cstheme="minorHAnsi"/>
        </w:rPr>
      </w:pPr>
    </w:p>
    <w:p w14:paraId="0B122F85" w14:textId="47D2AC8C" w:rsidR="00BD3680" w:rsidRPr="00D253EF" w:rsidRDefault="00BD3680">
      <w:pPr>
        <w:rPr>
          <w:rFonts w:asciiTheme="minorHAnsi" w:hAnsiTheme="minorHAnsi" w:cstheme="minorHAnsi"/>
        </w:rPr>
      </w:pPr>
    </w:p>
    <w:p w14:paraId="0F23A210" w14:textId="77777777" w:rsidR="00BD3680" w:rsidRPr="00D253EF" w:rsidRDefault="00BD3680">
      <w:pPr>
        <w:rPr>
          <w:rFonts w:asciiTheme="minorHAnsi" w:hAnsiTheme="minorHAnsi" w:cstheme="minorHAnsi"/>
        </w:rPr>
      </w:pPr>
    </w:p>
    <w:p w14:paraId="054E2AEF" w14:textId="77777777" w:rsidR="00BD3680" w:rsidRPr="00D253EF" w:rsidRDefault="00BD3680">
      <w:pPr>
        <w:rPr>
          <w:rFonts w:asciiTheme="minorHAnsi" w:hAnsiTheme="minorHAnsi" w:cstheme="minorHAnsi"/>
        </w:rPr>
      </w:pPr>
    </w:p>
    <w:p w14:paraId="07D44EB0" w14:textId="0E9D2E4A" w:rsidR="00BD3680" w:rsidRPr="00D253EF" w:rsidRDefault="00BD3680">
      <w:pPr>
        <w:rPr>
          <w:rFonts w:asciiTheme="minorHAnsi" w:hAnsiTheme="minorHAnsi" w:cstheme="minorHAnsi"/>
        </w:rPr>
      </w:pPr>
    </w:p>
    <w:p w14:paraId="5AC3D50A" w14:textId="16096864" w:rsidR="00BD3680" w:rsidRPr="00D253EF" w:rsidRDefault="00BD3680">
      <w:pPr>
        <w:rPr>
          <w:rFonts w:asciiTheme="minorHAnsi" w:hAnsiTheme="minorHAnsi" w:cstheme="minorHAnsi"/>
        </w:rPr>
      </w:pPr>
    </w:p>
    <w:p w14:paraId="6AAE0F22" w14:textId="77777777" w:rsidR="00BD3680" w:rsidRPr="00D253EF" w:rsidRDefault="00BD3680">
      <w:pPr>
        <w:rPr>
          <w:rFonts w:asciiTheme="minorHAnsi" w:hAnsiTheme="minorHAnsi" w:cstheme="minorHAnsi"/>
        </w:rPr>
      </w:pPr>
    </w:p>
    <w:p w14:paraId="08F0E3B7" w14:textId="77777777" w:rsidR="00BD3680" w:rsidRPr="00D253EF" w:rsidRDefault="00BD3680">
      <w:pPr>
        <w:rPr>
          <w:rFonts w:asciiTheme="minorHAnsi" w:hAnsiTheme="minorHAnsi" w:cstheme="minorHAnsi"/>
        </w:rPr>
      </w:pPr>
    </w:p>
    <w:p w14:paraId="4CB262E9" w14:textId="77777777" w:rsidR="00BD3680" w:rsidRPr="00D253EF" w:rsidRDefault="00BD3680">
      <w:pPr>
        <w:rPr>
          <w:rFonts w:asciiTheme="minorHAnsi" w:hAnsiTheme="minorHAnsi" w:cstheme="minorHAnsi"/>
        </w:rPr>
      </w:pPr>
    </w:p>
    <w:p w14:paraId="6A09EF0E" w14:textId="74EAA90A" w:rsidR="00BD3680" w:rsidRPr="00D253EF" w:rsidRDefault="00BD3680">
      <w:pPr>
        <w:rPr>
          <w:rFonts w:asciiTheme="minorHAnsi" w:hAnsiTheme="minorHAnsi" w:cstheme="minorHAnsi"/>
        </w:rPr>
      </w:pPr>
    </w:p>
    <w:p w14:paraId="08A1938D" w14:textId="6D69345D" w:rsidR="00BD3680" w:rsidRPr="00D253EF" w:rsidRDefault="00BD3680">
      <w:pPr>
        <w:rPr>
          <w:rFonts w:asciiTheme="minorHAnsi" w:hAnsiTheme="minorHAnsi" w:cstheme="minorHAnsi"/>
        </w:rPr>
      </w:pPr>
    </w:p>
    <w:p w14:paraId="4B68D5B8" w14:textId="77777777" w:rsidR="00BD3680" w:rsidRPr="00D253EF" w:rsidRDefault="00BD3680">
      <w:pPr>
        <w:rPr>
          <w:rFonts w:asciiTheme="minorHAnsi" w:hAnsiTheme="minorHAnsi" w:cstheme="minorHAnsi"/>
        </w:rPr>
      </w:pPr>
    </w:p>
    <w:p w14:paraId="0CD35138" w14:textId="77777777" w:rsidR="00BD3680" w:rsidRPr="00D253EF" w:rsidRDefault="00BD3680">
      <w:pPr>
        <w:rPr>
          <w:rFonts w:asciiTheme="minorHAnsi" w:hAnsiTheme="minorHAnsi" w:cstheme="minorHAnsi"/>
        </w:rPr>
      </w:pPr>
    </w:p>
    <w:p w14:paraId="6518D998" w14:textId="77777777" w:rsidR="00BD3680" w:rsidRPr="00D253EF" w:rsidRDefault="00BD3680">
      <w:pPr>
        <w:rPr>
          <w:rFonts w:asciiTheme="minorHAnsi" w:hAnsiTheme="minorHAnsi" w:cstheme="minorHAnsi"/>
        </w:rPr>
      </w:pPr>
    </w:p>
    <w:p w14:paraId="21354AE5" w14:textId="4004D50F" w:rsidR="00BD3680" w:rsidRPr="00D253EF" w:rsidRDefault="00BD3680">
      <w:pPr>
        <w:rPr>
          <w:rFonts w:asciiTheme="minorHAnsi" w:hAnsiTheme="minorHAnsi" w:cstheme="minorHAnsi"/>
        </w:rPr>
      </w:pPr>
    </w:p>
    <w:p w14:paraId="1942DDA7" w14:textId="1A48D808" w:rsidR="00BD3680" w:rsidRPr="00D253EF" w:rsidRDefault="00335F41">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45280" behindDoc="1" locked="0" layoutInCell="1" allowOverlap="1" wp14:anchorId="275717AD" wp14:editId="0BEEF10B">
                <wp:simplePos x="0" y="0"/>
                <wp:positionH relativeFrom="margin">
                  <wp:align>right</wp:align>
                </wp:positionH>
                <wp:positionV relativeFrom="paragraph">
                  <wp:posOffset>22225</wp:posOffset>
                </wp:positionV>
                <wp:extent cx="5210175" cy="1121434"/>
                <wp:effectExtent l="0" t="0" r="9525" b="2540"/>
                <wp:wrapNone/>
                <wp:docPr id="53" name="Text Box 53"/>
                <wp:cNvGraphicFramePr/>
                <a:graphic xmlns:a="http://schemas.openxmlformats.org/drawingml/2006/main">
                  <a:graphicData uri="http://schemas.microsoft.com/office/word/2010/wordprocessingShape">
                    <wps:wsp>
                      <wps:cNvSpPr txBox="1"/>
                      <wps:spPr>
                        <a:xfrm>
                          <a:off x="0" y="0"/>
                          <a:ext cx="5210175" cy="1121434"/>
                        </a:xfrm>
                        <a:prstGeom prst="rect">
                          <a:avLst/>
                        </a:prstGeom>
                        <a:solidFill>
                          <a:prstClr val="white"/>
                        </a:solidFill>
                        <a:ln>
                          <a:noFill/>
                        </a:ln>
                      </wps:spPr>
                      <wps:txbx>
                        <w:txbxContent>
                          <w:p w14:paraId="4EE7D300" w14:textId="578A6AD0" w:rsidR="00560C5C" w:rsidRPr="00560C5C" w:rsidRDefault="00560C5C" w:rsidP="00785519">
                            <w:pPr>
                              <w:pStyle w:val="Caption"/>
                              <w:jc w:val="both"/>
                              <w:rPr>
                                <w:rFonts w:asciiTheme="minorHAnsi" w:hAnsiTheme="minorHAnsi" w:cstheme="minorHAnsi"/>
                                <w:b w:val="0"/>
                                <w:bCs w:val="0"/>
                                <w:sz w:val="24"/>
                              </w:rPr>
                            </w:pPr>
                            <w:bookmarkStart w:id="222" w:name="_Toc84262618"/>
                            <w:bookmarkStart w:id="223" w:name="_Toc85420503"/>
                            <w:r w:rsidRPr="00560C5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560C5C">
                              <w:rPr>
                                <w:rFonts w:asciiTheme="minorHAnsi" w:hAnsiTheme="minorHAnsi" w:cstheme="minorHAnsi"/>
                                <w:b w:val="0"/>
                                <w:bCs w:val="0"/>
                              </w:rPr>
                              <w:t xml:space="preserve"> Mean and 95% C.I. of the mean for daily average diurnal roost temperature (T</w:t>
                            </w:r>
                            <w:r w:rsidRPr="00ED6F8F">
                              <w:rPr>
                                <w:rFonts w:asciiTheme="minorHAnsi" w:hAnsiTheme="minorHAnsi" w:cstheme="minorHAnsi"/>
                                <w:b w:val="0"/>
                                <w:bCs w:val="0"/>
                                <w:vertAlign w:val="subscript"/>
                              </w:rPr>
                              <w:t>avg</w:t>
                            </w:r>
                            <w:r w:rsidRPr="00560C5C">
                              <w:rPr>
                                <w:rFonts w:asciiTheme="minorHAnsi" w:hAnsiTheme="minorHAnsi" w:cstheme="minorHAnsi"/>
                                <w:b w:val="0"/>
                                <w:bCs w:val="0"/>
                              </w:rPr>
                              <w:t xml:space="preserve">) for each species over 7 days in summer and winter. The average diurnal roost temperatures in summer (n = 8, 3 </w:t>
                            </w:r>
                            <w:r w:rsidRPr="005215EE">
                              <w:rPr>
                                <w:rFonts w:asciiTheme="minorHAnsi" w:hAnsiTheme="minorHAnsi" w:cstheme="minorHAnsi"/>
                                <w:b w:val="0"/>
                                <w:bCs w:val="0"/>
                                <w:i/>
                                <w:iCs/>
                              </w:rPr>
                              <w:t>M. macropus</w:t>
                            </w:r>
                            <w:r w:rsidRPr="00560C5C">
                              <w:rPr>
                                <w:rFonts w:asciiTheme="minorHAnsi" w:hAnsiTheme="minorHAnsi" w:cstheme="minorHAnsi"/>
                                <w:b w:val="0"/>
                                <w:bCs w:val="0"/>
                              </w:rPr>
                              <w:t xml:space="preserve"> roosts, 3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2 </w:t>
                            </w:r>
                            <w:r w:rsidRPr="005215EE">
                              <w:rPr>
                                <w:rFonts w:asciiTheme="minorHAnsi" w:hAnsiTheme="minorHAnsi" w:cstheme="minorHAnsi"/>
                                <w:b w:val="0"/>
                                <w:bCs w:val="0"/>
                                <w:i/>
                                <w:iCs/>
                              </w:rPr>
                              <w:t xml:space="preserve">R. megaphyllus </w:t>
                            </w:r>
                            <w:r w:rsidRPr="00560C5C">
                              <w:rPr>
                                <w:rFonts w:asciiTheme="minorHAnsi" w:hAnsiTheme="minorHAnsi" w:cstheme="minorHAnsi"/>
                                <w:b w:val="0"/>
                                <w:bCs w:val="0"/>
                              </w:rPr>
                              <w:t xml:space="preserve">roosts) were calculated and presented as 95% C.I.. Winter (n = 5, 3 </w:t>
                            </w:r>
                            <w:r w:rsidRPr="005215EE">
                              <w:rPr>
                                <w:rFonts w:asciiTheme="minorHAnsi" w:hAnsiTheme="minorHAnsi" w:cstheme="minorHAnsi"/>
                                <w:b w:val="0"/>
                                <w:bCs w:val="0"/>
                                <w:i/>
                                <w:iCs/>
                              </w:rPr>
                              <w:t xml:space="preserve">M. macropus </w:t>
                            </w:r>
                            <w:r w:rsidRPr="00560C5C">
                              <w:rPr>
                                <w:rFonts w:asciiTheme="minorHAnsi" w:hAnsiTheme="minorHAnsi" w:cstheme="minorHAnsi"/>
                                <w:b w:val="0"/>
                                <w:bCs w:val="0"/>
                              </w:rPr>
                              <w:t xml:space="preserve">roosts, 1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w:t>
                            </w:r>
                            <w:r w:rsidRPr="005215EE">
                              <w:rPr>
                                <w:rFonts w:asciiTheme="minorHAnsi" w:hAnsiTheme="minorHAnsi" w:cstheme="minorHAnsi"/>
                                <w:b w:val="0"/>
                                <w:bCs w:val="0"/>
                                <w:i/>
                                <w:iCs/>
                              </w:rPr>
                              <w:t xml:space="preserve">R. megaphyllus </w:t>
                            </w:r>
                            <w:r w:rsidRPr="00560C5C">
                              <w:rPr>
                                <w:rFonts w:asciiTheme="minorHAnsi" w:hAnsiTheme="minorHAnsi" w:cstheme="minorHAnsi"/>
                                <w:b w:val="0"/>
                                <w:bCs w:val="0"/>
                              </w:rPr>
                              <w:t>roosts) were presented using the mean for each roost over 7 days due to low sample sizes for each species. The daily average diurnal roosting temperature of each species was significantly greater in summer than winter i.e. the winter values fell outside of the 95% confidence interval.</w:t>
                            </w:r>
                            <w:bookmarkEnd w:id="222"/>
                            <w:bookmarkEnd w:id="223"/>
                          </w:p>
                          <w:p w14:paraId="2E9685A3" w14:textId="77777777" w:rsidR="00C526FE" w:rsidRDefault="00C526FE"/>
                          <w:p w14:paraId="54357533" w14:textId="2A8F8B37" w:rsidR="00560C5C" w:rsidRPr="00560C5C" w:rsidRDefault="00560C5C" w:rsidP="00785519">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717AD" id="Text Box 53" o:spid="_x0000_s1059" type="#_x0000_t202" style="position:absolute;margin-left:359.05pt;margin-top:1.75pt;width:410.25pt;height:88.3pt;z-index:-251571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" stroked="f">
                <v:textbox inset="0,0,0,0">
                  <w:txbxContent>
                    <w:p w14:paraId="4EE7D300" w14:textId="578A6AD0" w:rsidR="00560C5C" w:rsidRPr="00560C5C" w:rsidRDefault="00560C5C" w:rsidP="00785519">
                      <w:pPr>
                        <w:pStyle w:val="Caption"/>
                        <w:jc w:val="both"/>
                        <w:rPr>
                          <w:rFonts w:asciiTheme="minorHAnsi" w:hAnsiTheme="minorHAnsi" w:cstheme="minorHAnsi"/>
                          <w:b w:val="0"/>
                          <w:bCs w:val="0"/>
                          <w:sz w:val="24"/>
                        </w:rPr>
                      </w:pPr>
                      <w:bookmarkStart w:id="224" w:name="_Toc84262618"/>
                      <w:bookmarkStart w:id="225" w:name="_Toc85420503"/>
                      <w:r w:rsidRPr="00560C5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560C5C">
                        <w:rPr>
                          <w:rFonts w:asciiTheme="minorHAnsi" w:hAnsiTheme="minorHAnsi" w:cstheme="minorHAnsi"/>
                          <w:b w:val="0"/>
                          <w:bCs w:val="0"/>
                        </w:rPr>
                        <w:t xml:space="preserve"> Mean and 95% C.I. of the mean for daily average diurnal roost temperature (T</w:t>
                      </w:r>
                      <w:r w:rsidRPr="00ED6F8F">
                        <w:rPr>
                          <w:rFonts w:asciiTheme="minorHAnsi" w:hAnsiTheme="minorHAnsi" w:cstheme="minorHAnsi"/>
                          <w:b w:val="0"/>
                          <w:bCs w:val="0"/>
                          <w:vertAlign w:val="subscript"/>
                        </w:rPr>
                        <w:t>avg</w:t>
                      </w:r>
                      <w:r w:rsidRPr="00560C5C">
                        <w:rPr>
                          <w:rFonts w:asciiTheme="minorHAnsi" w:hAnsiTheme="minorHAnsi" w:cstheme="minorHAnsi"/>
                          <w:b w:val="0"/>
                          <w:bCs w:val="0"/>
                        </w:rPr>
                        <w:t xml:space="preserve">) for each species over 7 days in summer and winter. The average diurnal roost temperatures in summer (n = 8, 3 </w:t>
                      </w:r>
                      <w:r w:rsidRPr="005215EE">
                        <w:rPr>
                          <w:rFonts w:asciiTheme="minorHAnsi" w:hAnsiTheme="minorHAnsi" w:cstheme="minorHAnsi"/>
                          <w:b w:val="0"/>
                          <w:bCs w:val="0"/>
                          <w:i/>
                          <w:iCs/>
                        </w:rPr>
                        <w:t>M. macropus</w:t>
                      </w:r>
                      <w:r w:rsidRPr="00560C5C">
                        <w:rPr>
                          <w:rFonts w:asciiTheme="minorHAnsi" w:hAnsiTheme="minorHAnsi" w:cstheme="minorHAnsi"/>
                          <w:b w:val="0"/>
                          <w:bCs w:val="0"/>
                        </w:rPr>
                        <w:t xml:space="preserve"> roosts, 3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2 </w:t>
                      </w:r>
                      <w:r w:rsidRPr="005215EE">
                        <w:rPr>
                          <w:rFonts w:asciiTheme="minorHAnsi" w:hAnsiTheme="minorHAnsi" w:cstheme="minorHAnsi"/>
                          <w:b w:val="0"/>
                          <w:bCs w:val="0"/>
                          <w:i/>
                          <w:iCs/>
                        </w:rPr>
                        <w:t xml:space="preserve">R. megaphyllus </w:t>
                      </w:r>
                      <w:r w:rsidRPr="00560C5C">
                        <w:rPr>
                          <w:rFonts w:asciiTheme="minorHAnsi" w:hAnsiTheme="minorHAnsi" w:cstheme="minorHAnsi"/>
                          <w:b w:val="0"/>
                          <w:bCs w:val="0"/>
                        </w:rPr>
                        <w:t xml:space="preserve">roosts) were calculated and presented as 95% C.I.. Winter (n = 5, 3 </w:t>
                      </w:r>
                      <w:r w:rsidRPr="005215EE">
                        <w:rPr>
                          <w:rFonts w:asciiTheme="minorHAnsi" w:hAnsiTheme="minorHAnsi" w:cstheme="minorHAnsi"/>
                          <w:b w:val="0"/>
                          <w:bCs w:val="0"/>
                          <w:i/>
                          <w:iCs/>
                        </w:rPr>
                        <w:t xml:space="preserve">M. macropus </w:t>
                      </w:r>
                      <w:r w:rsidRPr="00560C5C">
                        <w:rPr>
                          <w:rFonts w:asciiTheme="minorHAnsi" w:hAnsiTheme="minorHAnsi" w:cstheme="minorHAnsi"/>
                          <w:b w:val="0"/>
                          <w:bCs w:val="0"/>
                        </w:rPr>
                        <w:t xml:space="preserve">roosts, 1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w:t>
                      </w:r>
                      <w:r w:rsidRPr="005215EE">
                        <w:rPr>
                          <w:rFonts w:asciiTheme="minorHAnsi" w:hAnsiTheme="minorHAnsi" w:cstheme="minorHAnsi"/>
                          <w:b w:val="0"/>
                          <w:bCs w:val="0"/>
                          <w:i/>
                          <w:iCs/>
                        </w:rPr>
                        <w:t xml:space="preserve">R. megaphyllus </w:t>
                      </w:r>
                      <w:r w:rsidRPr="00560C5C">
                        <w:rPr>
                          <w:rFonts w:asciiTheme="minorHAnsi" w:hAnsiTheme="minorHAnsi" w:cstheme="minorHAnsi"/>
                          <w:b w:val="0"/>
                          <w:bCs w:val="0"/>
                        </w:rPr>
                        <w:t>roosts) were presented using the mean for each roost over 7 days due to low sample sizes for each species. The daily average diurnal roosting temperature of each species was significantly greater in summer than winter i.e. the winter values fell outside of the 95% confidence interval.</w:t>
                      </w:r>
                      <w:bookmarkEnd w:id="224"/>
                      <w:bookmarkEnd w:id="225"/>
                    </w:p>
                    <w:p w14:paraId="2E9685A3" w14:textId="77777777" w:rsidR="00C526FE" w:rsidRDefault="00C526FE"/>
                    <w:p w14:paraId="54357533" w14:textId="2A8F8B37" w:rsidR="00560C5C" w:rsidRPr="00560C5C" w:rsidRDefault="00560C5C" w:rsidP="00785519">
                      <w:pPr>
                        <w:pStyle w:val="Caption"/>
                        <w:jc w:val="both"/>
                        <w:rPr>
                          <w:rFonts w:asciiTheme="minorHAnsi" w:hAnsiTheme="minorHAnsi" w:cstheme="minorHAnsi"/>
                          <w:b w:val="0"/>
                          <w:bCs w:val="0"/>
                          <w:sz w:val="24"/>
                        </w:rPr>
                      </w:pPr>
                    </w:p>
                  </w:txbxContent>
                </v:textbox>
                <w10:wrap anchorx="margin"/>
              </v:shape>
            </w:pict>
          </mc:Fallback>
        </mc:AlternateContent>
      </w:r>
    </w:p>
    <w:p w14:paraId="66DB4E6E" w14:textId="4E43CE29" w:rsidR="00BD3680" w:rsidRPr="00D253EF" w:rsidRDefault="00BD3680">
      <w:pPr>
        <w:rPr>
          <w:rFonts w:asciiTheme="minorHAnsi" w:hAnsiTheme="minorHAnsi" w:cstheme="minorHAnsi"/>
        </w:rPr>
      </w:pPr>
    </w:p>
    <w:p w14:paraId="5191C979" w14:textId="2F916741" w:rsidR="00BD3680" w:rsidRPr="00D253EF" w:rsidRDefault="00BD3680">
      <w:pPr>
        <w:rPr>
          <w:rFonts w:asciiTheme="minorHAnsi" w:hAnsiTheme="minorHAnsi" w:cstheme="minorHAnsi"/>
        </w:rPr>
      </w:pPr>
    </w:p>
    <w:p w14:paraId="2181BBE3" w14:textId="77777777" w:rsidR="00BD3680" w:rsidRPr="00D253EF" w:rsidRDefault="00BD3680">
      <w:pPr>
        <w:rPr>
          <w:rFonts w:asciiTheme="minorHAnsi" w:hAnsiTheme="minorHAnsi" w:cstheme="minorHAnsi"/>
        </w:rPr>
      </w:pPr>
    </w:p>
    <w:p w14:paraId="1F11FFEF" w14:textId="176098EB" w:rsidR="00BD3680" w:rsidRPr="00D253EF" w:rsidRDefault="00BD3680">
      <w:pPr>
        <w:rPr>
          <w:rFonts w:asciiTheme="minorHAnsi" w:hAnsiTheme="minorHAnsi" w:cstheme="minorHAnsi"/>
        </w:rPr>
      </w:pPr>
    </w:p>
    <w:p w14:paraId="1B9166DB" w14:textId="12381AAB" w:rsidR="00BD3680" w:rsidRPr="00D253EF" w:rsidRDefault="00BD3680">
      <w:pPr>
        <w:rPr>
          <w:rFonts w:asciiTheme="minorHAnsi" w:hAnsiTheme="minorHAnsi" w:cstheme="minorHAnsi"/>
        </w:rPr>
      </w:pPr>
    </w:p>
    <w:p w14:paraId="291886F1" w14:textId="4BC87B99" w:rsidR="00BD3680" w:rsidRPr="00D253EF" w:rsidRDefault="00335F41">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43232" behindDoc="1" locked="0" layoutInCell="1" allowOverlap="1" wp14:anchorId="585E5C4E" wp14:editId="76842CC2">
            <wp:simplePos x="0" y="0"/>
            <wp:positionH relativeFrom="margin">
              <wp:align>left</wp:align>
            </wp:positionH>
            <wp:positionV relativeFrom="paragraph">
              <wp:posOffset>86779</wp:posOffset>
            </wp:positionV>
            <wp:extent cx="5219700" cy="3228975"/>
            <wp:effectExtent l="0" t="0" r="0" b="9525"/>
            <wp:wrapNone/>
            <wp:docPr id="21" name="Chart 21">
              <a:extLst xmlns:a="http://schemas.openxmlformats.org/drawingml/2006/main">
                <a:ext uri="{FF2B5EF4-FFF2-40B4-BE49-F238E27FC236}">
                  <a16:creationId xmlns:a16="http://schemas.microsoft.com/office/drawing/2014/main" id="{C2E95C88-21EB-43CB-A8EE-9AF1443443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6"/>
              </a:graphicData>
            </a:graphic>
            <wp14:sizeRelH relativeFrom="margin">
              <wp14:pctWidth>0</wp14:pctWidth>
            </wp14:sizeRelH>
            <wp14:sizeRelV relativeFrom="margin">
              <wp14:pctHeight>0</wp14:pctHeight>
            </wp14:sizeRelV>
          </wp:anchor>
        </w:drawing>
      </w:r>
    </w:p>
    <w:p w14:paraId="41753787" w14:textId="5836DCFB" w:rsidR="00BD3680" w:rsidRPr="00D253EF" w:rsidRDefault="00BD3680">
      <w:pPr>
        <w:rPr>
          <w:rFonts w:asciiTheme="minorHAnsi" w:hAnsiTheme="minorHAnsi" w:cstheme="minorHAnsi"/>
        </w:rPr>
      </w:pPr>
    </w:p>
    <w:p w14:paraId="112D77FE" w14:textId="15F496A3" w:rsidR="00BD3680" w:rsidRPr="00D253EF" w:rsidRDefault="00BD3680">
      <w:pPr>
        <w:rPr>
          <w:rFonts w:asciiTheme="minorHAnsi" w:hAnsiTheme="minorHAnsi" w:cstheme="minorHAnsi"/>
        </w:rPr>
      </w:pPr>
    </w:p>
    <w:p w14:paraId="5AC8B285" w14:textId="77777777" w:rsidR="00BD3680" w:rsidRPr="00D253EF" w:rsidRDefault="00BD3680">
      <w:pPr>
        <w:rPr>
          <w:rFonts w:asciiTheme="minorHAnsi" w:hAnsiTheme="minorHAnsi" w:cstheme="minorHAnsi"/>
        </w:rPr>
      </w:pPr>
    </w:p>
    <w:p w14:paraId="150DD5AE" w14:textId="77777777" w:rsidR="00BD3680" w:rsidRPr="00D253EF" w:rsidRDefault="00BD3680">
      <w:pPr>
        <w:rPr>
          <w:rFonts w:asciiTheme="minorHAnsi" w:hAnsiTheme="minorHAnsi" w:cstheme="minorHAnsi"/>
        </w:rPr>
      </w:pPr>
    </w:p>
    <w:p w14:paraId="4BE9E8DB" w14:textId="0B186A63" w:rsidR="00BD3680" w:rsidRPr="00D253EF" w:rsidRDefault="00BD3680">
      <w:pPr>
        <w:rPr>
          <w:rFonts w:asciiTheme="minorHAnsi" w:hAnsiTheme="minorHAnsi" w:cstheme="minorHAnsi"/>
        </w:rPr>
      </w:pPr>
    </w:p>
    <w:p w14:paraId="36AAF669" w14:textId="08072B34" w:rsidR="00BD3680" w:rsidRPr="00D253EF" w:rsidRDefault="00BD3680">
      <w:pPr>
        <w:rPr>
          <w:rFonts w:asciiTheme="minorHAnsi" w:hAnsiTheme="minorHAnsi" w:cstheme="minorHAnsi"/>
        </w:rPr>
      </w:pPr>
    </w:p>
    <w:p w14:paraId="0033154A" w14:textId="77777777" w:rsidR="00BD3680" w:rsidRPr="00D253EF" w:rsidRDefault="00BD3680">
      <w:pPr>
        <w:rPr>
          <w:rFonts w:asciiTheme="minorHAnsi" w:hAnsiTheme="minorHAnsi" w:cstheme="minorHAnsi"/>
        </w:rPr>
      </w:pPr>
    </w:p>
    <w:p w14:paraId="66033ADD" w14:textId="603CF8F0" w:rsidR="00BD3680" w:rsidRPr="00D253EF" w:rsidRDefault="00BD3680">
      <w:pPr>
        <w:rPr>
          <w:rFonts w:asciiTheme="minorHAnsi" w:hAnsiTheme="minorHAnsi" w:cstheme="minorHAnsi"/>
        </w:rPr>
      </w:pPr>
    </w:p>
    <w:p w14:paraId="133082C7" w14:textId="77777777" w:rsidR="00BD3680" w:rsidRPr="00D253EF" w:rsidRDefault="00BD3680">
      <w:pPr>
        <w:rPr>
          <w:rFonts w:asciiTheme="minorHAnsi" w:hAnsiTheme="minorHAnsi" w:cstheme="minorHAnsi"/>
        </w:rPr>
      </w:pPr>
    </w:p>
    <w:p w14:paraId="4CE87D45" w14:textId="06E13A60" w:rsidR="00BD3680" w:rsidRPr="00D253EF" w:rsidRDefault="00BD3680">
      <w:pPr>
        <w:rPr>
          <w:rFonts w:asciiTheme="minorHAnsi" w:hAnsiTheme="minorHAnsi" w:cstheme="minorHAnsi"/>
        </w:rPr>
      </w:pPr>
    </w:p>
    <w:p w14:paraId="54284ECB" w14:textId="77777777" w:rsidR="00BD3680" w:rsidRPr="00D253EF" w:rsidRDefault="00BD3680">
      <w:pPr>
        <w:rPr>
          <w:rFonts w:asciiTheme="minorHAnsi" w:hAnsiTheme="minorHAnsi" w:cstheme="minorHAnsi"/>
        </w:rPr>
      </w:pPr>
    </w:p>
    <w:p w14:paraId="47EF440B" w14:textId="5D7294C7" w:rsidR="00BD3680" w:rsidRPr="00D253EF" w:rsidRDefault="00BD3680">
      <w:pPr>
        <w:rPr>
          <w:rFonts w:asciiTheme="minorHAnsi" w:hAnsiTheme="minorHAnsi" w:cstheme="minorHAnsi"/>
        </w:rPr>
      </w:pPr>
    </w:p>
    <w:p w14:paraId="4DD37E4F" w14:textId="3AF4A18D" w:rsidR="00BD3680" w:rsidRPr="00D253EF" w:rsidRDefault="00BD3680">
      <w:pPr>
        <w:rPr>
          <w:rFonts w:asciiTheme="minorHAnsi" w:hAnsiTheme="minorHAnsi" w:cstheme="minorHAnsi"/>
        </w:rPr>
      </w:pPr>
    </w:p>
    <w:p w14:paraId="31623804" w14:textId="77777777" w:rsidR="00BD3680" w:rsidRPr="00D253EF" w:rsidRDefault="00BD3680">
      <w:pPr>
        <w:rPr>
          <w:rFonts w:asciiTheme="minorHAnsi" w:hAnsiTheme="minorHAnsi" w:cstheme="minorHAnsi"/>
        </w:rPr>
      </w:pPr>
    </w:p>
    <w:p w14:paraId="0B7753A8" w14:textId="02B8DE64" w:rsidR="00BD3680" w:rsidRPr="00D253EF" w:rsidRDefault="00BD3680">
      <w:pPr>
        <w:rPr>
          <w:rFonts w:asciiTheme="minorHAnsi" w:hAnsiTheme="minorHAnsi" w:cstheme="minorHAnsi"/>
        </w:rPr>
      </w:pPr>
    </w:p>
    <w:p w14:paraId="72165F0E" w14:textId="7A8F0460" w:rsidR="00BD3680" w:rsidRPr="00D253EF" w:rsidRDefault="00BD3680">
      <w:pPr>
        <w:rPr>
          <w:rFonts w:asciiTheme="minorHAnsi" w:hAnsiTheme="minorHAnsi" w:cstheme="minorHAnsi"/>
        </w:rPr>
      </w:pPr>
    </w:p>
    <w:p w14:paraId="2237C016" w14:textId="77777777" w:rsidR="00BD3680" w:rsidRPr="00D253EF" w:rsidRDefault="00BD3680">
      <w:pPr>
        <w:rPr>
          <w:rFonts w:asciiTheme="minorHAnsi" w:hAnsiTheme="minorHAnsi" w:cstheme="minorHAnsi"/>
        </w:rPr>
      </w:pPr>
    </w:p>
    <w:p w14:paraId="1505EB83" w14:textId="40E45C23" w:rsidR="00BD3680" w:rsidRPr="00D253EF" w:rsidRDefault="00BD3680">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47328" behindDoc="1" locked="0" layoutInCell="1" allowOverlap="1" wp14:anchorId="0A641D42" wp14:editId="2295AFA8">
                <wp:simplePos x="0" y="0"/>
                <wp:positionH relativeFrom="margin">
                  <wp:align>left</wp:align>
                </wp:positionH>
                <wp:positionV relativeFrom="paragraph">
                  <wp:posOffset>9740</wp:posOffset>
                </wp:positionV>
                <wp:extent cx="5219700" cy="113006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5219700" cy="1130060"/>
                        </a:xfrm>
                        <a:prstGeom prst="rect">
                          <a:avLst/>
                        </a:prstGeom>
                        <a:solidFill>
                          <a:prstClr val="white"/>
                        </a:solidFill>
                        <a:ln>
                          <a:noFill/>
                        </a:ln>
                      </wps:spPr>
                      <wps:txbx>
                        <w:txbxContent>
                          <w:p w14:paraId="58808635" w14:textId="2FC20F9C" w:rsidR="00283156" w:rsidRPr="00283156" w:rsidRDefault="00283156" w:rsidP="0045503C">
                            <w:pPr>
                              <w:pStyle w:val="Caption"/>
                              <w:jc w:val="both"/>
                              <w:rPr>
                                <w:rFonts w:asciiTheme="minorHAnsi" w:hAnsiTheme="minorHAnsi" w:cstheme="minorHAnsi"/>
                                <w:b w:val="0"/>
                                <w:bCs w:val="0"/>
                                <w:sz w:val="24"/>
                              </w:rPr>
                            </w:pPr>
                            <w:bookmarkStart w:id="226" w:name="_Toc84262620"/>
                            <w:bookmarkStart w:id="227" w:name="_Toc85420504"/>
                            <w:r w:rsidRPr="00283156">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10</w:t>
                            </w:r>
                            <w:r w:rsidR="001E78D0">
                              <w:rPr>
                                <w:rFonts w:asciiTheme="minorHAnsi" w:hAnsiTheme="minorHAnsi" w:cstheme="minorHAnsi"/>
                                <w:b w:val="0"/>
                                <w:bCs w:val="0"/>
                              </w:rPr>
                              <w:fldChar w:fldCharType="end"/>
                            </w:r>
                            <w:r w:rsidRPr="00283156">
                              <w:rPr>
                                <w:rFonts w:asciiTheme="minorHAnsi" w:hAnsiTheme="minorHAnsi" w:cstheme="minorHAnsi"/>
                                <w:b w:val="0"/>
                                <w:bCs w:val="0"/>
                              </w:rPr>
                              <w:t xml:space="preserve"> Mean and 95% C.I. of the mean for maximum diurnal roost temperature (T</w:t>
                            </w:r>
                            <w:r w:rsidRPr="00AE3661">
                              <w:rPr>
                                <w:rFonts w:asciiTheme="minorHAnsi" w:hAnsiTheme="minorHAnsi" w:cstheme="minorHAnsi"/>
                                <w:b w:val="0"/>
                                <w:bCs w:val="0"/>
                                <w:vertAlign w:val="subscript"/>
                              </w:rPr>
                              <w:t>max</w:t>
                            </w:r>
                            <w:r w:rsidRPr="00283156">
                              <w:rPr>
                                <w:rFonts w:asciiTheme="minorHAnsi" w:hAnsiTheme="minorHAnsi" w:cstheme="minorHAnsi"/>
                                <w:b w:val="0"/>
                                <w:bCs w:val="0"/>
                              </w:rPr>
                              <w:t xml:space="preserve">) of each species over 7 days in summer and winter. The maximum diurnal roost temperatures in summer (n = 8, 3 </w:t>
                            </w:r>
                            <w:r w:rsidRPr="00AE3661">
                              <w:rPr>
                                <w:rFonts w:asciiTheme="minorHAnsi" w:hAnsiTheme="minorHAnsi" w:cstheme="minorHAnsi"/>
                                <w:b w:val="0"/>
                                <w:bCs w:val="0"/>
                                <w:i/>
                                <w:iCs/>
                              </w:rPr>
                              <w:t>M. macropus</w:t>
                            </w:r>
                            <w:r w:rsidRPr="00283156">
                              <w:rPr>
                                <w:rFonts w:asciiTheme="minorHAnsi" w:hAnsiTheme="minorHAnsi" w:cstheme="minorHAnsi"/>
                                <w:b w:val="0"/>
                                <w:bCs w:val="0"/>
                              </w:rPr>
                              <w:t xml:space="preserve"> roosts, 3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2 </w:t>
                            </w:r>
                            <w:r w:rsidRPr="00AE3661">
                              <w:rPr>
                                <w:rFonts w:asciiTheme="minorHAnsi" w:hAnsiTheme="minorHAnsi" w:cstheme="minorHAnsi"/>
                                <w:b w:val="0"/>
                                <w:bCs w:val="0"/>
                                <w:i/>
                                <w:iCs/>
                              </w:rPr>
                              <w:t>R. megaphyllus</w:t>
                            </w:r>
                            <w:r w:rsidRPr="00283156">
                              <w:rPr>
                                <w:rFonts w:asciiTheme="minorHAnsi" w:hAnsiTheme="minorHAnsi" w:cstheme="minorHAnsi"/>
                                <w:b w:val="0"/>
                                <w:bCs w:val="0"/>
                              </w:rPr>
                              <w:t xml:space="preserve"> roosts) were calculated and presented as 95% C.I.. Winter (n = 5, 3 </w:t>
                            </w:r>
                            <w:r w:rsidRPr="00AE3661">
                              <w:rPr>
                                <w:rFonts w:asciiTheme="minorHAnsi" w:hAnsiTheme="minorHAnsi" w:cstheme="minorHAnsi"/>
                                <w:b w:val="0"/>
                                <w:bCs w:val="0"/>
                                <w:i/>
                                <w:iCs/>
                              </w:rPr>
                              <w:t>M. macropus</w:t>
                            </w:r>
                            <w:r w:rsidRPr="00283156">
                              <w:rPr>
                                <w:rFonts w:asciiTheme="minorHAnsi" w:hAnsiTheme="minorHAnsi" w:cstheme="minorHAnsi"/>
                                <w:b w:val="0"/>
                                <w:bCs w:val="0"/>
                              </w:rPr>
                              <w:t xml:space="preserve"> roosts, 1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w:t>
                            </w:r>
                            <w:r w:rsidRPr="00AE3661">
                              <w:rPr>
                                <w:rFonts w:asciiTheme="minorHAnsi" w:hAnsiTheme="minorHAnsi" w:cstheme="minorHAnsi"/>
                                <w:b w:val="0"/>
                                <w:bCs w:val="0"/>
                                <w:i/>
                                <w:iCs/>
                              </w:rPr>
                              <w:t>R. megaphyllus</w:t>
                            </w:r>
                            <w:r w:rsidRPr="00283156">
                              <w:rPr>
                                <w:rFonts w:asciiTheme="minorHAnsi" w:hAnsiTheme="minorHAnsi" w:cstheme="minorHAnsi"/>
                                <w:b w:val="0"/>
                                <w:bCs w:val="0"/>
                              </w:rPr>
                              <w:t xml:space="preserve"> roosts) were presented using the mean for each roost over 7 days due to low sample sizes for each species. The daily maximum diurnal roosting temperature of each species was significantly greater in summer than winter i.e. the winter values fell outside of the 95% confidence interval.</w:t>
                            </w:r>
                            <w:bookmarkEnd w:id="226"/>
                            <w:bookmarkEnd w:id="227"/>
                          </w:p>
                          <w:p w14:paraId="6AF0C1F7" w14:textId="358F05FF" w:rsidR="00283156" w:rsidRPr="00283156" w:rsidRDefault="00283156" w:rsidP="0045503C">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641D42" id="Text Box 54" o:spid="_x0000_s1060" type="#_x0000_t202" style="position:absolute;margin-left:0;margin-top:.75pt;width:411pt;height:89pt;z-index:-2515691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" stroked="f">
                <v:textbox inset="0,0,0,0">
                  <w:txbxContent>
                    <w:p w14:paraId="58808635" w14:textId="2FC20F9C" w:rsidR="00283156" w:rsidRPr="00283156" w:rsidRDefault="00283156" w:rsidP="0045503C">
                      <w:pPr>
                        <w:pStyle w:val="Caption"/>
                        <w:jc w:val="both"/>
                        <w:rPr>
                          <w:rFonts w:asciiTheme="minorHAnsi" w:hAnsiTheme="minorHAnsi" w:cstheme="minorHAnsi"/>
                          <w:b w:val="0"/>
                          <w:bCs w:val="0"/>
                          <w:sz w:val="24"/>
                        </w:rPr>
                      </w:pPr>
                      <w:bookmarkStart w:id="228" w:name="_Toc84262620"/>
                      <w:bookmarkStart w:id="229" w:name="_Toc85420504"/>
                      <w:r w:rsidRPr="00283156">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10</w:t>
                      </w:r>
                      <w:r w:rsidR="001E78D0">
                        <w:rPr>
                          <w:rFonts w:asciiTheme="minorHAnsi" w:hAnsiTheme="minorHAnsi" w:cstheme="minorHAnsi"/>
                          <w:b w:val="0"/>
                          <w:bCs w:val="0"/>
                        </w:rPr>
                        <w:fldChar w:fldCharType="end"/>
                      </w:r>
                      <w:r w:rsidRPr="00283156">
                        <w:rPr>
                          <w:rFonts w:asciiTheme="minorHAnsi" w:hAnsiTheme="minorHAnsi" w:cstheme="minorHAnsi"/>
                          <w:b w:val="0"/>
                          <w:bCs w:val="0"/>
                        </w:rPr>
                        <w:t xml:space="preserve"> Mean and 95% C.I. of the mean for maximum diurnal roost temperature (T</w:t>
                      </w:r>
                      <w:r w:rsidRPr="00AE3661">
                        <w:rPr>
                          <w:rFonts w:asciiTheme="minorHAnsi" w:hAnsiTheme="minorHAnsi" w:cstheme="minorHAnsi"/>
                          <w:b w:val="0"/>
                          <w:bCs w:val="0"/>
                          <w:vertAlign w:val="subscript"/>
                        </w:rPr>
                        <w:t>max</w:t>
                      </w:r>
                      <w:r w:rsidRPr="00283156">
                        <w:rPr>
                          <w:rFonts w:asciiTheme="minorHAnsi" w:hAnsiTheme="minorHAnsi" w:cstheme="minorHAnsi"/>
                          <w:b w:val="0"/>
                          <w:bCs w:val="0"/>
                        </w:rPr>
                        <w:t xml:space="preserve">) of each species over 7 days in summer and winter. The maximum diurnal roost temperatures in summer (n = 8, 3 </w:t>
                      </w:r>
                      <w:r w:rsidRPr="00AE3661">
                        <w:rPr>
                          <w:rFonts w:asciiTheme="minorHAnsi" w:hAnsiTheme="minorHAnsi" w:cstheme="minorHAnsi"/>
                          <w:b w:val="0"/>
                          <w:bCs w:val="0"/>
                          <w:i/>
                          <w:iCs/>
                        </w:rPr>
                        <w:t>M. macropus</w:t>
                      </w:r>
                      <w:r w:rsidRPr="00283156">
                        <w:rPr>
                          <w:rFonts w:asciiTheme="minorHAnsi" w:hAnsiTheme="minorHAnsi" w:cstheme="minorHAnsi"/>
                          <w:b w:val="0"/>
                          <w:bCs w:val="0"/>
                        </w:rPr>
                        <w:t xml:space="preserve"> roosts, 3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2 </w:t>
                      </w:r>
                      <w:r w:rsidRPr="00AE3661">
                        <w:rPr>
                          <w:rFonts w:asciiTheme="minorHAnsi" w:hAnsiTheme="minorHAnsi" w:cstheme="minorHAnsi"/>
                          <w:b w:val="0"/>
                          <w:bCs w:val="0"/>
                          <w:i/>
                          <w:iCs/>
                        </w:rPr>
                        <w:t>R. megaphyllus</w:t>
                      </w:r>
                      <w:r w:rsidRPr="00283156">
                        <w:rPr>
                          <w:rFonts w:asciiTheme="minorHAnsi" w:hAnsiTheme="minorHAnsi" w:cstheme="minorHAnsi"/>
                          <w:b w:val="0"/>
                          <w:bCs w:val="0"/>
                        </w:rPr>
                        <w:t xml:space="preserve"> roosts) were calculated and presented as 95% C.I.. Winter (n = 5, 3 </w:t>
                      </w:r>
                      <w:r w:rsidRPr="00AE3661">
                        <w:rPr>
                          <w:rFonts w:asciiTheme="minorHAnsi" w:hAnsiTheme="minorHAnsi" w:cstheme="minorHAnsi"/>
                          <w:b w:val="0"/>
                          <w:bCs w:val="0"/>
                          <w:i/>
                          <w:iCs/>
                        </w:rPr>
                        <w:t>M. macropus</w:t>
                      </w:r>
                      <w:r w:rsidRPr="00283156">
                        <w:rPr>
                          <w:rFonts w:asciiTheme="minorHAnsi" w:hAnsiTheme="minorHAnsi" w:cstheme="minorHAnsi"/>
                          <w:b w:val="0"/>
                          <w:bCs w:val="0"/>
                        </w:rPr>
                        <w:t xml:space="preserve"> roosts, 1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w:t>
                      </w:r>
                      <w:r w:rsidRPr="00AE3661">
                        <w:rPr>
                          <w:rFonts w:asciiTheme="minorHAnsi" w:hAnsiTheme="minorHAnsi" w:cstheme="minorHAnsi"/>
                          <w:b w:val="0"/>
                          <w:bCs w:val="0"/>
                          <w:i/>
                          <w:iCs/>
                        </w:rPr>
                        <w:t>R. megaphyllus</w:t>
                      </w:r>
                      <w:r w:rsidRPr="00283156">
                        <w:rPr>
                          <w:rFonts w:asciiTheme="minorHAnsi" w:hAnsiTheme="minorHAnsi" w:cstheme="minorHAnsi"/>
                          <w:b w:val="0"/>
                          <w:bCs w:val="0"/>
                        </w:rPr>
                        <w:t xml:space="preserve"> roosts) were presented using the mean for each roost over 7 days due to low sample sizes for each species. The daily maximum diurnal roosting temperature of each species was significantly greater in summer than winter i.e. the winter values fell outside of the 95% confidence interval.</w:t>
                      </w:r>
                      <w:bookmarkEnd w:id="228"/>
                      <w:bookmarkEnd w:id="229"/>
                    </w:p>
                    <w:p w14:paraId="6AF0C1F7" w14:textId="358F05FF" w:rsidR="00283156" w:rsidRPr="00283156" w:rsidRDefault="00283156" w:rsidP="0045503C">
                      <w:pPr>
                        <w:pStyle w:val="Caption"/>
                        <w:jc w:val="both"/>
                        <w:rPr>
                          <w:rFonts w:asciiTheme="minorHAnsi" w:hAnsiTheme="minorHAnsi" w:cstheme="minorHAnsi"/>
                          <w:b w:val="0"/>
                          <w:bCs w:val="0"/>
                          <w:sz w:val="24"/>
                        </w:rPr>
                      </w:pPr>
                    </w:p>
                  </w:txbxContent>
                </v:textbox>
                <w10:wrap anchorx="margin"/>
              </v:shape>
            </w:pict>
          </mc:Fallback>
        </mc:AlternateContent>
      </w:r>
      <w:r w:rsidRPr="00D253EF">
        <w:rPr>
          <w:rFonts w:asciiTheme="minorHAnsi" w:hAnsiTheme="minorHAnsi" w:cstheme="minorHAnsi"/>
        </w:rPr>
        <w:br w:type="page"/>
      </w:r>
    </w:p>
    <w:p w14:paraId="62E0BCAC" w14:textId="33D7F147" w:rsidR="00802C99" w:rsidRPr="00D253EF" w:rsidRDefault="00E94225">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49376" behindDoc="1" locked="0" layoutInCell="1" allowOverlap="1" wp14:anchorId="15A1DA3F" wp14:editId="2EE7F4C0">
            <wp:simplePos x="0" y="0"/>
            <wp:positionH relativeFrom="margin">
              <wp:align>right</wp:align>
            </wp:positionH>
            <wp:positionV relativeFrom="paragraph">
              <wp:posOffset>23495</wp:posOffset>
            </wp:positionV>
            <wp:extent cx="5210175" cy="2990850"/>
            <wp:effectExtent l="0" t="0" r="9525" b="0"/>
            <wp:wrapNone/>
            <wp:docPr id="55" name="Chart 55">
              <a:extLst xmlns:a="http://schemas.openxmlformats.org/drawingml/2006/main">
                <a:ext uri="{FF2B5EF4-FFF2-40B4-BE49-F238E27FC236}">
                  <a16:creationId xmlns:a16="http://schemas.microsoft.com/office/drawing/2014/main" id="{8EB7C38A-6AC7-4930-8D1B-863F1D96E6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7"/>
              </a:graphicData>
            </a:graphic>
            <wp14:sizeRelH relativeFrom="margin">
              <wp14:pctWidth>0</wp14:pctWidth>
            </wp14:sizeRelH>
            <wp14:sizeRelV relativeFrom="margin">
              <wp14:pctHeight>0</wp14:pctHeight>
            </wp14:sizeRelV>
          </wp:anchor>
        </w:drawing>
      </w:r>
    </w:p>
    <w:p w14:paraId="0E4A1CC4" w14:textId="47548587" w:rsidR="00802C99" w:rsidRPr="00D253EF" w:rsidRDefault="00802C99">
      <w:pPr>
        <w:rPr>
          <w:rFonts w:asciiTheme="minorHAnsi" w:hAnsiTheme="minorHAnsi" w:cstheme="minorHAnsi"/>
        </w:rPr>
      </w:pPr>
    </w:p>
    <w:p w14:paraId="36DACCEA" w14:textId="77777777" w:rsidR="00802C99" w:rsidRPr="00D253EF" w:rsidRDefault="00802C99">
      <w:pPr>
        <w:rPr>
          <w:rFonts w:asciiTheme="minorHAnsi" w:hAnsiTheme="minorHAnsi" w:cstheme="minorHAnsi"/>
        </w:rPr>
      </w:pPr>
    </w:p>
    <w:p w14:paraId="3602AA7E" w14:textId="77777777" w:rsidR="00802C99" w:rsidRPr="00D253EF" w:rsidRDefault="00802C99">
      <w:pPr>
        <w:rPr>
          <w:rFonts w:asciiTheme="minorHAnsi" w:hAnsiTheme="minorHAnsi" w:cstheme="minorHAnsi"/>
        </w:rPr>
      </w:pPr>
    </w:p>
    <w:p w14:paraId="2B7E16F5" w14:textId="77777777" w:rsidR="00802C99" w:rsidRPr="00D253EF" w:rsidRDefault="00802C99">
      <w:pPr>
        <w:rPr>
          <w:rFonts w:asciiTheme="minorHAnsi" w:hAnsiTheme="minorHAnsi" w:cstheme="minorHAnsi"/>
        </w:rPr>
      </w:pPr>
    </w:p>
    <w:p w14:paraId="370E5C83" w14:textId="77777777" w:rsidR="00802C99" w:rsidRPr="00D253EF" w:rsidRDefault="00802C99">
      <w:pPr>
        <w:rPr>
          <w:rFonts w:asciiTheme="minorHAnsi" w:hAnsiTheme="minorHAnsi" w:cstheme="minorHAnsi"/>
        </w:rPr>
      </w:pPr>
    </w:p>
    <w:p w14:paraId="39D42D9F" w14:textId="77777777" w:rsidR="00802C99" w:rsidRPr="00D253EF" w:rsidRDefault="00802C99">
      <w:pPr>
        <w:rPr>
          <w:rFonts w:asciiTheme="minorHAnsi" w:hAnsiTheme="minorHAnsi" w:cstheme="minorHAnsi"/>
        </w:rPr>
      </w:pPr>
    </w:p>
    <w:p w14:paraId="3A2D053B" w14:textId="77777777" w:rsidR="00802C99" w:rsidRPr="00D253EF" w:rsidRDefault="00802C99">
      <w:pPr>
        <w:rPr>
          <w:rFonts w:asciiTheme="minorHAnsi" w:hAnsiTheme="minorHAnsi" w:cstheme="minorHAnsi"/>
        </w:rPr>
      </w:pPr>
    </w:p>
    <w:p w14:paraId="50A7EC1E" w14:textId="77777777" w:rsidR="00802C99" w:rsidRPr="00D253EF" w:rsidRDefault="00802C99">
      <w:pPr>
        <w:rPr>
          <w:rFonts w:asciiTheme="minorHAnsi" w:hAnsiTheme="minorHAnsi" w:cstheme="minorHAnsi"/>
        </w:rPr>
      </w:pPr>
    </w:p>
    <w:p w14:paraId="11C6A0AC" w14:textId="77777777" w:rsidR="00802C99" w:rsidRPr="00D253EF" w:rsidRDefault="00802C99">
      <w:pPr>
        <w:rPr>
          <w:rFonts w:asciiTheme="minorHAnsi" w:hAnsiTheme="minorHAnsi" w:cstheme="minorHAnsi"/>
        </w:rPr>
      </w:pPr>
    </w:p>
    <w:p w14:paraId="6F28BD8F" w14:textId="77777777" w:rsidR="00802C99" w:rsidRPr="00D253EF" w:rsidRDefault="00802C99">
      <w:pPr>
        <w:rPr>
          <w:rFonts w:asciiTheme="minorHAnsi" w:hAnsiTheme="minorHAnsi" w:cstheme="minorHAnsi"/>
        </w:rPr>
      </w:pPr>
    </w:p>
    <w:p w14:paraId="4ADA3222" w14:textId="77777777" w:rsidR="00802C99" w:rsidRPr="00D253EF" w:rsidRDefault="00802C99">
      <w:pPr>
        <w:rPr>
          <w:rFonts w:asciiTheme="minorHAnsi" w:hAnsiTheme="minorHAnsi" w:cstheme="minorHAnsi"/>
        </w:rPr>
      </w:pPr>
    </w:p>
    <w:p w14:paraId="305F44C2" w14:textId="77777777" w:rsidR="00802C99" w:rsidRPr="00D253EF" w:rsidRDefault="00802C99">
      <w:pPr>
        <w:rPr>
          <w:rFonts w:asciiTheme="minorHAnsi" w:hAnsiTheme="minorHAnsi" w:cstheme="minorHAnsi"/>
        </w:rPr>
      </w:pPr>
    </w:p>
    <w:p w14:paraId="1F3C3DC8" w14:textId="77777777" w:rsidR="00802C99" w:rsidRPr="00D253EF" w:rsidRDefault="00802C99">
      <w:pPr>
        <w:rPr>
          <w:rFonts w:asciiTheme="minorHAnsi" w:hAnsiTheme="minorHAnsi" w:cstheme="minorHAnsi"/>
        </w:rPr>
      </w:pPr>
    </w:p>
    <w:p w14:paraId="58874758" w14:textId="77777777" w:rsidR="00802C99" w:rsidRPr="00D253EF" w:rsidRDefault="00802C99">
      <w:pPr>
        <w:rPr>
          <w:rFonts w:asciiTheme="minorHAnsi" w:hAnsiTheme="minorHAnsi" w:cstheme="minorHAnsi"/>
        </w:rPr>
      </w:pPr>
    </w:p>
    <w:p w14:paraId="01C6F8B2" w14:textId="77777777" w:rsidR="00802C99" w:rsidRPr="00D253EF" w:rsidRDefault="00802C99">
      <w:pPr>
        <w:rPr>
          <w:rFonts w:asciiTheme="minorHAnsi" w:hAnsiTheme="minorHAnsi" w:cstheme="minorHAnsi"/>
        </w:rPr>
      </w:pPr>
    </w:p>
    <w:p w14:paraId="25D2894D" w14:textId="3E63E5F7" w:rsidR="00802C99" w:rsidRPr="00D253EF" w:rsidRDefault="00041DE8">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52448" behindDoc="1" locked="0" layoutInCell="1" allowOverlap="1" wp14:anchorId="0334A6CA" wp14:editId="6A0D2795">
                <wp:simplePos x="0" y="0"/>
                <wp:positionH relativeFrom="margin">
                  <wp:align>right</wp:align>
                </wp:positionH>
                <wp:positionV relativeFrom="paragraph">
                  <wp:posOffset>84072</wp:posOffset>
                </wp:positionV>
                <wp:extent cx="5210175" cy="1095554"/>
                <wp:effectExtent l="0" t="0" r="9525" b="9525"/>
                <wp:wrapNone/>
                <wp:docPr id="57" name="Text Box 57"/>
                <wp:cNvGraphicFramePr/>
                <a:graphic xmlns:a="http://schemas.openxmlformats.org/drawingml/2006/main">
                  <a:graphicData uri="http://schemas.microsoft.com/office/word/2010/wordprocessingShape">
                    <wps:wsp>
                      <wps:cNvSpPr txBox="1"/>
                      <wps:spPr>
                        <a:xfrm>
                          <a:off x="0" y="0"/>
                          <a:ext cx="5210175" cy="1095554"/>
                        </a:xfrm>
                        <a:prstGeom prst="rect">
                          <a:avLst/>
                        </a:prstGeom>
                        <a:solidFill>
                          <a:prstClr val="white"/>
                        </a:solidFill>
                        <a:ln>
                          <a:noFill/>
                        </a:ln>
                      </wps:spPr>
                      <wps:txbx>
                        <w:txbxContent>
                          <w:p w14:paraId="6F03E72C" w14:textId="66ED1D20" w:rsidR="002E69F1" w:rsidRPr="002E69F1" w:rsidRDefault="002E69F1" w:rsidP="00E2563E">
                            <w:pPr>
                              <w:pStyle w:val="Caption"/>
                              <w:jc w:val="both"/>
                              <w:rPr>
                                <w:rFonts w:asciiTheme="minorHAnsi" w:hAnsiTheme="minorHAnsi" w:cstheme="minorHAnsi"/>
                                <w:b w:val="0"/>
                                <w:bCs w:val="0"/>
                                <w:sz w:val="24"/>
                              </w:rPr>
                            </w:pPr>
                            <w:bookmarkStart w:id="230" w:name="_Toc84262622"/>
                            <w:bookmarkStart w:id="231" w:name="_Toc85420505"/>
                            <w:r w:rsidRPr="002E69F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11</w:t>
                            </w:r>
                            <w:r w:rsidR="001E78D0">
                              <w:rPr>
                                <w:rFonts w:asciiTheme="minorHAnsi" w:hAnsiTheme="minorHAnsi" w:cstheme="minorHAnsi"/>
                                <w:b w:val="0"/>
                                <w:bCs w:val="0"/>
                              </w:rPr>
                              <w:fldChar w:fldCharType="end"/>
                            </w:r>
                            <w:r w:rsidRPr="002E69F1">
                              <w:rPr>
                                <w:rFonts w:asciiTheme="minorHAnsi" w:hAnsiTheme="minorHAnsi" w:cstheme="minorHAnsi"/>
                                <w:b w:val="0"/>
                                <w:bCs w:val="0"/>
                              </w:rPr>
                              <w:t xml:space="preserve"> Mean and 95% C.I. of the mean for minimum diurnal roost temperature (T</w:t>
                            </w:r>
                            <w:r w:rsidRPr="00592BB0">
                              <w:rPr>
                                <w:rFonts w:asciiTheme="minorHAnsi" w:hAnsiTheme="minorHAnsi" w:cstheme="minorHAnsi"/>
                                <w:b w:val="0"/>
                                <w:bCs w:val="0"/>
                                <w:vertAlign w:val="subscript"/>
                              </w:rPr>
                              <w:t>min</w:t>
                            </w:r>
                            <w:r w:rsidRPr="002E69F1">
                              <w:rPr>
                                <w:rFonts w:asciiTheme="minorHAnsi" w:hAnsiTheme="minorHAnsi" w:cstheme="minorHAnsi"/>
                                <w:b w:val="0"/>
                                <w:bCs w:val="0"/>
                              </w:rPr>
                              <w:t>) of each species over 7 days in summer and winter. The minimum diurnal roost temperatures in summer (n =</w:t>
                            </w:r>
                            <w:r w:rsidR="00BD79D4">
                              <w:rPr>
                                <w:rFonts w:asciiTheme="minorHAnsi" w:hAnsiTheme="minorHAnsi" w:cstheme="minorHAnsi"/>
                                <w:b w:val="0"/>
                                <w:bCs w:val="0"/>
                              </w:rPr>
                              <w:t xml:space="preserve"> </w:t>
                            </w:r>
                            <w:r w:rsidRPr="002E69F1">
                              <w:rPr>
                                <w:rFonts w:asciiTheme="minorHAnsi" w:hAnsiTheme="minorHAnsi" w:cstheme="minorHAnsi"/>
                                <w:b w:val="0"/>
                                <w:bCs w:val="0"/>
                              </w:rPr>
                              <w:t xml:space="preserve">8, 3 </w:t>
                            </w:r>
                            <w:r w:rsidRPr="00417BB1">
                              <w:rPr>
                                <w:rFonts w:asciiTheme="minorHAnsi" w:hAnsiTheme="minorHAnsi" w:cstheme="minorHAnsi"/>
                                <w:b w:val="0"/>
                                <w:bCs w:val="0"/>
                                <w:i/>
                                <w:iCs/>
                              </w:rPr>
                              <w:t>M. macropus</w:t>
                            </w:r>
                            <w:r w:rsidRPr="002E69F1">
                              <w:rPr>
                                <w:rFonts w:asciiTheme="minorHAnsi" w:hAnsiTheme="minorHAnsi" w:cstheme="minorHAnsi"/>
                                <w:b w:val="0"/>
                                <w:bCs w:val="0"/>
                              </w:rPr>
                              <w:t xml:space="preserve"> roosts, 3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2 </w:t>
                            </w:r>
                            <w:r w:rsidRPr="00417BB1">
                              <w:rPr>
                                <w:rFonts w:asciiTheme="minorHAnsi" w:hAnsiTheme="minorHAnsi" w:cstheme="minorHAnsi"/>
                                <w:b w:val="0"/>
                                <w:bCs w:val="0"/>
                                <w:i/>
                                <w:iCs/>
                              </w:rPr>
                              <w:t>R. megaphyllus</w:t>
                            </w:r>
                            <w:r w:rsidRPr="002E69F1">
                              <w:rPr>
                                <w:rFonts w:asciiTheme="minorHAnsi" w:hAnsiTheme="minorHAnsi" w:cstheme="minorHAnsi"/>
                                <w:b w:val="0"/>
                                <w:bCs w:val="0"/>
                              </w:rPr>
                              <w:t xml:space="preserve"> roosts) were calculated and presented as 95% C.I.. Winter (n = 5, 3 M. macropus roosts, 1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w:t>
                            </w:r>
                            <w:r w:rsidRPr="00417BB1">
                              <w:rPr>
                                <w:rFonts w:asciiTheme="minorHAnsi" w:hAnsiTheme="minorHAnsi" w:cstheme="minorHAnsi"/>
                                <w:b w:val="0"/>
                                <w:bCs w:val="0"/>
                                <w:i/>
                                <w:iCs/>
                              </w:rPr>
                              <w:t>R.</w:t>
                            </w:r>
                            <w:r w:rsidRPr="002E69F1">
                              <w:rPr>
                                <w:rFonts w:asciiTheme="minorHAnsi" w:hAnsiTheme="minorHAnsi" w:cstheme="minorHAnsi"/>
                                <w:b w:val="0"/>
                                <w:bCs w:val="0"/>
                              </w:rPr>
                              <w:t xml:space="preserve"> </w:t>
                            </w:r>
                            <w:r w:rsidRPr="00417BB1">
                              <w:rPr>
                                <w:rFonts w:asciiTheme="minorHAnsi" w:hAnsiTheme="minorHAnsi" w:cstheme="minorHAnsi"/>
                                <w:b w:val="0"/>
                                <w:bCs w:val="0"/>
                                <w:i/>
                                <w:iCs/>
                              </w:rPr>
                              <w:t>megaphyllus</w:t>
                            </w:r>
                            <w:r w:rsidRPr="002E69F1">
                              <w:rPr>
                                <w:rFonts w:asciiTheme="minorHAnsi" w:hAnsiTheme="minorHAnsi" w:cstheme="minorHAnsi"/>
                                <w:b w:val="0"/>
                                <w:bCs w:val="0"/>
                              </w:rPr>
                              <w:t xml:space="preserve"> roosts) were presented using the mean for each roost over 7 days due to low sample sizes for each species. The daily minimum diurnal roosting temperature of each species was significantly greater in summer than winter.</w:t>
                            </w:r>
                            <w:bookmarkEnd w:id="230"/>
                            <w:bookmarkEnd w:id="231"/>
                          </w:p>
                          <w:p w14:paraId="03C872DB" w14:textId="77777777" w:rsidR="00C526FE" w:rsidRDefault="00C526FE"/>
                          <w:p w14:paraId="0E2E2AEB" w14:textId="32ED86C6" w:rsidR="002E69F1" w:rsidRPr="002E69F1" w:rsidRDefault="002E69F1" w:rsidP="00E2563E">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34A6CA" id="Text Box 57" o:spid="_x0000_s1061" type="#_x0000_t202" style="position:absolute;margin-left:359.05pt;margin-top:6.6pt;width:410.25pt;height:86.25pt;z-index:-2515640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" stroked="f">
                <v:textbox inset="0,0,0,0">
                  <w:txbxContent>
                    <w:p w14:paraId="6F03E72C" w14:textId="66ED1D20" w:rsidR="002E69F1" w:rsidRPr="002E69F1" w:rsidRDefault="002E69F1" w:rsidP="00E2563E">
                      <w:pPr>
                        <w:pStyle w:val="Caption"/>
                        <w:jc w:val="both"/>
                        <w:rPr>
                          <w:rFonts w:asciiTheme="minorHAnsi" w:hAnsiTheme="minorHAnsi" w:cstheme="minorHAnsi"/>
                          <w:b w:val="0"/>
                          <w:bCs w:val="0"/>
                          <w:sz w:val="24"/>
                        </w:rPr>
                      </w:pPr>
                      <w:bookmarkStart w:id="232" w:name="_Toc84262622"/>
                      <w:bookmarkStart w:id="233" w:name="_Toc85420505"/>
                      <w:r w:rsidRPr="002E69F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11</w:t>
                      </w:r>
                      <w:r w:rsidR="001E78D0">
                        <w:rPr>
                          <w:rFonts w:asciiTheme="minorHAnsi" w:hAnsiTheme="minorHAnsi" w:cstheme="minorHAnsi"/>
                          <w:b w:val="0"/>
                          <w:bCs w:val="0"/>
                        </w:rPr>
                        <w:fldChar w:fldCharType="end"/>
                      </w:r>
                      <w:r w:rsidRPr="002E69F1">
                        <w:rPr>
                          <w:rFonts w:asciiTheme="minorHAnsi" w:hAnsiTheme="minorHAnsi" w:cstheme="minorHAnsi"/>
                          <w:b w:val="0"/>
                          <w:bCs w:val="0"/>
                        </w:rPr>
                        <w:t xml:space="preserve"> Mean and 95% C.I. of the mean for minimum diurnal roost temperature (T</w:t>
                      </w:r>
                      <w:r w:rsidRPr="00592BB0">
                        <w:rPr>
                          <w:rFonts w:asciiTheme="minorHAnsi" w:hAnsiTheme="minorHAnsi" w:cstheme="minorHAnsi"/>
                          <w:b w:val="0"/>
                          <w:bCs w:val="0"/>
                          <w:vertAlign w:val="subscript"/>
                        </w:rPr>
                        <w:t>min</w:t>
                      </w:r>
                      <w:r w:rsidRPr="002E69F1">
                        <w:rPr>
                          <w:rFonts w:asciiTheme="minorHAnsi" w:hAnsiTheme="minorHAnsi" w:cstheme="minorHAnsi"/>
                          <w:b w:val="0"/>
                          <w:bCs w:val="0"/>
                        </w:rPr>
                        <w:t>) of each species over 7 days in summer and winter. The minimum diurnal roost temperatures in summer (n =</w:t>
                      </w:r>
                      <w:r w:rsidR="00BD79D4">
                        <w:rPr>
                          <w:rFonts w:asciiTheme="minorHAnsi" w:hAnsiTheme="minorHAnsi" w:cstheme="minorHAnsi"/>
                          <w:b w:val="0"/>
                          <w:bCs w:val="0"/>
                        </w:rPr>
                        <w:t xml:space="preserve"> </w:t>
                      </w:r>
                      <w:r w:rsidRPr="002E69F1">
                        <w:rPr>
                          <w:rFonts w:asciiTheme="minorHAnsi" w:hAnsiTheme="minorHAnsi" w:cstheme="minorHAnsi"/>
                          <w:b w:val="0"/>
                          <w:bCs w:val="0"/>
                        </w:rPr>
                        <w:t xml:space="preserve">8, 3 </w:t>
                      </w:r>
                      <w:r w:rsidRPr="00417BB1">
                        <w:rPr>
                          <w:rFonts w:asciiTheme="minorHAnsi" w:hAnsiTheme="minorHAnsi" w:cstheme="minorHAnsi"/>
                          <w:b w:val="0"/>
                          <w:bCs w:val="0"/>
                          <w:i/>
                          <w:iCs/>
                        </w:rPr>
                        <w:t>M. macropus</w:t>
                      </w:r>
                      <w:r w:rsidRPr="002E69F1">
                        <w:rPr>
                          <w:rFonts w:asciiTheme="minorHAnsi" w:hAnsiTheme="minorHAnsi" w:cstheme="minorHAnsi"/>
                          <w:b w:val="0"/>
                          <w:bCs w:val="0"/>
                        </w:rPr>
                        <w:t xml:space="preserve"> roosts, 3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2 </w:t>
                      </w:r>
                      <w:r w:rsidRPr="00417BB1">
                        <w:rPr>
                          <w:rFonts w:asciiTheme="minorHAnsi" w:hAnsiTheme="minorHAnsi" w:cstheme="minorHAnsi"/>
                          <w:b w:val="0"/>
                          <w:bCs w:val="0"/>
                          <w:i/>
                          <w:iCs/>
                        </w:rPr>
                        <w:t>R. megaphyllus</w:t>
                      </w:r>
                      <w:r w:rsidRPr="002E69F1">
                        <w:rPr>
                          <w:rFonts w:asciiTheme="minorHAnsi" w:hAnsiTheme="minorHAnsi" w:cstheme="minorHAnsi"/>
                          <w:b w:val="0"/>
                          <w:bCs w:val="0"/>
                        </w:rPr>
                        <w:t xml:space="preserve"> roosts) were calculated and presented as 95% C.I.. Winter (n = 5, 3 M. macropus roosts, 1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w:t>
                      </w:r>
                      <w:r w:rsidRPr="00417BB1">
                        <w:rPr>
                          <w:rFonts w:asciiTheme="minorHAnsi" w:hAnsiTheme="minorHAnsi" w:cstheme="minorHAnsi"/>
                          <w:b w:val="0"/>
                          <w:bCs w:val="0"/>
                          <w:i/>
                          <w:iCs/>
                        </w:rPr>
                        <w:t>R.</w:t>
                      </w:r>
                      <w:r w:rsidRPr="002E69F1">
                        <w:rPr>
                          <w:rFonts w:asciiTheme="minorHAnsi" w:hAnsiTheme="minorHAnsi" w:cstheme="minorHAnsi"/>
                          <w:b w:val="0"/>
                          <w:bCs w:val="0"/>
                        </w:rPr>
                        <w:t xml:space="preserve"> </w:t>
                      </w:r>
                      <w:r w:rsidRPr="00417BB1">
                        <w:rPr>
                          <w:rFonts w:asciiTheme="minorHAnsi" w:hAnsiTheme="minorHAnsi" w:cstheme="minorHAnsi"/>
                          <w:b w:val="0"/>
                          <w:bCs w:val="0"/>
                          <w:i/>
                          <w:iCs/>
                        </w:rPr>
                        <w:t>megaphyllus</w:t>
                      </w:r>
                      <w:r w:rsidRPr="002E69F1">
                        <w:rPr>
                          <w:rFonts w:asciiTheme="minorHAnsi" w:hAnsiTheme="minorHAnsi" w:cstheme="minorHAnsi"/>
                          <w:b w:val="0"/>
                          <w:bCs w:val="0"/>
                        </w:rPr>
                        <w:t xml:space="preserve"> roosts) were presented using the mean for each roost over 7 days due to low sample sizes for each species. The daily minimum diurnal roosting temperature of each species was significantly greater in summer than winter.</w:t>
                      </w:r>
                      <w:bookmarkEnd w:id="232"/>
                      <w:bookmarkEnd w:id="233"/>
                    </w:p>
                    <w:p w14:paraId="03C872DB" w14:textId="77777777" w:rsidR="00C526FE" w:rsidRDefault="00C526FE"/>
                    <w:p w14:paraId="0E2E2AEB" w14:textId="32ED86C6" w:rsidR="002E69F1" w:rsidRPr="002E69F1" w:rsidRDefault="002E69F1" w:rsidP="00E2563E">
                      <w:pPr>
                        <w:pStyle w:val="Caption"/>
                        <w:jc w:val="both"/>
                        <w:rPr>
                          <w:rFonts w:asciiTheme="minorHAnsi" w:hAnsiTheme="minorHAnsi" w:cstheme="minorHAnsi"/>
                          <w:b w:val="0"/>
                          <w:bCs w:val="0"/>
                          <w:sz w:val="24"/>
                        </w:rPr>
                      </w:pPr>
                    </w:p>
                  </w:txbxContent>
                </v:textbox>
                <w10:wrap anchorx="margin"/>
              </v:shape>
            </w:pict>
          </mc:Fallback>
        </mc:AlternateContent>
      </w:r>
    </w:p>
    <w:p w14:paraId="5E3307D5" w14:textId="6D750C40" w:rsidR="00802C99" w:rsidRPr="00D253EF" w:rsidRDefault="00802C99">
      <w:pPr>
        <w:rPr>
          <w:rFonts w:asciiTheme="minorHAnsi" w:hAnsiTheme="minorHAnsi" w:cstheme="minorHAnsi"/>
        </w:rPr>
      </w:pPr>
    </w:p>
    <w:p w14:paraId="6A935002" w14:textId="53A98B7E" w:rsidR="00802C99" w:rsidRPr="00D253EF" w:rsidRDefault="00802C99">
      <w:pPr>
        <w:rPr>
          <w:rFonts w:asciiTheme="minorHAnsi" w:hAnsiTheme="minorHAnsi" w:cstheme="minorHAnsi"/>
        </w:rPr>
      </w:pPr>
    </w:p>
    <w:p w14:paraId="48E00504" w14:textId="357B7040" w:rsidR="00802C99" w:rsidRPr="00D253EF" w:rsidRDefault="00802C99">
      <w:pPr>
        <w:rPr>
          <w:rFonts w:asciiTheme="minorHAnsi" w:hAnsiTheme="minorHAnsi" w:cstheme="minorHAnsi"/>
        </w:rPr>
      </w:pPr>
    </w:p>
    <w:p w14:paraId="18611348" w14:textId="77777777" w:rsidR="00802C99" w:rsidRPr="00D253EF" w:rsidRDefault="00802C99">
      <w:pPr>
        <w:rPr>
          <w:rFonts w:asciiTheme="minorHAnsi" w:hAnsiTheme="minorHAnsi" w:cstheme="minorHAnsi"/>
        </w:rPr>
      </w:pPr>
    </w:p>
    <w:p w14:paraId="4BF44F59" w14:textId="77777777" w:rsidR="00802C99" w:rsidRPr="00D253EF" w:rsidRDefault="00802C99">
      <w:pPr>
        <w:rPr>
          <w:rFonts w:asciiTheme="minorHAnsi" w:hAnsiTheme="minorHAnsi" w:cstheme="minorHAnsi"/>
        </w:rPr>
      </w:pPr>
    </w:p>
    <w:p w14:paraId="2FC83598" w14:textId="1A2086DF" w:rsidR="00802C99" w:rsidRPr="00D253EF" w:rsidRDefault="00041DE8">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50400" behindDoc="1" locked="0" layoutInCell="1" allowOverlap="1" wp14:anchorId="5FB9EEF5" wp14:editId="4632E89F">
            <wp:simplePos x="0" y="0"/>
            <wp:positionH relativeFrom="margin">
              <wp:align>right</wp:align>
            </wp:positionH>
            <wp:positionV relativeFrom="paragraph">
              <wp:posOffset>123669</wp:posOffset>
            </wp:positionV>
            <wp:extent cx="5210175" cy="3000375"/>
            <wp:effectExtent l="0" t="0" r="9525" b="9525"/>
            <wp:wrapNone/>
            <wp:docPr id="56" name="Chart 56">
              <a:extLst xmlns:a="http://schemas.openxmlformats.org/drawingml/2006/main">
                <a:ext uri="{FF2B5EF4-FFF2-40B4-BE49-F238E27FC236}">
                  <a16:creationId xmlns:a16="http://schemas.microsoft.com/office/drawing/2014/main" id="{D3E9E0D8-CCE5-4B25-97B9-FAF576AFBD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8"/>
              </a:graphicData>
            </a:graphic>
            <wp14:sizeRelH relativeFrom="margin">
              <wp14:pctWidth>0</wp14:pctWidth>
            </wp14:sizeRelH>
            <wp14:sizeRelV relativeFrom="margin">
              <wp14:pctHeight>0</wp14:pctHeight>
            </wp14:sizeRelV>
          </wp:anchor>
        </w:drawing>
      </w:r>
    </w:p>
    <w:p w14:paraId="730646C4" w14:textId="77777777" w:rsidR="00802C99" w:rsidRPr="00D253EF" w:rsidRDefault="00802C99">
      <w:pPr>
        <w:rPr>
          <w:rFonts w:asciiTheme="minorHAnsi" w:hAnsiTheme="minorHAnsi" w:cstheme="minorHAnsi"/>
        </w:rPr>
      </w:pPr>
    </w:p>
    <w:p w14:paraId="2BC55E02" w14:textId="1DA6914A" w:rsidR="00802C99" w:rsidRPr="00D253EF" w:rsidRDefault="00802C99">
      <w:pPr>
        <w:rPr>
          <w:rFonts w:asciiTheme="minorHAnsi" w:hAnsiTheme="minorHAnsi" w:cstheme="minorHAnsi"/>
        </w:rPr>
      </w:pPr>
    </w:p>
    <w:p w14:paraId="0F0FBD0F" w14:textId="5EA0D480" w:rsidR="00802C99" w:rsidRPr="00D253EF" w:rsidRDefault="00802C99">
      <w:pPr>
        <w:rPr>
          <w:rFonts w:asciiTheme="minorHAnsi" w:hAnsiTheme="minorHAnsi" w:cstheme="minorHAnsi"/>
        </w:rPr>
      </w:pPr>
    </w:p>
    <w:p w14:paraId="24F62D31" w14:textId="729DC7CD" w:rsidR="00802C99" w:rsidRPr="00D253EF" w:rsidRDefault="00802C99">
      <w:pPr>
        <w:rPr>
          <w:rFonts w:asciiTheme="minorHAnsi" w:hAnsiTheme="minorHAnsi" w:cstheme="minorHAnsi"/>
        </w:rPr>
      </w:pPr>
    </w:p>
    <w:p w14:paraId="16E7EEBA" w14:textId="58453080" w:rsidR="00802C99" w:rsidRPr="00D253EF" w:rsidRDefault="00802C99">
      <w:pPr>
        <w:rPr>
          <w:rFonts w:asciiTheme="minorHAnsi" w:hAnsiTheme="minorHAnsi" w:cstheme="minorHAnsi"/>
        </w:rPr>
      </w:pPr>
    </w:p>
    <w:p w14:paraId="7408C875" w14:textId="77777777" w:rsidR="00802C99" w:rsidRPr="00D253EF" w:rsidRDefault="00802C99">
      <w:pPr>
        <w:rPr>
          <w:rFonts w:asciiTheme="minorHAnsi" w:hAnsiTheme="minorHAnsi" w:cstheme="minorHAnsi"/>
        </w:rPr>
      </w:pPr>
    </w:p>
    <w:p w14:paraId="605CA39A" w14:textId="77777777" w:rsidR="00802C99" w:rsidRPr="00D253EF" w:rsidRDefault="00802C99">
      <w:pPr>
        <w:rPr>
          <w:rFonts w:asciiTheme="minorHAnsi" w:hAnsiTheme="minorHAnsi" w:cstheme="minorHAnsi"/>
        </w:rPr>
      </w:pPr>
    </w:p>
    <w:p w14:paraId="3350C469" w14:textId="77777777" w:rsidR="00802C99" w:rsidRPr="00D253EF" w:rsidRDefault="00802C99">
      <w:pPr>
        <w:rPr>
          <w:rFonts w:asciiTheme="minorHAnsi" w:hAnsiTheme="minorHAnsi" w:cstheme="minorHAnsi"/>
        </w:rPr>
      </w:pPr>
    </w:p>
    <w:p w14:paraId="4B164DAB" w14:textId="77777777" w:rsidR="00802C99" w:rsidRPr="00D253EF" w:rsidRDefault="00802C99">
      <w:pPr>
        <w:rPr>
          <w:rFonts w:asciiTheme="minorHAnsi" w:hAnsiTheme="minorHAnsi" w:cstheme="minorHAnsi"/>
        </w:rPr>
      </w:pPr>
    </w:p>
    <w:p w14:paraId="79A4B37A" w14:textId="2A06FF08" w:rsidR="00802C99" w:rsidRPr="00D253EF" w:rsidRDefault="00E94225">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54496" behindDoc="1" locked="0" layoutInCell="1" allowOverlap="1" wp14:anchorId="02574D49" wp14:editId="7A3C4AC0">
                <wp:simplePos x="0" y="0"/>
                <wp:positionH relativeFrom="margin">
                  <wp:align>right</wp:align>
                </wp:positionH>
                <wp:positionV relativeFrom="paragraph">
                  <wp:posOffset>1306854</wp:posOffset>
                </wp:positionV>
                <wp:extent cx="5210175" cy="1621766"/>
                <wp:effectExtent l="0" t="0" r="9525" b="0"/>
                <wp:wrapNone/>
                <wp:docPr id="58" name="Text Box 58"/>
                <wp:cNvGraphicFramePr/>
                <a:graphic xmlns:a="http://schemas.openxmlformats.org/drawingml/2006/main">
                  <a:graphicData uri="http://schemas.microsoft.com/office/word/2010/wordprocessingShape">
                    <wps:wsp>
                      <wps:cNvSpPr txBox="1"/>
                      <wps:spPr>
                        <a:xfrm>
                          <a:off x="0" y="0"/>
                          <a:ext cx="5210175" cy="1621766"/>
                        </a:xfrm>
                        <a:prstGeom prst="rect">
                          <a:avLst/>
                        </a:prstGeom>
                        <a:solidFill>
                          <a:prstClr val="white"/>
                        </a:solidFill>
                        <a:ln>
                          <a:noFill/>
                        </a:ln>
                      </wps:spPr>
                      <wps:txbx>
                        <w:txbxContent>
                          <w:p w14:paraId="17127DE1" w14:textId="698B6D67" w:rsidR="00182CFD" w:rsidRPr="00182CFD" w:rsidRDefault="00182CFD" w:rsidP="00E2563E">
                            <w:pPr>
                              <w:pStyle w:val="Caption"/>
                              <w:jc w:val="both"/>
                              <w:rPr>
                                <w:rFonts w:asciiTheme="minorHAnsi" w:hAnsiTheme="minorHAnsi" w:cstheme="minorHAnsi"/>
                                <w:b w:val="0"/>
                                <w:bCs w:val="0"/>
                              </w:rPr>
                            </w:pPr>
                            <w:bookmarkStart w:id="234" w:name="_Toc84262624"/>
                            <w:bookmarkStart w:id="235" w:name="_Toc85420506"/>
                            <w:r w:rsidRPr="00182CF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12</w:t>
                            </w:r>
                            <w:r w:rsidR="001E78D0">
                              <w:rPr>
                                <w:rFonts w:asciiTheme="minorHAnsi" w:hAnsiTheme="minorHAnsi" w:cstheme="minorHAnsi"/>
                                <w:b w:val="0"/>
                                <w:bCs w:val="0"/>
                              </w:rPr>
                              <w:fldChar w:fldCharType="end"/>
                            </w:r>
                            <w:r w:rsidRPr="00182CFD">
                              <w:rPr>
                                <w:rFonts w:asciiTheme="minorHAnsi" w:hAnsiTheme="minorHAnsi" w:cstheme="minorHAnsi"/>
                                <w:b w:val="0"/>
                                <w:bCs w:val="0"/>
                              </w:rPr>
                              <w:t xml:space="preserve"> Mean and 95% C.I. of the mean for daily diurnal roost temperature fluctuation (T</w:t>
                            </w:r>
                            <w:r w:rsidRPr="006E7D0F">
                              <w:rPr>
                                <w:rFonts w:asciiTheme="minorHAnsi" w:hAnsiTheme="minorHAnsi" w:cstheme="minorHAnsi"/>
                                <w:b w:val="0"/>
                                <w:bCs w:val="0"/>
                                <w:vertAlign w:val="subscript"/>
                              </w:rPr>
                              <w:t>fluc</w:t>
                            </w:r>
                            <w:r w:rsidRPr="00182CFD">
                              <w:rPr>
                                <w:rFonts w:asciiTheme="minorHAnsi" w:hAnsiTheme="minorHAnsi" w:cstheme="minorHAnsi"/>
                                <w:b w:val="0"/>
                                <w:bCs w:val="0"/>
                              </w:rPr>
                              <w:t xml:space="preserve">) for each species over 7 days in summer and winter. The diurnal roost temperature fluctuation in summer (n =8, 3 </w:t>
                            </w:r>
                            <w:r w:rsidRPr="003E4010">
                              <w:rPr>
                                <w:rFonts w:asciiTheme="minorHAnsi" w:hAnsiTheme="minorHAnsi" w:cstheme="minorHAnsi"/>
                                <w:b w:val="0"/>
                                <w:bCs w:val="0"/>
                                <w:i/>
                                <w:iCs/>
                              </w:rPr>
                              <w:t>M. macropus</w:t>
                            </w:r>
                            <w:r w:rsidRPr="00182CFD">
                              <w:rPr>
                                <w:rFonts w:asciiTheme="minorHAnsi" w:hAnsiTheme="minorHAnsi" w:cstheme="minorHAnsi"/>
                                <w:b w:val="0"/>
                                <w:bCs w:val="0"/>
                              </w:rPr>
                              <w:t xml:space="preserve"> roosts, 3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2 </w:t>
                            </w:r>
                            <w:r w:rsidRPr="003E4010">
                              <w:rPr>
                                <w:rFonts w:asciiTheme="minorHAnsi" w:hAnsiTheme="minorHAnsi" w:cstheme="minorHAnsi"/>
                                <w:b w:val="0"/>
                                <w:bCs w:val="0"/>
                                <w:i/>
                                <w:iCs/>
                              </w:rPr>
                              <w:t>R. megaphyllus</w:t>
                            </w:r>
                            <w:r w:rsidRPr="00182CFD">
                              <w:rPr>
                                <w:rFonts w:asciiTheme="minorHAnsi" w:hAnsiTheme="minorHAnsi" w:cstheme="minorHAnsi"/>
                                <w:b w:val="0"/>
                                <w:bCs w:val="0"/>
                              </w:rPr>
                              <w:t xml:space="preserve"> roosts) were calculated and presented as 95% C.I.. Winter (n = 5, 3 </w:t>
                            </w:r>
                            <w:r w:rsidRPr="003E4010">
                              <w:rPr>
                                <w:rFonts w:asciiTheme="minorHAnsi" w:hAnsiTheme="minorHAnsi" w:cstheme="minorHAnsi"/>
                                <w:b w:val="0"/>
                                <w:bCs w:val="0"/>
                                <w:i/>
                                <w:iCs/>
                              </w:rPr>
                              <w:t>M. macropus</w:t>
                            </w:r>
                            <w:r w:rsidRPr="00182CFD">
                              <w:rPr>
                                <w:rFonts w:asciiTheme="minorHAnsi" w:hAnsiTheme="minorHAnsi" w:cstheme="minorHAnsi"/>
                                <w:b w:val="0"/>
                                <w:bCs w:val="0"/>
                              </w:rPr>
                              <w:t xml:space="preserve"> roosts, 1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w:t>
                            </w:r>
                            <w:r w:rsidRPr="003E4010">
                              <w:rPr>
                                <w:rFonts w:asciiTheme="minorHAnsi" w:hAnsiTheme="minorHAnsi" w:cstheme="minorHAnsi"/>
                                <w:b w:val="0"/>
                                <w:bCs w:val="0"/>
                                <w:i/>
                                <w:iCs/>
                              </w:rPr>
                              <w:t>R. megaphyllus</w:t>
                            </w:r>
                            <w:r w:rsidRPr="00182CFD">
                              <w:rPr>
                                <w:rFonts w:asciiTheme="minorHAnsi" w:hAnsiTheme="minorHAnsi" w:cstheme="minorHAnsi"/>
                                <w:b w:val="0"/>
                                <w:bCs w:val="0"/>
                              </w:rPr>
                              <w:t xml:space="preserve"> roosts) were presented using the mean for each roost over 7 days due to low sample sizes for each species. Differences for each species between summer and winter were small. </w:t>
                            </w:r>
                            <w:r w:rsidRPr="006F7A86">
                              <w:rPr>
                                <w:rFonts w:asciiTheme="minorHAnsi" w:hAnsiTheme="minorHAnsi" w:cstheme="minorHAnsi"/>
                                <w:b w:val="0"/>
                                <w:bCs w:val="0"/>
                                <w:i/>
                                <w:iCs/>
                              </w:rPr>
                              <w:t>Miniopterus australis</w:t>
                            </w:r>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R. megaphyllus</w:t>
                            </w:r>
                            <w:r w:rsidRPr="00182CFD">
                              <w:rPr>
                                <w:rFonts w:asciiTheme="minorHAnsi" w:hAnsiTheme="minorHAnsi" w:cstheme="minorHAnsi"/>
                                <w:b w:val="0"/>
                                <w:bCs w:val="0"/>
                              </w:rPr>
                              <w:t xml:space="preserve"> have higher daily diurnal roost temperature fluctuation in summer than winter. The mean of daily diurnal roost temperature fluctuation for </w:t>
                            </w:r>
                            <w:r w:rsidRPr="006F7A86">
                              <w:rPr>
                                <w:rFonts w:asciiTheme="minorHAnsi" w:hAnsiTheme="minorHAnsi" w:cstheme="minorHAnsi"/>
                                <w:b w:val="0"/>
                                <w:bCs w:val="0"/>
                                <w:i/>
                                <w:iCs/>
                              </w:rPr>
                              <w:t>M. macropus</w:t>
                            </w:r>
                            <w:r w:rsidRPr="00182CFD">
                              <w:rPr>
                                <w:rFonts w:asciiTheme="minorHAnsi" w:hAnsiTheme="minorHAnsi" w:cstheme="minorHAnsi"/>
                                <w:b w:val="0"/>
                                <w:bCs w:val="0"/>
                              </w:rPr>
                              <w:t xml:space="preserve"> is similar between summer and winter. </w:t>
                            </w:r>
                            <w:r w:rsidRPr="006F7A86">
                              <w:rPr>
                                <w:rFonts w:asciiTheme="minorHAnsi" w:hAnsiTheme="minorHAnsi" w:cstheme="minorHAnsi"/>
                                <w:b w:val="0"/>
                                <w:bCs w:val="0"/>
                                <w:i/>
                                <w:iCs/>
                              </w:rPr>
                              <w:t>Myotis macropus</w:t>
                            </w:r>
                            <w:r w:rsidRPr="00182CFD">
                              <w:rPr>
                                <w:rFonts w:asciiTheme="minorHAnsi" w:hAnsiTheme="minorHAnsi" w:cstheme="minorHAnsi"/>
                                <w:b w:val="0"/>
                                <w:bCs w:val="0"/>
                              </w:rPr>
                              <w:t xml:space="preserve"> has the lowest daily diurnal roost temperature fluctuation comparing with </w:t>
                            </w:r>
                            <w:r w:rsidRPr="006F7A86">
                              <w:rPr>
                                <w:rFonts w:asciiTheme="minorHAnsi" w:hAnsiTheme="minorHAnsi" w:cstheme="minorHAnsi"/>
                                <w:b w:val="0"/>
                                <w:bCs w:val="0"/>
                                <w:i/>
                                <w:iCs/>
                              </w:rPr>
                              <w:t>R. megaphyllus</w:t>
                            </w:r>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M. australis</w:t>
                            </w:r>
                            <w:r w:rsidRPr="00182CFD">
                              <w:rPr>
                                <w:rFonts w:asciiTheme="minorHAnsi" w:hAnsiTheme="minorHAnsi" w:cstheme="minorHAnsi"/>
                                <w:b w:val="0"/>
                                <w:bCs w:val="0"/>
                              </w:rPr>
                              <w:t xml:space="preserve"> during both seasons.</w:t>
                            </w:r>
                            <w:bookmarkEnd w:id="234"/>
                            <w:bookmarkEnd w:id="235"/>
                          </w:p>
                          <w:p w14:paraId="4B2A0EB8" w14:textId="1AB0D50B" w:rsidR="00182CFD" w:rsidRPr="00182CFD" w:rsidRDefault="00182CFD" w:rsidP="00E2563E">
                            <w:pPr>
                              <w:pStyle w:val="Caption"/>
                              <w:jc w:val="both"/>
                              <w:rPr>
                                <w:rFonts w:asciiTheme="minorHAnsi" w:hAnsiTheme="minorHAnsi" w:cs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574D49" id="Text Box 58" o:spid="_x0000_s1062" type="#_x0000_t202" style="position:absolute;margin-left:359.05pt;margin-top:102.9pt;width:410.25pt;height:127.7pt;z-index:-2515619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" stroked="f">
                <v:textbox inset="0,0,0,0">
                  <w:txbxContent>
                    <w:p w14:paraId="17127DE1" w14:textId="698B6D67" w:rsidR="00182CFD" w:rsidRPr="00182CFD" w:rsidRDefault="00182CFD" w:rsidP="00E2563E">
                      <w:pPr>
                        <w:pStyle w:val="Caption"/>
                        <w:jc w:val="both"/>
                        <w:rPr>
                          <w:rFonts w:asciiTheme="minorHAnsi" w:hAnsiTheme="minorHAnsi" w:cstheme="minorHAnsi"/>
                          <w:b w:val="0"/>
                          <w:bCs w:val="0"/>
                        </w:rPr>
                      </w:pPr>
                      <w:bookmarkStart w:id="236" w:name="_Toc84262624"/>
                      <w:bookmarkStart w:id="237" w:name="_Toc85420506"/>
                      <w:r w:rsidRPr="00182CF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12</w:t>
                      </w:r>
                      <w:r w:rsidR="001E78D0">
                        <w:rPr>
                          <w:rFonts w:asciiTheme="minorHAnsi" w:hAnsiTheme="minorHAnsi" w:cstheme="minorHAnsi"/>
                          <w:b w:val="0"/>
                          <w:bCs w:val="0"/>
                        </w:rPr>
                        <w:fldChar w:fldCharType="end"/>
                      </w:r>
                      <w:r w:rsidRPr="00182CFD">
                        <w:rPr>
                          <w:rFonts w:asciiTheme="minorHAnsi" w:hAnsiTheme="minorHAnsi" w:cstheme="minorHAnsi"/>
                          <w:b w:val="0"/>
                          <w:bCs w:val="0"/>
                        </w:rPr>
                        <w:t xml:space="preserve"> Mean and 95% C.I. of the mean for daily diurnal roost temperature fluctuation (T</w:t>
                      </w:r>
                      <w:r w:rsidRPr="006E7D0F">
                        <w:rPr>
                          <w:rFonts w:asciiTheme="minorHAnsi" w:hAnsiTheme="minorHAnsi" w:cstheme="minorHAnsi"/>
                          <w:b w:val="0"/>
                          <w:bCs w:val="0"/>
                          <w:vertAlign w:val="subscript"/>
                        </w:rPr>
                        <w:t>fluc</w:t>
                      </w:r>
                      <w:r w:rsidRPr="00182CFD">
                        <w:rPr>
                          <w:rFonts w:asciiTheme="minorHAnsi" w:hAnsiTheme="minorHAnsi" w:cstheme="minorHAnsi"/>
                          <w:b w:val="0"/>
                          <w:bCs w:val="0"/>
                        </w:rPr>
                        <w:t xml:space="preserve">) for each species over 7 days in summer and winter. The diurnal roost temperature fluctuation in summer (n =8, 3 </w:t>
                      </w:r>
                      <w:r w:rsidRPr="003E4010">
                        <w:rPr>
                          <w:rFonts w:asciiTheme="minorHAnsi" w:hAnsiTheme="minorHAnsi" w:cstheme="minorHAnsi"/>
                          <w:b w:val="0"/>
                          <w:bCs w:val="0"/>
                          <w:i/>
                          <w:iCs/>
                        </w:rPr>
                        <w:t>M. macropus</w:t>
                      </w:r>
                      <w:r w:rsidRPr="00182CFD">
                        <w:rPr>
                          <w:rFonts w:asciiTheme="minorHAnsi" w:hAnsiTheme="minorHAnsi" w:cstheme="minorHAnsi"/>
                          <w:b w:val="0"/>
                          <w:bCs w:val="0"/>
                        </w:rPr>
                        <w:t xml:space="preserve"> roosts, 3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2 </w:t>
                      </w:r>
                      <w:r w:rsidRPr="003E4010">
                        <w:rPr>
                          <w:rFonts w:asciiTheme="minorHAnsi" w:hAnsiTheme="minorHAnsi" w:cstheme="minorHAnsi"/>
                          <w:b w:val="0"/>
                          <w:bCs w:val="0"/>
                          <w:i/>
                          <w:iCs/>
                        </w:rPr>
                        <w:t>R. megaphyllus</w:t>
                      </w:r>
                      <w:r w:rsidRPr="00182CFD">
                        <w:rPr>
                          <w:rFonts w:asciiTheme="minorHAnsi" w:hAnsiTheme="minorHAnsi" w:cstheme="minorHAnsi"/>
                          <w:b w:val="0"/>
                          <w:bCs w:val="0"/>
                        </w:rPr>
                        <w:t xml:space="preserve"> roosts) were calculated and presented as 95% C.I.. Winter (n = 5, 3 </w:t>
                      </w:r>
                      <w:r w:rsidRPr="003E4010">
                        <w:rPr>
                          <w:rFonts w:asciiTheme="minorHAnsi" w:hAnsiTheme="minorHAnsi" w:cstheme="minorHAnsi"/>
                          <w:b w:val="0"/>
                          <w:bCs w:val="0"/>
                          <w:i/>
                          <w:iCs/>
                        </w:rPr>
                        <w:t>M. macropus</w:t>
                      </w:r>
                      <w:r w:rsidRPr="00182CFD">
                        <w:rPr>
                          <w:rFonts w:asciiTheme="minorHAnsi" w:hAnsiTheme="minorHAnsi" w:cstheme="minorHAnsi"/>
                          <w:b w:val="0"/>
                          <w:bCs w:val="0"/>
                        </w:rPr>
                        <w:t xml:space="preserve"> roosts, 1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w:t>
                      </w:r>
                      <w:r w:rsidRPr="003E4010">
                        <w:rPr>
                          <w:rFonts w:asciiTheme="minorHAnsi" w:hAnsiTheme="minorHAnsi" w:cstheme="minorHAnsi"/>
                          <w:b w:val="0"/>
                          <w:bCs w:val="0"/>
                          <w:i/>
                          <w:iCs/>
                        </w:rPr>
                        <w:t>R. megaphyllus</w:t>
                      </w:r>
                      <w:r w:rsidRPr="00182CFD">
                        <w:rPr>
                          <w:rFonts w:asciiTheme="minorHAnsi" w:hAnsiTheme="minorHAnsi" w:cstheme="minorHAnsi"/>
                          <w:b w:val="0"/>
                          <w:bCs w:val="0"/>
                        </w:rPr>
                        <w:t xml:space="preserve"> roosts) were presented using the mean for each roost over 7 days due to low sample sizes for each species. Differences for each species between summer and winter were small. </w:t>
                      </w:r>
                      <w:r w:rsidRPr="006F7A86">
                        <w:rPr>
                          <w:rFonts w:asciiTheme="minorHAnsi" w:hAnsiTheme="minorHAnsi" w:cstheme="minorHAnsi"/>
                          <w:b w:val="0"/>
                          <w:bCs w:val="0"/>
                          <w:i/>
                          <w:iCs/>
                        </w:rPr>
                        <w:t>Miniopterus australis</w:t>
                      </w:r>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R. megaphyllus</w:t>
                      </w:r>
                      <w:r w:rsidRPr="00182CFD">
                        <w:rPr>
                          <w:rFonts w:asciiTheme="minorHAnsi" w:hAnsiTheme="minorHAnsi" w:cstheme="minorHAnsi"/>
                          <w:b w:val="0"/>
                          <w:bCs w:val="0"/>
                        </w:rPr>
                        <w:t xml:space="preserve"> have higher daily diurnal roost temperature fluctuation in summer than winter. The mean of daily diurnal roost temperature fluctuation for </w:t>
                      </w:r>
                      <w:r w:rsidRPr="006F7A86">
                        <w:rPr>
                          <w:rFonts w:asciiTheme="minorHAnsi" w:hAnsiTheme="minorHAnsi" w:cstheme="minorHAnsi"/>
                          <w:b w:val="0"/>
                          <w:bCs w:val="0"/>
                          <w:i/>
                          <w:iCs/>
                        </w:rPr>
                        <w:t>M. macropus</w:t>
                      </w:r>
                      <w:r w:rsidRPr="00182CFD">
                        <w:rPr>
                          <w:rFonts w:asciiTheme="minorHAnsi" w:hAnsiTheme="minorHAnsi" w:cstheme="minorHAnsi"/>
                          <w:b w:val="0"/>
                          <w:bCs w:val="0"/>
                        </w:rPr>
                        <w:t xml:space="preserve"> is similar between summer and winter. </w:t>
                      </w:r>
                      <w:r w:rsidRPr="006F7A86">
                        <w:rPr>
                          <w:rFonts w:asciiTheme="minorHAnsi" w:hAnsiTheme="minorHAnsi" w:cstheme="minorHAnsi"/>
                          <w:b w:val="0"/>
                          <w:bCs w:val="0"/>
                          <w:i/>
                          <w:iCs/>
                        </w:rPr>
                        <w:t>Myotis macropus</w:t>
                      </w:r>
                      <w:r w:rsidRPr="00182CFD">
                        <w:rPr>
                          <w:rFonts w:asciiTheme="minorHAnsi" w:hAnsiTheme="minorHAnsi" w:cstheme="minorHAnsi"/>
                          <w:b w:val="0"/>
                          <w:bCs w:val="0"/>
                        </w:rPr>
                        <w:t xml:space="preserve"> has the lowest daily diurnal roost temperature fluctuation comparing with </w:t>
                      </w:r>
                      <w:r w:rsidRPr="006F7A86">
                        <w:rPr>
                          <w:rFonts w:asciiTheme="minorHAnsi" w:hAnsiTheme="minorHAnsi" w:cstheme="minorHAnsi"/>
                          <w:b w:val="0"/>
                          <w:bCs w:val="0"/>
                          <w:i/>
                          <w:iCs/>
                        </w:rPr>
                        <w:t>R. megaphyllus</w:t>
                      </w:r>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M. australis</w:t>
                      </w:r>
                      <w:r w:rsidRPr="00182CFD">
                        <w:rPr>
                          <w:rFonts w:asciiTheme="minorHAnsi" w:hAnsiTheme="minorHAnsi" w:cstheme="minorHAnsi"/>
                          <w:b w:val="0"/>
                          <w:bCs w:val="0"/>
                        </w:rPr>
                        <w:t xml:space="preserve"> during both seasons.</w:t>
                      </w:r>
                      <w:bookmarkEnd w:id="236"/>
                      <w:bookmarkEnd w:id="237"/>
                    </w:p>
                    <w:p w14:paraId="4B2A0EB8" w14:textId="1AB0D50B" w:rsidR="00182CFD" w:rsidRPr="00182CFD" w:rsidRDefault="00182CFD" w:rsidP="00E2563E">
                      <w:pPr>
                        <w:pStyle w:val="Caption"/>
                        <w:jc w:val="both"/>
                        <w:rPr>
                          <w:rFonts w:asciiTheme="minorHAnsi" w:hAnsiTheme="minorHAnsi" w:cstheme="minorHAnsi"/>
                          <w:b w:val="0"/>
                          <w:bCs w:val="0"/>
                        </w:rPr>
                      </w:pPr>
                    </w:p>
                  </w:txbxContent>
                </v:textbox>
                <w10:wrap anchorx="margin"/>
              </v:shape>
            </w:pict>
          </mc:Fallback>
        </mc:AlternateContent>
      </w:r>
      <w:r w:rsidR="00802C99" w:rsidRPr="00D253EF">
        <w:rPr>
          <w:rFonts w:asciiTheme="minorHAnsi" w:hAnsiTheme="minorHAnsi" w:cstheme="minorHAnsi"/>
        </w:rPr>
        <w:br w:type="page"/>
      </w:r>
    </w:p>
    <w:p w14:paraId="3499C504" w14:textId="3BF3750B" w:rsidR="004A638B" w:rsidRPr="00D253EF" w:rsidRDefault="004A638B" w:rsidP="007A6EE1">
      <w:pPr>
        <w:rPr>
          <w:rFonts w:asciiTheme="minorHAnsi" w:eastAsia="PMingLiU" w:hAnsiTheme="minorHAnsi" w:cstheme="minorHAnsi"/>
          <w:b/>
          <w:bCs/>
          <w:iCs/>
          <w:sz w:val="28"/>
          <w:szCs w:val="28"/>
          <w:lang w:val="en-US" w:eastAsia="zh-TW"/>
        </w:rPr>
      </w:pPr>
      <w:commentRangeStart w:id="238"/>
      <w:r w:rsidRPr="00D253EF">
        <w:rPr>
          <w:rFonts w:asciiTheme="minorHAnsi" w:eastAsia="PMingLiU" w:hAnsiTheme="minorHAnsi" w:cstheme="minorHAnsi"/>
          <w:b/>
          <w:bCs/>
          <w:sz w:val="28"/>
          <w:szCs w:val="28"/>
          <w:lang w:val="en-US" w:eastAsia="zh-TW"/>
        </w:rPr>
        <w:lastRenderedPageBreak/>
        <w:t>Roosting microclimate – Humidity</w:t>
      </w:r>
      <w:commentRangeEnd w:id="238"/>
      <w:r w:rsidRPr="00D253EF">
        <w:rPr>
          <w:rFonts w:asciiTheme="minorHAnsi" w:eastAsia="PMingLiU" w:hAnsiTheme="minorHAnsi" w:cstheme="minorHAnsi"/>
          <w:b/>
          <w:bCs/>
          <w:sz w:val="28"/>
          <w:szCs w:val="28"/>
          <w:lang w:val="en-US" w:eastAsia="zh-TW"/>
        </w:rPr>
        <w:commentReference w:id="238"/>
      </w:r>
    </w:p>
    <w:p w14:paraId="0A27F9CE" w14:textId="77777777" w:rsidR="004A638B" w:rsidRPr="00D253EF" w:rsidRDefault="004A638B" w:rsidP="004A638B">
      <w:pPr>
        <w:spacing w:after="160" w:line="259" w:lineRule="auto"/>
        <w:jc w:val="both"/>
        <w:rPr>
          <w:rFonts w:asciiTheme="minorHAnsi" w:eastAsia="PMingLiU" w:hAnsiTheme="minorHAnsi" w:cstheme="minorHAnsi"/>
          <w:sz w:val="22"/>
          <w:szCs w:val="22"/>
          <w:lang w:val="en-US" w:eastAsia="zh-TW"/>
        </w:rPr>
      </w:pPr>
    </w:p>
    <w:p w14:paraId="3AA71506" w14:textId="2EB02CDA" w:rsidR="004A638B" w:rsidRPr="00D253EF" w:rsidRDefault="004A638B" w:rsidP="004561E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The relative humidity of tunnel internal and EXAs followed a similar daily pattern, with relative humidity decreasing after sunrise and increasing in the evening in both summer and winter (Figure</w:t>
      </w:r>
      <w:r w:rsidR="00F336CC" w:rsidRPr="00D253EF">
        <w:rPr>
          <w:rFonts w:asciiTheme="minorHAnsi" w:eastAsia="PMingLiU" w:hAnsiTheme="minorHAnsi" w:cstheme="minorHAnsi"/>
          <w:szCs w:val="24"/>
          <w:lang w:val="en-US" w:eastAsia="zh-TW"/>
        </w:rPr>
        <w:t>s</w:t>
      </w:r>
      <w:r w:rsidRPr="00D253EF">
        <w:rPr>
          <w:rFonts w:asciiTheme="minorHAnsi" w:eastAsia="PMingLiU" w:hAnsiTheme="minorHAnsi" w:cstheme="minorHAnsi"/>
          <w:szCs w:val="24"/>
          <w:lang w:val="en-US" w:eastAsia="zh-TW"/>
        </w:rPr>
        <w:t xml:space="preserve"> </w:t>
      </w:r>
      <w:r w:rsidR="004A406B" w:rsidRPr="00D253EF">
        <w:rPr>
          <w:rFonts w:asciiTheme="minorHAnsi" w:eastAsia="PMingLiU" w:hAnsiTheme="minorHAnsi" w:cstheme="minorHAnsi"/>
          <w:szCs w:val="24"/>
          <w:lang w:val="en-US" w:eastAsia="zh-TW"/>
        </w:rPr>
        <w:t>3-13</w:t>
      </w:r>
      <w:r w:rsidRPr="00D253EF">
        <w:rPr>
          <w:rFonts w:asciiTheme="minorHAnsi" w:eastAsia="PMingLiU" w:hAnsiTheme="minorHAnsi" w:cstheme="minorHAnsi"/>
          <w:szCs w:val="24"/>
          <w:lang w:val="en-US" w:eastAsia="zh-TW"/>
        </w:rPr>
        <w:t xml:space="preserve"> &amp; </w:t>
      </w:r>
      <w:r w:rsidR="004A406B" w:rsidRPr="00D253EF">
        <w:rPr>
          <w:rFonts w:asciiTheme="minorHAnsi" w:eastAsia="PMingLiU" w:hAnsiTheme="minorHAnsi" w:cstheme="minorHAnsi"/>
          <w:szCs w:val="24"/>
          <w:lang w:val="en-US" w:eastAsia="zh-TW"/>
        </w:rPr>
        <w:t>3-14</w:t>
      </w:r>
      <w:r w:rsidRPr="00D253EF">
        <w:rPr>
          <w:rFonts w:asciiTheme="minorHAnsi" w:eastAsia="PMingLiU" w:hAnsiTheme="minorHAnsi" w:cstheme="minorHAnsi"/>
          <w:szCs w:val="24"/>
          <w:lang w:val="en-US" w:eastAsia="zh-TW"/>
        </w:rPr>
        <w:t xml:space="preserve">). Tunnel ambients showed a smaller daily relative humidity fluctuation than EXA in both seasons. The relative humidity of all tunnel ambient loggers and the external logger presented a stable pattern with daily minimums occurring between 12:00 – 15:00 and maximums between 06:00 – 08:00 in both seasons. In summer, the SERF weather station showed a consistent daily relative humidity pattern with maximums of 100% relative humidity and minimums of around 60% relative humidity. In winter, relative humidity from SERF showed maximums of approximately 90% and minimums of approximately 30%. However, these values dropped on day 5 with a lower average and maximum relative humidity until the end of sampling (Figure </w:t>
      </w:r>
      <w:r w:rsidR="004A406B" w:rsidRPr="00D253EF">
        <w:rPr>
          <w:rFonts w:asciiTheme="minorHAnsi" w:eastAsia="PMingLiU" w:hAnsiTheme="minorHAnsi" w:cstheme="minorHAnsi"/>
          <w:szCs w:val="24"/>
          <w:lang w:val="en-US" w:eastAsia="zh-TW"/>
        </w:rPr>
        <w:t>3-14</w:t>
      </w:r>
      <w:r w:rsidRPr="00D253EF">
        <w:rPr>
          <w:rFonts w:asciiTheme="minorHAnsi" w:eastAsia="PMingLiU" w:hAnsiTheme="minorHAnsi" w:cstheme="minorHAnsi"/>
          <w:szCs w:val="24"/>
          <w:lang w:val="en-US" w:eastAsia="zh-TW"/>
        </w:rPr>
        <w:t xml:space="preserve">). This pattern was also seen in the tunnel ambient readings, but the effect was less than EXA. </w:t>
      </w:r>
    </w:p>
    <w:p w14:paraId="36DE6212" w14:textId="328BF209" w:rsidR="004A638B" w:rsidRPr="00D253EF" w:rsidRDefault="004A638B" w:rsidP="004561EE">
      <w:pPr>
        <w:spacing w:after="160" w:line="360" w:lineRule="auto"/>
        <w:ind w:firstLine="567"/>
        <w:jc w:val="both"/>
        <w:rPr>
          <w:rFonts w:asciiTheme="minorHAnsi" w:eastAsia="PMingLiU" w:hAnsiTheme="minorHAnsi" w:cstheme="minorHAnsi"/>
          <w:szCs w:val="24"/>
          <w:vertAlign w:val="superscript"/>
          <w:lang w:val="en-US" w:eastAsia="zh-TW"/>
        </w:rPr>
      </w:pPr>
      <w:r w:rsidRPr="00D253EF">
        <w:rPr>
          <w:rFonts w:asciiTheme="minorHAnsi" w:eastAsia="PMingLiU" w:hAnsiTheme="minorHAnsi" w:cstheme="minorHAnsi"/>
          <w:szCs w:val="24"/>
          <w:lang w:val="en-US" w:eastAsia="zh-TW"/>
        </w:rPr>
        <w:t xml:space="preserve">The relative humidity of each tunnel ambient was higher in summer than winter (Figure </w:t>
      </w:r>
      <w:r w:rsidR="004A406B" w:rsidRPr="00D253EF">
        <w:rPr>
          <w:rFonts w:asciiTheme="minorHAnsi" w:eastAsia="PMingLiU" w:hAnsiTheme="minorHAnsi" w:cstheme="minorHAnsi"/>
          <w:szCs w:val="24"/>
          <w:lang w:val="en-US" w:eastAsia="zh-TW"/>
        </w:rPr>
        <w:t xml:space="preserve">3-13 </w:t>
      </w:r>
      <w:r w:rsidRPr="00D253EF">
        <w:rPr>
          <w:rFonts w:asciiTheme="minorHAnsi" w:eastAsia="PMingLiU" w:hAnsiTheme="minorHAnsi" w:cstheme="minorHAnsi"/>
          <w:szCs w:val="24"/>
          <w:lang w:val="en-US" w:eastAsia="zh-TW"/>
        </w:rPr>
        <w:t xml:space="preserve">&amp; </w:t>
      </w:r>
      <w:r w:rsidR="004A406B" w:rsidRPr="00D253EF">
        <w:rPr>
          <w:rFonts w:asciiTheme="minorHAnsi" w:eastAsia="PMingLiU" w:hAnsiTheme="minorHAnsi" w:cstheme="minorHAnsi"/>
          <w:szCs w:val="24"/>
          <w:lang w:val="en-US" w:eastAsia="zh-TW"/>
        </w:rPr>
        <w:t>3-14</w:t>
      </w:r>
      <w:r w:rsidRPr="00D253EF">
        <w:rPr>
          <w:rFonts w:asciiTheme="minorHAnsi" w:eastAsia="PMingLiU" w:hAnsiTheme="minorHAnsi" w:cstheme="minorHAnsi"/>
          <w:szCs w:val="24"/>
          <w:lang w:val="en-US" w:eastAsia="zh-TW"/>
        </w:rPr>
        <w:t>). The relative humidity of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3 was the highest, followed by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and then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 xml:space="preserve">1 in both seasons. However, the maximum difference in relative humidity between each ambient was less than 5% in summer and less than 10% in winter. The daily relative humidity fluctuation was higher in winter than that in summer. </w:t>
      </w:r>
    </w:p>
    <w:p w14:paraId="111C29B6" w14:textId="0C650CAE" w:rsidR="00FF2096" w:rsidRPr="00D253EF" w:rsidRDefault="00FF2096">
      <w:pPr>
        <w:rPr>
          <w:rFonts w:asciiTheme="minorHAnsi" w:hAnsiTheme="minorHAnsi" w:cstheme="minorHAnsi"/>
          <w:lang w:val="en-US"/>
        </w:rPr>
      </w:pPr>
    </w:p>
    <w:p w14:paraId="24D60B23" w14:textId="77777777" w:rsidR="00B55EED" w:rsidRPr="00D253EF" w:rsidRDefault="00B55EED" w:rsidP="00D81B4C">
      <w:pPr>
        <w:rPr>
          <w:rFonts w:asciiTheme="minorHAnsi" w:hAnsiTheme="minorHAnsi" w:cstheme="minorHAnsi"/>
        </w:rPr>
      </w:pPr>
    </w:p>
    <w:p w14:paraId="45DD8A04" w14:textId="77777777" w:rsidR="00483D6C" w:rsidRPr="00D253EF" w:rsidRDefault="00483D6C" w:rsidP="00D81B4C">
      <w:pPr>
        <w:rPr>
          <w:rFonts w:asciiTheme="minorHAnsi" w:hAnsiTheme="minorHAnsi" w:cstheme="minorHAnsi"/>
        </w:rPr>
      </w:pPr>
    </w:p>
    <w:p w14:paraId="63E6C0F9" w14:textId="77777777" w:rsidR="00483D6C" w:rsidRPr="00D253EF" w:rsidRDefault="00483D6C" w:rsidP="00D81B4C">
      <w:pPr>
        <w:rPr>
          <w:rFonts w:asciiTheme="minorHAnsi" w:hAnsiTheme="minorHAnsi" w:cstheme="minorHAnsi"/>
        </w:rPr>
      </w:pPr>
    </w:p>
    <w:p w14:paraId="234D2D4B" w14:textId="77777777" w:rsidR="00D32714" w:rsidRPr="00D253EF" w:rsidRDefault="00D32714">
      <w:pPr>
        <w:rPr>
          <w:rFonts w:asciiTheme="minorHAnsi" w:hAnsiTheme="minorHAnsi" w:cstheme="minorHAnsi"/>
        </w:rPr>
      </w:pPr>
      <w:r w:rsidRPr="00D253EF">
        <w:rPr>
          <w:rFonts w:asciiTheme="minorHAnsi" w:hAnsiTheme="minorHAnsi" w:cstheme="minorHAnsi"/>
        </w:rPr>
        <w:br w:type="page"/>
      </w:r>
    </w:p>
    <w:p w14:paraId="14B7235B" w14:textId="77777777" w:rsidR="00100215" w:rsidRPr="00D253EF" w:rsidRDefault="00100215">
      <w:pPr>
        <w:rPr>
          <w:rFonts w:asciiTheme="minorHAnsi" w:hAnsiTheme="minorHAnsi" w:cstheme="minorHAnsi"/>
        </w:rPr>
        <w:sectPr w:rsidR="00100215" w:rsidRPr="00D253EF" w:rsidSect="0050652C">
          <w:pgSz w:w="11907" w:h="16840" w:code="9"/>
          <w:pgMar w:top="1418" w:right="1418" w:bottom="1418" w:left="2268" w:header="720" w:footer="720" w:gutter="0"/>
          <w:cols w:space="720"/>
          <w:docGrid w:linePitch="326"/>
        </w:sectPr>
      </w:pPr>
    </w:p>
    <w:p w14:paraId="023BB91B" w14:textId="736A9F8B" w:rsidR="00100215" w:rsidRPr="00D253EF" w:rsidRDefault="00100215">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56544" behindDoc="1" locked="0" layoutInCell="1" allowOverlap="1" wp14:anchorId="7EFC958A" wp14:editId="7131284B">
            <wp:simplePos x="0" y="0"/>
            <wp:positionH relativeFrom="margin">
              <wp:align>right</wp:align>
            </wp:positionH>
            <wp:positionV relativeFrom="paragraph">
              <wp:posOffset>12700</wp:posOffset>
            </wp:positionV>
            <wp:extent cx="8877300" cy="3835400"/>
            <wp:effectExtent l="0" t="0" r="0" b="12700"/>
            <wp:wrapNone/>
            <wp:docPr id="28" name="Chart 28">
              <a:extLst xmlns:a="http://schemas.openxmlformats.org/drawingml/2006/main">
                <a:ext uri="{FF2B5EF4-FFF2-40B4-BE49-F238E27FC236}">
                  <a16:creationId xmlns:a16="http://schemas.microsoft.com/office/drawing/2014/main" id="{08C36F42-7B17-415F-9862-7B230A6262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9"/>
              </a:graphicData>
            </a:graphic>
            <wp14:sizeRelH relativeFrom="margin">
              <wp14:pctWidth>0</wp14:pctWidth>
            </wp14:sizeRelH>
          </wp:anchor>
        </w:drawing>
      </w:r>
    </w:p>
    <w:p w14:paraId="72AC9E5E" w14:textId="34F793CB" w:rsidR="00100215" w:rsidRPr="00D253EF" w:rsidRDefault="00100215">
      <w:pPr>
        <w:rPr>
          <w:rFonts w:asciiTheme="minorHAnsi" w:hAnsiTheme="minorHAnsi" w:cstheme="minorHAnsi"/>
        </w:rPr>
      </w:pPr>
    </w:p>
    <w:p w14:paraId="45AF9274" w14:textId="77777777" w:rsidR="00100215" w:rsidRPr="00D253EF" w:rsidRDefault="00100215">
      <w:pPr>
        <w:rPr>
          <w:rFonts w:asciiTheme="minorHAnsi" w:hAnsiTheme="minorHAnsi" w:cstheme="minorHAnsi"/>
        </w:rPr>
      </w:pPr>
    </w:p>
    <w:p w14:paraId="6FE95529" w14:textId="77777777" w:rsidR="00100215" w:rsidRPr="00D253EF" w:rsidRDefault="00100215">
      <w:pPr>
        <w:rPr>
          <w:rFonts w:asciiTheme="minorHAnsi" w:hAnsiTheme="minorHAnsi" w:cstheme="minorHAnsi"/>
        </w:rPr>
      </w:pPr>
    </w:p>
    <w:p w14:paraId="7F31CD31" w14:textId="77777777" w:rsidR="00100215" w:rsidRPr="00D253EF" w:rsidRDefault="00100215">
      <w:pPr>
        <w:rPr>
          <w:rFonts w:asciiTheme="minorHAnsi" w:hAnsiTheme="minorHAnsi" w:cstheme="minorHAnsi"/>
        </w:rPr>
      </w:pPr>
    </w:p>
    <w:p w14:paraId="6E73F009" w14:textId="77777777" w:rsidR="00100215" w:rsidRPr="00D253EF" w:rsidRDefault="00100215">
      <w:pPr>
        <w:rPr>
          <w:rFonts w:asciiTheme="minorHAnsi" w:hAnsiTheme="minorHAnsi" w:cstheme="minorHAnsi"/>
        </w:rPr>
      </w:pPr>
    </w:p>
    <w:p w14:paraId="120758F9" w14:textId="77777777" w:rsidR="00100215" w:rsidRPr="00D253EF" w:rsidRDefault="00100215">
      <w:pPr>
        <w:rPr>
          <w:rFonts w:asciiTheme="minorHAnsi" w:hAnsiTheme="minorHAnsi" w:cstheme="minorHAnsi"/>
        </w:rPr>
      </w:pPr>
    </w:p>
    <w:p w14:paraId="1374B136" w14:textId="198A14BD" w:rsidR="00100215" w:rsidRPr="00D253EF" w:rsidRDefault="00100215">
      <w:pPr>
        <w:rPr>
          <w:rFonts w:asciiTheme="minorHAnsi" w:hAnsiTheme="minorHAnsi" w:cstheme="minorHAnsi"/>
        </w:rPr>
      </w:pPr>
    </w:p>
    <w:p w14:paraId="05E1C019" w14:textId="29FC8DFA" w:rsidR="00100215" w:rsidRPr="00D253EF" w:rsidRDefault="00100215">
      <w:pPr>
        <w:rPr>
          <w:rFonts w:asciiTheme="minorHAnsi" w:hAnsiTheme="minorHAnsi" w:cstheme="minorHAnsi"/>
        </w:rPr>
      </w:pPr>
    </w:p>
    <w:p w14:paraId="2BF6C69F" w14:textId="08F0E3B7" w:rsidR="00100215" w:rsidRPr="00D253EF" w:rsidRDefault="00100215">
      <w:pPr>
        <w:rPr>
          <w:rFonts w:asciiTheme="minorHAnsi" w:hAnsiTheme="minorHAnsi" w:cstheme="minorHAnsi"/>
        </w:rPr>
      </w:pPr>
    </w:p>
    <w:p w14:paraId="7BB6A71D" w14:textId="5E1735C3" w:rsidR="00100215" w:rsidRPr="00D253EF" w:rsidRDefault="00100215">
      <w:pPr>
        <w:rPr>
          <w:rFonts w:asciiTheme="minorHAnsi" w:hAnsiTheme="minorHAnsi" w:cstheme="minorHAnsi"/>
        </w:rPr>
      </w:pPr>
    </w:p>
    <w:p w14:paraId="4B1F2E51" w14:textId="7509C6CA" w:rsidR="00100215" w:rsidRPr="00D253EF" w:rsidRDefault="00100215">
      <w:pPr>
        <w:rPr>
          <w:rFonts w:asciiTheme="minorHAnsi" w:hAnsiTheme="minorHAnsi" w:cstheme="minorHAnsi"/>
        </w:rPr>
      </w:pPr>
    </w:p>
    <w:p w14:paraId="5640D4E6" w14:textId="26A6855A" w:rsidR="00100215" w:rsidRPr="00D253EF" w:rsidRDefault="00100215">
      <w:pPr>
        <w:rPr>
          <w:rFonts w:asciiTheme="minorHAnsi" w:hAnsiTheme="minorHAnsi" w:cstheme="minorHAnsi"/>
        </w:rPr>
      </w:pPr>
    </w:p>
    <w:p w14:paraId="4C089078" w14:textId="1AF8BFF0" w:rsidR="00100215" w:rsidRPr="00D253EF" w:rsidRDefault="00100215">
      <w:pPr>
        <w:rPr>
          <w:rFonts w:asciiTheme="minorHAnsi" w:hAnsiTheme="minorHAnsi" w:cstheme="minorHAnsi"/>
        </w:rPr>
      </w:pPr>
    </w:p>
    <w:p w14:paraId="05F4E7C5" w14:textId="51FDE8DC" w:rsidR="00100215" w:rsidRPr="00D253EF" w:rsidRDefault="00100215">
      <w:pPr>
        <w:rPr>
          <w:rFonts w:asciiTheme="minorHAnsi" w:hAnsiTheme="minorHAnsi" w:cstheme="minorHAnsi"/>
        </w:rPr>
      </w:pPr>
    </w:p>
    <w:p w14:paraId="11C80F15" w14:textId="44365BAE" w:rsidR="00100215" w:rsidRPr="00D253EF" w:rsidRDefault="00100215">
      <w:pPr>
        <w:rPr>
          <w:rFonts w:asciiTheme="minorHAnsi" w:hAnsiTheme="minorHAnsi" w:cstheme="minorHAnsi"/>
        </w:rPr>
      </w:pPr>
    </w:p>
    <w:p w14:paraId="5D7294C7" w14:textId="77777777" w:rsidR="00100215" w:rsidRPr="00D253EF" w:rsidRDefault="00100215">
      <w:pPr>
        <w:rPr>
          <w:rFonts w:asciiTheme="minorHAnsi" w:hAnsiTheme="minorHAnsi" w:cstheme="minorHAnsi"/>
        </w:rPr>
      </w:pPr>
    </w:p>
    <w:p w14:paraId="727C18BA" w14:textId="60285CE8" w:rsidR="00100215" w:rsidRPr="00D253EF" w:rsidRDefault="00100215">
      <w:pPr>
        <w:rPr>
          <w:rFonts w:asciiTheme="minorHAnsi" w:hAnsiTheme="minorHAnsi" w:cstheme="minorHAnsi"/>
        </w:rPr>
      </w:pPr>
    </w:p>
    <w:p w14:paraId="37F5A143" w14:textId="77777777" w:rsidR="00100215" w:rsidRPr="00D253EF" w:rsidRDefault="00100215">
      <w:pPr>
        <w:rPr>
          <w:rFonts w:asciiTheme="minorHAnsi" w:hAnsiTheme="minorHAnsi" w:cstheme="minorHAnsi"/>
        </w:rPr>
      </w:pPr>
    </w:p>
    <w:p w14:paraId="4A9D94AB" w14:textId="77777777" w:rsidR="00100215" w:rsidRPr="00D253EF" w:rsidRDefault="00100215">
      <w:pPr>
        <w:rPr>
          <w:rFonts w:asciiTheme="minorHAnsi" w:hAnsiTheme="minorHAnsi" w:cstheme="minorHAnsi"/>
        </w:rPr>
      </w:pPr>
    </w:p>
    <w:p w14:paraId="7F12B261" w14:textId="5C778F9B" w:rsidR="00100215" w:rsidRPr="00D253EF" w:rsidRDefault="0023257D">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59616" behindDoc="1" locked="0" layoutInCell="1" allowOverlap="1" wp14:anchorId="68DDFADB" wp14:editId="4364023A">
                <wp:simplePos x="0" y="0"/>
                <wp:positionH relativeFrom="margin">
                  <wp:align>right</wp:align>
                </wp:positionH>
                <wp:positionV relativeFrom="paragraph">
                  <wp:posOffset>184018</wp:posOffset>
                </wp:positionV>
                <wp:extent cx="8877300" cy="1009291"/>
                <wp:effectExtent l="0" t="0" r="0" b="635"/>
                <wp:wrapNone/>
                <wp:docPr id="5" name="Text Box 5"/>
                <wp:cNvGraphicFramePr/>
                <a:graphic xmlns:a="http://schemas.openxmlformats.org/drawingml/2006/main">
                  <a:graphicData uri="http://schemas.microsoft.com/office/word/2010/wordprocessingShape">
                    <wps:wsp>
                      <wps:cNvSpPr txBox="1"/>
                      <wps:spPr>
                        <a:xfrm>
                          <a:off x="0" y="0"/>
                          <a:ext cx="8877300" cy="1009291"/>
                        </a:xfrm>
                        <a:prstGeom prst="rect">
                          <a:avLst/>
                        </a:prstGeom>
                        <a:solidFill>
                          <a:prstClr val="white"/>
                        </a:solidFill>
                        <a:ln>
                          <a:noFill/>
                        </a:ln>
                      </wps:spPr>
                      <wps:txbx>
                        <w:txbxContent>
                          <w:p w14:paraId="35CF50AB" w14:textId="24E9B50A" w:rsidR="00100215" w:rsidRPr="00A63579" w:rsidRDefault="00100215" w:rsidP="00647763">
                            <w:pPr>
                              <w:pStyle w:val="Caption"/>
                              <w:jc w:val="both"/>
                              <w:rPr>
                                <w:rFonts w:asciiTheme="minorHAnsi" w:hAnsiTheme="minorHAnsi" w:cstheme="minorHAnsi"/>
                                <w:b w:val="0"/>
                                <w:bCs w:val="0"/>
                                <w:sz w:val="24"/>
                              </w:rPr>
                            </w:pPr>
                            <w:bookmarkStart w:id="239" w:name="_Toc84262626"/>
                            <w:bookmarkStart w:id="240" w:name="_Toc85420507"/>
                            <w:r w:rsidRPr="00A63579">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13</w:t>
                            </w:r>
                            <w:r w:rsidR="001E78D0">
                              <w:rPr>
                                <w:rFonts w:asciiTheme="minorHAnsi" w:hAnsiTheme="minorHAnsi" w:cstheme="minorHAnsi"/>
                                <w:b w:val="0"/>
                                <w:bCs w:val="0"/>
                              </w:rPr>
                              <w:fldChar w:fldCharType="end"/>
                            </w:r>
                            <w:r w:rsidR="00A63579" w:rsidRPr="00A63579">
                              <w:rPr>
                                <w:rFonts w:asciiTheme="minorHAnsi" w:hAnsiTheme="minorHAnsi" w:cstheme="minorHAnsi"/>
                                <w:b w:val="0"/>
                                <w:bCs w:val="0"/>
                              </w:rPr>
                              <w:t xml:space="preserve"> Daily relative humidity recorded from the SERF weather station and tunnel ambient loggers in each tunnel zone over 7 days in summer. The number following the “Ambient” refers to the zone where the logger was located, i.e. Ambient 1 represents the ambient logger in zone 1. Shaded regions represent night time (19:00 </w:t>
                            </w:r>
                            <w:r w:rsidR="00772E4B" w:rsidRPr="002F0A02">
                              <w:rPr>
                                <w:rFonts w:asciiTheme="minorHAnsi" w:hAnsiTheme="minorHAnsi" w:cstheme="minorHAnsi"/>
                                <w:b w:val="0"/>
                                <w:bCs w:val="0"/>
                              </w:rPr>
                              <w:t xml:space="preserve">– </w:t>
                            </w:r>
                            <w:r w:rsidR="00A63579" w:rsidRPr="00A63579">
                              <w:rPr>
                                <w:rFonts w:asciiTheme="minorHAnsi" w:hAnsiTheme="minorHAnsi" w:cstheme="minorHAnsi"/>
                                <w:b w:val="0"/>
                                <w:bCs w:val="0"/>
                              </w:rPr>
                              <w:t xml:space="preserve">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 relative humidity of the SERF weather station is more extreme than the tunnel ambients in terms of maximum, minimum and rate of change. The tunnel </w:t>
                            </w:r>
                            <w:r w:rsidR="0008758B">
                              <w:rPr>
                                <w:rFonts w:asciiTheme="minorHAnsi" w:hAnsiTheme="minorHAnsi" w:cstheme="minorHAnsi"/>
                                <w:b w:val="0"/>
                                <w:bCs w:val="0"/>
                              </w:rPr>
                              <w:t xml:space="preserve">ambients are </w:t>
                            </w:r>
                            <w:r w:rsidR="00A63579" w:rsidRPr="00A63579">
                              <w:rPr>
                                <w:rFonts w:asciiTheme="minorHAnsi" w:hAnsiTheme="minorHAnsi" w:cstheme="minorHAnsi"/>
                                <w:b w:val="0"/>
                                <w:bCs w:val="0"/>
                              </w:rPr>
                              <w:t>very similar to one another in terms of daily average, maximum and minimum relative humidity, and presented more stable day-day relative humidity than the SERF weather station.</w:t>
                            </w:r>
                            <w:bookmarkEnd w:id="239"/>
                            <w:bookmarkEnd w:id="2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DDFADB" id="Text Box 5" o:spid="_x0000_s1063" type="#_x0000_t202" style="position:absolute;margin-left:647.8pt;margin-top:14.5pt;width:699pt;height:79.45pt;z-index:-2515568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" stroked="f">
                <v:textbox inset="0,0,0,0">
                  <w:txbxContent>
                    <w:p w14:paraId="35CF50AB" w14:textId="24E9B50A" w:rsidR="00100215" w:rsidRPr="00A63579" w:rsidRDefault="00100215" w:rsidP="00647763">
                      <w:pPr>
                        <w:pStyle w:val="Caption"/>
                        <w:jc w:val="both"/>
                        <w:rPr>
                          <w:rFonts w:asciiTheme="minorHAnsi" w:hAnsiTheme="minorHAnsi" w:cstheme="minorHAnsi"/>
                          <w:b w:val="0"/>
                          <w:bCs w:val="0"/>
                          <w:sz w:val="24"/>
                        </w:rPr>
                      </w:pPr>
                      <w:bookmarkStart w:id="241" w:name="_Toc84262626"/>
                      <w:bookmarkStart w:id="242" w:name="_Toc85420507"/>
                      <w:r w:rsidRPr="00A63579">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13</w:t>
                      </w:r>
                      <w:r w:rsidR="001E78D0">
                        <w:rPr>
                          <w:rFonts w:asciiTheme="minorHAnsi" w:hAnsiTheme="minorHAnsi" w:cstheme="minorHAnsi"/>
                          <w:b w:val="0"/>
                          <w:bCs w:val="0"/>
                        </w:rPr>
                        <w:fldChar w:fldCharType="end"/>
                      </w:r>
                      <w:r w:rsidR="00A63579" w:rsidRPr="00A63579">
                        <w:rPr>
                          <w:rFonts w:asciiTheme="minorHAnsi" w:hAnsiTheme="minorHAnsi" w:cstheme="minorHAnsi"/>
                          <w:b w:val="0"/>
                          <w:bCs w:val="0"/>
                        </w:rPr>
                        <w:t xml:space="preserve"> Daily relative humidity recorded from the SERF weather station and tunnel ambient loggers in each tunnel zone over 7 days in summer. The number following the “Ambient” refers to the zone where the logger was located, i.e. Ambient 1 represents the ambient logger in zone 1. Shaded regions represent night time (19:00 </w:t>
                      </w:r>
                      <w:r w:rsidR="00772E4B" w:rsidRPr="002F0A02">
                        <w:rPr>
                          <w:rFonts w:asciiTheme="minorHAnsi" w:hAnsiTheme="minorHAnsi" w:cstheme="minorHAnsi"/>
                          <w:b w:val="0"/>
                          <w:bCs w:val="0"/>
                        </w:rPr>
                        <w:t xml:space="preserve">– </w:t>
                      </w:r>
                      <w:r w:rsidR="00A63579" w:rsidRPr="00A63579">
                        <w:rPr>
                          <w:rFonts w:asciiTheme="minorHAnsi" w:hAnsiTheme="minorHAnsi" w:cstheme="minorHAnsi"/>
                          <w:b w:val="0"/>
                          <w:bCs w:val="0"/>
                        </w:rPr>
                        <w:t xml:space="preserve">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 relative humidity of the SERF weather station is more extreme than the tunnel ambients in terms of maximum, minimum and rate of change. The tunnel </w:t>
                      </w:r>
                      <w:r w:rsidR="0008758B">
                        <w:rPr>
                          <w:rFonts w:asciiTheme="minorHAnsi" w:hAnsiTheme="minorHAnsi" w:cstheme="minorHAnsi"/>
                          <w:b w:val="0"/>
                          <w:bCs w:val="0"/>
                        </w:rPr>
                        <w:t xml:space="preserve">ambients are </w:t>
                      </w:r>
                      <w:r w:rsidR="00A63579" w:rsidRPr="00A63579">
                        <w:rPr>
                          <w:rFonts w:asciiTheme="minorHAnsi" w:hAnsiTheme="minorHAnsi" w:cstheme="minorHAnsi"/>
                          <w:b w:val="0"/>
                          <w:bCs w:val="0"/>
                        </w:rPr>
                        <w:t>very similar to one another in terms of daily average, maximum and minimum relative humidity, and presented more stable day-day relative humidity than the SERF weather station.</w:t>
                      </w:r>
                      <w:bookmarkEnd w:id="241"/>
                      <w:bookmarkEnd w:id="242"/>
                    </w:p>
                  </w:txbxContent>
                </v:textbox>
                <w10:wrap anchorx="margin"/>
              </v:shape>
            </w:pict>
          </mc:Fallback>
        </mc:AlternateContent>
      </w:r>
    </w:p>
    <w:p w14:paraId="11EC9FE8" w14:textId="19A90174" w:rsidR="00100215" w:rsidRPr="00D253EF" w:rsidRDefault="00100215">
      <w:pPr>
        <w:rPr>
          <w:rFonts w:asciiTheme="minorHAnsi" w:hAnsiTheme="minorHAnsi" w:cstheme="minorHAnsi"/>
        </w:rPr>
      </w:pPr>
    </w:p>
    <w:p w14:paraId="0C9C5EC9" w14:textId="77777777" w:rsidR="00100215" w:rsidRPr="00D253EF" w:rsidRDefault="00100215">
      <w:pPr>
        <w:rPr>
          <w:rFonts w:asciiTheme="minorHAnsi" w:hAnsiTheme="minorHAnsi" w:cstheme="minorHAnsi"/>
        </w:rPr>
      </w:pPr>
    </w:p>
    <w:p w14:paraId="77BE7B21" w14:textId="6796F9C4" w:rsidR="00100215" w:rsidRPr="00D253EF" w:rsidRDefault="00100215">
      <w:pPr>
        <w:rPr>
          <w:rFonts w:asciiTheme="minorHAnsi" w:hAnsiTheme="minorHAnsi" w:cstheme="minorHAnsi"/>
        </w:rPr>
      </w:pPr>
    </w:p>
    <w:p w14:paraId="5EE645D3" w14:textId="77777777" w:rsidR="00100215" w:rsidRPr="00D253EF" w:rsidRDefault="00100215">
      <w:pPr>
        <w:rPr>
          <w:rFonts w:asciiTheme="minorHAnsi" w:hAnsiTheme="minorHAnsi" w:cstheme="minorHAnsi"/>
        </w:rPr>
      </w:pPr>
    </w:p>
    <w:p w14:paraId="334D6E6A" w14:textId="77777777" w:rsidR="00100215" w:rsidRPr="00D253EF" w:rsidRDefault="00100215">
      <w:pPr>
        <w:rPr>
          <w:rFonts w:asciiTheme="minorHAnsi" w:hAnsiTheme="minorHAnsi" w:cstheme="minorHAnsi"/>
        </w:rPr>
      </w:pPr>
    </w:p>
    <w:p w14:paraId="1314FDF0" w14:textId="77777777" w:rsidR="00100215" w:rsidRPr="00D253EF" w:rsidRDefault="00100215">
      <w:pPr>
        <w:rPr>
          <w:rFonts w:asciiTheme="minorHAnsi" w:hAnsiTheme="minorHAnsi" w:cstheme="minorHAnsi"/>
        </w:rPr>
      </w:pPr>
    </w:p>
    <w:p w14:paraId="5159E09E" w14:textId="36F9BE0C" w:rsidR="00100215" w:rsidRPr="00D253EF" w:rsidRDefault="00100215">
      <w:pPr>
        <w:rPr>
          <w:rFonts w:asciiTheme="minorHAnsi" w:hAnsiTheme="minorHAnsi" w:cstheme="minorHAnsi"/>
        </w:rPr>
      </w:pPr>
      <w:r w:rsidRPr="00D253EF">
        <w:rPr>
          <w:rFonts w:asciiTheme="minorHAnsi" w:hAnsiTheme="minorHAnsi" w:cstheme="minorHAnsi"/>
        </w:rPr>
        <w:br w:type="page"/>
      </w:r>
    </w:p>
    <w:p w14:paraId="324C9274" w14:textId="3DA6143B" w:rsidR="00100215" w:rsidRPr="00D253EF" w:rsidRDefault="002F0A02">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57568" behindDoc="1" locked="0" layoutInCell="1" allowOverlap="1" wp14:anchorId="5144F380" wp14:editId="2D6C4025">
            <wp:simplePos x="0" y="0"/>
            <wp:positionH relativeFrom="margin">
              <wp:align>left</wp:align>
            </wp:positionH>
            <wp:positionV relativeFrom="paragraph">
              <wp:posOffset>-635</wp:posOffset>
            </wp:positionV>
            <wp:extent cx="8863330" cy="3916393"/>
            <wp:effectExtent l="0" t="0" r="13970" b="8255"/>
            <wp:wrapNone/>
            <wp:docPr id="3" name="Chart 3">
              <a:extLst xmlns:a="http://schemas.openxmlformats.org/drawingml/2006/main">
                <a:ext uri="{FF2B5EF4-FFF2-40B4-BE49-F238E27FC236}">
                  <a16:creationId xmlns:a16="http://schemas.microsoft.com/office/drawing/2014/main" id="{4EF298E5-993F-4996-A522-D03E72B78C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0"/>
              </a:graphicData>
            </a:graphic>
            <wp14:sizeRelH relativeFrom="page">
              <wp14:pctWidth>0</wp14:pctWidth>
            </wp14:sizeRelH>
            <wp14:sizeRelV relativeFrom="page">
              <wp14:pctHeight>0</wp14:pctHeight>
            </wp14:sizeRelV>
          </wp:anchor>
        </w:drawing>
      </w:r>
    </w:p>
    <w:p w14:paraId="3047D849" w14:textId="77777777" w:rsidR="00100215" w:rsidRPr="00D253EF" w:rsidRDefault="00100215">
      <w:pPr>
        <w:rPr>
          <w:rFonts w:asciiTheme="minorHAnsi" w:hAnsiTheme="minorHAnsi" w:cstheme="minorHAnsi"/>
        </w:rPr>
      </w:pPr>
    </w:p>
    <w:p w14:paraId="7EB71E98" w14:textId="77777777" w:rsidR="00100215" w:rsidRPr="00D253EF" w:rsidRDefault="00100215">
      <w:pPr>
        <w:rPr>
          <w:rFonts w:asciiTheme="minorHAnsi" w:hAnsiTheme="minorHAnsi" w:cstheme="minorHAnsi"/>
        </w:rPr>
      </w:pPr>
    </w:p>
    <w:p w14:paraId="3305731F" w14:textId="77777777" w:rsidR="00100215" w:rsidRPr="00D253EF" w:rsidRDefault="00100215">
      <w:pPr>
        <w:rPr>
          <w:rFonts w:asciiTheme="minorHAnsi" w:hAnsiTheme="minorHAnsi" w:cstheme="minorHAnsi"/>
        </w:rPr>
      </w:pPr>
    </w:p>
    <w:p w14:paraId="7B3373CB" w14:textId="77777777" w:rsidR="00100215" w:rsidRPr="00D253EF" w:rsidRDefault="00100215">
      <w:pPr>
        <w:rPr>
          <w:rFonts w:asciiTheme="minorHAnsi" w:hAnsiTheme="minorHAnsi" w:cstheme="minorHAnsi"/>
        </w:rPr>
      </w:pPr>
    </w:p>
    <w:p w14:paraId="7A7B5F13" w14:textId="77777777" w:rsidR="00100215" w:rsidRPr="00D253EF" w:rsidRDefault="00100215">
      <w:pPr>
        <w:rPr>
          <w:rFonts w:asciiTheme="minorHAnsi" w:hAnsiTheme="minorHAnsi" w:cstheme="minorHAnsi"/>
        </w:rPr>
      </w:pPr>
    </w:p>
    <w:p w14:paraId="3F966D1B" w14:textId="77777777" w:rsidR="00100215" w:rsidRPr="00D253EF" w:rsidRDefault="00100215">
      <w:pPr>
        <w:rPr>
          <w:rFonts w:asciiTheme="minorHAnsi" w:hAnsiTheme="minorHAnsi" w:cstheme="minorHAnsi"/>
        </w:rPr>
      </w:pPr>
    </w:p>
    <w:p w14:paraId="2ADBB1AC" w14:textId="77777777" w:rsidR="00100215" w:rsidRPr="00D253EF" w:rsidRDefault="00100215">
      <w:pPr>
        <w:rPr>
          <w:rFonts w:asciiTheme="minorHAnsi" w:hAnsiTheme="minorHAnsi" w:cstheme="minorHAnsi"/>
        </w:rPr>
      </w:pPr>
    </w:p>
    <w:p w14:paraId="326B07B2" w14:textId="77777777" w:rsidR="00100215" w:rsidRPr="00D253EF" w:rsidRDefault="00100215">
      <w:pPr>
        <w:rPr>
          <w:rFonts w:asciiTheme="minorHAnsi" w:hAnsiTheme="minorHAnsi" w:cstheme="minorHAnsi"/>
        </w:rPr>
      </w:pPr>
    </w:p>
    <w:p w14:paraId="486F65AE" w14:textId="77777777" w:rsidR="00100215" w:rsidRPr="00D253EF" w:rsidRDefault="00100215">
      <w:pPr>
        <w:rPr>
          <w:rFonts w:asciiTheme="minorHAnsi" w:hAnsiTheme="minorHAnsi" w:cstheme="minorHAnsi"/>
        </w:rPr>
      </w:pPr>
    </w:p>
    <w:p w14:paraId="2A06FF08" w14:textId="77777777" w:rsidR="00100215" w:rsidRPr="00D253EF" w:rsidRDefault="00100215">
      <w:pPr>
        <w:rPr>
          <w:rFonts w:asciiTheme="minorHAnsi" w:hAnsiTheme="minorHAnsi" w:cstheme="minorHAnsi"/>
        </w:rPr>
      </w:pPr>
    </w:p>
    <w:p w14:paraId="2606175D" w14:textId="77777777" w:rsidR="00100215" w:rsidRPr="00D253EF" w:rsidRDefault="00100215">
      <w:pPr>
        <w:rPr>
          <w:rFonts w:asciiTheme="minorHAnsi" w:hAnsiTheme="minorHAnsi" w:cstheme="minorHAnsi"/>
        </w:rPr>
      </w:pPr>
    </w:p>
    <w:p w14:paraId="0D64B1A1" w14:textId="77777777" w:rsidR="00100215" w:rsidRPr="00D253EF" w:rsidRDefault="00100215">
      <w:pPr>
        <w:rPr>
          <w:rFonts w:asciiTheme="minorHAnsi" w:hAnsiTheme="minorHAnsi" w:cstheme="minorHAnsi"/>
        </w:rPr>
      </w:pPr>
    </w:p>
    <w:p w14:paraId="20E662DD" w14:textId="77777777" w:rsidR="00100215" w:rsidRPr="00D253EF" w:rsidRDefault="00100215">
      <w:pPr>
        <w:rPr>
          <w:rFonts w:asciiTheme="minorHAnsi" w:hAnsiTheme="minorHAnsi" w:cstheme="minorHAnsi"/>
        </w:rPr>
      </w:pPr>
    </w:p>
    <w:p w14:paraId="42C93A99" w14:textId="77777777" w:rsidR="00100215" w:rsidRPr="00D253EF" w:rsidRDefault="00100215">
      <w:pPr>
        <w:rPr>
          <w:rFonts w:asciiTheme="minorHAnsi" w:hAnsiTheme="minorHAnsi" w:cstheme="minorHAnsi"/>
        </w:rPr>
      </w:pPr>
    </w:p>
    <w:p w14:paraId="7E8284F6" w14:textId="77777777" w:rsidR="00100215" w:rsidRPr="00D253EF" w:rsidRDefault="00100215">
      <w:pPr>
        <w:rPr>
          <w:rFonts w:asciiTheme="minorHAnsi" w:hAnsiTheme="minorHAnsi" w:cstheme="minorHAnsi"/>
        </w:rPr>
      </w:pPr>
    </w:p>
    <w:p w14:paraId="2EF05971" w14:textId="77777777" w:rsidR="00100215" w:rsidRPr="00D253EF" w:rsidRDefault="00100215">
      <w:pPr>
        <w:rPr>
          <w:rFonts w:asciiTheme="minorHAnsi" w:hAnsiTheme="minorHAnsi" w:cstheme="minorHAnsi"/>
        </w:rPr>
      </w:pPr>
    </w:p>
    <w:p w14:paraId="3C821D2D" w14:textId="77777777" w:rsidR="00100215" w:rsidRPr="00D253EF" w:rsidRDefault="00100215">
      <w:pPr>
        <w:rPr>
          <w:rFonts w:asciiTheme="minorHAnsi" w:hAnsiTheme="minorHAnsi" w:cstheme="minorHAnsi"/>
        </w:rPr>
      </w:pPr>
    </w:p>
    <w:p w14:paraId="08372EBD" w14:textId="77777777" w:rsidR="00100215" w:rsidRPr="00D253EF" w:rsidRDefault="00100215">
      <w:pPr>
        <w:rPr>
          <w:rFonts w:asciiTheme="minorHAnsi" w:hAnsiTheme="minorHAnsi" w:cstheme="minorHAnsi"/>
        </w:rPr>
      </w:pPr>
    </w:p>
    <w:p w14:paraId="140CBE64" w14:textId="77777777" w:rsidR="00100215" w:rsidRPr="00D253EF" w:rsidRDefault="00100215">
      <w:pPr>
        <w:rPr>
          <w:rFonts w:asciiTheme="minorHAnsi" w:hAnsiTheme="minorHAnsi" w:cstheme="minorHAnsi"/>
        </w:rPr>
      </w:pPr>
    </w:p>
    <w:p w14:paraId="607858D7" w14:textId="77777777" w:rsidR="00100215" w:rsidRPr="00D253EF" w:rsidRDefault="00100215">
      <w:pPr>
        <w:rPr>
          <w:rFonts w:asciiTheme="minorHAnsi" w:hAnsiTheme="minorHAnsi" w:cstheme="minorHAnsi"/>
        </w:rPr>
      </w:pPr>
    </w:p>
    <w:p w14:paraId="4D626C4A" w14:textId="2762DEA5" w:rsidR="00100215" w:rsidRPr="00D253EF" w:rsidRDefault="00BD061B">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61664" behindDoc="1" locked="0" layoutInCell="1" allowOverlap="1" wp14:anchorId="40A2CB7D" wp14:editId="54A39C94">
                <wp:simplePos x="0" y="0"/>
                <wp:positionH relativeFrom="margin">
                  <wp:align>left</wp:align>
                </wp:positionH>
                <wp:positionV relativeFrom="paragraph">
                  <wp:posOffset>54286</wp:posOffset>
                </wp:positionV>
                <wp:extent cx="8863330" cy="1242204"/>
                <wp:effectExtent l="0" t="0" r="0" b="0"/>
                <wp:wrapNone/>
                <wp:docPr id="24" name="Text Box 24"/>
                <wp:cNvGraphicFramePr/>
                <a:graphic xmlns:a="http://schemas.openxmlformats.org/drawingml/2006/main">
                  <a:graphicData uri="http://schemas.microsoft.com/office/word/2010/wordprocessingShape">
                    <wps:wsp>
                      <wps:cNvSpPr txBox="1"/>
                      <wps:spPr>
                        <a:xfrm>
                          <a:off x="0" y="0"/>
                          <a:ext cx="8863330" cy="1242204"/>
                        </a:xfrm>
                        <a:prstGeom prst="rect">
                          <a:avLst/>
                        </a:prstGeom>
                        <a:solidFill>
                          <a:prstClr val="white"/>
                        </a:solidFill>
                        <a:ln>
                          <a:noFill/>
                        </a:ln>
                      </wps:spPr>
                      <wps:txbx>
                        <w:txbxContent>
                          <w:p w14:paraId="7FDB4DC9" w14:textId="1EDB8E17" w:rsidR="002F0A02" w:rsidRPr="002F0A02" w:rsidRDefault="002F0A02" w:rsidP="0042629B">
                            <w:pPr>
                              <w:pStyle w:val="Caption"/>
                              <w:jc w:val="both"/>
                              <w:rPr>
                                <w:rFonts w:asciiTheme="minorHAnsi" w:hAnsiTheme="minorHAnsi" w:cstheme="minorHAnsi"/>
                                <w:b w:val="0"/>
                                <w:bCs w:val="0"/>
                                <w:sz w:val="24"/>
                              </w:rPr>
                            </w:pPr>
                            <w:bookmarkStart w:id="243" w:name="_Toc84262628"/>
                            <w:bookmarkStart w:id="244" w:name="_Toc85420508"/>
                            <w:r w:rsidRPr="002F0A02">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14</w:t>
                            </w:r>
                            <w:r w:rsidR="001E78D0">
                              <w:rPr>
                                <w:rFonts w:asciiTheme="minorHAnsi" w:hAnsiTheme="minorHAnsi" w:cstheme="minorHAnsi"/>
                                <w:b w:val="0"/>
                                <w:bCs w:val="0"/>
                              </w:rPr>
                              <w:fldChar w:fldCharType="end"/>
                            </w:r>
                            <w:r w:rsidRPr="002F0A02">
                              <w:rPr>
                                <w:rFonts w:asciiTheme="minorHAnsi" w:hAnsiTheme="minorHAnsi" w:cstheme="minorHAnsi"/>
                                <w:b w:val="0"/>
                                <w:bCs w:val="0"/>
                              </w:rPr>
                              <w:t xml:space="preserve"> Daily relative humidity recorded from the SERF weather station and tunnel ambient loggers in each tunnel zone over 7 days in winter. The number following the “Ambient” refers to the zone where the logger was located, i.e. Ambient 1 represents the ambient logger in zone 1 Shaded regions represent night time (19:00 </w:t>
                            </w:r>
                            <w:r w:rsidR="00F505CF" w:rsidRPr="002F0A02">
                              <w:rPr>
                                <w:rFonts w:asciiTheme="minorHAnsi" w:hAnsiTheme="minorHAnsi" w:cstheme="minorHAnsi"/>
                                <w:b w:val="0"/>
                                <w:bCs w:val="0"/>
                              </w:rPr>
                              <w:t>– 05</w:t>
                            </w:r>
                            <w:r w:rsidRPr="002F0A02">
                              <w:rPr>
                                <w:rFonts w:asciiTheme="minorHAnsi" w:hAnsiTheme="minorHAnsi" w:cstheme="minorHAnsi"/>
                                <w:b w:val="0"/>
                                <w:bCs w:val="0"/>
                              </w:rPr>
                              <w:t>:00)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There was a big difference on temperature between SERF weather station, and the ambients inside and outside the tunnel. The maximum and minimum relative humidity at the SERF weather station is more extreme than that inside (Ambient 1, 2 &amp;3) and outside (Entrance) of the tunnel. A3 has the highest average, maximum and minimum relative humidity comparing with A1 and A2. The tunnel ambient in each zone presented more stable day-day relative humidity than the SERF weather station and the ambient outside the tunnel.</w:t>
                            </w:r>
                            <w:bookmarkEnd w:id="243"/>
                            <w:bookmarkEnd w:id="244"/>
                          </w:p>
                          <w:p w14:paraId="1B44130E" w14:textId="77777777" w:rsidR="00C526FE" w:rsidRDefault="00C526FE"/>
                          <w:p w14:paraId="75FB5F3A" w14:textId="6F87F3E6" w:rsidR="002F0A02" w:rsidRPr="002F0A02" w:rsidRDefault="002F0A02" w:rsidP="0042629B">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A2CB7D" id="Text Box 24" o:spid="_x0000_s1064" type="#_x0000_t202" style="position:absolute;margin-left:0;margin-top:4.25pt;width:697.9pt;height:97.8pt;z-index:-2515548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" stroked="f">
                <v:textbox inset="0,0,0,0">
                  <w:txbxContent>
                    <w:p w14:paraId="7FDB4DC9" w14:textId="1EDB8E17" w:rsidR="002F0A02" w:rsidRPr="002F0A02" w:rsidRDefault="002F0A02" w:rsidP="0042629B">
                      <w:pPr>
                        <w:pStyle w:val="Caption"/>
                        <w:jc w:val="both"/>
                        <w:rPr>
                          <w:rFonts w:asciiTheme="minorHAnsi" w:hAnsiTheme="minorHAnsi" w:cstheme="minorHAnsi"/>
                          <w:b w:val="0"/>
                          <w:bCs w:val="0"/>
                          <w:sz w:val="24"/>
                        </w:rPr>
                      </w:pPr>
                      <w:bookmarkStart w:id="245" w:name="_Toc84262628"/>
                      <w:bookmarkStart w:id="246" w:name="_Toc85420508"/>
                      <w:r w:rsidRPr="002F0A02">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14</w:t>
                      </w:r>
                      <w:r w:rsidR="001E78D0">
                        <w:rPr>
                          <w:rFonts w:asciiTheme="minorHAnsi" w:hAnsiTheme="minorHAnsi" w:cstheme="minorHAnsi"/>
                          <w:b w:val="0"/>
                          <w:bCs w:val="0"/>
                        </w:rPr>
                        <w:fldChar w:fldCharType="end"/>
                      </w:r>
                      <w:r w:rsidRPr="002F0A02">
                        <w:rPr>
                          <w:rFonts w:asciiTheme="minorHAnsi" w:hAnsiTheme="minorHAnsi" w:cstheme="minorHAnsi"/>
                          <w:b w:val="0"/>
                          <w:bCs w:val="0"/>
                        </w:rPr>
                        <w:t xml:space="preserve"> Daily relative humidity recorded from the SERF weather station and tunnel ambient loggers in each tunnel zone over 7 days in winter. The number following the “Ambient” refers to the zone where the logger was located, i.e. Ambient 1 represents the ambient logger in zone 1 Shaded regions represent night time (19:00 </w:t>
                      </w:r>
                      <w:r w:rsidR="00F505CF" w:rsidRPr="002F0A02">
                        <w:rPr>
                          <w:rFonts w:asciiTheme="minorHAnsi" w:hAnsiTheme="minorHAnsi" w:cstheme="minorHAnsi"/>
                          <w:b w:val="0"/>
                          <w:bCs w:val="0"/>
                        </w:rPr>
                        <w:t>– 05</w:t>
                      </w:r>
                      <w:r w:rsidRPr="002F0A02">
                        <w:rPr>
                          <w:rFonts w:asciiTheme="minorHAnsi" w:hAnsiTheme="minorHAnsi" w:cstheme="minorHAnsi"/>
                          <w:b w:val="0"/>
                          <w:bCs w:val="0"/>
                        </w:rPr>
                        <w:t>:00)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There was a big difference on temperature between SERF weather station, and the ambients inside and outside the tunnel. The maximum and minimum relative humidity at the SERF weather station is more extreme than that inside (Ambient 1, 2 &amp;3) and outside (Entrance) of the tunnel. A3 has the highest average, maximum and minimum relative humidity comparing with A1 and A2. The tunnel ambient in each zone presented more stable day-day relative humidity than the SERF weather station and the ambient outside the tunnel.</w:t>
                      </w:r>
                      <w:bookmarkEnd w:id="245"/>
                      <w:bookmarkEnd w:id="246"/>
                    </w:p>
                    <w:p w14:paraId="1B44130E" w14:textId="77777777" w:rsidR="00C526FE" w:rsidRDefault="00C526FE"/>
                    <w:p w14:paraId="75FB5F3A" w14:textId="6F87F3E6" w:rsidR="002F0A02" w:rsidRPr="002F0A02" w:rsidRDefault="002F0A02" w:rsidP="0042629B">
                      <w:pPr>
                        <w:pStyle w:val="Caption"/>
                        <w:jc w:val="both"/>
                        <w:rPr>
                          <w:rFonts w:asciiTheme="minorHAnsi" w:hAnsiTheme="minorHAnsi" w:cstheme="minorHAnsi"/>
                          <w:b w:val="0"/>
                          <w:bCs w:val="0"/>
                          <w:sz w:val="24"/>
                        </w:rPr>
                      </w:pPr>
                    </w:p>
                  </w:txbxContent>
                </v:textbox>
                <w10:wrap anchorx="margin"/>
              </v:shape>
            </w:pict>
          </mc:Fallback>
        </mc:AlternateContent>
      </w:r>
    </w:p>
    <w:p w14:paraId="45F08C16" w14:textId="77777777" w:rsidR="002F0A02" w:rsidRPr="00D253EF" w:rsidRDefault="002F0A02">
      <w:pPr>
        <w:rPr>
          <w:rFonts w:asciiTheme="minorHAnsi" w:hAnsiTheme="minorHAnsi" w:cstheme="minorHAnsi"/>
        </w:rPr>
      </w:pPr>
    </w:p>
    <w:p w14:paraId="08C420AB" w14:textId="33AC4DB8" w:rsidR="002F0A02" w:rsidRPr="00D253EF" w:rsidRDefault="002F0A02">
      <w:pPr>
        <w:rPr>
          <w:rFonts w:asciiTheme="minorHAnsi" w:hAnsiTheme="minorHAnsi" w:cstheme="minorHAnsi"/>
        </w:rPr>
      </w:pPr>
    </w:p>
    <w:p w14:paraId="44DDC127" w14:textId="383BBA3B" w:rsidR="00100215" w:rsidRPr="00D253EF" w:rsidRDefault="00100215">
      <w:pPr>
        <w:rPr>
          <w:rFonts w:asciiTheme="minorHAnsi" w:hAnsiTheme="minorHAnsi" w:cstheme="minorHAnsi"/>
        </w:rPr>
      </w:pPr>
      <w:r w:rsidRPr="00D253EF">
        <w:rPr>
          <w:rFonts w:asciiTheme="minorHAnsi" w:hAnsiTheme="minorHAnsi" w:cstheme="minorHAnsi"/>
        </w:rPr>
        <w:br w:type="page"/>
      </w:r>
    </w:p>
    <w:p w14:paraId="53B32BEF" w14:textId="77777777" w:rsidR="004A406B" w:rsidRPr="00D253EF" w:rsidRDefault="004A406B">
      <w:pPr>
        <w:rPr>
          <w:rFonts w:asciiTheme="minorHAnsi" w:hAnsiTheme="minorHAnsi" w:cstheme="minorHAnsi"/>
        </w:rPr>
        <w:sectPr w:rsidR="004A406B" w:rsidRPr="00D253EF" w:rsidSect="0050652C">
          <w:pgSz w:w="16840" w:h="11907" w:orient="landscape" w:code="9"/>
          <w:pgMar w:top="1418" w:right="1418" w:bottom="2268" w:left="1418" w:header="720" w:footer="720" w:gutter="0"/>
          <w:cols w:space="720"/>
          <w:docGrid w:linePitch="326"/>
        </w:sectPr>
      </w:pPr>
    </w:p>
    <w:p w14:paraId="6FE3C2CB" w14:textId="6BC6A5D0" w:rsidR="00CD7151" w:rsidRPr="00CD7151" w:rsidRDefault="00CD7151" w:rsidP="00CD7151">
      <w:pPr>
        <w:spacing w:after="160" w:line="360" w:lineRule="auto"/>
        <w:ind w:firstLine="567"/>
        <w:jc w:val="both"/>
        <w:rPr>
          <w:rFonts w:asciiTheme="minorHAnsi" w:eastAsia="PMingLiU" w:hAnsiTheme="minorHAnsi" w:cstheme="minorHAnsi"/>
          <w:szCs w:val="24"/>
          <w:lang w:val="en-US" w:eastAsia="zh-TW"/>
        </w:rPr>
      </w:pPr>
      <w:r w:rsidRPr="00CD7151">
        <w:rPr>
          <w:rFonts w:asciiTheme="minorHAnsi" w:eastAsia="PMingLiU" w:hAnsiTheme="minorHAnsi" w:cstheme="minorHAnsi"/>
          <w:szCs w:val="24"/>
          <w:lang w:val="en-US" w:eastAsia="zh-TW"/>
        </w:rPr>
        <w:lastRenderedPageBreak/>
        <w:t>The mean daily diurnal relative humidity (RH</w:t>
      </w:r>
      <w:r w:rsidRPr="00CD7151">
        <w:rPr>
          <w:rFonts w:asciiTheme="minorHAnsi" w:eastAsia="PMingLiU" w:hAnsiTheme="minorHAnsi" w:cstheme="minorHAnsi"/>
          <w:szCs w:val="24"/>
          <w:vertAlign w:val="subscript"/>
          <w:lang w:val="en-US" w:eastAsia="zh-TW"/>
        </w:rPr>
        <w:t>day</w:t>
      </w:r>
      <w:r w:rsidRPr="00CD7151">
        <w:rPr>
          <w:rFonts w:asciiTheme="minorHAnsi" w:eastAsia="PMingLiU" w:hAnsiTheme="minorHAnsi" w:cstheme="minorHAnsi"/>
          <w:szCs w:val="24"/>
          <w:lang w:val="en-US" w:eastAsia="zh-TW"/>
        </w:rPr>
        <w:t>) differences between roost locations (all species combined) and external ambient reading</w:t>
      </w:r>
      <w:r w:rsidR="00D45ABF">
        <w:rPr>
          <w:rFonts w:asciiTheme="minorHAnsi" w:eastAsia="PMingLiU" w:hAnsiTheme="minorHAnsi" w:cstheme="minorHAnsi"/>
          <w:szCs w:val="24"/>
          <w:lang w:val="en-US" w:eastAsia="zh-TW"/>
        </w:rPr>
        <w:t>s</w:t>
      </w:r>
      <w:r w:rsidRPr="00CD7151">
        <w:rPr>
          <w:rFonts w:asciiTheme="minorHAnsi" w:eastAsia="PMingLiU" w:hAnsiTheme="minorHAnsi" w:cstheme="minorHAnsi"/>
          <w:szCs w:val="24"/>
          <w:lang w:val="en-US" w:eastAsia="zh-TW"/>
        </w:rPr>
        <w:t xml:space="preserve"> were compared between summer and winter. Average, minimum and fluctuation showed </w:t>
      </w:r>
      <w:r w:rsidR="003A247F">
        <w:rPr>
          <w:rFonts w:asciiTheme="minorHAnsi" w:eastAsia="PMingLiU" w:hAnsiTheme="minorHAnsi" w:cstheme="minorHAnsi"/>
          <w:szCs w:val="24"/>
          <w:lang w:val="en-US" w:eastAsia="zh-TW"/>
        </w:rPr>
        <w:t xml:space="preserve">no </w:t>
      </w:r>
      <w:r w:rsidRPr="00CD7151">
        <w:rPr>
          <w:rFonts w:asciiTheme="minorHAnsi" w:eastAsia="PMingLiU" w:hAnsiTheme="minorHAnsi" w:cstheme="minorHAnsi"/>
          <w:szCs w:val="24"/>
          <w:lang w:val="en-US" w:eastAsia="zh-TW"/>
        </w:rPr>
        <w:t xml:space="preserve">significant differences between summer and winter (Independent T-test, p </w:t>
      </w:r>
      <w:r w:rsidR="003A247F">
        <w:rPr>
          <w:rFonts w:asciiTheme="minorHAnsi" w:eastAsia="PMingLiU" w:hAnsiTheme="minorHAnsi" w:cstheme="minorHAnsi"/>
          <w:szCs w:val="24"/>
          <w:lang w:val="en-US" w:eastAsia="zh-TW"/>
        </w:rPr>
        <w:t>&gt;</w:t>
      </w:r>
      <w:r w:rsidRPr="00CD7151">
        <w:rPr>
          <w:rFonts w:asciiTheme="minorHAnsi" w:eastAsia="PMingLiU" w:hAnsiTheme="minorHAnsi" w:cstheme="minorHAnsi"/>
          <w:szCs w:val="24"/>
          <w:lang w:val="en-US" w:eastAsia="zh-TW"/>
        </w:rPr>
        <w:t xml:space="preserve"> 0.05 – Table </w:t>
      </w:r>
      <w:r w:rsidR="002930A8">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6). However, maximum showed</w:t>
      </w:r>
      <w:r w:rsidR="00D45ABF">
        <w:rPr>
          <w:rFonts w:asciiTheme="minorHAnsi" w:eastAsia="PMingLiU" w:hAnsiTheme="minorHAnsi" w:cstheme="minorHAnsi"/>
          <w:szCs w:val="24"/>
          <w:lang w:val="en-US" w:eastAsia="zh-TW"/>
        </w:rPr>
        <w:t xml:space="preserve"> </w:t>
      </w:r>
      <w:r w:rsidR="006457DB">
        <w:rPr>
          <w:rFonts w:asciiTheme="minorHAnsi" w:eastAsia="PMingLiU" w:hAnsiTheme="minorHAnsi" w:cstheme="minorHAnsi"/>
          <w:szCs w:val="24"/>
          <w:lang w:val="en-US" w:eastAsia="zh-TW"/>
        </w:rPr>
        <w:t xml:space="preserve">significant difference with </w:t>
      </w:r>
      <w:r w:rsidR="00D45ABF">
        <w:rPr>
          <w:rFonts w:asciiTheme="minorHAnsi" w:eastAsia="PMingLiU" w:hAnsiTheme="minorHAnsi" w:cstheme="minorHAnsi"/>
          <w:szCs w:val="24"/>
          <w:lang w:val="en-US" w:eastAsia="zh-TW"/>
        </w:rPr>
        <w:t>winter</w:t>
      </w:r>
      <w:r w:rsidR="006457DB">
        <w:rPr>
          <w:rFonts w:asciiTheme="minorHAnsi" w:eastAsia="PMingLiU" w:hAnsiTheme="minorHAnsi" w:cstheme="minorHAnsi"/>
          <w:szCs w:val="24"/>
          <w:lang w:val="en-US" w:eastAsia="zh-TW"/>
        </w:rPr>
        <w:t xml:space="preserve"> </w:t>
      </w:r>
      <w:r w:rsidR="00D45ABF">
        <w:rPr>
          <w:rFonts w:asciiTheme="minorHAnsi" w:eastAsia="PMingLiU" w:hAnsiTheme="minorHAnsi" w:cstheme="minorHAnsi"/>
          <w:szCs w:val="24"/>
          <w:lang w:val="en-US" w:eastAsia="zh-TW"/>
        </w:rPr>
        <w:t>greater than summer</w:t>
      </w:r>
      <w:r w:rsidRPr="00CD7151">
        <w:rPr>
          <w:rFonts w:asciiTheme="minorHAnsi" w:eastAsia="PMingLiU" w:hAnsiTheme="minorHAnsi" w:cstheme="minorHAnsi"/>
          <w:szCs w:val="24"/>
          <w:lang w:val="en-US" w:eastAsia="zh-TW"/>
        </w:rPr>
        <w:t xml:space="preserve"> (p </w:t>
      </w:r>
      <w:r w:rsidR="003A247F">
        <w:rPr>
          <w:rFonts w:asciiTheme="minorHAnsi" w:eastAsia="PMingLiU" w:hAnsiTheme="minorHAnsi" w:cstheme="minorHAnsi"/>
          <w:szCs w:val="24"/>
          <w:lang w:val="en-US" w:eastAsia="zh-TW"/>
        </w:rPr>
        <w:t>&lt;</w:t>
      </w:r>
      <w:r w:rsidRPr="00CD7151">
        <w:rPr>
          <w:rFonts w:asciiTheme="minorHAnsi" w:eastAsia="PMingLiU" w:hAnsiTheme="minorHAnsi" w:cstheme="minorHAnsi"/>
          <w:szCs w:val="24"/>
          <w:lang w:val="en-US" w:eastAsia="zh-TW"/>
        </w:rPr>
        <w:t xml:space="preserve"> 0.05). In summer, bat roosts showed a higher mean of daily average (RH</w:t>
      </w:r>
      <w:r w:rsidRPr="00CD7151">
        <w:rPr>
          <w:rFonts w:asciiTheme="minorHAnsi" w:eastAsia="PMingLiU" w:hAnsiTheme="minorHAnsi" w:cstheme="minorHAnsi"/>
          <w:szCs w:val="24"/>
          <w:vertAlign w:val="subscript"/>
          <w:lang w:val="en-US" w:eastAsia="zh-TW"/>
        </w:rPr>
        <w:t>avg</w:t>
      </w:r>
      <w:r w:rsidRPr="00CD7151">
        <w:rPr>
          <w:rFonts w:asciiTheme="minorHAnsi" w:eastAsia="PMingLiU" w:hAnsiTheme="minorHAnsi" w:cstheme="minorHAnsi"/>
          <w:szCs w:val="24"/>
          <w:lang w:val="en-US" w:eastAsia="zh-TW"/>
        </w:rPr>
        <w:t>) and minimum (RH</w:t>
      </w:r>
      <w:r w:rsidRPr="00CD7151">
        <w:rPr>
          <w:rFonts w:asciiTheme="minorHAnsi" w:eastAsia="PMingLiU" w:hAnsiTheme="minorHAnsi" w:cstheme="minorHAnsi"/>
          <w:szCs w:val="24"/>
          <w:vertAlign w:val="subscript"/>
          <w:lang w:val="en-US" w:eastAsia="zh-TW"/>
        </w:rPr>
        <w:t>min</w:t>
      </w:r>
      <w:r w:rsidRPr="00CD7151">
        <w:rPr>
          <w:rFonts w:asciiTheme="minorHAnsi" w:eastAsia="PMingLiU" w:hAnsiTheme="minorHAnsi" w:cstheme="minorHAnsi"/>
          <w:szCs w:val="24"/>
          <w:lang w:val="en-US" w:eastAsia="zh-TW"/>
        </w:rPr>
        <w:t>) diurnal relative humidity than EXA; the mean daily maximum (RH</w:t>
      </w:r>
      <w:r w:rsidRPr="00CD7151">
        <w:rPr>
          <w:rFonts w:asciiTheme="minorHAnsi" w:eastAsia="PMingLiU" w:hAnsiTheme="minorHAnsi" w:cstheme="minorHAnsi"/>
          <w:szCs w:val="24"/>
          <w:vertAlign w:val="subscript"/>
          <w:lang w:val="en-US" w:eastAsia="zh-TW"/>
        </w:rPr>
        <w:t>max</w:t>
      </w:r>
      <w:r w:rsidRPr="00CD7151">
        <w:rPr>
          <w:rFonts w:asciiTheme="minorHAnsi" w:eastAsia="PMingLiU" w:hAnsiTheme="minorHAnsi" w:cstheme="minorHAnsi"/>
          <w:szCs w:val="24"/>
          <w:lang w:val="en-US" w:eastAsia="zh-TW"/>
        </w:rPr>
        <w:t>), fluctuation (RH</w:t>
      </w:r>
      <w:r w:rsidRPr="00CD7151">
        <w:rPr>
          <w:rFonts w:asciiTheme="minorHAnsi" w:eastAsia="PMingLiU" w:hAnsiTheme="minorHAnsi" w:cstheme="minorHAnsi"/>
          <w:szCs w:val="24"/>
          <w:vertAlign w:val="subscript"/>
          <w:lang w:val="en-US" w:eastAsia="zh-TW"/>
        </w:rPr>
        <w:t>fluc</w:t>
      </w:r>
      <w:r w:rsidRPr="00CD7151">
        <w:rPr>
          <w:rFonts w:asciiTheme="minorHAnsi" w:eastAsia="PMingLiU" w:hAnsiTheme="minorHAnsi" w:cstheme="minorHAnsi"/>
          <w:szCs w:val="24"/>
          <w:lang w:val="en-US" w:eastAsia="zh-TW"/>
        </w:rPr>
        <w:t>) of diurnal relative humidity were lower at bat roosts than EXA. In winter, bat roosts showed a higher mean RH</w:t>
      </w:r>
      <w:r w:rsidRPr="00CD7151">
        <w:rPr>
          <w:rFonts w:asciiTheme="minorHAnsi" w:eastAsia="PMingLiU" w:hAnsiTheme="minorHAnsi" w:cstheme="minorHAnsi"/>
          <w:szCs w:val="24"/>
          <w:vertAlign w:val="subscript"/>
          <w:lang w:val="en-US" w:eastAsia="zh-TW"/>
        </w:rPr>
        <w:t>avg</w:t>
      </w:r>
      <w:r w:rsidRPr="00CD7151">
        <w:rPr>
          <w:rFonts w:asciiTheme="minorHAnsi" w:eastAsia="PMingLiU" w:hAnsiTheme="minorHAnsi" w:cstheme="minorHAnsi"/>
          <w:szCs w:val="24"/>
          <w:lang w:val="en-US" w:eastAsia="zh-TW"/>
        </w:rPr>
        <w:t>, RH</w:t>
      </w:r>
      <w:r w:rsidRPr="00CD7151">
        <w:rPr>
          <w:rFonts w:asciiTheme="minorHAnsi" w:eastAsia="PMingLiU" w:hAnsiTheme="minorHAnsi" w:cstheme="minorHAnsi"/>
          <w:szCs w:val="24"/>
          <w:vertAlign w:val="subscript"/>
          <w:lang w:val="en-US" w:eastAsia="zh-TW"/>
        </w:rPr>
        <w:t>max</w:t>
      </w:r>
      <w:r w:rsidRPr="00CD7151">
        <w:rPr>
          <w:rFonts w:asciiTheme="minorHAnsi" w:eastAsia="PMingLiU" w:hAnsiTheme="minorHAnsi" w:cstheme="minorHAnsi"/>
          <w:szCs w:val="24"/>
          <w:lang w:val="en-US" w:eastAsia="zh-TW"/>
        </w:rPr>
        <w:t xml:space="preserve"> and RH</w:t>
      </w:r>
      <w:r w:rsidRPr="00CD7151">
        <w:rPr>
          <w:rFonts w:asciiTheme="minorHAnsi" w:eastAsia="PMingLiU" w:hAnsiTheme="minorHAnsi" w:cstheme="minorHAnsi"/>
          <w:szCs w:val="24"/>
          <w:vertAlign w:val="subscript"/>
          <w:lang w:val="en-US" w:eastAsia="zh-TW"/>
        </w:rPr>
        <w:t>min</w:t>
      </w:r>
      <w:r w:rsidRPr="00CD7151">
        <w:rPr>
          <w:rFonts w:asciiTheme="minorHAnsi" w:eastAsia="PMingLiU" w:hAnsiTheme="minorHAnsi" w:cstheme="minorHAnsi"/>
          <w:szCs w:val="24"/>
          <w:lang w:val="en-US" w:eastAsia="zh-TW"/>
        </w:rPr>
        <w:t xml:space="preserve"> than EXA, while the mean RH</w:t>
      </w:r>
      <w:r w:rsidRPr="00CD7151">
        <w:rPr>
          <w:rFonts w:asciiTheme="minorHAnsi" w:eastAsia="PMingLiU" w:hAnsiTheme="minorHAnsi" w:cstheme="minorHAnsi"/>
          <w:szCs w:val="24"/>
          <w:vertAlign w:val="subscript"/>
          <w:lang w:val="en-US" w:eastAsia="zh-TW"/>
        </w:rPr>
        <w:t>fluc</w:t>
      </w:r>
      <w:r w:rsidRPr="00CD7151">
        <w:rPr>
          <w:rFonts w:asciiTheme="minorHAnsi" w:eastAsia="PMingLiU" w:hAnsiTheme="minorHAnsi" w:cstheme="minorHAnsi"/>
          <w:szCs w:val="24"/>
          <w:lang w:val="en-US" w:eastAsia="zh-TW"/>
        </w:rPr>
        <w:t xml:space="preserve"> was lower at roosts than EXA (Table </w:t>
      </w:r>
      <w:r w:rsidR="00475BA7">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6).</w:t>
      </w:r>
    </w:p>
    <w:p w14:paraId="0FB4C62F" w14:textId="5832C834" w:rsidR="00CD7151" w:rsidRPr="00CD7151" w:rsidRDefault="00CD7151" w:rsidP="00CD7151">
      <w:pPr>
        <w:spacing w:after="160" w:line="360" w:lineRule="auto"/>
        <w:ind w:firstLine="567"/>
        <w:jc w:val="both"/>
        <w:rPr>
          <w:rFonts w:asciiTheme="minorHAnsi" w:eastAsia="PMingLiU" w:hAnsiTheme="minorHAnsi" w:cstheme="minorHAnsi"/>
          <w:szCs w:val="24"/>
          <w:lang w:val="en-US" w:eastAsia="zh-TW"/>
        </w:rPr>
      </w:pPr>
      <w:r w:rsidRPr="00CD7151">
        <w:rPr>
          <w:rFonts w:asciiTheme="minorHAnsi" w:eastAsia="PMingLiU" w:hAnsiTheme="minorHAnsi" w:cstheme="minorHAnsi"/>
          <w:szCs w:val="24"/>
          <w:lang w:val="en-US" w:eastAsia="zh-TW"/>
        </w:rPr>
        <w:t xml:space="preserve">Bat roosts showed higher relative humidity than all tunnel ambients in both summer and winter. </w:t>
      </w:r>
      <w:r w:rsidR="00DA539B">
        <w:rPr>
          <w:rFonts w:asciiTheme="minorHAnsi" w:eastAsia="PMingLiU" w:hAnsiTheme="minorHAnsi" w:cstheme="minorHAnsi"/>
          <w:szCs w:val="24"/>
          <w:lang w:val="en-US" w:eastAsia="zh-TW"/>
        </w:rPr>
        <w:t>D</w:t>
      </w:r>
      <w:r w:rsidRPr="00CD7151">
        <w:rPr>
          <w:rFonts w:asciiTheme="minorHAnsi" w:eastAsia="PMingLiU" w:hAnsiTheme="minorHAnsi" w:cstheme="minorHAnsi"/>
          <w:szCs w:val="24"/>
          <w:lang w:val="en-US" w:eastAsia="zh-TW"/>
        </w:rPr>
        <w:t>ifferences in RH</w:t>
      </w:r>
      <w:r w:rsidRPr="00CD7151">
        <w:rPr>
          <w:rFonts w:asciiTheme="minorHAnsi" w:eastAsia="PMingLiU" w:hAnsiTheme="minorHAnsi" w:cstheme="minorHAnsi"/>
          <w:szCs w:val="24"/>
          <w:vertAlign w:val="subscript"/>
          <w:lang w:val="en-US" w:eastAsia="zh-TW"/>
        </w:rPr>
        <w:t>avg</w:t>
      </w:r>
      <w:r w:rsidRPr="00CD7151">
        <w:rPr>
          <w:rFonts w:asciiTheme="minorHAnsi" w:eastAsia="PMingLiU" w:hAnsiTheme="minorHAnsi" w:cstheme="minorHAnsi"/>
          <w:szCs w:val="24"/>
          <w:lang w:val="en-US" w:eastAsia="zh-TW"/>
        </w:rPr>
        <w:t>, RH</w:t>
      </w:r>
      <w:r w:rsidRPr="00CD7151">
        <w:rPr>
          <w:rFonts w:asciiTheme="minorHAnsi" w:eastAsia="PMingLiU" w:hAnsiTheme="minorHAnsi" w:cstheme="minorHAnsi"/>
          <w:szCs w:val="24"/>
          <w:vertAlign w:val="subscript"/>
          <w:lang w:val="en-US" w:eastAsia="zh-TW"/>
        </w:rPr>
        <w:t>max</w:t>
      </w:r>
      <w:r w:rsidRPr="00CD7151">
        <w:rPr>
          <w:rFonts w:asciiTheme="minorHAnsi" w:eastAsia="PMingLiU" w:hAnsiTheme="minorHAnsi" w:cstheme="minorHAnsi"/>
          <w:szCs w:val="24"/>
          <w:lang w:val="en-US" w:eastAsia="zh-TW"/>
        </w:rPr>
        <w:t xml:space="preserve"> and RH</w:t>
      </w:r>
      <w:r w:rsidRPr="00CD7151">
        <w:rPr>
          <w:rFonts w:asciiTheme="minorHAnsi" w:eastAsia="PMingLiU" w:hAnsiTheme="minorHAnsi" w:cstheme="minorHAnsi"/>
          <w:szCs w:val="24"/>
          <w:vertAlign w:val="subscript"/>
          <w:lang w:val="en-US" w:eastAsia="zh-TW"/>
        </w:rPr>
        <w:t>min</w:t>
      </w:r>
      <w:r w:rsidRPr="00CD7151">
        <w:rPr>
          <w:rFonts w:asciiTheme="minorHAnsi" w:eastAsia="PMingLiU" w:hAnsiTheme="minorHAnsi" w:cstheme="minorHAnsi"/>
          <w:szCs w:val="24"/>
          <w:lang w:val="en-US" w:eastAsia="zh-TW"/>
        </w:rPr>
        <w:t xml:space="preserve"> between roosts and tunnel ambients </w:t>
      </w:r>
      <w:r w:rsidR="00DA539B">
        <w:rPr>
          <w:rFonts w:asciiTheme="minorHAnsi" w:eastAsia="PMingLiU" w:hAnsiTheme="minorHAnsi" w:cstheme="minorHAnsi"/>
          <w:szCs w:val="24"/>
          <w:lang w:val="en-US" w:eastAsia="zh-TW"/>
        </w:rPr>
        <w:t xml:space="preserve">were greater </w:t>
      </w:r>
      <w:r w:rsidRPr="00CD7151">
        <w:rPr>
          <w:rFonts w:asciiTheme="minorHAnsi" w:eastAsia="PMingLiU" w:hAnsiTheme="minorHAnsi" w:cstheme="minorHAnsi"/>
          <w:szCs w:val="24"/>
          <w:lang w:val="en-US" w:eastAsia="zh-TW"/>
        </w:rPr>
        <w:t>in winter than summer. In addition, bat roosts presented much lower mean RH</w:t>
      </w:r>
      <w:r w:rsidRPr="00CD7151">
        <w:rPr>
          <w:rFonts w:asciiTheme="minorHAnsi" w:eastAsia="PMingLiU" w:hAnsiTheme="minorHAnsi" w:cstheme="minorHAnsi"/>
          <w:szCs w:val="24"/>
          <w:lang w:val="en-US" w:eastAsia="zh-TW"/>
        </w:rPr>
        <w:softHyphen/>
      </w:r>
      <w:r w:rsidRPr="00CD7151">
        <w:rPr>
          <w:rFonts w:asciiTheme="minorHAnsi" w:eastAsia="PMingLiU" w:hAnsiTheme="minorHAnsi" w:cstheme="minorHAnsi"/>
          <w:szCs w:val="24"/>
          <w:vertAlign w:val="subscript"/>
          <w:lang w:val="en-US" w:eastAsia="zh-TW"/>
        </w:rPr>
        <w:t>fluc</w:t>
      </w:r>
      <w:r w:rsidRPr="00CD7151">
        <w:rPr>
          <w:rFonts w:asciiTheme="minorHAnsi" w:eastAsia="PMingLiU" w:hAnsiTheme="minorHAnsi" w:cstheme="minorHAnsi"/>
          <w:szCs w:val="24"/>
          <w:lang w:val="en-US" w:eastAsia="zh-TW"/>
        </w:rPr>
        <w:t xml:space="preserve"> than tunnel ambients in winter than summer (Table </w:t>
      </w:r>
      <w:r w:rsidR="000F220C">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 xml:space="preserve">7 &amp; </w:t>
      </w:r>
      <w:r w:rsidR="000F220C">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 xml:space="preserve">8). </w:t>
      </w:r>
    </w:p>
    <w:p w14:paraId="2523A3DC" w14:textId="34222F7E" w:rsidR="00CD7151" w:rsidRPr="00CD7151" w:rsidRDefault="00CD7151" w:rsidP="00CD7151">
      <w:pPr>
        <w:spacing w:after="160" w:line="360" w:lineRule="auto"/>
        <w:ind w:firstLine="567"/>
        <w:jc w:val="both"/>
        <w:rPr>
          <w:rFonts w:asciiTheme="minorHAnsi" w:eastAsia="PMingLiU" w:hAnsiTheme="minorHAnsi" w:cstheme="minorHAnsi"/>
          <w:szCs w:val="24"/>
          <w:lang w:val="en-US" w:eastAsia="zh-TW"/>
        </w:rPr>
      </w:pPr>
      <w:r w:rsidRPr="00CD7151">
        <w:rPr>
          <w:rFonts w:asciiTheme="minorHAnsi" w:eastAsia="PMingLiU" w:hAnsiTheme="minorHAnsi" w:cstheme="minorHAnsi"/>
          <w:szCs w:val="24"/>
          <w:lang w:val="en-US" w:eastAsia="zh-TW"/>
        </w:rPr>
        <w:t>The means of RH</w:t>
      </w:r>
      <w:r w:rsidRPr="00CD7151">
        <w:rPr>
          <w:rFonts w:asciiTheme="minorHAnsi" w:eastAsia="PMingLiU" w:hAnsiTheme="minorHAnsi" w:cstheme="minorHAnsi"/>
          <w:szCs w:val="24"/>
          <w:vertAlign w:val="subscript"/>
          <w:lang w:val="en-US" w:eastAsia="zh-TW"/>
        </w:rPr>
        <w:t>avg</w:t>
      </w:r>
      <w:r w:rsidRPr="00CD7151">
        <w:rPr>
          <w:rFonts w:asciiTheme="minorHAnsi" w:eastAsia="PMingLiU" w:hAnsiTheme="minorHAnsi" w:cstheme="minorHAnsi"/>
          <w:szCs w:val="24"/>
          <w:lang w:val="en-US" w:eastAsia="zh-TW"/>
        </w:rPr>
        <w:t xml:space="preserve"> and RH</w:t>
      </w:r>
      <w:r w:rsidRPr="00CD7151">
        <w:rPr>
          <w:rFonts w:asciiTheme="minorHAnsi" w:eastAsia="PMingLiU" w:hAnsiTheme="minorHAnsi" w:cstheme="minorHAnsi"/>
          <w:szCs w:val="24"/>
          <w:vertAlign w:val="subscript"/>
          <w:lang w:val="en-US" w:eastAsia="zh-TW"/>
        </w:rPr>
        <w:t>max</w:t>
      </w:r>
      <w:r w:rsidRPr="00CD7151">
        <w:rPr>
          <w:rFonts w:asciiTheme="minorHAnsi" w:eastAsia="PMingLiU" w:hAnsiTheme="minorHAnsi" w:cstheme="minorHAnsi"/>
          <w:szCs w:val="24"/>
          <w:lang w:val="en-US" w:eastAsia="zh-TW"/>
        </w:rPr>
        <w:t xml:space="preserve"> showed significant differences between roosts (all species combined) and their TA</w:t>
      </w:r>
      <w:r w:rsidRPr="00CD7151">
        <w:rPr>
          <w:rFonts w:asciiTheme="minorHAnsi" w:eastAsia="PMingLiU" w:hAnsiTheme="minorHAnsi" w:cstheme="minorHAnsi"/>
          <w:szCs w:val="24"/>
          <w:vertAlign w:val="subscript"/>
          <w:lang w:val="en-US" w:eastAsia="zh-TW"/>
        </w:rPr>
        <w:t>local</w:t>
      </w:r>
      <w:r w:rsidRPr="00CD7151">
        <w:rPr>
          <w:rFonts w:asciiTheme="minorHAnsi" w:eastAsia="PMingLiU" w:hAnsiTheme="minorHAnsi" w:cstheme="minorHAnsi"/>
          <w:szCs w:val="24"/>
          <w:lang w:val="en-US" w:eastAsia="zh-TW"/>
        </w:rPr>
        <w:t xml:space="preserve"> between summer and winter (Mann-Whitney U test, p &gt; 0.05 – Table </w:t>
      </w:r>
      <w:r w:rsidR="00F61C19">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 xml:space="preserve">7). </w:t>
      </w:r>
      <w:r w:rsidR="00F438AC">
        <w:rPr>
          <w:rFonts w:asciiTheme="minorHAnsi" w:eastAsia="PMingLiU" w:hAnsiTheme="minorHAnsi" w:cstheme="minorHAnsi"/>
          <w:szCs w:val="24"/>
          <w:lang w:val="en-US" w:eastAsia="zh-TW"/>
        </w:rPr>
        <w:t xml:space="preserve">In which, both </w:t>
      </w:r>
      <w:r w:rsidR="00F438AC" w:rsidRPr="00CD7151">
        <w:rPr>
          <w:rFonts w:asciiTheme="minorHAnsi" w:eastAsia="PMingLiU" w:hAnsiTheme="minorHAnsi" w:cstheme="minorHAnsi"/>
          <w:szCs w:val="24"/>
          <w:lang w:val="en-US" w:eastAsia="zh-TW"/>
        </w:rPr>
        <w:t>RH</w:t>
      </w:r>
      <w:r w:rsidR="00F438AC" w:rsidRPr="00CD7151">
        <w:rPr>
          <w:rFonts w:asciiTheme="minorHAnsi" w:eastAsia="PMingLiU" w:hAnsiTheme="minorHAnsi" w:cstheme="minorHAnsi"/>
          <w:szCs w:val="24"/>
          <w:vertAlign w:val="subscript"/>
          <w:lang w:val="en-US" w:eastAsia="zh-TW"/>
        </w:rPr>
        <w:t>avg</w:t>
      </w:r>
      <w:r w:rsidR="00F438AC" w:rsidRPr="00CD7151">
        <w:rPr>
          <w:rFonts w:asciiTheme="minorHAnsi" w:eastAsia="PMingLiU" w:hAnsiTheme="minorHAnsi" w:cstheme="minorHAnsi"/>
          <w:szCs w:val="24"/>
          <w:lang w:val="en-US" w:eastAsia="zh-TW"/>
        </w:rPr>
        <w:t xml:space="preserve"> and RH</w:t>
      </w:r>
      <w:r w:rsidR="00F438AC" w:rsidRPr="00CD7151">
        <w:rPr>
          <w:rFonts w:asciiTheme="minorHAnsi" w:eastAsia="PMingLiU" w:hAnsiTheme="minorHAnsi" w:cstheme="minorHAnsi"/>
          <w:szCs w:val="24"/>
          <w:vertAlign w:val="subscript"/>
          <w:lang w:val="en-US" w:eastAsia="zh-TW"/>
        </w:rPr>
        <w:t>max</w:t>
      </w:r>
      <w:r w:rsidR="00F438AC">
        <w:rPr>
          <w:rFonts w:asciiTheme="minorHAnsi" w:eastAsia="PMingLiU" w:hAnsiTheme="minorHAnsi" w:cstheme="minorHAnsi"/>
          <w:szCs w:val="24"/>
          <w:lang w:val="en-US" w:eastAsia="zh-TW"/>
        </w:rPr>
        <w:t xml:space="preserve"> were greater in winter than summer. </w:t>
      </w:r>
      <w:r w:rsidRPr="00F438AC">
        <w:rPr>
          <w:rFonts w:asciiTheme="minorHAnsi" w:eastAsia="PMingLiU" w:hAnsiTheme="minorHAnsi" w:cstheme="minorHAnsi"/>
          <w:szCs w:val="24"/>
          <w:lang w:val="en-US" w:eastAsia="zh-TW"/>
        </w:rPr>
        <w:t>The</w:t>
      </w:r>
      <w:r w:rsidRPr="00CD7151">
        <w:rPr>
          <w:rFonts w:asciiTheme="minorHAnsi" w:eastAsia="PMingLiU" w:hAnsiTheme="minorHAnsi" w:cstheme="minorHAnsi"/>
          <w:szCs w:val="24"/>
          <w:lang w:val="en-US" w:eastAsia="zh-TW"/>
        </w:rPr>
        <w:t xml:space="preserve"> means of RH</w:t>
      </w:r>
      <w:r w:rsidRPr="00CD7151">
        <w:rPr>
          <w:rFonts w:asciiTheme="minorHAnsi" w:eastAsia="PMingLiU" w:hAnsiTheme="minorHAnsi" w:cstheme="minorHAnsi"/>
          <w:szCs w:val="24"/>
          <w:vertAlign w:val="subscript"/>
          <w:lang w:val="en-US" w:eastAsia="zh-TW"/>
        </w:rPr>
        <w:t>min</w:t>
      </w:r>
      <w:r w:rsidRPr="00CD7151">
        <w:rPr>
          <w:rFonts w:asciiTheme="minorHAnsi" w:eastAsia="PMingLiU" w:hAnsiTheme="minorHAnsi" w:cstheme="minorHAnsi"/>
          <w:szCs w:val="24"/>
          <w:lang w:val="en-US" w:eastAsia="zh-TW"/>
        </w:rPr>
        <w:t xml:space="preserve"> and RH</w:t>
      </w:r>
      <w:r w:rsidRPr="00CD7151">
        <w:rPr>
          <w:rFonts w:asciiTheme="minorHAnsi" w:eastAsia="PMingLiU" w:hAnsiTheme="minorHAnsi" w:cstheme="minorHAnsi"/>
          <w:szCs w:val="24"/>
          <w:lang w:val="en-US" w:eastAsia="zh-TW"/>
        </w:rPr>
        <w:softHyphen/>
      </w:r>
      <w:r w:rsidRPr="00CD7151">
        <w:rPr>
          <w:rFonts w:asciiTheme="minorHAnsi" w:eastAsia="PMingLiU" w:hAnsiTheme="minorHAnsi" w:cstheme="minorHAnsi"/>
          <w:szCs w:val="24"/>
          <w:vertAlign w:val="subscript"/>
          <w:lang w:val="en-US" w:eastAsia="zh-TW"/>
        </w:rPr>
        <w:t>fluc</w:t>
      </w:r>
      <w:r w:rsidRPr="00CD7151">
        <w:rPr>
          <w:rFonts w:asciiTheme="minorHAnsi" w:eastAsia="PMingLiU" w:hAnsiTheme="minorHAnsi" w:cstheme="minorHAnsi"/>
          <w:szCs w:val="24"/>
          <w:lang w:val="en-US" w:eastAsia="zh-TW"/>
        </w:rPr>
        <w:t xml:space="preserve"> showed no significant difference between summer and winter (p &gt; 0.05). </w:t>
      </w:r>
    </w:p>
    <w:p w14:paraId="6351FDE5" w14:textId="56F3DA0B" w:rsidR="00CD7151" w:rsidRPr="00CD7151" w:rsidRDefault="00CD7151" w:rsidP="00CD7151">
      <w:pPr>
        <w:spacing w:after="160" w:line="360" w:lineRule="auto"/>
        <w:ind w:firstLine="567"/>
        <w:jc w:val="both"/>
        <w:rPr>
          <w:rFonts w:asciiTheme="minorHAnsi" w:eastAsia="PMingLiU" w:hAnsiTheme="minorHAnsi" w:cstheme="minorHAnsi"/>
          <w:noProof/>
          <w:szCs w:val="24"/>
          <w:lang w:val="en-US" w:eastAsia="zh-TW"/>
        </w:rPr>
      </w:pPr>
      <w:r w:rsidRPr="00CD7151">
        <w:rPr>
          <w:rFonts w:asciiTheme="minorHAnsi" w:eastAsia="PMingLiU" w:hAnsiTheme="minorHAnsi" w:cstheme="minorHAnsi"/>
          <w:szCs w:val="24"/>
          <w:lang w:val="en-US" w:eastAsia="zh-TW"/>
        </w:rPr>
        <w:t>The means TA</w:t>
      </w:r>
      <w:r w:rsidRPr="00CD7151">
        <w:rPr>
          <w:rFonts w:asciiTheme="minorHAnsi" w:eastAsia="PMingLiU" w:hAnsiTheme="minorHAnsi" w:cstheme="minorHAnsi"/>
          <w:szCs w:val="24"/>
          <w:vertAlign w:val="subscript"/>
          <w:lang w:val="en-US" w:eastAsia="zh-TW"/>
        </w:rPr>
        <w:t>non-local</w:t>
      </w:r>
      <w:r w:rsidRPr="00CD7151">
        <w:rPr>
          <w:rFonts w:asciiTheme="minorHAnsi" w:eastAsia="PMingLiU" w:hAnsiTheme="minorHAnsi" w:cstheme="minorHAnsi"/>
          <w:szCs w:val="24"/>
          <w:lang w:val="en-US" w:eastAsia="zh-TW"/>
        </w:rPr>
        <w:t xml:space="preserve"> of RH</w:t>
      </w:r>
      <w:r w:rsidRPr="00CD7151">
        <w:rPr>
          <w:rFonts w:asciiTheme="minorHAnsi" w:eastAsia="PMingLiU" w:hAnsiTheme="minorHAnsi" w:cstheme="minorHAnsi"/>
          <w:szCs w:val="24"/>
          <w:vertAlign w:val="subscript"/>
          <w:lang w:val="en-US" w:eastAsia="zh-TW"/>
        </w:rPr>
        <w:t>avg</w:t>
      </w:r>
      <w:r w:rsidRPr="00CD7151">
        <w:rPr>
          <w:rFonts w:asciiTheme="minorHAnsi" w:eastAsia="PMingLiU" w:hAnsiTheme="minorHAnsi" w:cstheme="minorHAnsi"/>
          <w:noProof/>
          <w:szCs w:val="24"/>
          <w:lang w:val="en-US" w:eastAsia="zh-TW"/>
        </w:rPr>
        <w:t xml:space="preserve">, </w:t>
      </w:r>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max</w:t>
      </w:r>
      <w:r w:rsidRPr="00CD7151">
        <w:rPr>
          <w:rFonts w:asciiTheme="minorHAnsi" w:eastAsia="PMingLiU" w:hAnsiTheme="minorHAnsi" w:cstheme="minorHAnsi"/>
          <w:noProof/>
          <w:szCs w:val="24"/>
          <w:lang w:val="en-US" w:eastAsia="zh-TW"/>
        </w:rPr>
        <w:t xml:space="preserve">, and </w:t>
      </w:r>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min</w:t>
      </w:r>
      <w:r w:rsidRPr="00CD7151">
        <w:rPr>
          <w:rFonts w:asciiTheme="minorHAnsi" w:eastAsia="PMingLiU" w:hAnsiTheme="minorHAnsi" w:cstheme="minorHAnsi"/>
          <w:noProof/>
          <w:szCs w:val="24"/>
          <w:lang w:val="en-US" w:eastAsia="zh-TW"/>
        </w:rPr>
        <w:t xml:space="preserve"> showed significant differences between roosts and </w:t>
      </w:r>
      <w:r w:rsidRPr="00CD7151">
        <w:rPr>
          <w:rFonts w:asciiTheme="minorHAnsi" w:eastAsia="PMingLiU" w:hAnsiTheme="minorHAnsi" w:cstheme="minorHAnsi"/>
          <w:szCs w:val="24"/>
          <w:lang w:val="en-US" w:eastAsia="zh-TW"/>
        </w:rPr>
        <w:t>TA</w:t>
      </w:r>
      <w:r w:rsidRPr="00CD7151">
        <w:rPr>
          <w:rFonts w:asciiTheme="minorHAnsi" w:eastAsia="PMingLiU" w:hAnsiTheme="minorHAnsi" w:cstheme="minorHAnsi"/>
          <w:szCs w:val="24"/>
          <w:vertAlign w:val="subscript"/>
          <w:lang w:val="en-US" w:eastAsia="zh-TW"/>
        </w:rPr>
        <w:t>non-local</w:t>
      </w:r>
      <w:r w:rsidRPr="00CD7151">
        <w:rPr>
          <w:rFonts w:asciiTheme="minorHAnsi" w:eastAsia="PMingLiU" w:hAnsiTheme="minorHAnsi" w:cstheme="minorHAnsi"/>
          <w:szCs w:val="24"/>
          <w:lang w:val="en-US" w:eastAsia="zh-TW"/>
        </w:rPr>
        <w:t xml:space="preserve"> between summer and winter (Mann-Whitney U test, p &gt; 0.05 – Table </w:t>
      </w:r>
      <w:r w:rsidR="00294453">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8)</w:t>
      </w:r>
      <w:r w:rsidR="00AC2920">
        <w:rPr>
          <w:rFonts w:asciiTheme="minorHAnsi" w:eastAsia="PMingLiU" w:hAnsiTheme="minorHAnsi" w:cstheme="minorHAnsi"/>
          <w:szCs w:val="24"/>
          <w:lang w:val="en-US" w:eastAsia="zh-TW"/>
        </w:rPr>
        <w:t>. In which, all three variables (</w:t>
      </w:r>
      <w:r w:rsidR="00AC2920" w:rsidRPr="00CD7151">
        <w:rPr>
          <w:rFonts w:asciiTheme="minorHAnsi" w:eastAsia="PMingLiU" w:hAnsiTheme="minorHAnsi" w:cstheme="minorHAnsi"/>
          <w:szCs w:val="24"/>
          <w:lang w:val="en-US" w:eastAsia="zh-TW"/>
        </w:rPr>
        <w:t>RH</w:t>
      </w:r>
      <w:r w:rsidR="00AC2920" w:rsidRPr="00CD7151">
        <w:rPr>
          <w:rFonts w:asciiTheme="minorHAnsi" w:eastAsia="PMingLiU" w:hAnsiTheme="minorHAnsi" w:cstheme="minorHAnsi"/>
          <w:szCs w:val="24"/>
          <w:vertAlign w:val="subscript"/>
          <w:lang w:val="en-US" w:eastAsia="zh-TW"/>
        </w:rPr>
        <w:t>avg</w:t>
      </w:r>
      <w:r w:rsidR="00AC2920" w:rsidRPr="00CD7151">
        <w:rPr>
          <w:rFonts w:asciiTheme="minorHAnsi" w:eastAsia="PMingLiU" w:hAnsiTheme="minorHAnsi" w:cstheme="minorHAnsi"/>
          <w:noProof/>
          <w:szCs w:val="24"/>
          <w:lang w:val="en-US" w:eastAsia="zh-TW"/>
        </w:rPr>
        <w:t xml:space="preserve">, </w:t>
      </w:r>
      <w:r w:rsidR="00AC2920" w:rsidRPr="00CD7151">
        <w:rPr>
          <w:rFonts w:asciiTheme="minorHAnsi" w:eastAsia="PMingLiU" w:hAnsiTheme="minorHAnsi" w:cstheme="minorHAnsi"/>
          <w:szCs w:val="24"/>
          <w:lang w:val="en-US" w:eastAsia="zh-TW"/>
        </w:rPr>
        <w:t>RH</w:t>
      </w:r>
      <w:r w:rsidR="00AC2920" w:rsidRPr="00CD7151">
        <w:rPr>
          <w:rFonts w:asciiTheme="minorHAnsi" w:eastAsia="PMingLiU" w:hAnsiTheme="minorHAnsi" w:cstheme="minorHAnsi"/>
          <w:szCs w:val="24"/>
          <w:vertAlign w:val="subscript"/>
          <w:lang w:val="en-US" w:eastAsia="zh-TW"/>
        </w:rPr>
        <w:t>max</w:t>
      </w:r>
      <w:r w:rsidR="00AC2920" w:rsidRPr="00CD7151">
        <w:rPr>
          <w:rFonts w:asciiTheme="minorHAnsi" w:eastAsia="PMingLiU" w:hAnsiTheme="minorHAnsi" w:cstheme="minorHAnsi"/>
          <w:noProof/>
          <w:szCs w:val="24"/>
          <w:lang w:val="en-US" w:eastAsia="zh-TW"/>
        </w:rPr>
        <w:t xml:space="preserve">, and </w:t>
      </w:r>
      <w:r w:rsidR="00AC2920" w:rsidRPr="00CD7151">
        <w:rPr>
          <w:rFonts w:asciiTheme="minorHAnsi" w:eastAsia="PMingLiU" w:hAnsiTheme="minorHAnsi" w:cstheme="minorHAnsi"/>
          <w:szCs w:val="24"/>
          <w:lang w:val="en-US" w:eastAsia="zh-TW"/>
        </w:rPr>
        <w:t>RH</w:t>
      </w:r>
      <w:r w:rsidR="00AC2920" w:rsidRPr="00CD7151">
        <w:rPr>
          <w:rFonts w:asciiTheme="minorHAnsi" w:eastAsia="PMingLiU" w:hAnsiTheme="minorHAnsi" w:cstheme="minorHAnsi"/>
          <w:szCs w:val="24"/>
          <w:vertAlign w:val="subscript"/>
          <w:lang w:val="en-US" w:eastAsia="zh-TW"/>
        </w:rPr>
        <w:t>min</w:t>
      </w:r>
      <w:r w:rsidR="00AC2920">
        <w:rPr>
          <w:rFonts w:asciiTheme="minorHAnsi" w:eastAsia="PMingLiU" w:hAnsiTheme="minorHAnsi" w:cstheme="minorHAnsi"/>
          <w:noProof/>
          <w:szCs w:val="24"/>
          <w:lang w:val="en-US" w:eastAsia="zh-TW"/>
        </w:rPr>
        <w:t>) showed greater differences in winter than summer</w:t>
      </w:r>
      <w:r w:rsidR="00AC2920">
        <w:rPr>
          <w:rFonts w:asciiTheme="minorHAnsi" w:eastAsia="PMingLiU" w:hAnsiTheme="minorHAnsi" w:cstheme="minorHAnsi"/>
          <w:szCs w:val="24"/>
          <w:lang w:val="en-US" w:eastAsia="zh-TW"/>
        </w:rPr>
        <w:t>.</w:t>
      </w:r>
      <w:r w:rsidRPr="00CD7151">
        <w:rPr>
          <w:rFonts w:asciiTheme="minorHAnsi" w:eastAsia="PMingLiU" w:hAnsiTheme="minorHAnsi" w:cstheme="minorHAnsi"/>
          <w:noProof/>
          <w:szCs w:val="24"/>
          <w:lang w:val="en-US" w:eastAsia="zh-TW"/>
        </w:rPr>
        <w:t xml:space="preserve"> </w:t>
      </w:r>
      <w:r w:rsidR="00AC2920" w:rsidRPr="00F438AC">
        <w:rPr>
          <w:rFonts w:asciiTheme="minorHAnsi" w:eastAsia="PMingLiU" w:hAnsiTheme="minorHAnsi" w:cstheme="minorHAnsi"/>
          <w:szCs w:val="24"/>
          <w:lang w:val="en-US" w:eastAsia="zh-TW"/>
        </w:rPr>
        <w:t>The</w:t>
      </w:r>
      <w:r w:rsidR="00AC2920" w:rsidRPr="00CD7151">
        <w:rPr>
          <w:rFonts w:asciiTheme="minorHAnsi" w:eastAsia="PMingLiU" w:hAnsiTheme="minorHAnsi" w:cstheme="minorHAnsi"/>
          <w:szCs w:val="24"/>
          <w:lang w:val="en-US" w:eastAsia="zh-TW"/>
        </w:rPr>
        <w:t xml:space="preserve"> means of</w:t>
      </w:r>
      <w:r w:rsidRPr="00CD7151">
        <w:rPr>
          <w:rFonts w:asciiTheme="minorHAnsi" w:eastAsia="PMingLiU" w:hAnsiTheme="minorHAnsi" w:cstheme="minorHAnsi"/>
          <w:noProof/>
          <w:szCs w:val="24"/>
          <w:lang w:val="en-US" w:eastAsia="zh-TW"/>
        </w:rPr>
        <w:t xml:space="preserve"> </w:t>
      </w:r>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lang w:val="en-US" w:eastAsia="zh-TW"/>
        </w:rPr>
        <w:softHyphen/>
      </w:r>
      <w:r w:rsidRPr="00CD7151">
        <w:rPr>
          <w:rFonts w:asciiTheme="minorHAnsi" w:eastAsia="PMingLiU" w:hAnsiTheme="minorHAnsi" w:cstheme="minorHAnsi"/>
          <w:szCs w:val="24"/>
          <w:vertAlign w:val="subscript"/>
          <w:lang w:val="en-US" w:eastAsia="zh-TW"/>
        </w:rPr>
        <w:t>fluc</w:t>
      </w:r>
      <w:r w:rsidRPr="00CD7151">
        <w:rPr>
          <w:rFonts w:asciiTheme="minorHAnsi" w:eastAsia="PMingLiU" w:hAnsiTheme="minorHAnsi" w:cstheme="minorHAnsi"/>
          <w:noProof/>
          <w:szCs w:val="24"/>
          <w:lang w:val="en-US" w:eastAsia="zh-TW"/>
        </w:rPr>
        <w:t xml:space="preserve"> showed no significant difference between the two seasons (p &gt; 0.05).</w:t>
      </w:r>
    </w:p>
    <w:p w14:paraId="1FEB7C8D" w14:textId="77777777" w:rsidR="001B2188" w:rsidRPr="00D253EF" w:rsidRDefault="001B2188">
      <w:pPr>
        <w:rPr>
          <w:rFonts w:asciiTheme="minorHAnsi" w:hAnsiTheme="minorHAnsi" w:cstheme="minorHAnsi"/>
        </w:rPr>
      </w:pPr>
    </w:p>
    <w:p w14:paraId="55A261F6" w14:textId="77777777" w:rsidR="001B2188" w:rsidRPr="00D253EF" w:rsidRDefault="001B2188">
      <w:pPr>
        <w:rPr>
          <w:rFonts w:asciiTheme="minorHAnsi" w:hAnsiTheme="minorHAnsi" w:cstheme="minorHAnsi"/>
        </w:rPr>
      </w:pPr>
    </w:p>
    <w:p w14:paraId="685E9BF2" w14:textId="77777777" w:rsidR="001B2188" w:rsidRPr="00D253EF" w:rsidRDefault="001B2188">
      <w:pPr>
        <w:rPr>
          <w:rFonts w:asciiTheme="minorHAnsi" w:hAnsiTheme="minorHAnsi" w:cstheme="minorHAnsi"/>
        </w:rPr>
      </w:pPr>
    </w:p>
    <w:p w14:paraId="3A788921" w14:textId="77777777" w:rsidR="001B2188" w:rsidRPr="00D253EF" w:rsidRDefault="001B2188">
      <w:pPr>
        <w:rPr>
          <w:rFonts w:asciiTheme="minorHAnsi" w:hAnsiTheme="minorHAnsi" w:cstheme="minorHAnsi"/>
        </w:rPr>
      </w:pPr>
    </w:p>
    <w:p w14:paraId="6361C19C" w14:textId="77777777" w:rsidR="001B2188" w:rsidRPr="00D253EF" w:rsidRDefault="001B2188">
      <w:pPr>
        <w:rPr>
          <w:rFonts w:asciiTheme="minorHAnsi" w:hAnsiTheme="minorHAnsi" w:cstheme="minorHAnsi"/>
        </w:rPr>
      </w:pPr>
    </w:p>
    <w:p w14:paraId="0A641D42" w14:textId="77777777" w:rsidR="001B2188" w:rsidRPr="00D253EF" w:rsidRDefault="001B2188">
      <w:pPr>
        <w:rPr>
          <w:rFonts w:asciiTheme="minorHAnsi" w:hAnsiTheme="minorHAnsi" w:cstheme="minorHAnsi"/>
        </w:rPr>
      </w:pPr>
    </w:p>
    <w:p w14:paraId="688ECC03" w14:textId="77777777" w:rsidR="001B2188" w:rsidRPr="00D253EF" w:rsidRDefault="001B2188">
      <w:pPr>
        <w:rPr>
          <w:rFonts w:asciiTheme="minorHAnsi" w:hAnsiTheme="minorHAnsi" w:cstheme="minorHAnsi"/>
        </w:rPr>
      </w:pPr>
      <w:r w:rsidRPr="00D253EF">
        <w:rPr>
          <w:rFonts w:asciiTheme="minorHAnsi" w:hAnsiTheme="minorHAnsi" w:cstheme="minorHAnsi"/>
        </w:rPr>
        <w:br w:type="page"/>
      </w:r>
    </w:p>
    <w:p w14:paraId="0FFF3535" w14:textId="0023B430" w:rsidR="00494F62" w:rsidRPr="00D253EF" w:rsidRDefault="00494F62" w:rsidP="00494F62">
      <w:pPr>
        <w:pStyle w:val="Caption"/>
        <w:keepNext/>
        <w:rPr>
          <w:rFonts w:asciiTheme="minorHAnsi" w:hAnsiTheme="minorHAnsi" w:cstheme="minorHAnsi"/>
          <w:b w:val="0"/>
          <w:bCs w:val="0"/>
        </w:rPr>
      </w:pPr>
      <w:bookmarkStart w:id="247" w:name="_Toc71670556"/>
      <w:r w:rsidRPr="00D253EF">
        <w:rPr>
          <w:rFonts w:asciiTheme="minorHAnsi" w:hAnsiTheme="minorHAnsi" w:cstheme="minorHAnsi"/>
          <w:b w:val="0"/>
          <w:bCs w:val="0"/>
        </w:rPr>
        <w:lastRenderedPageBreak/>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9E45A0">
        <w:rPr>
          <w:rFonts w:asciiTheme="minorHAnsi" w:hAnsiTheme="minorHAnsi" w:cstheme="minorHAnsi"/>
          <w:b w:val="0"/>
          <w:bCs w:val="0"/>
          <w:noProof/>
        </w:rPr>
        <w:t>6</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Mann-Whitney U test results comparing the mean diurnal relative humidity differences (± SD) of each variable between all sampled bat roosts and external amibent between summer and winter. For this analysis all species were combined. Note: +ve mean value = roosts have higher relative humidity than external ambient; -ve mean value = roosts have lower relative humidity than external ambient.</w:t>
      </w:r>
      <w:bookmarkEnd w:id="247"/>
    </w:p>
    <w:p w14:paraId="3EC75424" w14:textId="77777777" w:rsidR="00494F62" w:rsidRPr="00D253EF" w:rsidRDefault="00494F62" w:rsidP="00494F62">
      <w:pPr>
        <w:rPr>
          <w:rFonts w:asciiTheme="minorHAnsi" w:hAnsiTheme="minorHAnsi" w:cstheme="minorHAnsi"/>
        </w:rPr>
      </w:pPr>
    </w:p>
    <w:tbl>
      <w:tblPr>
        <w:tblStyle w:val="TableGrid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4"/>
        <w:gridCol w:w="875"/>
        <w:gridCol w:w="1674"/>
        <w:gridCol w:w="1520"/>
        <w:gridCol w:w="1271"/>
        <w:gridCol w:w="1397"/>
      </w:tblGrid>
      <w:tr w:rsidR="00494F62" w:rsidRPr="00494F62" w14:paraId="0DDB9FE9" w14:textId="77777777" w:rsidTr="00494F62">
        <w:tc>
          <w:tcPr>
            <w:tcW w:w="1484" w:type="dxa"/>
            <w:tcBorders>
              <w:top w:val="single" w:sz="4" w:space="0" w:color="auto"/>
              <w:bottom w:val="single" w:sz="4" w:space="0" w:color="auto"/>
            </w:tcBorders>
            <w:vAlign w:val="center"/>
          </w:tcPr>
          <w:p w14:paraId="3217237F" w14:textId="77777777" w:rsidR="00494F62" w:rsidRPr="00494F62" w:rsidRDefault="00494F62" w:rsidP="00494F62">
            <w:pPr>
              <w:jc w:val="both"/>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Variables</w:t>
            </w:r>
          </w:p>
        </w:tc>
        <w:tc>
          <w:tcPr>
            <w:tcW w:w="875" w:type="dxa"/>
            <w:tcBorders>
              <w:top w:val="single" w:sz="4" w:space="0" w:color="auto"/>
              <w:bottom w:val="single" w:sz="4" w:space="0" w:color="auto"/>
            </w:tcBorders>
            <w:vAlign w:val="center"/>
          </w:tcPr>
          <w:p w14:paraId="3CB99155"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n</w:t>
            </w:r>
          </w:p>
        </w:tc>
        <w:tc>
          <w:tcPr>
            <w:tcW w:w="1674" w:type="dxa"/>
            <w:tcBorders>
              <w:top w:val="single" w:sz="4" w:space="0" w:color="auto"/>
              <w:bottom w:val="single" w:sz="4" w:space="0" w:color="auto"/>
            </w:tcBorders>
            <w:vAlign w:val="center"/>
          </w:tcPr>
          <w:p w14:paraId="36094DAF"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 xml:space="preserve">Mean </w:t>
            </w:r>
            <w:commentRangeStart w:id="248"/>
            <w:r w:rsidRPr="00494F62">
              <w:rPr>
                <w:rFonts w:asciiTheme="minorHAnsi" w:hAnsiTheme="minorHAnsi" w:cstheme="minorHAnsi"/>
                <w:b/>
                <w:bCs/>
                <w:sz w:val="22"/>
                <w:lang w:val="en-US" w:eastAsia="zh-TW"/>
              </w:rPr>
              <w:t>in</w:t>
            </w:r>
            <w:commentRangeEnd w:id="248"/>
            <w:r w:rsidRPr="00494F62">
              <w:rPr>
                <w:rFonts w:asciiTheme="minorHAnsi" w:hAnsiTheme="minorHAnsi" w:cstheme="minorHAnsi"/>
                <w:sz w:val="16"/>
                <w:szCs w:val="16"/>
                <w:lang w:eastAsia="zh-TW"/>
              </w:rPr>
              <w:commentReference w:id="248"/>
            </w:r>
            <w:r w:rsidRPr="00494F62">
              <w:rPr>
                <w:rFonts w:asciiTheme="minorHAnsi" w:hAnsiTheme="minorHAnsi" w:cstheme="minorHAnsi"/>
                <w:b/>
                <w:bCs/>
                <w:sz w:val="22"/>
                <w:lang w:val="en-US" w:eastAsia="zh-TW"/>
              </w:rPr>
              <w:t xml:space="preserve"> summer (± SD)</w:t>
            </w:r>
          </w:p>
        </w:tc>
        <w:tc>
          <w:tcPr>
            <w:tcW w:w="1520" w:type="dxa"/>
            <w:tcBorders>
              <w:top w:val="single" w:sz="4" w:space="0" w:color="auto"/>
              <w:bottom w:val="single" w:sz="4" w:space="0" w:color="auto"/>
            </w:tcBorders>
            <w:vAlign w:val="center"/>
          </w:tcPr>
          <w:p w14:paraId="1DF60A51"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winter (± SD)</w:t>
            </w:r>
          </w:p>
        </w:tc>
        <w:tc>
          <w:tcPr>
            <w:tcW w:w="1271" w:type="dxa"/>
            <w:tcBorders>
              <w:top w:val="single" w:sz="4" w:space="0" w:color="auto"/>
              <w:bottom w:val="single" w:sz="4" w:space="0" w:color="auto"/>
            </w:tcBorders>
            <w:vAlign w:val="center"/>
          </w:tcPr>
          <w:p w14:paraId="02F693CE"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W-value</w:t>
            </w:r>
          </w:p>
        </w:tc>
        <w:tc>
          <w:tcPr>
            <w:tcW w:w="1397" w:type="dxa"/>
            <w:tcBorders>
              <w:top w:val="single" w:sz="4" w:space="0" w:color="auto"/>
              <w:bottom w:val="single" w:sz="4" w:space="0" w:color="auto"/>
            </w:tcBorders>
            <w:vAlign w:val="center"/>
          </w:tcPr>
          <w:p w14:paraId="7CB383FE"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P-value</w:t>
            </w:r>
          </w:p>
        </w:tc>
      </w:tr>
      <w:tr w:rsidR="00494F62" w:rsidRPr="00494F62" w14:paraId="7360B86A" w14:textId="77777777" w:rsidTr="00494F62">
        <w:tc>
          <w:tcPr>
            <w:tcW w:w="1484" w:type="dxa"/>
            <w:tcBorders>
              <w:top w:val="single" w:sz="4" w:space="0" w:color="auto"/>
            </w:tcBorders>
          </w:tcPr>
          <w:p w14:paraId="3D927234" w14:textId="77777777" w:rsidR="00494F62" w:rsidRPr="00494F62" w:rsidRDefault="00494F62" w:rsidP="00494F62">
            <w:pPr>
              <w:jc w:val="both"/>
              <w:rPr>
                <w:rFonts w:asciiTheme="minorHAnsi" w:hAnsiTheme="minorHAnsi" w:cstheme="minorHAnsi"/>
                <w:sz w:val="22"/>
                <w:lang w:val="en-US" w:eastAsia="zh-TW"/>
              </w:rPr>
            </w:pPr>
          </w:p>
          <w:p w14:paraId="36341673"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Average</w:t>
            </w:r>
          </w:p>
        </w:tc>
        <w:tc>
          <w:tcPr>
            <w:tcW w:w="875" w:type="dxa"/>
            <w:tcBorders>
              <w:top w:val="single" w:sz="4" w:space="0" w:color="auto"/>
            </w:tcBorders>
            <w:vAlign w:val="bottom"/>
          </w:tcPr>
          <w:p w14:paraId="074E004A"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tcBorders>
              <w:top w:val="single" w:sz="4" w:space="0" w:color="auto"/>
            </w:tcBorders>
            <w:vAlign w:val="bottom"/>
          </w:tcPr>
          <w:p w14:paraId="566DC76F"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 xml:space="preserve">17.1 ± </w:t>
            </w:r>
            <w:commentRangeStart w:id="249"/>
            <w:r w:rsidRPr="00494F62">
              <w:rPr>
                <w:rFonts w:asciiTheme="minorHAnsi" w:hAnsiTheme="minorHAnsi" w:cstheme="minorHAnsi"/>
                <w:color w:val="000000"/>
                <w:sz w:val="22"/>
                <w:lang w:val="en-US" w:eastAsia="zh-TW"/>
              </w:rPr>
              <w:t>6.3</w:t>
            </w:r>
            <w:commentRangeEnd w:id="249"/>
            <w:r w:rsidRPr="00494F62">
              <w:rPr>
                <w:rFonts w:asciiTheme="minorHAnsi" w:hAnsiTheme="minorHAnsi" w:cstheme="minorHAnsi"/>
                <w:sz w:val="16"/>
                <w:szCs w:val="16"/>
                <w:lang w:eastAsia="zh-TW"/>
              </w:rPr>
              <w:commentReference w:id="249"/>
            </w:r>
          </w:p>
        </w:tc>
        <w:tc>
          <w:tcPr>
            <w:tcW w:w="1520" w:type="dxa"/>
            <w:tcBorders>
              <w:top w:val="single" w:sz="4" w:space="0" w:color="auto"/>
            </w:tcBorders>
            <w:vAlign w:val="bottom"/>
          </w:tcPr>
          <w:p w14:paraId="4C88E223"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38.4 </w:t>
            </w:r>
            <w:r w:rsidRPr="00494F62">
              <w:rPr>
                <w:rFonts w:asciiTheme="minorHAnsi" w:hAnsiTheme="minorHAnsi" w:cstheme="minorHAnsi"/>
                <w:color w:val="000000"/>
                <w:sz w:val="22"/>
                <w:lang w:val="en-US" w:eastAsia="zh-TW"/>
              </w:rPr>
              <w:t>± 21.5</w:t>
            </w:r>
          </w:p>
        </w:tc>
        <w:tc>
          <w:tcPr>
            <w:tcW w:w="1271" w:type="dxa"/>
            <w:tcBorders>
              <w:top w:val="single" w:sz="4" w:space="0" w:color="auto"/>
            </w:tcBorders>
            <w:vAlign w:val="bottom"/>
          </w:tcPr>
          <w:p w14:paraId="3A58395F"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11</w:t>
            </w:r>
          </w:p>
        </w:tc>
        <w:tc>
          <w:tcPr>
            <w:tcW w:w="1397" w:type="dxa"/>
            <w:tcBorders>
              <w:top w:val="single" w:sz="4" w:space="0" w:color="auto"/>
            </w:tcBorders>
            <w:vAlign w:val="bottom"/>
          </w:tcPr>
          <w:p w14:paraId="659DD77D" w14:textId="0B0064C4"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0.21</w:t>
            </w:r>
          </w:p>
        </w:tc>
      </w:tr>
      <w:tr w:rsidR="00494F62" w:rsidRPr="00494F62" w14:paraId="03C6429E" w14:textId="77777777" w:rsidTr="00494F62">
        <w:tc>
          <w:tcPr>
            <w:tcW w:w="1484" w:type="dxa"/>
          </w:tcPr>
          <w:p w14:paraId="608FAAD3"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Maximum</w:t>
            </w:r>
          </w:p>
        </w:tc>
        <w:tc>
          <w:tcPr>
            <w:tcW w:w="875" w:type="dxa"/>
            <w:vAlign w:val="bottom"/>
          </w:tcPr>
          <w:p w14:paraId="02994549"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vAlign w:val="bottom"/>
          </w:tcPr>
          <w:p w14:paraId="4D03B2D2"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-4.6 </w:t>
            </w:r>
            <w:r w:rsidRPr="00494F62">
              <w:rPr>
                <w:rFonts w:asciiTheme="minorHAnsi" w:hAnsiTheme="minorHAnsi" w:cstheme="minorHAnsi"/>
                <w:color w:val="000000"/>
                <w:sz w:val="22"/>
                <w:lang w:val="en-US" w:eastAsia="zh-TW"/>
              </w:rPr>
              <w:t>± 4.2</w:t>
            </w:r>
          </w:p>
        </w:tc>
        <w:tc>
          <w:tcPr>
            <w:tcW w:w="1520" w:type="dxa"/>
            <w:vAlign w:val="bottom"/>
          </w:tcPr>
          <w:p w14:paraId="21F01010"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15.3 </w:t>
            </w:r>
            <w:r w:rsidRPr="00494F62">
              <w:rPr>
                <w:rFonts w:asciiTheme="minorHAnsi" w:hAnsiTheme="minorHAnsi" w:cstheme="minorHAnsi"/>
                <w:color w:val="000000"/>
                <w:sz w:val="22"/>
                <w:lang w:val="en-US" w:eastAsia="zh-TW"/>
              </w:rPr>
              <w:t>± 14.0</w:t>
            </w:r>
          </w:p>
        </w:tc>
        <w:tc>
          <w:tcPr>
            <w:tcW w:w="1271" w:type="dxa"/>
            <w:vAlign w:val="bottom"/>
          </w:tcPr>
          <w:p w14:paraId="11A50444"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5</w:t>
            </w:r>
          </w:p>
        </w:tc>
        <w:tc>
          <w:tcPr>
            <w:tcW w:w="1397" w:type="dxa"/>
            <w:vAlign w:val="bottom"/>
          </w:tcPr>
          <w:p w14:paraId="02A15F00" w14:textId="030DB3CA"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0.03</w:t>
            </w:r>
            <w:r w:rsidR="00A05784">
              <w:rPr>
                <w:rFonts w:asciiTheme="minorHAnsi" w:hAnsiTheme="minorHAnsi" w:cstheme="minorHAnsi"/>
                <w:sz w:val="22"/>
                <w:lang w:val="en-US" w:eastAsia="zh-TW"/>
              </w:rPr>
              <w:t>3</w:t>
            </w:r>
            <w:r w:rsidR="002930A8">
              <w:rPr>
                <w:rFonts w:asciiTheme="minorHAnsi" w:hAnsiTheme="minorHAnsi" w:cstheme="minorHAnsi"/>
                <w:sz w:val="22"/>
                <w:lang w:val="en-US" w:eastAsia="zh-TW"/>
              </w:rPr>
              <w:t>*</w:t>
            </w:r>
          </w:p>
        </w:tc>
      </w:tr>
      <w:tr w:rsidR="00494F62" w:rsidRPr="00494F62" w14:paraId="13999634" w14:textId="77777777" w:rsidTr="00494F62">
        <w:tc>
          <w:tcPr>
            <w:tcW w:w="1484" w:type="dxa"/>
          </w:tcPr>
          <w:p w14:paraId="67F6630B"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Minimum</w:t>
            </w:r>
          </w:p>
        </w:tc>
        <w:tc>
          <w:tcPr>
            <w:tcW w:w="875" w:type="dxa"/>
            <w:vAlign w:val="bottom"/>
          </w:tcPr>
          <w:p w14:paraId="72427DF1"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vAlign w:val="bottom"/>
          </w:tcPr>
          <w:p w14:paraId="7BE6791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32.0 </w:t>
            </w:r>
            <w:r w:rsidRPr="00494F62">
              <w:rPr>
                <w:rFonts w:asciiTheme="minorHAnsi" w:hAnsiTheme="minorHAnsi" w:cstheme="minorHAnsi"/>
                <w:color w:val="000000"/>
                <w:sz w:val="22"/>
                <w:lang w:val="en-US" w:eastAsia="zh-TW"/>
              </w:rPr>
              <w:t>± 9.5</w:t>
            </w:r>
          </w:p>
        </w:tc>
        <w:tc>
          <w:tcPr>
            <w:tcW w:w="1520" w:type="dxa"/>
            <w:vAlign w:val="bottom"/>
          </w:tcPr>
          <w:p w14:paraId="53C14365"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47.6 </w:t>
            </w:r>
            <w:r w:rsidRPr="00494F62">
              <w:rPr>
                <w:rFonts w:asciiTheme="minorHAnsi" w:hAnsiTheme="minorHAnsi" w:cstheme="minorHAnsi"/>
                <w:color w:val="000000"/>
                <w:sz w:val="22"/>
                <w:lang w:val="en-US" w:eastAsia="zh-TW"/>
              </w:rPr>
              <w:t>± 28.8</w:t>
            </w:r>
          </w:p>
        </w:tc>
        <w:tc>
          <w:tcPr>
            <w:tcW w:w="1271" w:type="dxa"/>
            <w:vAlign w:val="bottom"/>
          </w:tcPr>
          <w:p w14:paraId="38436F41"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15</w:t>
            </w:r>
          </w:p>
        </w:tc>
        <w:tc>
          <w:tcPr>
            <w:tcW w:w="1397" w:type="dxa"/>
            <w:vAlign w:val="bottom"/>
          </w:tcPr>
          <w:p w14:paraId="0E0FEA3B" w14:textId="0A47193E"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0.5</w:t>
            </w:r>
            <w:r w:rsidR="00A05784">
              <w:rPr>
                <w:rFonts w:asciiTheme="minorHAnsi" w:hAnsiTheme="minorHAnsi" w:cstheme="minorHAnsi"/>
                <w:sz w:val="22"/>
                <w:lang w:val="en-US" w:eastAsia="zh-TW"/>
              </w:rPr>
              <w:t>1</w:t>
            </w:r>
          </w:p>
        </w:tc>
      </w:tr>
      <w:tr w:rsidR="00494F62" w:rsidRPr="00494F62" w14:paraId="791C65FB" w14:textId="77777777" w:rsidTr="00494F62">
        <w:tc>
          <w:tcPr>
            <w:tcW w:w="1484" w:type="dxa"/>
            <w:tcBorders>
              <w:bottom w:val="single" w:sz="4" w:space="0" w:color="auto"/>
            </w:tcBorders>
          </w:tcPr>
          <w:p w14:paraId="06240849"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Fluctuation</w:t>
            </w:r>
          </w:p>
        </w:tc>
        <w:tc>
          <w:tcPr>
            <w:tcW w:w="875" w:type="dxa"/>
            <w:tcBorders>
              <w:bottom w:val="single" w:sz="4" w:space="0" w:color="auto"/>
            </w:tcBorders>
            <w:vAlign w:val="bottom"/>
          </w:tcPr>
          <w:p w14:paraId="2F5E7F42"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tcBorders>
              <w:bottom w:val="single" w:sz="4" w:space="0" w:color="auto"/>
            </w:tcBorders>
            <w:vAlign w:val="bottom"/>
          </w:tcPr>
          <w:p w14:paraId="5744DD4B"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-36.6 </w:t>
            </w:r>
            <w:r w:rsidRPr="00494F62">
              <w:rPr>
                <w:rFonts w:asciiTheme="minorHAnsi" w:hAnsiTheme="minorHAnsi" w:cstheme="minorHAnsi"/>
                <w:color w:val="000000"/>
                <w:sz w:val="22"/>
                <w:lang w:val="en-US" w:eastAsia="zh-TW"/>
              </w:rPr>
              <w:t>± 6.0</w:t>
            </w:r>
          </w:p>
        </w:tc>
        <w:tc>
          <w:tcPr>
            <w:tcW w:w="1520" w:type="dxa"/>
            <w:tcBorders>
              <w:bottom w:val="single" w:sz="4" w:space="0" w:color="auto"/>
            </w:tcBorders>
            <w:vAlign w:val="bottom"/>
          </w:tcPr>
          <w:p w14:paraId="07EA69AE"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-32.3 </w:t>
            </w:r>
            <w:r w:rsidRPr="00494F62">
              <w:rPr>
                <w:rFonts w:asciiTheme="minorHAnsi" w:hAnsiTheme="minorHAnsi" w:cstheme="minorHAnsi"/>
                <w:color w:val="000000"/>
                <w:sz w:val="22"/>
                <w:lang w:val="en-US" w:eastAsia="zh-TW"/>
              </w:rPr>
              <w:t>± 15.9</w:t>
            </w:r>
          </w:p>
        </w:tc>
        <w:tc>
          <w:tcPr>
            <w:tcW w:w="1271" w:type="dxa"/>
            <w:tcBorders>
              <w:bottom w:val="single" w:sz="4" w:space="0" w:color="auto"/>
            </w:tcBorders>
            <w:vAlign w:val="bottom"/>
          </w:tcPr>
          <w:p w14:paraId="46E4ED1C"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21</w:t>
            </w:r>
          </w:p>
        </w:tc>
        <w:tc>
          <w:tcPr>
            <w:tcW w:w="1397" w:type="dxa"/>
            <w:tcBorders>
              <w:bottom w:val="single" w:sz="4" w:space="0" w:color="auto"/>
            </w:tcBorders>
            <w:vAlign w:val="bottom"/>
          </w:tcPr>
          <w:p w14:paraId="57692E27" w14:textId="4D514316"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0.94</w:t>
            </w:r>
          </w:p>
        </w:tc>
      </w:tr>
    </w:tbl>
    <w:p w14:paraId="0B8B1BB3" w14:textId="77777777" w:rsidR="00494F62" w:rsidRPr="00D253EF" w:rsidRDefault="00494F62">
      <w:pPr>
        <w:rPr>
          <w:rFonts w:asciiTheme="minorHAnsi" w:hAnsiTheme="minorHAnsi" w:cstheme="minorHAnsi"/>
        </w:rPr>
      </w:pPr>
    </w:p>
    <w:p w14:paraId="0B58908A" w14:textId="77777777" w:rsidR="00494F62" w:rsidRPr="00D253EF" w:rsidRDefault="00494F62">
      <w:pPr>
        <w:rPr>
          <w:rFonts w:asciiTheme="minorHAnsi" w:hAnsiTheme="minorHAnsi" w:cstheme="minorHAnsi"/>
        </w:rPr>
      </w:pPr>
    </w:p>
    <w:p w14:paraId="26E89E99" w14:textId="03532465" w:rsidR="00494F62" w:rsidRPr="00D253EF" w:rsidRDefault="00494F62" w:rsidP="00494F62">
      <w:pPr>
        <w:pStyle w:val="Caption"/>
        <w:keepNext/>
        <w:rPr>
          <w:rFonts w:asciiTheme="minorHAnsi" w:hAnsiTheme="minorHAnsi" w:cstheme="minorHAnsi"/>
          <w:b w:val="0"/>
          <w:bCs w:val="0"/>
        </w:rPr>
      </w:pPr>
      <w:bookmarkStart w:id="250" w:name="_Toc71670557"/>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9E45A0">
        <w:rPr>
          <w:rFonts w:asciiTheme="minorHAnsi" w:hAnsiTheme="minorHAnsi" w:cstheme="minorHAnsi"/>
          <w:b w:val="0"/>
          <w:bCs w:val="0"/>
          <w:noProof/>
        </w:rPr>
        <w:t>7</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Mann-Whitney U test results comparing mean diurnal relative humidity differences (± SD) between each bat roost and its local tunnel amibent. For this analysis all species were combined. Note: +ve mean = roosts have higher relative humidity than their local ambient and -ve = roosts have lower relative humidity than their local ambient.</w:t>
      </w:r>
      <w:bookmarkEnd w:id="250"/>
    </w:p>
    <w:p w14:paraId="68370DFA" w14:textId="77777777" w:rsidR="00494F62" w:rsidRPr="00D253EF" w:rsidRDefault="00494F62" w:rsidP="00494F62">
      <w:pPr>
        <w:rPr>
          <w:rFonts w:asciiTheme="minorHAnsi" w:hAnsiTheme="minorHAnsi" w:cstheme="minorHAnsi"/>
        </w:rPr>
      </w:pPr>
    </w:p>
    <w:tbl>
      <w:tblPr>
        <w:tblStyle w:val="TableGrid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4"/>
        <w:gridCol w:w="875"/>
        <w:gridCol w:w="1674"/>
        <w:gridCol w:w="1520"/>
        <w:gridCol w:w="1271"/>
        <w:gridCol w:w="1397"/>
      </w:tblGrid>
      <w:tr w:rsidR="00494F62" w:rsidRPr="00494F62" w14:paraId="0AA17144" w14:textId="77777777" w:rsidTr="00494F62">
        <w:tc>
          <w:tcPr>
            <w:tcW w:w="1484" w:type="dxa"/>
            <w:tcBorders>
              <w:top w:val="single" w:sz="4" w:space="0" w:color="auto"/>
              <w:bottom w:val="single" w:sz="4" w:space="0" w:color="auto"/>
            </w:tcBorders>
            <w:vAlign w:val="center"/>
          </w:tcPr>
          <w:p w14:paraId="2827D437" w14:textId="77777777" w:rsidR="00494F62" w:rsidRPr="00494F62" w:rsidRDefault="00494F62" w:rsidP="00494F62">
            <w:pPr>
              <w:jc w:val="both"/>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Variables</w:t>
            </w:r>
          </w:p>
        </w:tc>
        <w:tc>
          <w:tcPr>
            <w:tcW w:w="875" w:type="dxa"/>
            <w:tcBorders>
              <w:top w:val="single" w:sz="4" w:space="0" w:color="auto"/>
              <w:bottom w:val="single" w:sz="4" w:space="0" w:color="auto"/>
            </w:tcBorders>
            <w:vAlign w:val="center"/>
          </w:tcPr>
          <w:p w14:paraId="1B050545"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n</w:t>
            </w:r>
          </w:p>
        </w:tc>
        <w:tc>
          <w:tcPr>
            <w:tcW w:w="1674" w:type="dxa"/>
            <w:tcBorders>
              <w:top w:val="single" w:sz="4" w:space="0" w:color="auto"/>
              <w:bottom w:val="single" w:sz="4" w:space="0" w:color="auto"/>
            </w:tcBorders>
            <w:vAlign w:val="center"/>
          </w:tcPr>
          <w:p w14:paraId="2AA7DFE4"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summer (± SD)</w:t>
            </w:r>
          </w:p>
        </w:tc>
        <w:tc>
          <w:tcPr>
            <w:tcW w:w="1520" w:type="dxa"/>
            <w:tcBorders>
              <w:top w:val="single" w:sz="4" w:space="0" w:color="auto"/>
              <w:bottom w:val="single" w:sz="4" w:space="0" w:color="auto"/>
            </w:tcBorders>
            <w:vAlign w:val="center"/>
          </w:tcPr>
          <w:p w14:paraId="0544EDAC"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winter (± SD)</w:t>
            </w:r>
          </w:p>
        </w:tc>
        <w:tc>
          <w:tcPr>
            <w:tcW w:w="1271" w:type="dxa"/>
            <w:tcBorders>
              <w:top w:val="single" w:sz="4" w:space="0" w:color="auto"/>
              <w:bottom w:val="single" w:sz="4" w:space="0" w:color="auto"/>
            </w:tcBorders>
            <w:vAlign w:val="center"/>
          </w:tcPr>
          <w:p w14:paraId="405E89AB"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W-value</w:t>
            </w:r>
          </w:p>
        </w:tc>
        <w:tc>
          <w:tcPr>
            <w:tcW w:w="1397" w:type="dxa"/>
            <w:tcBorders>
              <w:top w:val="single" w:sz="4" w:space="0" w:color="auto"/>
              <w:bottom w:val="single" w:sz="4" w:space="0" w:color="auto"/>
            </w:tcBorders>
            <w:vAlign w:val="center"/>
          </w:tcPr>
          <w:p w14:paraId="05D44914"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P-value</w:t>
            </w:r>
          </w:p>
        </w:tc>
      </w:tr>
      <w:tr w:rsidR="00494F62" w:rsidRPr="00494F62" w14:paraId="0DF1F10D" w14:textId="77777777" w:rsidTr="00494F62">
        <w:tc>
          <w:tcPr>
            <w:tcW w:w="1484" w:type="dxa"/>
            <w:tcBorders>
              <w:top w:val="single" w:sz="4" w:space="0" w:color="auto"/>
            </w:tcBorders>
          </w:tcPr>
          <w:p w14:paraId="6E82F1C7" w14:textId="77777777" w:rsidR="00494F62" w:rsidRPr="00494F62" w:rsidRDefault="00494F62" w:rsidP="00494F62">
            <w:pPr>
              <w:jc w:val="both"/>
              <w:rPr>
                <w:rFonts w:asciiTheme="minorHAnsi" w:hAnsiTheme="minorHAnsi" w:cstheme="minorHAnsi"/>
                <w:sz w:val="22"/>
                <w:lang w:val="en-US" w:eastAsia="zh-TW"/>
              </w:rPr>
            </w:pPr>
          </w:p>
          <w:p w14:paraId="10382F45"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Average</w:t>
            </w:r>
          </w:p>
        </w:tc>
        <w:tc>
          <w:tcPr>
            <w:tcW w:w="875" w:type="dxa"/>
            <w:tcBorders>
              <w:top w:val="single" w:sz="4" w:space="0" w:color="auto"/>
            </w:tcBorders>
            <w:vAlign w:val="bottom"/>
          </w:tcPr>
          <w:p w14:paraId="567A22DC"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tcBorders>
              <w:top w:val="single" w:sz="4" w:space="0" w:color="auto"/>
            </w:tcBorders>
            <w:vAlign w:val="bottom"/>
          </w:tcPr>
          <w:p w14:paraId="269845F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 ± 6.7</w:t>
            </w:r>
          </w:p>
        </w:tc>
        <w:tc>
          <w:tcPr>
            <w:tcW w:w="1520" w:type="dxa"/>
            <w:tcBorders>
              <w:top w:val="single" w:sz="4" w:space="0" w:color="auto"/>
            </w:tcBorders>
            <w:vAlign w:val="bottom"/>
          </w:tcPr>
          <w:p w14:paraId="3AC1BC40"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28.5 ± 21.7</w:t>
            </w:r>
          </w:p>
        </w:tc>
        <w:tc>
          <w:tcPr>
            <w:tcW w:w="1271" w:type="dxa"/>
            <w:tcBorders>
              <w:top w:val="single" w:sz="4" w:space="0" w:color="auto"/>
            </w:tcBorders>
            <w:vAlign w:val="bottom"/>
          </w:tcPr>
          <w:p w14:paraId="355FA5B6"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5</w:t>
            </w:r>
          </w:p>
        </w:tc>
        <w:tc>
          <w:tcPr>
            <w:tcW w:w="1397" w:type="dxa"/>
            <w:tcBorders>
              <w:top w:val="single" w:sz="4" w:space="0" w:color="auto"/>
            </w:tcBorders>
            <w:vAlign w:val="bottom"/>
          </w:tcPr>
          <w:p w14:paraId="31651561" w14:textId="48FDE098"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0.0</w:t>
            </w:r>
            <w:r w:rsidR="00A05784">
              <w:rPr>
                <w:rFonts w:asciiTheme="minorHAnsi" w:hAnsiTheme="minorHAnsi" w:cstheme="minorHAnsi"/>
                <w:color w:val="000000"/>
                <w:sz w:val="22"/>
                <w:lang w:val="en-US" w:eastAsia="zh-TW"/>
              </w:rPr>
              <w:t>30</w:t>
            </w:r>
            <w:r w:rsidR="002930A8">
              <w:rPr>
                <w:rFonts w:asciiTheme="minorHAnsi" w:hAnsiTheme="minorHAnsi" w:cstheme="minorHAnsi"/>
                <w:color w:val="000000"/>
                <w:sz w:val="22"/>
                <w:lang w:val="en-US" w:eastAsia="zh-TW"/>
              </w:rPr>
              <w:t>*</w:t>
            </w:r>
          </w:p>
        </w:tc>
      </w:tr>
      <w:tr w:rsidR="00494F62" w:rsidRPr="00494F62" w14:paraId="7917BCFB" w14:textId="77777777" w:rsidTr="00494F62">
        <w:tc>
          <w:tcPr>
            <w:tcW w:w="1484" w:type="dxa"/>
          </w:tcPr>
          <w:p w14:paraId="15B925CA"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Maximum</w:t>
            </w:r>
          </w:p>
        </w:tc>
        <w:tc>
          <w:tcPr>
            <w:tcW w:w="875" w:type="dxa"/>
            <w:vAlign w:val="bottom"/>
          </w:tcPr>
          <w:p w14:paraId="7AEB7458"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vAlign w:val="bottom"/>
          </w:tcPr>
          <w:p w14:paraId="35DB5C7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1.7 </w:t>
            </w:r>
            <w:r w:rsidRPr="00494F62">
              <w:rPr>
                <w:rFonts w:asciiTheme="minorHAnsi" w:hAnsiTheme="minorHAnsi" w:cstheme="minorHAnsi"/>
                <w:color w:val="000000"/>
                <w:sz w:val="22"/>
                <w:lang w:val="en-US" w:eastAsia="zh-TW"/>
              </w:rPr>
              <w:t>± 4.4</w:t>
            </w:r>
          </w:p>
        </w:tc>
        <w:tc>
          <w:tcPr>
            <w:tcW w:w="1520" w:type="dxa"/>
            <w:vAlign w:val="bottom"/>
          </w:tcPr>
          <w:p w14:paraId="3B77FF74"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21.7 </w:t>
            </w:r>
            <w:r w:rsidRPr="00494F62">
              <w:rPr>
                <w:rFonts w:asciiTheme="minorHAnsi" w:hAnsiTheme="minorHAnsi" w:cstheme="minorHAnsi"/>
                <w:color w:val="000000"/>
                <w:sz w:val="22"/>
                <w:lang w:val="en-US" w:eastAsia="zh-TW"/>
              </w:rPr>
              <w:t>± 13.7</w:t>
            </w:r>
          </w:p>
        </w:tc>
        <w:tc>
          <w:tcPr>
            <w:tcW w:w="1271" w:type="dxa"/>
            <w:vAlign w:val="bottom"/>
          </w:tcPr>
          <w:p w14:paraId="058FC908"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3</w:t>
            </w:r>
          </w:p>
        </w:tc>
        <w:tc>
          <w:tcPr>
            <w:tcW w:w="1397" w:type="dxa"/>
            <w:vAlign w:val="bottom"/>
          </w:tcPr>
          <w:p w14:paraId="781FDABF" w14:textId="5878E356"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0.01</w:t>
            </w:r>
            <w:r w:rsidR="00A05784">
              <w:rPr>
                <w:rFonts w:asciiTheme="minorHAnsi" w:hAnsiTheme="minorHAnsi" w:cstheme="minorHAnsi"/>
                <w:sz w:val="22"/>
                <w:lang w:val="en-US" w:eastAsia="zh-TW"/>
              </w:rPr>
              <w:t>1</w:t>
            </w:r>
            <w:r w:rsidR="002930A8">
              <w:rPr>
                <w:rFonts w:asciiTheme="minorHAnsi" w:hAnsiTheme="minorHAnsi" w:cstheme="minorHAnsi"/>
                <w:sz w:val="22"/>
                <w:lang w:val="en-US" w:eastAsia="zh-TW"/>
              </w:rPr>
              <w:t>*</w:t>
            </w:r>
          </w:p>
        </w:tc>
      </w:tr>
      <w:tr w:rsidR="00494F62" w:rsidRPr="00494F62" w14:paraId="7927C37B" w14:textId="77777777" w:rsidTr="00494F62">
        <w:tc>
          <w:tcPr>
            <w:tcW w:w="1484" w:type="dxa"/>
          </w:tcPr>
          <w:p w14:paraId="1EB9E318"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Minimum</w:t>
            </w:r>
          </w:p>
        </w:tc>
        <w:tc>
          <w:tcPr>
            <w:tcW w:w="875" w:type="dxa"/>
            <w:vAlign w:val="bottom"/>
          </w:tcPr>
          <w:p w14:paraId="5C49D793"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vAlign w:val="bottom"/>
          </w:tcPr>
          <w:p w14:paraId="17E003A9"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4.3 </w:t>
            </w:r>
            <w:r w:rsidRPr="00494F62">
              <w:rPr>
                <w:rFonts w:asciiTheme="minorHAnsi" w:hAnsiTheme="minorHAnsi" w:cstheme="minorHAnsi"/>
                <w:color w:val="000000"/>
                <w:sz w:val="22"/>
                <w:lang w:val="en-US" w:eastAsia="zh-TW"/>
              </w:rPr>
              <w:t>± 10.0</w:t>
            </w:r>
          </w:p>
        </w:tc>
        <w:tc>
          <w:tcPr>
            <w:tcW w:w="1520" w:type="dxa"/>
            <w:vAlign w:val="bottom"/>
          </w:tcPr>
          <w:p w14:paraId="07F93B65"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33.2 </w:t>
            </w:r>
            <w:r w:rsidRPr="00494F62">
              <w:rPr>
                <w:rFonts w:asciiTheme="minorHAnsi" w:hAnsiTheme="minorHAnsi" w:cstheme="minorHAnsi"/>
                <w:color w:val="000000"/>
                <w:sz w:val="22"/>
                <w:lang w:val="en-US" w:eastAsia="zh-TW"/>
              </w:rPr>
              <w:t>± 29.1</w:t>
            </w:r>
          </w:p>
        </w:tc>
        <w:tc>
          <w:tcPr>
            <w:tcW w:w="1271" w:type="dxa"/>
            <w:vAlign w:val="bottom"/>
          </w:tcPr>
          <w:p w14:paraId="603A9CE2"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7</w:t>
            </w:r>
          </w:p>
        </w:tc>
        <w:tc>
          <w:tcPr>
            <w:tcW w:w="1397" w:type="dxa"/>
            <w:vAlign w:val="bottom"/>
          </w:tcPr>
          <w:p w14:paraId="43A178EC" w14:textId="5CD8DED0"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0.065</w:t>
            </w:r>
          </w:p>
        </w:tc>
      </w:tr>
      <w:tr w:rsidR="00494F62" w:rsidRPr="00494F62" w14:paraId="28C5DE78" w14:textId="77777777" w:rsidTr="00494F62">
        <w:tc>
          <w:tcPr>
            <w:tcW w:w="1484" w:type="dxa"/>
            <w:tcBorders>
              <w:bottom w:val="single" w:sz="4" w:space="0" w:color="auto"/>
            </w:tcBorders>
          </w:tcPr>
          <w:p w14:paraId="05833016"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Fluctuation</w:t>
            </w:r>
          </w:p>
        </w:tc>
        <w:tc>
          <w:tcPr>
            <w:tcW w:w="875" w:type="dxa"/>
            <w:tcBorders>
              <w:bottom w:val="single" w:sz="4" w:space="0" w:color="auto"/>
            </w:tcBorders>
            <w:vAlign w:val="bottom"/>
          </w:tcPr>
          <w:p w14:paraId="14D86CC6"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tcBorders>
              <w:bottom w:val="single" w:sz="4" w:space="0" w:color="auto"/>
            </w:tcBorders>
            <w:vAlign w:val="bottom"/>
          </w:tcPr>
          <w:p w14:paraId="4DD1A4EC"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-2.57 </w:t>
            </w:r>
            <w:r w:rsidRPr="00494F62">
              <w:rPr>
                <w:rFonts w:asciiTheme="minorHAnsi" w:hAnsiTheme="minorHAnsi" w:cstheme="minorHAnsi"/>
                <w:color w:val="000000"/>
                <w:sz w:val="22"/>
                <w:lang w:val="en-US" w:eastAsia="zh-TW"/>
              </w:rPr>
              <w:t>± 6.3</w:t>
            </w:r>
          </w:p>
        </w:tc>
        <w:tc>
          <w:tcPr>
            <w:tcW w:w="1520" w:type="dxa"/>
            <w:tcBorders>
              <w:bottom w:val="single" w:sz="4" w:space="0" w:color="auto"/>
            </w:tcBorders>
            <w:vAlign w:val="bottom"/>
          </w:tcPr>
          <w:p w14:paraId="7EB0C606"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-11.5 </w:t>
            </w:r>
            <w:r w:rsidRPr="00494F62">
              <w:rPr>
                <w:rFonts w:asciiTheme="minorHAnsi" w:hAnsiTheme="minorHAnsi" w:cstheme="minorHAnsi"/>
                <w:color w:val="000000"/>
                <w:sz w:val="22"/>
                <w:lang w:val="en-US" w:eastAsia="zh-TW"/>
              </w:rPr>
              <w:t>± 16.0</w:t>
            </w:r>
          </w:p>
        </w:tc>
        <w:tc>
          <w:tcPr>
            <w:tcW w:w="1271" w:type="dxa"/>
            <w:tcBorders>
              <w:bottom w:val="single" w:sz="4" w:space="0" w:color="auto"/>
            </w:tcBorders>
            <w:vAlign w:val="bottom"/>
          </w:tcPr>
          <w:p w14:paraId="5EA9E1A5"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26</w:t>
            </w:r>
          </w:p>
        </w:tc>
        <w:tc>
          <w:tcPr>
            <w:tcW w:w="1397" w:type="dxa"/>
            <w:tcBorders>
              <w:bottom w:val="single" w:sz="4" w:space="0" w:color="auto"/>
            </w:tcBorders>
            <w:vAlign w:val="bottom"/>
          </w:tcPr>
          <w:p w14:paraId="36424E62" w14:textId="5387F781"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0.43</w:t>
            </w:r>
          </w:p>
        </w:tc>
      </w:tr>
    </w:tbl>
    <w:p w14:paraId="0AF64204" w14:textId="77777777" w:rsidR="00494F62" w:rsidRPr="00D253EF" w:rsidRDefault="00494F62">
      <w:pPr>
        <w:rPr>
          <w:rFonts w:asciiTheme="minorHAnsi" w:hAnsiTheme="minorHAnsi" w:cstheme="minorHAnsi"/>
        </w:rPr>
      </w:pPr>
    </w:p>
    <w:p w14:paraId="14724FB6" w14:textId="77777777" w:rsidR="00494F62" w:rsidRPr="00D253EF" w:rsidRDefault="00494F62">
      <w:pPr>
        <w:rPr>
          <w:rFonts w:asciiTheme="minorHAnsi" w:hAnsiTheme="minorHAnsi" w:cstheme="minorHAnsi"/>
        </w:rPr>
      </w:pPr>
    </w:p>
    <w:p w14:paraId="2236E79D" w14:textId="54F27153" w:rsidR="000749FE" w:rsidRPr="00D253EF" w:rsidRDefault="000749FE" w:rsidP="000749FE">
      <w:pPr>
        <w:pStyle w:val="Caption"/>
        <w:keepNext/>
        <w:rPr>
          <w:rFonts w:asciiTheme="minorHAnsi" w:hAnsiTheme="minorHAnsi" w:cstheme="minorHAnsi"/>
          <w:b w:val="0"/>
          <w:bCs w:val="0"/>
        </w:rPr>
      </w:pPr>
      <w:bookmarkStart w:id="251" w:name="_Toc71670558"/>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9E45A0">
        <w:rPr>
          <w:rFonts w:asciiTheme="minorHAnsi" w:hAnsiTheme="minorHAnsi" w:cstheme="minorHAnsi"/>
          <w:b w:val="0"/>
          <w:bCs w:val="0"/>
          <w:noProof/>
        </w:rPr>
        <w:t>8</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Mann-Whitney U test results comparing mean diurnal relative humidity differences (± SD) between each bat roost and its non-local tunnel amibent. For this analysis all species were combined. Note: +ve mean value = roosts have higher relative humidity than local ambient and -ve mean value = roosts have lower relative humidity than local ambient.</w:t>
      </w:r>
      <w:bookmarkEnd w:id="251"/>
    </w:p>
    <w:p w14:paraId="166C4F10" w14:textId="77777777" w:rsidR="000749FE" w:rsidRPr="00D253EF" w:rsidRDefault="000749FE" w:rsidP="000749FE">
      <w:pPr>
        <w:rPr>
          <w:rFonts w:asciiTheme="minorHAnsi" w:hAnsiTheme="minorHAnsi" w:cstheme="minorHAnsi"/>
        </w:rPr>
      </w:pPr>
    </w:p>
    <w:tbl>
      <w:tblPr>
        <w:tblStyle w:val="TableGrid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3"/>
        <w:gridCol w:w="638"/>
        <w:gridCol w:w="1672"/>
        <w:gridCol w:w="1514"/>
        <w:gridCol w:w="1257"/>
        <w:gridCol w:w="1427"/>
      </w:tblGrid>
      <w:tr w:rsidR="00494F62" w:rsidRPr="00494F62" w14:paraId="5D6C5FE4" w14:textId="77777777" w:rsidTr="000749FE">
        <w:tc>
          <w:tcPr>
            <w:tcW w:w="1713" w:type="dxa"/>
            <w:tcBorders>
              <w:top w:val="single" w:sz="4" w:space="0" w:color="auto"/>
              <w:bottom w:val="single" w:sz="4" w:space="0" w:color="auto"/>
            </w:tcBorders>
            <w:vAlign w:val="center"/>
          </w:tcPr>
          <w:p w14:paraId="2E1D52FC" w14:textId="77777777" w:rsidR="00494F62" w:rsidRPr="00494F62" w:rsidRDefault="00494F62" w:rsidP="00494F62">
            <w:pPr>
              <w:jc w:val="both"/>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Variables</w:t>
            </w:r>
          </w:p>
        </w:tc>
        <w:tc>
          <w:tcPr>
            <w:tcW w:w="638" w:type="dxa"/>
            <w:tcBorders>
              <w:top w:val="single" w:sz="4" w:space="0" w:color="auto"/>
              <w:bottom w:val="single" w:sz="4" w:space="0" w:color="auto"/>
            </w:tcBorders>
            <w:vAlign w:val="center"/>
          </w:tcPr>
          <w:p w14:paraId="360560CB" w14:textId="77777777" w:rsidR="00494F62" w:rsidRPr="00494F62" w:rsidRDefault="00494F62" w:rsidP="00494F62">
            <w:pPr>
              <w:jc w:val="both"/>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n</w:t>
            </w:r>
          </w:p>
        </w:tc>
        <w:tc>
          <w:tcPr>
            <w:tcW w:w="1672" w:type="dxa"/>
            <w:tcBorders>
              <w:top w:val="single" w:sz="4" w:space="0" w:color="auto"/>
              <w:bottom w:val="single" w:sz="4" w:space="0" w:color="auto"/>
            </w:tcBorders>
            <w:vAlign w:val="center"/>
          </w:tcPr>
          <w:p w14:paraId="075F1E05"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summer (± SD)</w:t>
            </w:r>
          </w:p>
        </w:tc>
        <w:tc>
          <w:tcPr>
            <w:tcW w:w="1514" w:type="dxa"/>
            <w:tcBorders>
              <w:top w:val="single" w:sz="4" w:space="0" w:color="auto"/>
              <w:bottom w:val="single" w:sz="4" w:space="0" w:color="auto"/>
            </w:tcBorders>
            <w:vAlign w:val="center"/>
          </w:tcPr>
          <w:p w14:paraId="670F6A39"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winter (± SD)</w:t>
            </w:r>
          </w:p>
        </w:tc>
        <w:tc>
          <w:tcPr>
            <w:tcW w:w="1257" w:type="dxa"/>
            <w:tcBorders>
              <w:top w:val="single" w:sz="4" w:space="0" w:color="auto"/>
              <w:bottom w:val="single" w:sz="4" w:space="0" w:color="auto"/>
            </w:tcBorders>
            <w:vAlign w:val="center"/>
          </w:tcPr>
          <w:p w14:paraId="556B06B0"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W-value</w:t>
            </w:r>
          </w:p>
        </w:tc>
        <w:tc>
          <w:tcPr>
            <w:tcW w:w="1427" w:type="dxa"/>
            <w:tcBorders>
              <w:top w:val="single" w:sz="4" w:space="0" w:color="auto"/>
              <w:bottom w:val="single" w:sz="4" w:space="0" w:color="auto"/>
            </w:tcBorders>
            <w:vAlign w:val="center"/>
          </w:tcPr>
          <w:p w14:paraId="05EC830E"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P-value</w:t>
            </w:r>
          </w:p>
        </w:tc>
      </w:tr>
      <w:tr w:rsidR="00494F62" w:rsidRPr="00494F62" w14:paraId="74C54FC8" w14:textId="77777777" w:rsidTr="000749FE">
        <w:tc>
          <w:tcPr>
            <w:tcW w:w="1713" w:type="dxa"/>
            <w:tcBorders>
              <w:top w:val="single" w:sz="4" w:space="0" w:color="auto"/>
            </w:tcBorders>
          </w:tcPr>
          <w:p w14:paraId="21A78353" w14:textId="77777777" w:rsidR="00494F62" w:rsidRPr="00494F62" w:rsidRDefault="00494F62" w:rsidP="00494F62">
            <w:pPr>
              <w:jc w:val="both"/>
              <w:rPr>
                <w:rFonts w:asciiTheme="minorHAnsi" w:hAnsiTheme="minorHAnsi" w:cstheme="minorHAnsi"/>
                <w:sz w:val="22"/>
                <w:lang w:val="en-US" w:eastAsia="zh-TW"/>
              </w:rPr>
            </w:pPr>
          </w:p>
          <w:p w14:paraId="3265C44C"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Average</w:t>
            </w:r>
          </w:p>
        </w:tc>
        <w:tc>
          <w:tcPr>
            <w:tcW w:w="638" w:type="dxa"/>
            <w:tcBorders>
              <w:top w:val="single" w:sz="4" w:space="0" w:color="auto"/>
            </w:tcBorders>
            <w:vAlign w:val="bottom"/>
          </w:tcPr>
          <w:p w14:paraId="0528537B"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w:t>
            </w:r>
          </w:p>
        </w:tc>
        <w:tc>
          <w:tcPr>
            <w:tcW w:w="1672" w:type="dxa"/>
            <w:tcBorders>
              <w:top w:val="single" w:sz="4" w:space="0" w:color="auto"/>
            </w:tcBorders>
            <w:vAlign w:val="bottom"/>
          </w:tcPr>
          <w:p w14:paraId="77174E2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3.6 </w:t>
            </w:r>
            <w:r w:rsidRPr="00494F62">
              <w:rPr>
                <w:rFonts w:asciiTheme="minorHAnsi" w:hAnsiTheme="minorHAnsi" w:cstheme="minorHAnsi"/>
                <w:color w:val="000000"/>
                <w:sz w:val="22"/>
                <w:lang w:val="en-US" w:eastAsia="zh-TW"/>
              </w:rPr>
              <w:t>± 6.0</w:t>
            </w:r>
          </w:p>
        </w:tc>
        <w:tc>
          <w:tcPr>
            <w:tcW w:w="1514" w:type="dxa"/>
            <w:tcBorders>
              <w:top w:val="single" w:sz="4" w:space="0" w:color="auto"/>
            </w:tcBorders>
            <w:vAlign w:val="bottom"/>
          </w:tcPr>
          <w:p w14:paraId="541F12E7"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29.1 ± 20.4</w:t>
            </w:r>
          </w:p>
        </w:tc>
        <w:tc>
          <w:tcPr>
            <w:tcW w:w="1257" w:type="dxa"/>
            <w:tcBorders>
              <w:top w:val="single" w:sz="4" w:space="0" w:color="auto"/>
            </w:tcBorders>
            <w:vAlign w:val="bottom"/>
          </w:tcPr>
          <w:p w14:paraId="4724F9D1"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25</w:t>
            </w:r>
          </w:p>
        </w:tc>
        <w:tc>
          <w:tcPr>
            <w:tcW w:w="1427" w:type="dxa"/>
            <w:tcBorders>
              <w:top w:val="single" w:sz="4" w:space="0" w:color="auto"/>
            </w:tcBorders>
            <w:vAlign w:val="bottom"/>
          </w:tcPr>
          <w:p w14:paraId="70908EDB" w14:textId="4182C542"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0.0040</w:t>
            </w:r>
            <w:r w:rsidR="00A05784">
              <w:rPr>
                <w:rFonts w:asciiTheme="minorHAnsi" w:hAnsiTheme="minorHAnsi" w:cstheme="minorHAnsi"/>
                <w:color w:val="000000"/>
                <w:sz w:val="22"/>
                <w:lang w:val="en-US" w:eastAsia="zh-TW"/>
              </w:rPr>
              <w:t>*</w:t>
            </w:r>
          </w:p>
        </w:tc>
      </w:tr>
      <w:tr w:rsidR="00494F62" w:rsidRPr="00494F62" w14:paraId="2B6BC17B" w14:textId="77777777" w:rsidTr="000749FE">
        <w:tc>
          <w:tcPr>
            <w:tcW w:w="1713" w:type="dxa"/>
          </w:tcPr>
          <w:p w14:paraId="50929EF8"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Maximum</w:t>
            </w:r>
          </w:p>
        </w:tc>
        <w:tc>
          <w:tcPr>
            <w:tcW w:w="638" w:type="dxa"/>
          </w:tcPr>
          <w:p w14:paraId="4FB6A349"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w:t>
            </w:r>
          </w:p>
        </w:tc>
        <w:tc>
          <w:tcPr>
            <w:tcW w:w="1672" w:type="dxa"/>
            <w:vAlign w:val="bottom"/>
          </w:tcPr>
          <w:p w14:paraId="2CA2FDEA"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2.2 </w:t>
            </w:r>
            <w:r w:rsidRPr="00494F62">
              <w:rPr>
                <w:rFonts w:asciiTheme="minorHAnsi" w:hAnsiTheme="minorHAnsi" w:cstheme="minorHAnsi"/>
                <w:color w:val="000000"/>
                <w:sz w:val="22"/>
                <w:lang w:val="en-US" w:eastAsia="zh-TW"/>
              </w:rPr>
              <w:t>± 4.1</w:t>
            </w:r>
          </w:p>
        </w:tc>
        <w:tc>
          <w:tcPr>
            <w:tcW w:w="1514" w:type="dxa"/>
            <w:vAlign w:val="bottom"/>
          </w:tcPr>
          <w:p w14:paraId="03F3BE0C"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21.9 </w:t>
            </w:r>
            <w:r w:rsidRPr="00494F62">
              <w:rPr>
                <w:rFonts w:asciiTheme="minorHAnsi" w:hAnsiTheme="minorHAnsi" w:cstheme="minorHAnsi"/>
                <w:color w:val="000000"/>
                <w:sz w:val="22"/>
                <w:lang w:val="en-US" w:eastAsia="zh-TW"/>
              </w:rPr>
              <w:t>± 13.8</w:t>
            </w:r>
          </w:p>
        </w:tc>
        <w:tc>
          <w:tcPr>
            <w:tcW w:w="1257" w:type="dxa"/>
            <w:vAlign w:val="bottom"/>
          </w:tcPr>
          <w:p w14:paraId="38CE8323"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24</w:t>
            </w:r>
          </w:p>
        </w:tc>
        <w:tc>
          <w:tcPr>
            <w:tcW w:w="1427" w:type="dxa"/>
            <w:vAlign w:val="bottom"/>
          </w:tcPr>
          <w:p w14:paraId="6589B911" w14:textId="7455590D"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0.003</w:t>
            </w:r>
            <w:r w:rsidR="00A05784">
              <w:rPr>
                <w:rFonts w:asciiTheme="minorHAnsi" w:hAnsiTheme="minorHAnsi" w:cstheme="minorHAnsi"/>
                <w:sz w:val="22"/>
                <w:lang w:val="en-US" w:eastAsia="zh-TW"/>
              </w:rPr>
              <w:t>4*</w:t>
            </w:r>
          </w:p>
        </w:tc>
      </w:tr>
      <w:tr w:rsidR="00494F62" w:rsidRPr="00494F62" w14:paraId="2039CD8A" w14:textId="77777777" w:rsidTr="000749FE">
        <w:tc>
          <w:tcPr>
            <w:tcW w:w="1713" w:type="dxa"/>
          </w:tcPr>
          <w:p w14:paraId="5FEA6320"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Minimum</w:t>
            </w:r>
          </w:p>
        </w:tc>
        <w:tc>
          <w:tcPr>
            <w:tcW w:w="638" w:type="dxa"/>
          </w:tcPr>
          <w:p w14:paraId="3DE99B7E"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w:t>
            </w:r>
          </w:p>
        </w:tc>
        <w:tc>
          <w:tcPr>
            <w:tcW w:w="1672" w:type="dxa"/>
            <w:vAlign w:val="bottom"/>
          </w:tcPr>
          <w:p w14:paraId="45FEF495"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5.4 </w:t>
            </w:r>
            <w:r w:rsidRPr="00494F62">
              <w:rPr>
                <w:rFonts w:asciiTheme="minorHAnsi" w:hAnsiTheme="minorHAnsi" w:cstheme="minorHAnsi"/>
                <w:color w:val="000000"/>
                <w:sz w:val="22"/>
                <w:lang w:val="en-US" w:eastAsia="zh-TW"/>
              </w:rPr>
              <w:t>± 9.0</w:t>
            </w:r>
          </w:p>
        </w:tc>
        <w:tc>
          <w:tcPr>
            <w:tcW w:w="1514" w:type="dxa"/>
            <w:vAlign w:val="bottom"/>
          </w:tcPr>
          <w:p w14:paraId="60F9E0BA"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33.6 </w:t>
            </w:r>
            <w:r w:rsidRPr="00494F62">
              <w:rPr>
                <w:rFonts w:asciiTheme="minorHAnsi" w:hAnsiTheme="minorHAnsi" w:cstheme="minorHAnsi"/>
                <w:color w:val="000000"/>
                <w:sz w:val="22"/>
                <w:lang w:val="en-US" w:eastAsia="zh-TW"/>
              </w:rPr>
              <w:t>± 27.2</w:t>
            </w:r>
          </w:p>
        </w:tc>
        <w:tc>
          <w:tcPr>
            <w:tcW w:w="1257" w:type="dxa"/>
            <w:vAlign w:val="bottom"/>
          </w:tcPr>
          <w:p w14:paraId="6D2F2F49"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39</w:t>
            </w:r>
          </w:p>
        </w:tc>
        <w:tc>
          <w:tcPr>
            <w:tcW w:w="1427" w:type="dxa"/>
            <w:vAlign w:val="bottom"/>
          </w:tcPr>
          <w:p w14:paraId="4635FD0E" w14:textId="4D048AA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0.03</w:t>
            </w:r>
            <w:r w:rsidR="00A05784">
              <w:rPr>
                <w:rFonts w:asciiTheme="minorHAnsi" w:hAnsiTheme="minorHAnsi" w:cstheme="minorHAnsi"/>
                <w:sz w:val="22"/>
                <w:lang w:val="en-US" w:eastAsia="zh-TW"/>
              </w:rPr>
              <w:t>3*</w:t>
            </w:r>
          </w:p>
        </w:tc>
      </w:tr>
      <w:tr w:rsidR="00494F62" w:rsidRPr="00494F62" w14:paraId="794BA99C" w14:textId="77777777" w:rsidTr="000749FE">
        <w:tc>
          <w:tcPr>
            <w:tcW w:w="1713" w:type="dxa"/>
            <w:tcBorders>
              <w:bottom w:val="single" w:sz="4" w:space="0" w:color="auto"/>
            </w:tcBorders>
          </w:tcPr>
          <w:p w14:paraId="648EFD99"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Fluctuation</w:t>
            </w:r>
          </w:p>
        </w:tc>
        <w:tc>
          <w:tcPr>
            <w:tcW w:w="638" w:type="dxa"/>
            <w:tcBorders>
              <w:bottom w:val="single" w:sz="4" w:space="0" w:color="auto"/>
            </w:tcBorders>
          </w:tcPr>
          <w:p w14:paraId="5CA3C7F2"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w:t>
            </w:r>
          </w:p>
        </w:tc>
        <w:tc>
          <w:tcPr>
            <w:tcW w:w="1672" w:type="dxa"/>
            <w:tcBorders>
              <w:bottom w:val="single" w:sz="4" w:space="0" w:color="auto"/>
            </w:tcBorders>
            <w:vAlign w:val="bottom"/>
          </w:tcPr>
          <w:p w14:paraId="123A884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-3.21 </w:t>
            </w:r>
            <w:r w:rsidRPr="00494F62">
              <w:rPr>
                <w:rFonts w:asciiTheme="minorHAnsi" w:hAnsiTheme="minorHAnsi" w:cstheme="minorHAnsi"/>
                <w:color w:val="000000"/>
                <w:sz w:val="22"/>
                <w:lang w:val="en-US" w:eastAsia="zh-TW"/>
              </w:rPr>
              <w:t>± 5.7</w:t>
            </w:r>
          </w:p>
        </w:tc>
        <w:tc>
          <w:tcPr>
            <w:tcW w:w="1514" w:type="dxa"/>
            <w:tcBorders>
              <w:bottom w:val="single" w:sz="4" w:space="0" w:color="auto"/>
            </w:tcBorders>
            <w:vAlign w:val="bottom"/>
          </w:tcPr>
          <w:p w14:paraId="6A8BAF56"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-11.7 </w:t>
            </w:r>
            <w:r w:rsidRPr="00494F62">
              <w:rPr>
                <w:rFonts w:asciiTheme="minorHAnsi" w:hAnsiTheme="minorHAnsi" w:cstheme="minorHAnsi"/>
                <w:color w:val="000000"/>
                <w:sz w:val="22"/>
                <w:lang w:val="en-US" w:eastAsia="zh-TW"/>
              </w:rPr>
              <w:t>± 15.0</w:t>
            </w:r>
          </w:p>
        </w:tc>
        <w:tc>
          <w:tcPr>
            <w:tcW w:w="1257" w:type="dxa"/>
            <w:tcBorders>
              <w:bottom w:val="single" w:sz="4" w:space="0" w:color="auto"/>
            </w:tcBorders>
            <w:vAlign w:val="bottom"/>
          </w:tcPr>
          <w:p w14:paraId="0BD26D62"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104</w:t>
            </w:r>
          </w:p>
        </w:tc>
        <w:tc>
          <w:tcPr>
            <w:tcW w:w="1427" w:type="dxa"/>
            <w:tcBorders>
              <w:bottom w:val="single" w:sz="4" w:space="0" w:color="auto"/>
            </w:tcBorders>
            <w:vAlign w:val="bottom"/>
          </w:tcPr>
          <w:p w14:paraId="22BAF4BD" w14:textId="3BBED85F"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0.2</w:t>
            </w:r>
            <w:r w:rsidR="00A05784">
              <w:rPr>
                <w:rFonts w:asciiTheme="minorHAnsi" w:hAnsiTheme="minorHAnsi" w:cstheme="minorHAnsi"/>
                <w:sz w:val="22"/>
                <w:lang w:val="en-US" w:eastAsia="zh-TW"/>
              </w:rPr>
              <w:t>2</w:t>
            </w:r>
          </w:p>
        </w:tc>
      </w:tr>
    </w:tbl>
    <w:p w14:paraId="08357FE4" w14:textId="77777777" w:rsidR="000552D5" w:rsidRPr="00D253EF" w:rsidRDefault="000552D5">
      <w:pPr>
        <w:rPr>
          <w:rFonts w:asciiTheme="minorHAnsi" w:hAnsiTheme="minorHAnsi" w:cstheme="minorHAnsi"/>
        </w:rPr>
      </w:pPr>
    </w:p>
    <w:p w14:paraId="370F4525" w14:textId="77777777" w:rsidR="000552D5" w:rsidRPr="00D253EF" w:rsidRDefault="000552D5">
      <w:pPr>
        <w:rPr>
          <w:rFonts w:asciiTheme="minorHAnsi" w:hAnsiTheme="minorHAnsi" w:cstheme="minorHAnsi"/>
        </w:rPr>
      </w:pPr>
    </w:p>
    <w:p w14:paraId="57E01A9C" w14:textId="77777777" w:rsidR="000552D5" w:rsidRPr="00D253EF" w:rsidRDefault="000552D5">
      <w:pPr>
        <w:rPr>
          <w:rFonts w:asciiTheme="minorHAnsi" w:hAnsiTheme="minorHAnsi" w:cstheme="minorHAnsi"/>
        </w:rPr>
      </w:pPr>
    </w:p>
    <w:p w14:paraId="752939D7" w14:textId="77777777" w:rsidR="000552D5" w:rsidRPr="00D253EF" w:rsidRDefault="000552D5">
      <w:pPr>
        <w:rPr>
          <w:rFonts w:asciiTheme="minorHAnsi" w:hAnsiTheme="minorHAnsi" w:cstheme="minorHAnsi"/>
        </w:rPr>
      </w:pPr>
      <w:r w:rsidRPr="00D253EF">
        <w:rPr>
          <w:rFonts w:asciiTheme="minorHAnsi" w:hAnsiTheme="minorHAnsi" w:cstheme="minorHAnsi"/>
        </w:rPr>
        <w:br w:type="page"/>
      </w:r>
    </w:p>
    <w:p w14:paraId="72A9D519" w14:textId="54A3BB96" w:rsidR="00053B15" w:rsidRPr="00053B15" w:rsidRDefault="00053B15" w:rsidP="000E556A">
      <w:pPr>
        <w:spacing w:after="160" w:line="360" w:lineRule="auto"/>
        <w:ind w:firstLine="567"/>
        <w:jc w:val="both"/>
        <w:rPr>
          <w:rFonts w:asciiTheme="minorHAnsi" w:eastAsia="PMingLiU" w:hAnsiTheme="minorHAnsi" w:cstheme="minorHAnsi"/>
          <w:szCs w:val="24"/>
          <w:lang w:val="en-US" w:eastAsia="zh-TW"/>
        </w:rPr>
      </w:pPr>
      <w:r w:rsidRPr="00053B15">
        <w:rPr>
          <w:rFonts w:asciiTheme="minorHAnsi" w:eastAsia="PMingLiU" w:hAnsiTheme="minorHAnsi" w:cstheme="minorHAnsi"/>
          <w:szCs w:val="24"/>
          <w:lang w:val="en-US" w:eastAsia="zh-TW"/>
        </w:rPr>
        <w:lastRenderedPageBreak/>
        <w:t>Mean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showed greater differences between roosts and external (EXA) than between roosts and tunnel ambients between summer and winter (Figures </w:t>
      </w:r>
      <w:r w:rsidR="00D17AC1">
        <w:rPr>
          <w:rFonts w:asciiTheme="minorHAnsi" w:eastAsia="PMingLiU" w:hAnsiTheme="minorHAnsi" w:cstheme="minorHAnsi"/>
          <w:szCs w:val="24"/>
          <w:lang w:val="en-US" w:eastAsia="zh-TW"/>
        </w:rPr>
        <w:t>3-15</w:t>
      </w:r>
      <w:r w:rsidRPr="00053B15">
        <w:rPr>
          <w:rFonts w:asciiTheme="minorHAnsi" w:eastAsia="PMingLiU" w:hAnsiTheme="minorHAnsi" w:cstheme="minorHAnsi"/>
          <w:szCs w:val="24"/>
          <w:lang w:val="en-US" w:eastAsia="zh-TW"/>
        </w:rPr>
        <w:t xml:space="preserve"> &amp;</w:t>
      </w:r>
      <w:r w:rsidR="00D17AC1">
        <w:rPr>
          <w:rFonts w:asciiTheme="minorHAnsi" w:eastAsia="PMingLiU" w:hAnsiTheme="minorHAnsi" w:cstheme="minorHAnsi"/>
          <w:szCs w:val="24"/>
          <w:lang w:val="en-US" w:eastAsia="zh-TW"/>
        </w:rPr>
        <w:t xml:space="preserve"> 3-16</w:t>
      </w:r>
      <w:r w:rsidRPr="00053B15">
        <w:rPr>
          <w:rFonts w:asciiTheme="minorHAnsi" w:eastAsia="PMingLiU" w:hAnsiTheme="minorHAnsi" w:cstheme="minorHAnsi"/>
          <w:szCs w:val="24"/>
          <w:lang w:val="en-US" w:eastAsia="zh-TW"/>
        </w:rPr>
        <w:t xml:space="preserve">). The difference between roosts and EXA was greater in winter than that in summer, except for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roost. All roosts presented a lower mean of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compared with EXA in both seasons.</w:t>
      </w:r>
    </w:p>
    <w:p w14:paraId="78611B7C" w14:textId="4759135A" w:rsidR="00053B15" w:rsidRPr="00053B15" w:rsidRDefault="00053B15" w:rsidP="000E556A">
      <w:pPr>
        <w:spacing w:after="160" w:line="360" w:lineRule="auto"/>
        <w:ind w:firstLine="567"/>
        <w:jc w:val="both"/>
        <w:rPr>
          <w:rFonts w:asciiTheme="minorHAnsi" w:eastAsia="PMingLiU" w:hAnsiTheme="minorHAnsi" w:cstheme="minorHAnsi"/>
          <w:szCs w:val="24"/>
          <w:lang w:val="en-US" w:eastAsia="zh-TW"/>
        </w:rPr>
      </w:pPr>
      <w:r w:rsidRPr="00053B15">
        <w:rPr>
          <w:rFonts w:asciiTheme="minorHAnsi" w:eastAsia="PMingLiU" w:hAnsiTheme="minorHAnsi" w:cstheme="minorHAnsi"/>
          <w:szCs w:val="24"/>
          <w:lang w:val="en-US" w:eastAsia="zh-TW"/>
        </w:rPr>
        <w:t>The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between roosts and TA</w:t>
      </w:r>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was significantly different between summer and winter (Mann-Whitney U test, W = 5, p = 0.02953 – Table </w:t>
      </w:r>
      <w:r w:rsidR="001F40A7" w:rsidRPr="00D253EF">
        <w:rPr>
          <w:rFonts w:asciiTheme="minorHAnsi" w:eastAsia="PMingLiU" w:hAnsiTheme="minorHAnsi" w:cstheme="minorHAnsi"/>
          <w:szCs w:val="24"/>
          <w:lang w:val="en-US" w:eastAsia="zh-TW"/>
        </w:rPr>
        <w:t>3-</w:t>
      </w:r>
      <w:r w:rsidR="00643641">
        <w:rPr>
          <w:rFonts w:asciiTheme="minorHAnsi" w:eastAsia="PMingLiU" w:hAnsiTheme="minorHAnsi" w:cstheme="minorHAnsi"/>
          <w:szCs w:val="24"/>
          <w:lang w:val="en-US" w:eastAsia="zh-TW"/>
        </w:rPr>
        <w:t>7</w:t>
      </w:r>
      <w:r w:rsidRPr="00053B15">
        <w:rPr>
          <w:rFonts w:asciiTheme="minorHAnsi" w:eastAsia="PMingLiU" w:hAnsiTheme="minorHAnsi" w:cstheme="minorHAnsi"/>
          <w:szCs w:val="24"/>
          <w:lang w:val="en-US" w:eastAsia="zh-TW"/>
        </w:rPr>
        <w:t>). The difference in the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between roosts and TA</w:t>
      </w:r>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in summer was generally smaller than that in winter. In summer, </w:t>
      </w:r>
      <w:r w:rsidRPr="00053B15">
        <w:rPr>
          <w:rFonts w:asciiTheme="minorHAnsi" w:eastAsia="PMingLiU" w:hAnsiTheme="minorHAnsi" w:cstheme="minorHAnsi"/>
          <w:i/>
          <w:iCs/>
          <w:szCs w:val="24"/>
          <w:lang w:val="en-US" w:eastAsia="zh-TW"/>
        </w:rPr>
        <w:t xml:space="preserve">M. macropus </w:t>
      </w:r>
      <w:r w:rsidRPr="00053B15">
        <w:rPr>
          <w:rFonts w:asciiTheme="minorHAnsi" w:eastAsia="PMingLiU" w:hAnsiTheme="minorHAnsi" w:cstheme="minorHAnsi"/>
          <w:szCs w:val="24"/>
          <w:lang w:val="en-US" w:eastAsia="zh-TW"/>
        </w:rPr>
        <w:t>roosts were more humid than their TA</w:t>
      </w:r>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Meanwhile,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and </w:t>
      </w:r>
      <w:r w:rsidRPr="00053B15">
        <w:rPr>
          <w:rFonts w:asciiTheme="minorHAnsi" w:eastAsia="PMingLiU" w:hAnsiTheme="minorHAnsi" w:cstheme="minorHAnsi"/>
          <w:i/>
          <w:iCs/>
          <w:szCs w:val="24"/>
          <w:lang w:val="en-US" w:eastAsia="zh-TW"/>
        </w:rPr>
        <w:t>R. megaphyllus</w:t>
      </w:r>
      <w:r w:rsidRPr="00053B15">
        <w:rPr>
          <w:rFonts w:asciiTheme="minorHAnsi" w:eastAsia="PMingLiU" w:hAnsiTheme="minorHAnsi" w:cstheme="minorHAnsi"/>
          <w:szCs w:val="24"/>
          <w:lang w:val="en-US" w:eastAsia="zh-TW"/>
        </w:rPr>
        <w:t xml:space="preserve"> roosts showed a lower humidity than tunnel local ambient (Figure </w:t>
      </w:r>
      <w:r w:rsidR="00911AB3" w:rsidRPr="00D253EF">
        <w:rPr>
          <w:rFonts w:asciiTheme="minorHAnsi" w:eastAsia="PMingLiU" w:hAnsiTheme="minorHAnsi" w:cstheme="minorHAnsi"/>
          <w:szCs w:val="24"/>
          <w:lang w:val="en-US" w:eastAsia="zh-TW"/>
        </w:rPr>
        <w:t>3-15</w:t>
      </w:r>
      <w:r w:rsidRPr="00053B15">
        <w:rPr>
          <w:rFonts w:asciiTheme="minorHAnsi" w:eastAsia="PMingLiU" w:hAnsiTheme="minorHAnsi" w:cstheme="minorHAnsi"/>
          <w:szCs w:val="24"/>
          <w:lang w:val="en-US" w:eastAsia="zh-TW"/>
        </w:rPr>
        <w:t>). In contrast, all roosts presented a higher mean of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than their TA</w:t>
      </w:r>
      <w:r w:rsidRPr="00053B15">
        <w:rPr>
          <w:rFonts w:asciiTheme="minorHAnsi" w:eastAsia="PMingLiU" w:hAnsiTheme="minorHAnsi" w:cstheme="minorHAnsi"/>
          <w:szCs w:val="24"/>
          <w:vertAlign w:val="subscript"/>
          <w:lang w:val="en-US" w:eastAsia="zh-TW"/>
        </w:rPr>
        <w:t xml:space="preserve">local </w:t>
      </w:r>
      <w:r w:rsidRPr="00053B15">
        <w:rPr>
          <w:rFonts w:asciiTheme="minorHAnsi" w:eastAsia="PMingLiU" w:hAnsiTheme="minorHAnsi" w:cstheme="minorHAnsi"/>
          <w:szCs w:val="24"/>
          <w:lang w:val="en-US" w:eastAsia="zh-TW"/>
        </w:rPr>
        <w:t xml:space="preserve">in winter (Figure </w:t>
      </w:r>
      <w:r w:rsidR="00911AB3" w:rsidRPr="00D253EF">
        <w:rPr>
          <w:rFonts w:asciiTheme="minorHAnsi" w:eastAsia="PMingLiU" w:hAnsiTheme="minorHAnsi" w:cstheme="minorHAnsi"/>
          <w:szCs w:val="24"/>
          <w:lang w:val="en-US" w:eastAsia="zh-TW"/>
        </w:rPr>
        <w:t>3-16</w:t>
      </w:r>
      <w:r w:rsidRPr="00053B15">
        <w:rPr>
          <w:rFonts w:asciiTheme="minorHAnsi" w:eastAsia="PMingLiU" w:hAnsiTheme="minorHAnsi" w:cstheme="minorHAnsi"/>
          <w:szCs w:val="24"/>
          <w:lang w:val="en-US" w:eastAsia="zh-TW"/>
        </w:rPr>
        <w:t xml:space="preserve">). In terms of species, </w:t>
      </w:r>
      <w:r w:rsidRPr="00053B15">
        <w:rPr>
          <w:rFonts w:asciiTheme="minorHAnsi" w:eastAsia="PMingLiU" w:hAnsiTheme="minorHAnsi" w:cstheme="minorHAnsi"/>
          <w:i/>
          <w:iCs/>
          <w:szCs w:val="24"/>
          <w:lang w:val="en-US" w:eastAsia="zh-TW"/>
        </w:rPr>
        <w:t>M. macropus</w:t>
      </w:r>
      <w:r w:rsidRPr="00053B15">
        <w:rPr>
          <w:rFonts w:asciiTheme="minorHAnsi" w:eastAsia="PMingLiU" w:hAnsiTheme="minorHAnsi" w:cstheme="minorHAnsi"/>
          <w:szCs w:val="24"/>
          <w:lang w:val="en-US" w:eastAsia="zh-TW"/>
        </w:rPr>
        <w:t xml:space="preserve"> roosts presented higher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differences in winter than summer. </w:t>
      </w:r>
      <w:r w:rsidRPr="00053B15">
        <w:rPr>
          <w:rFonts w:asciiTheme="minorHAnsi" w:eastAsia="PMingLiU" w:hAnsiTheme="minorHAnsi" w:cstheme="minorHAnsi"/>
          <w:i/>
          <w:iCs/>
          <w:szCs w:val="24"/>
          <w:lang w:val="en-US" w:eastAsia="zh-TW"/>
        </w:rPr>
        <w:t>Miniopterus australis</w:t>
      </w:r>
      <w:r w:rsidRPr="00053B15">
        <w:rPr>
          <w:rFonts w:asciiTheme="minorHAnsi" w:eastAsia="PMingLiU" w:hAnsiTheme="minorHAnsi" w:cstheme="minorHAnsi"/>
          <w:szCs w:val="24"/>
          <w:lang w:val="en-US" w:eastAsia="zh-TW"/>
        </w:rPr>
        <w:t xml:space="preserve"> roosts showed little to no difference to their TA</w:t>
      </w:r>
      <w:r w:rsidRPr="00053B15">
        <w:rPr>
          <w:rFonts w:asciiTheme="minorHAnsi" w:eastAsia="PMingLiU" w:hAnsiTheme="minorHAnsi" w:cstheme="minorHAnsi"/>
          <w:szCs w:val="24"/>
          <w:vertAlign w:val="subscript"/>
          <w:lang w:val="en-US" w:eastAsia="zh-TW"/>
        </w:rPr>
        <w:t xml:space="preserve">local </w:t>
      </w:r>
      <w:r w:rsidRPr="00053B15">
        <w:rPr>
          <w:rFonts w:asciiTheme="minorHAnsi" w:eastAsia="PMingLiU" w:hAnsiTheme="minorHAnsi" w:cstheme="minorHAnsi"/>
          <w:szCs w:val="24"/>
          <w:lang w:val="en-US" w:eastAsia="zh-TW"/>
        </w:rPr>
        <w:t xml:space="preserve">in both seasons. </w:t>
      </w:r>
      <w:r w:rsidRPr="00053B15">
        <w:rPr>
          <w:rFonts w:asciiTheme="minorHAnsi" w:eastAsia="PMingLiU" w:hAnsiTheme="minorHAnsi" w:cstheme="minorHAnsi"/>
          <w:i/>
          <w:iCs/>
          <w:szCs w:val="24"/>
          <w:lang w:val="en-US" w:eastAsia="zh-TW"/>
        </w:rPr>
        <w:t>Rhinolophus megaphyllus</w:t>
      </w:r>
      <w:r w:rsidRPr="00053B15">
        <w:rPr>
          <w:rFonts w:asciiTheme="minorHAnsi" w:eastAsia="PMingLiU" w:hAnsiTheme="minorHAnsi" w:cstheme="minorHAnsi"/>
          <w:szCs w:val="24"/>
          <w:lang w:val="en-US" w:eastAsia="zh-TW"/>
        </w:rPr>
        <w:t xml:space="preserve"> roosts showed higher difference to their TA</w:t>
      </w:r>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in winter than summer.</w:t>
      </w:r>
      <w:r w:rsidRPr="00053B15">
        <w:rPr>
          <w:rFonts w:asciiTheme="minorHAnsi" w:eastAsia="PMingLiU" w:hAnsiTheme="minorHAnsi" w:cstheme="minorHAnsi"/>
          <w:i/>
          <w:iCs/>
          <w:szCs w:val="24"/>
          <w:lang w:val="en-US" w:eastAsia="zh-TW"/>
        </w:rPr>
        <w:t xml:space="preserve"> Myotis macropus</w:t>
      </w:r>
      <w:r w:rsidRPr="00053B15">
        <w:rPr>
          <w:rFonts w:asciiTheme="minorHAnsi" w:eastAsia="PMingLiU" w:hAnsiTheme="minorHAnsi" w:cstheme="minorHAnsi"/>
          <w:szCs w:val="24"/>
          <w:lang w:val="en-US" w:eastAsia="zh-TW"/>
        </w:rPr>
        <w:t xml:space="preserve"> showed the highest mean of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difference between roosts and their TA</w:t>
      </w:r>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when comparing with </w:t>
      </w:r>
      <w:r w:rsidRPr="00053B15">
        <w:rPr>
          <w:rFonts w:asciiTheme="minorHAnsi" w:eastAsia="PMingLiU" w:hAnsiTheme="minorHAnsi" w:cstheme="minorHAnsi"/>
          <w:i/>
          <w:iCs/>
          <w:szCs w:val="24"/>
          <w:lang w:val="en-US" w:eastAsia="zh-TW"/>
        </w:rPr>
        <w:t>R. megaphyllus</w:t>
      </w:r>
      <w:r w:rsidRPr="00053B15">
        <w:rPr>
          <w:rFonts w:asciiTheme="minorHAnsi" w:eastAsia="PMingLiU" w:hAnsiTheme="minorHAnsi" w:cstheme="minorHAnsi"/>
          <w:szCs w:val="24"/>
          <w:lang w:val="en-US" w:eastAsia="zh-TW"/>
        </w:rPr>
        <w:t xml:space="preserve"> and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in both seasons.</w:t>
      </w:r>
    </w:p>
    <w:p w14:paraId="40686A8B" w14:textId="7B6FA7F4" w:rsidR="00053B15" w:rsidRPr="00053B15" w:rsidRDefault="00053B15" w:rsidP="000E556A">
      <w:pPr>
        <w:spacing w:after="160" w:line="360" w:lineRule="auto"/>
        <w:ind w:firstLine="567"/>
        <w:jc w:val="both"/>
        <w:rPr>
          <w:rFonts w:asciiTheme="minorHAnsi" w:eastAsia="PMingLiU" w:hAnsiTheme="minorHAnsi" w:cstheme="minorHAnsi"/>
          <w:szCs w:val="24"/>
          <w:lang w:val="en-US" w:eastAsia="zh-TW"/>
        </w:rPr>
      </w:pPr>
      <w:r w:rsidRPr="00053B15">
        <w:rPr>
          <w:rFonts w:asciiTheme="minorHAnsi" w:eastAsia="PMingLiU" w:hAnsiTheme="minorHAnsi" w:cstheme="minorHAnsi"/>
          <w:szCs w:val="24"/>
          <w:lang w:val="en-US" w:eastAsia="zh-TW"/>
        </w:rPr>
        <w:t>Comparing the mean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difference between roosts and TA</w:t>
      </w:r>
      <w:r w:rsidRPr="00053B15">
        <w:rPr>
          <w:rFonts w:asciiTheme="minorHAnsi" w:eastAsia="PMingLiU" w:hAnsiTheme="minorHAnsi" w:cstheme="minorHAnsi"/>
          <w:szCs w:val="24"/>
          <w:vertAlign w:val="subscript"/>
          <w:lang w:val="en-US" w:eastAsia="zh-TW"/>
        </w:rPr>
        <w:t>non-local</w:t>
      </w:r>
      <w:r w:rsidRPr="00053B15">
        <w:rPr>
          <w:rFonts w:asciiTheme="minorHAnsi" w:eastAsia="PMingLiU" w:hAnsiTheme="minorHAnsi" w:cstheme="minorHAnsi"/>
          <w:szCs w:val="24"/>
          <w:lang w:val="en-US" w:eastAsia="zh-TW"/>
        </w:rPr>
        <w:t xml:space="preserve">, </w:t>
      </w:r>
      <w:commentRangeStart w:id="252"/>
      <w:r w:rsidRPr="00053B15">
        <w:rPr>
          <w:rFonts w:asciiTheme="minorHAnsi" w:eastAsia="PMingLiU" w:hAnsiTheme="minorHAnsi" w:cstheme="minorHAnsi"/>
          <w:szCs w:val="24"/>
          <w:lang w:val="en-US" w:eastAsia="zh-TW"/>
        </w:rPr>
        <w:t xml:space="preserve">it was found that </w:t>
      </w:r>
      <w:commentRangeStart w:id="253"/>
      <w:r w:rsidRPr="00053B15">
        <w:rPr>
          <w:rFonts w:asciiTheme="minorHAnsi" w:eastAsia="PMingLiU" w:hAnsiTheme="minorHAnsi" w:cstheme="minorHAnsi"/>
          <w:szCs w:val="24"/>
          <w:lang w:val="en-US" w:eastAsia="zh-TW"/>
        </w:rPr>
        <w:t xml:space="preserve">winter showed a significantly larger difference than summer </w:t>
      </w:r>
      <w:commentRangeEnd w:id="252"/>
      <w:r w:rsidRPr="00053B15">
        <w:rPr>
          <w:rFonts w:asciiTheme="minorHAnsi" w:eastAsia="PMingLiU" w:hAnsiTheme="minorHAnsi" w:cstheme="minorHAnsi"/>
          <w:szCs w:val="24"/>
          <w:lang w:val="en-US" w:eastAsia="zh-TW"/>
        </w:rPr>
        <w:commentReference w:id="252"/>
      </w:r>
      <w:commentRangeEnd w:id="253"/>
      <w:r w:rsidRPr="00053B15">
        <w:rPr>
          <w:rFonts w:asciiTheme="minorHAnsi" w:eastAsia="PMingLiU" w:hAnsiTheme="minorHAnsi" w:cstheme="minorHAnsi"/>
          <w:szCs w:val="24"/>
          <w:lang w:eastAsia="zh-TW"/>
        </w:rPr>
        <w:commentReference w:id="253"/>
      </w:r>
      <w:r w:rsidRPr="00053B15">
        <w:rPr>
          <w:rFonts w:asciiTheme="minorHAnsi" w:eastAsia="PMingLiU" w:hAnsiTheme="minorHAnsi" w:cstheme="minorHAnsi"/>
          <w:szCs w:val="24"/>
          <w:lang w:val="en-US" w:eastAsia="zh-TW"/>
        </w:rPr>
        <w:t xml:space="preserve">(Mann-Whitney U test, W = 25, p = 0.004 – Table </w:t>
      </w:r>
      <w:r w:rsidR="00911AB3" w:rsidRPr="00D253EF">
        <w:rPr>
          <w:rFonts w:asciiTheme="minorHAnsi" w:eastAsia="PMingLiU" w:hAnsiTheme="minorHAnsi" w:cstheme="minorHAnsi"/>
          <w:szCs w:val="24"/>
          <w:lang w:val="en-US" w:eastAsia="zh-TW"/>
        </w:rPr>
        <w:t>3-</w:t>
      </w:r>
      <w:r w:rsidR="00CC51EB">
        <w:rPr>
          <w:rFonts w:asciiTheme="minorHAnsi" w:eastAsia="PMingLiU" w:hAnsiTheme="minorHAnsi" w:cstheme="minorHAnsi"/>
          <w:szCs w:val="24"/>
          <w:lang w:val="en-US" w:eastAsia="zh-TW"/>
        </w:rPr>
        <w:t>8</w:t>
      </w:r>
      <w:r w:rsidRPr="00053B15">
        <w:rPr>
          <w:rFonts w:asciiTheme="minorHAnsi" w:eastAsia="PMingLiU" w:hAnsiTheme="minorHAnsi" w:cstheme="minorHAnsi"/>
          <w:szCs w:val="24"/>
          <w:lang w:val="en-US" w:eastAsia="zh-TW"/>
        </w:rPr>
        <w:t>).</w:t>
      </w:r>
      <w:r w:rsidRPr="00053B15">
        <w:rPr>
          <w:rFonts w:asciiTheme="minorHAnsi" w:eastAsia="PMingLiU" w:hAnsiTheme="minorHAnsi" w:cstheme="minorHAnsi"/>
          <w:i/>
          <w:iCs/>
          <w:szCs w:val="24"/>
          <w:lang w:val="en-US" w:eastAsia="zh-TW"/>
        </w:rPr>
        <w:t xml:space="preserve"> Myotis macropus</w:t>
      </w:r>
      <w:r w:rsidRPr="00053B15">
        <w:rPr>
          <w:rFonts w:asciiTheme="minorHAnsi" w:eastAsia="PMingLiU" w:hAnsiTheme="minorHAnsi" w:cstheme="minorHAnsi"/>
          <w:szCs w:val="24"/>
          <w:lang w:val="en-US" w:eastAsia="zh-TW"/>
        </w:rPr>
        <w:t xml:space="preserve"> and </w:t>
      </w:r>
      <w:r w:rsidRPr="00053B15">
        <w:rPr>
          <w:rFonts w:asciiTheme="minorHAnsi" w:eastAsia="PMingLiU" w:hAnsiTheme="minorHAnsi" w:cstheme="minorHAnsi"/>
          <w:i/>
          <w:iCs/>
          <w:szCs w:val="24"/>
          <w:lang w:val="en-US" w:eastAsia="zh-TW"/>
        </w:rPr>
        <w:t>R. megaphyllus</w:t>
      </w:r>
      <w:r w:rsidRPr="00053B15">
        <w:rPr>
          <w:rFonts w:asciiTheme="minorHAnsi" w:eastAsia="PMingLiU" w:hAnsiTheme="minorHAnsi" w:cstheme="minorHAnsi"/>
          <w:szCs w:val="24"/>
          <w:lang w:val="en-US" w:eastAsia="zh-TW"/>
        </w:rPr>
        <w:t xml:space="preserve"> roosts showed higher means of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than their tunnel TA</w:t>
      </w:r>
      <w:r w:rsidRPr="00053B15">
        <w:rPr>
          <w:rFonts w:asciiTheme="minorHAnsi" w:eastAsia="PMingLiU" w:hAnsiTheme="minorHAnsi" w:cstheme="minorHAnsi"/>
          <w:szCs w:val="24"/>
          <w:vertAlign w:val="subscript"/>
          <w:lang w:val="en-US" w:eastAsia="zh-TW"/>
        </w:rPr>
        <w:t xml:space="preserve">non-local </w:t>
      </w:r>
      <w:r w:rsidRPr="00053B15">
        <w:rPr>
          <w:rFonts w:asciiTheme="minorHAnsi" w:eastAsia="PMingLiU" w:hAnsiTheme="minorHAnsi" w:cstheme="minorHAnsi"/>
          <w:szCs w:val="24"/>
          <w:lang w:val="en-US" w:eastAsia="zh-TW"/>
        </w:rPr>
        <w:t xml:space="preserve">in both seasons (Figures </w:t>
      </w:r>
      <w:r w:rsidR="00911AB3" w:rsidRPr="00D253EF">
        <w:rPr>
          <w:rFonts w:asciiTheme="minorHAnsi" w:eastAsia="PMingLiU" w:hAnsiTheme="minorHAnsi" w:cstheme="minorHAnsi"/>
          <w:szCs w:val="24"/>
          <w:lang w:val="en-US" w:eastAsia="zh-TW"/>
        </w:rPr>
        <w:t>3-15</w:t>
      </w:r>
      <w:r w:rsidRPr="00053B15">
        <w:rPr>
          <w:rFonts w:asciiTheme="minorHAnsi" w:eastAsia="PMingLiU" w:hAnsiTheme="minorHAnsi" w:cstheme="minorHAnsi"/>
          <w:szCs w:val="24"/>
          <w:lang w:val="en-US" w:eastAsia="zh-TW"/>
        </w:rPr>
        <w:t xml:space="preserve"> &amp; </w:t>
      </w:r>
      <w:r w:rsidR="00911AB3" w:rsidRPr="00D253EF">
        <w:rPr>
          <w:rFonts w:asciiTheme="minorHAnsi" w:eastAsia="PMingLiU" w:hAnsiTheme="minorHAnsi" w:cstheme="minorHAnsi"/>
          <w:szCs w:val="24"/>
          <w:lang w:val="en-US" w:eastAsia="zh-TW"/>
        </w:rPr>
        <w:t>3-16</w:t>
      </w:r>
      <w:r w:rsidRPr="00053B15">
        <w:rPr>
          <w:rFonts w:asciiTheme="minorHAnsi" w:eastAsia="PMingLiU" w:hAnsiTheme="minorHAnsi" w:cstheme="minorHAnsi"/>
          <w:szCs w:val="24"/>
          <w:lang w:val="en-US" w:eastAsia="zh-TW"/>
        </w:rPr>
        <w:t xml:space="preserve">). Only one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roost presented a higher mean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than TA</w:t>
      </w:r>
      <w:r w:rsidRPr="00053B15">
        <w:rPr>
          <w:rFonts w:asciiTheme="minorHAnsi" w:eastAsia="PMingLiU" w:hAnsiTheme="minorHAnsi" w:cstheme="minorHAnsi"/>
          <w:szCs w:val="24"/>
          <w:vertAlign w:val="subscript"/>
          <w:lang w:val="en-US" w:eastAsia="zh-TW"/>
        </w:rPr>
        <w:t>non-local</w:t>
      </w:r>
      <w:r w:rsidRPr="00053B15">
        <w:rPr>
          <w:rFonts w:asciiTheme="minorHAnsi" w:eastAsia="PMingLiU" w:hAnsiTheme="minorHAnsi" w:cstheme="minorHAnsi"/>
          <w:szCs w:val="24"/>
          <w:lang w:val="en-US" w:eastAsia="zh-TW"/>
        </w:rPr>
        <w:t xml:space="preserve">, and this was in winter (Figure </w:t>
      </w:r>
      <w:r w:rsidR="00911AB3" w:rsidRPr="00D253EF">
        <w:rPr>
          <w:rFonts w:asciiTheme="minorHAnsi" w:eastAsia="PMingLiU" w:hAnsiTheme="minorHAnsi" w:cstheme="minorHAnsi"/>
          <w:szCs w:val="24"/>
          <w:lang w:val="en-US" w:eastAsia="zh-TW"/>
        </w:rPr>
        <w:t>3-16</w:t>
      </w:r>
      <w:r w:rsidRPr="00053B15">
        <w:rPr>
          <w:rFonts w:asciiTheme="minorHAnsi" w:eastAsia="PMingLiU" w:hAnsiTheme="minorHAnsi" w:cstheme="minorHAnsi"/>
          <w:szCs w:val="24"/>
          <w:lang w:val="en-US" w:eastAsia="zh-TW"/>
        </w:rPr>
        <w:t>). The mean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difference between roosts versus TA</w:t>
      </w:r>
      <w:r w:rsidRPr="00053B15">
        <w:rPr>
          <w:rFonts w:asciiTheme="minorHAnsi" w:eastAsia="PMingLiU" w:hAnsiTheme="minorHAnsi" w:cstheme="minorHAnsi"/>
          <w:szCs w:val="24"/>
          <w:vertAlign w:val="subscript"/>
          <w:lang w:val="en-US" w:eastAsia="zh-TW"/>
        </w:rPr>
        <w:t>non-local</w:t>
      </w:r>
      <w:r w:rsidRPr="00053B15">
        <w:rPr>
          <w:rFonts w:asciiTheme="minorHAnsi" w:eastAsia="PMingLiU" w:hAnsiTheme="minorHAnsi" w:cstheme="minorHAnsi"/>
          <w:szCs w:val="24"/>
          <w:lang w:val="en-US" w:eastAsia="zh-TW"/>
        </w:rPr>
        <w:t xml:space="preserve"> was highest for </w:t>
      </w:r>
      <w:r w:rsidRPr="00053B15">
        <w:rPr>
          <w:rFonts w:asciiTheme="minorHAnsi" w:eastAsia="PMingLiU" w:hAnsiTheme="minorHAnsi" w:cstheme="minorHAnsi"/>
          <w:i/>
          <w:iCs/>
          <w:szCs w:val="24"/>
          <w:lang w:val="en-US" w:eastAsia="zh-TW"/>
        </w:rPr>
        <w:t xml:space="preserve">M. macropus </w:t>
      </w:r>
      <w:r w:rsidRPr="00053B15">
        <w:rPr>
          <w:rFonts w:asciiTheme="minorHAnsi" w:eastAsia="PMingLiU" w:hAnsiTheme="minorHAnsi" w:cstheme="minorHAnsi"/>
          <w:szCs w:val="24"/>
          <w:lang w:val="en-US" w:eastAsia="zh-TW"/>
        </w:rPr>
        <w:t xml:space="preserve">roosts, followed by </w:t>
      </w:r>
      <w:r w:rsidRPr="00053B15">
        <w:rPr>
          <w:rFonts w:asciiTheme="minorHAnsi" w:eastAsia="PMingLiU" w:hAnsiTheme="minorHAnsi" w:cstheme="minorHAnsi"/>
          <w:i/>
          <w:iCs/>
          <w:szCs w:val="24"/>
          <w:lang w:val="en-US" w:eastAsia="zh-TW"/>
        </w:rPr>
        <w:t>R. megaphyllus,</w:t>
      </w:r>
      <w:r w:rsidRPr="00053B15">
        <w:rPr>
          <w:rFonts w:asciiTheme="minorHAnsi" w:eastAsia="PMingLiU" w:hAnsiTheme="minorHAnsi" w:cstheme="minorHAnsi"/>
          <w:szCs w:val="24"/>
          <w:lang w:val="en-US" w:eastAsia="zh-TW"/>
        </w:rPr>
        <w:t xml:space="preserve"> and then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in both summer and winter. </w:t>
      </w:r>
    </w:p>
    <w:p w14:paraId="07D054AA" w14:textId="77777777" w:rsidR="0079309A" w:rsidRPr="00D253EF" w:rsidRDefault="0079309A">
      <w:pPr>
        <w:rPr>
          <w:rFonts w:asciiTheme="minorHAnsi" w:hAnsiTheme="minorHAnsi" w:cstheme="minorHAnsi"/>
        </w:rPr>
      </w:pPr>
    </w:p>
    <w:p w14:paraId="6248B5FC" w14:textId="77777777" w:rsidR="0079309A" w:rsidRPr="00D253EF" w:rsidRDefault="0079309A">
      <w:pPr>
        <w:rPr>
          <w:rFonts w:asciiTheme="minorHAnsi" w:hAnsiTheme="minorHAnsi" w:cstheme="minorHAnsi"/>
        </w:rPr>
      </w:pPr>
    </w:p>
    <w:p w14:paraId="5E5E4AF4" w14:textId="77777777" w:rsidR="0079309A" w:rsidRPr="00D253EF" w:rsidRDefault="0079309A">
      <w:pPr>
        <w:rPr>
          <w:rFonts w:asciiTheme="minorHAnsi" w:hAnsiTheme="minorHAnsi" w:cstheme="minorHAnsi"/>
        </w:rPr>
      </w:pPr>
    </w:p>
    <w:p w14:paraId="4C0D757F" w14:textId="77777777" w:rsidR="0079309A" w:rsidRPr="00D253EF" w:rsidRDefault="0079309A">
      <w:pPr>
        <w:rPr>
          <w:rFonts w:asciiTheme="minorHAnsi" w:hAnsiTheme="minorHAnsi" w:cstheme="minorHAnsi"/>
        </w:rPr>
      </w:pPr>
      <w:r w:rsidRPr="00D253EF">
        <w:rPr>
          <w:rFonts w:asciiTheme="minorHAnsi" w:hAnsiTheme="minorHAnsi" w:cstheme="minorHAnsi"/>
        </w:rPr>
        <w:br w:type="page"/>
      </w:r>
    </w:p>
    <w:p w14:paraId="10037C4D" w14:textId="3DB334EE" w:rsidR="00550F01" w:rsidRPr="00D253EF" w:rsidRDefault="00550F01">
      <w:pPr>
        <w:rPr>
          <w:rFonts w:asciiTheme="minorHAnsi" w:hAnsiTheme="minorHAnsi" w:cstheme="minorHAnsi"/>
        </w:rPr>
      </w:pPr>
    </w:p>
    <w:p w14:paraId="3BBFE0F4" w14:textId="77777777" w:rsidR="00550F01" w:rsidRPr="00D253EF" w:rsidRDefault="00550F01">
      <w:pPr>
        <w:rPr>
          <w:rFonts w:asciiTheme="minorHAnsi" w:hAnsiTheme="minorHAnsi" w:cstheme="minorHAnsi"/>
        </w:rPr>
      </w:pPr>
    </w:p>
    <w:p w14:paraId="211BF261" w14:textId="577AF20A" w:rsidR="00550F01" w:rsidRPr="00D253EF" w:rsidRDefault="00550F01">
      <w:pPr>
        <w:rPr>
          <w:rFonts w:asciiTheme="minorHAnsi" w:hAnsiTheme="minorHAnsi" w:cstheme="minorHAnsi"/>
        </w:rPr>
      </w:pPr>
    </w:p>
    <w:p w14:paraId="669B9BB5" w14:textId="3F9ECB20" w:rsidR="00550F01" w:rsidRPr="00D253EF" w:rsidRDefault="00550F01">
      <w:pPr>
        <w:rPr>
          <w:rFonts w:asciiTheme="minorHAnsi" w:hAnsiTheme="minorHAnsi" w:cstheme="minorHAnsi"/>
        </w:rPr>
      </w:pPr>
    </w:p>
    <w:p w14:paraId="73EDF0F9" w14:textId="49E3552E" w:rsidR="00550F01" w:rsidRPr="00D253EF" w:rsidRDefault="00D01A5E">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63712" behindDoc="1" locked="0" layoutInCell="1" allowOverlap="1" wp14:anchorId="3AEB9E58" wp14:editId="7E480C40">
            <wp:simplePos x="0" y="0"/>
            <wp:positionH relativeFrom="margin">
              <wp:posOffset>635</wp:posOffset>
            </wp:positionH>
            <wp:positionV relativeFrom="paragraph">
              <wp:posOffset>8255</wp:posOffset>
            </wp:positionV>
            <wp:extent cx="5210175" cy="3555365"/>
            <wp:effectExtent l="0" t="0" r="9525" b="6985"/>
            <wp:wrapNone/>
            <wp:docPr id="33" name="Chart 33">
              <a:extLst xmlns:a="http://schemas.openxmlformats.org/drawingml/2006/main">
                <a:ext uri="{FF2B5EF4-FFF2-40B4-BE49-F238E27FC236}">
                  <a16:creationId xmlns:a16="http://schemas.microsoft.com/office/drawing/2014/main" id="{119E187A-C308-4DEA-973C-DCEB4B3F6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1"/>
              </a:graphicData>
            </a:graphic>
            <wp14:sizeRelH relativeFrom="margin">
              <wp14:pctWidth>0</wp14:pctWidth>
            </wp14:sizeRelH>
          </wp:anchor>
        </w:drawing>
      </w:r>
    </w:p>
    <w:p w14:paraId="3BDA7E17" w14:textId="77777777" w:rsidR="00550F01" w:rsidRPr="00D253EF" w:rsidRDefault="00550F01">
      <w:pPr>
        <w:rPr>
          <w:rFonts w:asciiTheme="minorHAnsi" w:hAnsiTheme="minorHAnsi" w:cstheme="minorHAnsi"/>
        </w:rPr>
      </w:pPr>
    </w:p>
    <w:p w14:paraId="2FC7277A" w14:textId="77777777" w:rsidR="00550F01" w:rsidRPr="00D253EF" w:rsidRDefault="00550F01">
      <w:pPr>
        <w:rPr>
          <w:rFonts w:asciiTheme="minorHAnsi" w:hAnsiTheme="minorHAnsi" w:cstheme="minorHAnsi"/>
        </w:rPr>
      </w:pPr>
    </w:p>
    <w:p w14:paraId="25E00BB1" w14:textId="77777777" w:rsidR="00550F01" w:rsidRPr="00D253EF" w:rsidRDefault="00550F01">
      <w:pPr>
        <w:rPr>
          <w:rFonts w:asciiTheme="minorHAnsi" w:hAnsiTheme="minorHAnsi" w:cstheme="minorHAnsi"/>
        </w:rPr>
      </w:pPr>
    </w:p>
    <w:p w14:paraId="3DDF34BB" w14:textId="77777777" w:rsidR="00550F01" w:rsidRPr="00D253EF" w:rsidRDefault="00550F01">
      <w:pPr>
        <w:rPr>
          <w:rFonts w:asciiTheme="minorHAnsi" w:hAnsiTheme="minorHAnsi" w:cstheme="minorHAnsi"/>
        </w:rPr>
      </w:pPr>
    </w:p>
    <w:p w14:paraId="6163D395" w14:textId="77777777" w:rsidR="00550F01" w:rsidRPr="00D253EF" w:rsidRDefault="00550F01">
      <w:pPr>
        <w:rPr>
          <w:rFonts w:asciiTheme="minorHAnsi" w:hAnsiTheme="minorHAnsi" w:cstheme="minorHAnsi"/>
        </w:rPr>
      </w:pPr>
    </w:p>
    <w:p w14:paraId="60D9E534" w14:textId="77777777" w:rsidR="00550F01" w:rsidRPr="00D253EF" w:rsidRDefault="00550F01">
      <w:pPr>
        <w:rPr>
          <w:rFonts w:asciiTheme="minorHAnsi" w:hAnsiTheme="minorHAnsi" w:cstheme="minorHAnsi"/>
        </w:rPr>
      </w:pPr>
    </w:p>
    <w:p w14:paraId="59C9D9CA" w14:textId="77777777" w:rsidR="00550F01" w:rsidRPr="00D253EF" w:rsidRDefault="00550F01">
      <w:pPr>
        <w:rPr>
          <w:rFonts w:asciiTheme="minorHAnsi" w:hAnsiTheme="minorHAnsi" w:cstheme="minorHAnsi"/>
        </w:rPr>
      </w:pPr>
    </w:p>
    <w:p w14:paraId="290F3F58" w14:textId="77777777" w:rsidR="00550F01" w:rsidRPr="00D253EF" w:rsidRDefault="00550F01">
      <w:pPr>
        <w:rPr>
          <w:rFonts w:asciiTheme="minorHAnsi" w:hAnsiTheme="minorHAnsi" w:cstheme="minorHAnsi"/>
        </w:rPr>
      </w:pPr>
    </w:p>
    <w:p w14:paraId="6580380B" w14:textId="77777777" w:rsidR="00550F01" w:rsidRPr="00D253EF" w:rsidRDefault="00550F01">
      <w:pPr>
        <w:rPr>
          <w:rFonts w:asciiTheme="minorHAnsi" w:hAnsiTheme="minorHAnsi" w:cstheme="minorHAnsi"/>
        </w:rPr>
      </w:pPr>
    </w:p>
    <w:p w14:paraId="2F97348F" w14:textId="77777777" w:rsidR="00550F01" w:rsidRPr="00D253EF" w:rsidRDefault="00550F01">
      <w:pPr>
        <w:rPr>
          <w:rFonts w:asciiTheme="minorHAnsi" w:hAnsiTheme="minorHAnsi" w:cstheme="minorHAnsi"/>
        </w:rPr>
      </w:pPr>
    </w:p>
    <w:p w14:paraId="547501C6" w14:textId="77777777" w:rsidR="00550F01" w:rsidRPr="00D253EF" w:rsidRDefault="00550F01">
      <w:pPr>
        <w:rPr>
          <w:rFonts w:asciiTheme="minorHAnsi" w:hAnsiTheme="minorHAnsi" w:cstheme="minorHAnsi"/>
        </w:rPr>
      </w:pPr>
    </w:p>
    <w:p w14:paraId="0A98DE3A" w14:textId="77777777" w:rsidR="00550F01" w:rsidRPr="00D253EF" w:rsidRDefault="00550F01">
      <w:pPr>
        <w:rPr>
          <w:rFonts w:asciiTheme="minorHAnsi" w:hAnsiTheme="minorHAnsi" w:cstheme="minorHAnsi"/>
        </w:rPr>
      </w:pPr>
    </w:p>
    <w:p w14:paraId="203B9BBB" w14:textId="77777777" w:rsidR="00550F01" w:rsidRPr="00D253EF" w:rsidRDefault="00550F01">
      <w:pPr>
        <w:rPr>
          <w:rFonts w:asciiTheme="minorHAnsi" w:hAnsiTheme="minorHAnsi" w:cstheme="minorHAnsi"/>
        </w:rPr>
      </w:pPr>
    </w:p>
    <w:p w14:paraId="20284312" w14:textId="77777777" w:rsidR="00550F01" w:rsidRPr="00D253EF" w:rsidRDefault="00550F01">
      <w:pPr>
        <w:rPr>
          <w:rFonts w:asciiTheme="minorHAnsi" w:hAnsiTheme="minorHAnsi" w:cstheme="minorHAnsi"/>
        </w:rPr>
      </w:pPr>
    </w:p>
    <w:p w14:paraId="52909A1F" w14:textId="77777777" w:rsidR="00550F01" w:rsidRPr="00D253EF" w:rsidRDefault="00550F01">
      <w:pPr>
        <w:rPr>
          <w:rFonts w:asciiTheme="minorHAnsi" w:hAnsiTheme="minorHAnsi" w:cstheme="minorHAnsi"/>
        </w:rPr>
      </w:pPr>
    </w:p>
    <w:p w14:paraId="3D755C53" w14:textId="15C4786D" w:rsidR="00550F01" w:rsidRPr="00D253EF" w:rsidRDefault="00550F01">
      <w:pPr>
        <w:rPr>
          <w:rFonts w:asciiTheme="minorHAnsi" w:hAnsiTheme="minorHAnsi" w:cstheme="minorHAnsi"/>
        </w:rPr>
      </w:pPr>
    </w:p>
    <w:p w14:paraId="7DECB437" w14:textId="77777777" w:rsidR="00550F01" w:rsidRPr="00D253EF" w:rsidRDefault="00550F01">
      <w:pPr>
        <w:rPr>
          <w:rFonts w:asciiTheme="minorHAnsi" w:hAnsiTheme="minorHAnsi" w:cstheme="minorHAnsi"/>
        </w:rPr>
      </w:pPr>
    </w:p>
    <w:p w14:paraId="17C8A9CD" w14:textId="77777777" w:rsidR="00550F01" w:rsidRPr="00D253EF" w:rsidRDefault="00550F01">
      <w:pPr>
        <w:rPr>
          <w:rFonts w:asciiTheme="minorHAnsi" w:hAnsiTheme="minorHAnsi" w:cstheme="minorHAnsi"/>
        </w:rPr>
      </w:pPr>
    </w:p>
    <w:p w14:paraId="434B43F3" w14:textId="77777777" w:rsidR="00550F01" w:rsidRPr="00D253EF" w:rsidRDefault="00550F01">
      <w:pPr>
        <w:rPr>
          <w:rFonts w:asciiTheme="minorHAnsi" w:hAnsiTheme="minorHAnsi" w:cstheme="minorHAnsi"/>
        </w:rPr>
      </w:pPr>
    </w:p>
    <w:p w14:paraId="7A3AB72F" w14:textId="568FA23B" w:rsidR="00550F01" w:rsidRPr="00D253EF" w:rsidRDefault="00D01A5E">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66784" behindDoc="1" locked="0" layoutInCell="1" allowOverlap="1" wp14:anchorId="7CCA4527" wp14:editId="2CEA923F">
                <wp:simplePos x="0" y="0"/>
                <wp:positionH relativeFrom="margin">
                  <wp:align>left</wp:align>
                </wp:positionH>
                <wp:positionV relativeFrom="paragraph">
                  <wp:posOffset>112659</wp:posOffset>
                </wp:positionV>
                <wp:extent cx="5219700" cy="2389517"/>
                <wp:effectExtent l="0" t="0" r="0" b="0"/>
                <wp:wrapNone/>
                <wp:docPr id="32" name="Text Box 32"/>
                <wp:cNvGraphicFramePr/>
                <a:graphic xmlns:a="http://schemas.openxmlformats.org/drawingml/2006/main">
                  <a:graphicData uri="http://schemas.microsoft.com/office/word/2010/wordprocessingShape">
                    <wps:wsp>
                      <wps:cNvSpPr txBox="1"/>
                      <wps:spPr>
                        <a:xfrm>
                          <a:off x="0" y="0"/>
                          <a:ext cx="5219700" cy="2389517"/>
                        </a:xfrm>
                        <a:prstGeom prst="rect">
                          <a:avLst/>
                        </a:prstGeom>
                        <a:solidFill>
                          <a:prstClr val="white"/>
                        </a:solidFill>
                        <a:ln>
                          <a:noFill/>
                        </a:ln>
                      </wps:spPr>
                      <wps:txbx>
                        <w:txbxContent>
                          <w:p w14:paraId="5E868BCF" w14:textId="651F1BB0" w:rsidR="00D01A5E" w:rsidRPr="00D01A5E" w:rsidRDefault="00D01A5E" w:rsidP="00D01A5E">
                            <w:pPr>
                              <w:pStyle w:val="Caption"/>
                              <w:jc w:val="both"/>
                              <w:rPr>
                                <w:rFonts w:asciiTheme="minorHAnsi" w:hAnsiTheme="minorHAnsi" w:cstheme="minorHAnsi"/>
                                <w:b w:val="0"/>
                                <w:bCs w:val="0"/>
                                <w:sz w:val="24"/>
                              </w:rPr>
                            </w:pPr>
                            <w:bookmarkStart w:id="254" w:name="_Toc84262630"/>
                            <w:bookmarkStart w:id="255" w:name="_Toc85420509"/>
                            <w:r w:rsidRPr="00D01A5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15</w:t>
                            </w:r>
                            <w:r w:rsidR="001E78D0">
                              <w:rPr>
                                <w:rFonts w:asciiTheme="minorHAnsi" w:hAnsiTheme="minorHAnsi" w:cstheme="minorHAnsi"/>
                                <w:b w:val="0"/>
                                <w:bCs w:val="0"/>
                              </w:rPr>
                              <w:fldChar w:fldCharType="end"/>
                            </w:r>
                            <w:r w:rsidRPr="00D01A5E">
                              <w:rPr>
                                <w:rFonts w:asciiTheme="minorHAnsi" w:hAnsiTheme="minorHAnsi" w:cstheme="minorHAnsi"/>
                                <w:b w:val="0"/>
                                <w:bCs w:val="0"/>
                              </w:rPr>
                              <w:t xml:space="preserve"> Mean daily average diurnal relative humidity (RH</w:t>
                            </w:r>
                            <w:r w:rsidRPr="0061749B">
                              <w:rPr>
                                <w:rFonts w:asciiTheme="minorHAnsi" w:hAnsiTheme="minorHAnsi" w:cstheme="minorHAnsi"/>
                                <w:b w:val="0"/>
                                <w:bCs w:val="0"/>
                                <w:vertAlign w:val="subscript"/>
                              </w:rPr>
                              <w:t>avg</w:t>
                            </w:r>
                            <w:r w:rsidRPr="00D01A5E">
                              <w:rPr>
                                <w:rFonts w:asciiTheme="minorHAnsi" w:hAnsiTheme="minorHAnsi" w:cstheme="minorHAnsi"/>
                                <w:b w:val="0"/>
                                <w:bCs w:val="0"/>
                              </w:rPr>
                              <w:t>) difference (± SD) of each roost compared with tunnel external and internal ambients (local and non-local) in summer. Each comparison was named according to the zone where each logger was located, i.e. Ex = External logger, Z1 = roost logger at zone 1, A1 = ambient logger in zone 1, Z 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with external and tunnel internal ambients. Dotted line highlights the 0</w:t>
                            </w:r>
                            <w:r w:rsidR="000B3BF2">
                              <w:rPr>
                                <w:rFonts w:asciiTheme="minorHAnsi" w:hAnsiTheme="minorHAnsi" w:cstheme="minorHAnsi"/>
                                <w:b w:val="0"/>
                                <w:bCs w:val="0"/>
                              </w:rPr>
                              <w:t>%</w:t>
                            </w:r>
                            <w:r w:rsidRPr="00D01A5E">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mean daily average diurnal relative humidity between all roosts and external showed the biggest differences when compared with tunnel ambients. </w:t>
                            </w:r>
                            <w:r w:rsidRPr="00127AB7">
                              <w:rPr>
                                <w:rFonts w:asciiTheme="minorHAnsi" w:hAnsiTheme="minorHAnsi" w:cstheme="minorHAnsi"/>
                                <w:b w:val="0"/>
                                <w:bCs w:val="0"/>
                                <w:i/>
                                <w:iCs/>
                              </w:rPr>
                              <w:t>Myotis macropus</w:t>
                            </w:r>
                            <w:r w:rsidRPr="00D01A5E">
                              <w:rPr>
                                <w:rFonts w:asciiTheme="minorHAnsi" w:hAnsiTheme="minorHAnsi" w:cstheme="minorHAnsi"/>
                                <w:b w:val="0"/>
                                <w:bCs w:val="0"/>
                              </w:rPr>
                              <w:t xml:space="preserve"> roosts showed the largest differences in daily average diurnal relative humidity relative to each tunnel ambient when compared with the other two species. Both </w:t>
                            </w:r>
                            <w:r w:rsidRPr="00127AB7">
                              <w:rPr>
                                <w:rFonts w:asciiTheme="minorHAnsi" w:hAnsiTheme="minorHAnsi" w:cstheme="minorHAnsi"/>
                                <w:b w:val="0"/>
                                <w:bCs w:val="0"/>
                                <w:i/>
                                <w:iCs/>
                              </w:rPr>
                              <w:t>M. australis</w:t>
                            </w:r>
                            <w:r w:rsidRPr="00D01A5E">
                              <w:rPr>
                                <w:rFonts w:asciiTheme="minorHAnsi" w:hAnsiTheme="minorHAnsi" w:cstheme="minorHAnsi"/>
                                <w:b w:val="0"/>
                                <w:bCs w:val="0"/>
                              </w:rPr>
                              <w:t xml:space="preserve"> and </w:t>
                            </w:r>
                            <w:r w:rsidRPr="00127AB7">
                              <w:rPr>
                                <w:rFonts w:asciiTheme="minorHAnsi" w:hAnsiTheme="minorHAnsi" w:cstheme="minorHAnsi"/>
                                <w:b w:val="0"/>
                                <w:bCs w:val="0"/>
                                <w:i/>
                                <w:iCs/>
                              </w:rPr>
                              <w:t>R. megaphyllus</w:t>
                            </w:r>
                            <w:r w:rsidRPr="00D01A5E">
                              <w:rPr>
                                <w:rFonts w:asciiTheme="minorHAnsi" w:hAnsiTheme="minorHAnsi" w:cstheme="minorHAnsi"/>
                                <w:b w:val="0"/>
                                <w:bCs w:val="0"/>
                              </w:rPr>
                              <w:t xml:space="preserve"> roosts showed little differences compared with the tunnel ambients.</w:t>
                            </w:r>
                            <w:bookmarkEnd w:id="254"/>
                            <w:bookmarkEnd w:id="255"/>
                          </w:p>
                          <w:p w14:paraId="6AAE5C03" w14:textId="77777777" w:rsidR="00C526FE" w:rsidRDefault="00C526FE"/>
                          <w:p w14:paraId="018F1AAE" w14:textId="0DB3CAD8" w:rsidR="00D01A5E" w:rsidRPr="00D01A5E" w:rsidRDefault="00D01A5E" w:rsidP="00D01A5E">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A4527" id="Text Box 32" o:spid="_x0000_s1065" type="#_x0000_t202" style="position:absolute;margin-left:0;margin-top:8.85pt;width:411pt;height:188.15pt;z-index:-251549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" stroked="f">
                <v:textbox inset="0,0,0,0">
                  <w:txbxContent>
                    <w:p w14:paraId="5E868BCF" w14:textId="651F1BB0" w:rsidR="00D01A5E" w:rsidRPr="00D01A5E" w:rsidRDefault="00D01A5E" w:rsidP="00D01A5E">
                      <w:pPr>
                        <w:pStyle w:val="Caption"/>
                        <w:jc w:val="both"/>
                        <w:rPr>
                          <w:rFonts w:asciiTheme="minorHAnsi" w:hAnsiTheme="minorHAnsi" w:cstheme="minorHAnsi"/>
                          <w:b w:val="0"/>
                          <w:bCs w:val="0"/>
                          <w:sz w:val="24"/>
                        </w:rPr>
                      </w:pPr>
                      <w:bookmarkStart w:id="256" w:name="_Toc84262630"/>
                      <w:bookmarkStart w:id="257" w:name="_Toc85420509"/>
                      <w:r w:rsidRPr="00D01A5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15</w:t>
                      </w:r>
                      <w:r w:rsidR="001E78D0">
                        <w:rPr>
                          <w:rFonts w:asciiTheme="minorHAnsi" w:hAnsiTheme="minorHAnsi" w:cstheme="minorHAnsi"/>
                          <w:b w:val="0"/>
                          <w:bCs w:val="0"/>
                        </w:rPr>
                        <w:fldChar w:fldCharType="end"/>
                      </w:r>
                      <w:r w:rsidRPr="00D01A5E">
                        <w:rPr>
                          <w:rFonts w:asciiTheme="minorHAnsi" w:hAnsiTheme="minorHAnsi" w:cstheme="minorHAnsi"/>
                          <w:b w:val="0"/>
                          <w:bCs w:val="0"/>
                        </w:rPr>
                        <w:t xml:space="preserve"> Mean daily average diurnal relative humidity (RH</w:t>
                      </w:r>
                      <w:r w:rsidRPr="0061749B">
                        <w:rPr>
                          <w:rFonts w:asciiTheme="minorHAnsi" w:hAnsiTheme="minorHAnsi" w:cstheme="minorHAnsi"/>
                          <w:b w:val="0"/>
                          <w:bCs w:val="0"/>
                          <w:vertAlign w:val="subscript"/>
                        </w:rPr>
                        <w:t>avg</w:t>
                      </w:r>
                      <w:r w:rsidRPr="00D01A5E">
                        <w:rPr>
                          <w:rFonts w:asciiTheme="minorHAnsi" w:hAnsiTheme="minorHAnsi" w:cstheme="minorHAnsi"/>
                          <w:b w:val="0"/>
                          <w:bCs w:val="0"/>
                        </w:rPr>
                        <w:t>) difference (± SD) of each roost compared with tunnel external and internal ambients (local and non-local) in summer. Each comparison was named according to the zone where each logger was located, i.e. Ex = External logger, Z1 = roost logger at zone 1, A1 = ambient logger in zone 1, Z 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with external and tunnel internal ambients. Dotted line highlights the 0</w:t>
                      </w:r>
                      <w:r w:rsidR="000B3BF2">
                        <w:rPr>
                          <w:rFonts w:asciiTheme="minorHAnsi" w:hAnsiTheme="minorHAnsi" w:cstheme="minorHAnsi"/>
                          <w:b w:val="0"/>
                          <w:bCs w:val="0"/>
                        </w:rPr>
                        <w:t>%</w:t>
                      </w:r>
                      <w:r w:rsidRPr="00D01A5E">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mean daily average diurnal relative humidity between all roosts and external showed the biggest differences when compared with tunnel ambients. </w:t>
                      </w:r>
                      <w:r w:rsidRPr="00127AB7">
                        <w:rPr>
                          <w:rFonts w:asciiTheme="minorHAnsi" w:hAnsiTheme="minorHAnsi" w:cstheme="minorHAnsi"/>
                          <w:b w:val="0"/>
                          <w:bCs w:val="0"/>
                          <w:i/>
                          <w:iCs/>
                        </w:rPr>
                        <w:t>Myotis macropus</w:t>
                      </w:r>
                      <w:r w:rsidRPr="00D01A5E">
                        <w:rPr>
                          <w:rFonts w:asciiTheme="minorHAnsi" w:hAnsiTheme="minorHAnsi" w:cstheme="minorHAnsi"/>
                          <w:b w:val="0"/>
                          <w:bCs w:val="0"/>
                        </w:rPr>
                        <w:t xml:space="preserve"> roosts showed the largest differences in daily average diurnal relative humidity relative to each tunnel ambient when compared with the other two species. Both </w:t>
                      </w:r>
                      <w:r w:rsidRPr="00127AB7">
                        <w:rPr>
                          <w:rFonts w:asciiTheme="minorHAnsi" w:hAnsiTheme="minorHAnsi" w:cstheme="minorHAnsi"/>
                          <w:b w:val="0"/>
                          <w:bCs w:val="0"/>
                          <w:i/>
                          <w:iCs/>
                        </w:rPr>
                        <w:t>M. australis</w:t>
                      </w:r>
                      <w:r w:rsidRPr="00D01A5E">
                        <w:rPr>
                          <w:rFonts w:asciiTheme="minorHAnsi" w:hAnsiTheme="minorHAnsi" w:cstheme="minorHAnsi"/>
                          <w:b w:val="0"/>
                          <w:bCs w:val="0"/>
                        </w:rPr>
                        <w:t xml:space="preserve"> and </w:t>
                      </w:r>
                      <w:r w:rsidRPr="00127AB7">
                        <w:rPr>
                          <w:rFonts w:asciiTheme="minorHAnsi" w:hAnsiTheme="minorHAnsi" w:cstheme="minorHAnsi"/>
                          <w:b w:val="0"/>
                          <w:bCs w:val="0"/>
                          <w:i/>
                          <w:iCs/>
                        </w:rPr>
                        <w:t>R. megaphyllus</w:t>
                      </w:r>
                      <w:r w:rsidRPr="00D01A5E">
                        <w:rPr>
                          <w:rFonts w:asciiTheme="minorHAnsi" w:hAnsiTheme="minorHAnsi" w:cstheme="minorHAnsi"/>
                          <w:b w:val="0"/>
                          <w:bCs w:val="0"/>
                        </w:rPr>
                        <w:t xml:space="preserve"> roosts showed little differences compared with the tunnel ambients.</w:t>
                      </w:r>
                      <w:bookmarkEnd w:id="256"/>
                      <w:bookmarkEnd w:id="257"/>
                    </w:p>
                    <w:p w14:paraId="6AAE5C03" w14:textId="77777777" w:rsidR="00C526FE" w:rsidRDefault="00C526FE"/>
                    <w:p w14:paraId="018F1AAE" w14:textId="0DB3CAD8" w:rsidR="00D01A5E" w:rsidRPr="00D01A5E" w:rsidRDefault="00D01A5E" w:rsidP="00D01A5E">
                      <w:pPr>
                        <w:pStyle w:val="Caption"/>
                        <w:jc w:val="both"/>
                        <w:rPr>
                          <w:rFonts w:asciiTheme="minorHAnsi" w:hAnsiTheme="minorHAnsi" w:cstheme="minorHAnsi"/>
                          <w:b w:val="0"/>
                          <w:bCs w:val="0"/>
                          <w:sz w:val="24"/>
                        </w:rPr>
                      </w:pPr>
                    </w:p>
                  </w:txbxContent>
                </v:textbox>
                <w10:wrap anchorx="margin"/>
              </v:shape>
            </w:pict>
          </mc:Fallback>
        </mc:AlternateContent>
      </w:r>
    </w:p>
    <w:p w14:paraId="1539BD34" w14:textId="77777777" w:rsidR="00550F01" w:rsidRPr="00D253EF" w:rsidRDefault="00550F01">
      <w:pPr>
        <w:rPr>
          <w:rFonts w:asciiTheme="minorHAnsi" w:hAnsiTheme="minorHAnsi" w:cstheme="minorHAnsi"/>
        </w:rPr>
      </w:pPr>
    </w:p>
    <w:p w14:paraId="173F15AF" w14:textId="77777777" w:rsidR="00550F01" w:rsidRPr="00D253EF" w:rsidRDefault="00550F01">
      <w:pPr>
        <w:rPr>
          <w:rFonts w:asciiTheme="minorHAnsi" w:hAnsiTheme="minorHAnsi" w:cstheme="minorHAnsi"/>
        </w:rPr>
      </w:pPr>
    </w:p>
    <w:p w14:paraId="614BF734" w14:textId="77777777" w:rsidR="00550F01" w:rsidRPr="00D253EF" w:rsidRDefault="00550F01">
      <w:pPr>
        <w:rPr>
          <w:rFonts w:asciiTheme="minorHAnsi" w:hAnsiTheme="minorHAnsi" w:cstheme="minorHAnsi"/>
        </w:rPr>
      </w:pPr>
    </w:p>
    <w:p w14:paraId="6C7174C3" w14:textId="77777777" w:rsidR="00550F01" w:rsidRPr="00D253EF" w:rsidRDefault="00550F01">
      <w:pPr>
        <w:rPr>
          <w:rFonts w:asciiTheme="minorHAnsi" w:hAnsiTheme="minorHAnsi" w:cstheme="minorHAnsi"/>
        </w:rPr>
      </w:pPr>
    </w:p>
    <w:p w14:paraId="7BBDEE35" w14:textId="77777777" w:rsidR="00550F01" w:rsidRPr="00D253EF" w:rsidRDefault="00550F01">
      <w:pPr>
        <w:rPr>
          <w:rFonts w:asciiTheme="minorHAnsi" w:hAnsiTheme="minorHAnsi" w:cstheme="minorHAnsi"/>
        </w:rPr>
      </w:pPr>
    </w:p>
    <w:p w14:paraId="7DA07C94" w14:textId="77777777" w:rsidR="00550F01" w:rsidRPr="00D253EF" w:rsidRDefault="00550F01">
      <w:pPr>
        <w:rPr>
          <w:rFonts w:asciiTheme="minorHAnsi" w:hAnsiTheme="minorHAnsi" w:cstheme="minorHAnsi"/>
        </w:rPr>
      </w:pPr>
    </w:p>
    <w:p w14:paraId="5DC2F155" w14:textId="77777777" w:rsidR="00550F01" w:rsidRPr="00D253EF" w:rsidRDefault="00550F01">
      <w:pPr>
        <w:rPr>
          <w:rFonts w:asciiTheme="minorHAnsi" w:hAnsiTheme="minorHAnsi" w:cstheme="minorHAnsi"/>
        </w:rPr>
      </w:pPr>
    </w:p>
    <w:p w14:paraId="6521355A" w14:textId="77777777" w:rsidR="00550F01" w:rsidRPr="00D253EF" w:rsidRDefault="00550F01">
      <w:pPr>
        <w:rPr>
          <w:rFonts w:asciiTheme="minorHAnsi" w:hAnsiTheme="minorHAnsi" w:cstheme="minorHAnsi"/>
        </w:rPr>
      </w:pPr>
    </w:p>
    <w:p w14:paraId="131FDF1A" w14:textId="77777777" w:rsidR="00550F01" w:rsidRPr="00D253EF" w:rsidRDefault="00550F01">
      <w:pPr>
        <w:rPr>
          <w:rFonts w:asciiTheme="minorHAnsi" w:hAnsiTheme="minorHAnsi" w:cstheme="minorHAnsi"/>
        </w:rPr>
      </w:pPr>
    </w:p>
    <w:p w14:paraId="4F75E12B" w14:textId="77777777" w:rsidR="00550F01" w:rsidRPr="00D253EF" w:rsidRDefault="00550F01">
      <w:pPr>
        <w:rPr>
          <w:rFonts w:asciiTheme="minorHAnsi" w:hAnsiTheme="minorHAnsi" w:cstheme="minorHAnsi"/>
        </w:rPr>
      </w:pPr>
    </w:p>
    <w:p w14:paraId="27484AE1" w14:textId="77777777" w:rsidR="00550F01" w:rsidRPr="00D253EF" w:rsidRDefault="00550F01">
      <w:pPr>
        <w:rPr>
          <w:rFonts w:asciiTheme="minorHAnsi" w:hAnsiTheme="minorHAnsi" w:cstheme="minorHAnsi"/>
        </w:rPr>
      </w:pPr>
    </w:p>
    <w:p w14:paraId="10D3EEFF" w14:textId="77777777" w:rsidR="00550F01" w:rsidRPr="00D253EF" w:rsidRDefault="00550F01">
      <w:pPr>
        <w:rPr>
          <w:rFonts w:asciiTheme="minorHAnsi" w:hAnsiTheme="minorHAnsi" w:cstheme="minorHAnsi"/>
        </w:rPr>
      </w:pPr>
    </w:p>
    <w:p w14:paraId="78D9AA05" w14:textId="77777777" w:rsidR="00550F01" w:rsidRPr="00D253EF" w:rsidRDefault="00550F01">
      <w:pPr>
        <w:rPr>
          <w:rFonts w:asciiTheme="minorHAnsi" w:hAnsiTheme="minorHAnsi" w:cstheme="minorHAnsi"/>
        </w:rPr>
      </w:pPr>
    </w:p>
    <w:p w14:paraId="5F4F8520" w14:textId="77777777" w:rsidR="00550F01" w:rsidRPr="00D253EF" w:rsidRDefault="00550F01">
      <w:pPr>
        <w:rPr>
          <w:rFonts w:asciiTheme="minorHAnsi" w:hAnsiTheme="minorHAnsi" w:cstheme="minorHAnsi"/>
        </w:rPr>
      </w:pPr>
    </w:p>
    <w:p w14:paraId="7EFDE207" w14:textId="77777777" w:rsidR="00550F01" w:rsidRPr="00D253EF" w:rsidRDefault="00550F01">
      <w:pPr>
        <w:rPr>
          <w:rFonts w:asciiTheme="minorHAnsi" w:hAnsiTheme="minorHAnsi" w:cstheme="minorHAnsi"/>
        </w:rPr>
      </w:pPr>
    </w:p>
    <w:p w14:paraId="76A7518B" w14:textId="77777777" w:rsidR="00550F01" w:rsidRPr="00D253EF" w:rsidRDefault="00550F01">
      <w:pPr>
        <w:rPr>
          <w:rFonts w:asciiTheme="minorHAnsi" w:hAnsiTheme="minorHAnsi" w:cstheme="minorHAnsi"/>
        </w:rPr>
      </w:pPr>
    </w:p>
    <w:p w14:paraId="56878EC8" w14:textId="77777777" w:rsidR="00550F01" w:rsidRPr="00D253EF" w:rsidRDefault="00550F01">
      <w:pPr>
        <w:rPr>
          <w:rFonts w:asciiTheme="minorHAnsi" w:hAnsiTheme="minorHAnsi" w:cstheme="minorHAnsi"/>
        </w:rPr>
      </w:pPr>
    </w:p>
    <w:p w14:paraId="3F776DC1" w14:textId="77777777" w:rsidR="00550F01" w:rsidRPr="00D253EF" w:rsidRDefault="00550F01">
      <w:pPr>
        <w:rPr>
          <w:rFonts w:asciiTheme="minorHAnsi" w:hAnsiTheme="minorHAnsi" w:cstheme="minorHAnsi"/>
        </w:rPr>
      </w:pPr>
    </w:p>
    <w:p w14:paraId="501C9A4A" w14:textId="77777777" w:rsidR="00550F01" w:rsidRPr="00D253EF" w:rsidRDefault="00550F01">
      <w:pPr>
        <w:rPr>
          <w:rFonts w:asciiTheme="minorHAnsi" w:hAnsiTheme="minorHAnsi" w:cstheme="minorHAnsi"/>
        </w:rPr>
      </w:pPr>
    </w:p>
    <w:p w14:paraId="2E1B2DC3" w14:textId="77777777" w:rsidR="00550F01" w:rsidRPr="00D253EF" w:rsidRDefault="00550F01">
      <w:pPr>
        <w:rPr>
          <w:rFonts w:asciiTheme="minorHAnsi" w:hAnsiTheme="minorHAnsi" w:cstheme="minorHAnsi"/>
        </w:rPr>
      </w:pPr>
    </w:p>
    <w:p w14:paraId="4AFA20E3" w14:textId="77777777" w:rsidR="00550F01" w:rsidRPr="00D253EF" w:rsidRDefault="00550F01">
      <w:pPr>
        <w:rPr>
          <w:rFonts w:asciiTheme="minorHAnsi" w:hAnsiTheme="minorHAnsi" w:cstheme="minorHAnsi"/>
        </w:rPr>
      </w:pPr>
    </w:p>
    <w:p w14:paraId="5CEC7ED1" w14:textId="5495E792" w:rsidR="00550F01" w:rsidRPr="00D253EF" w:rsidRDefault="00550F01">
      <w:pPr>
        <w:rPr>
          <w:rFonts w:asciiTheme="minorHAnsi" w:hAnsiTheme="minorHAnsi" w:cstheme="minorHAnsi"/>
        </w:rPr>
      </w:pPr>
    </w:p>
    <w:p w14:paraId="07EFF14A" w14:textId="6829E27D" w:rsidR="00F81854" w:rsidRPr="00D253EF" w:rsidRDefault="00F81854">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68832" behindDoc="1" locked="0" layoutInCell="1" allowOverlap="1" wp14:anchorId="5F4BD183" wp14:editId="18B194E3">
            <wp:simplePos x="0" y="0"/>
            <wp:positionH relativeFrom="margin">
              <wp:posOffset>635</wp:posOffset>
            </wp:positionH>
            <wp:positionV relativeFrom="paragraph">
              <wp:posOffset>-6985</wp:posOffset>
            </wp:positionV>
            <wp:extent cx="5210175" cy="3583940"/>
            <wp:effectExtent l="0" t="0" r="9525" b="16510"/>
            <wp:wrapNone/>
            <wp:docPr id="29" name="Chart 29">
              <a:extLst xmlns:a="http://schemas.openxmlformats.org/drawingml/2006/main">
                <a:ext uri="{FF2B5EF4-FFF2-40B4-BE49-F238E27FC236}">
                  <a16:creationId xmlns:a16="http://schemas.microsoft.com/office/drawing/2014/main" id="{0BBEF77C-20AC-4117-A5EC-F7DBBCFAEE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2"/>
              </a:graphicData>
            </a:graphic>
            <wp14:sizeRelH relativeFrom="margin">
              <wp14:pctWidth>0</wp14:pctWidth>
            </wp14:sizeRelH>
            <wp14:sizeRelV relativeFrom="margin">
              <wp14:pctHeight>0</wp14:pctHeight>
            </wp14:sizeRelV>
          </wp:anchor>
        </w:drawing>
      </w:r>
    </w:p>
    <w:p w14:paraId="4B265084" w14:textId="322FA06A" w:rsidR="00F81854" w:rsidRPr="00D253EF" w:rsidRDefault="00F81854">
      <w:pPr>
        <w:rPr>
          <w:rFonts w:asciiTheme="minorHAnsi" w:hAnsiTheme="minorHAnsi" w:cstheme="minorHAnsi"/>
        </w:rPr>
      </w:pPr>
    </w:p>
    <w:p w14:paraId="30C9120D" w14:textId="2B90F509" w:rsidR="00F81854" w:rsidRPr="00D253EF" w:rsidRDefault="00F81854">
      <w:pPr>
        <w:rPr>
          <w:rFonts w:asciiTheme="minorHAnsi" w:hAnsiTheme="minorHAnsi" w:cstheme="minorHAnsi"/>
        </w:rPr>
      </w:pPr>
    </w:p>
    <w:p w14:paraId="12B5FEE8" w14:textId="08B80084" w:rsidR="00F81854" w:rsidRPr="00D253EF" w:rsidRDefault="00F81854">
      <w:pPr>
        <w:rPr>
          <w:rFonts w:asciiTheme="minorHAnsi" w:hAnsiTheme="minorHAnsi" w:cstheme="minorHAnsi"/>
        </w:rPr>
      </w:pPr>
    </w:p>
    <w:p w14:paraId="7BEFA729" w14:textId="105C3D2B" w:rsidR="00F81854" w:rsidRPr="00D253EF" w:rsidRDefault="00F81854">
      <w:pPr>
        <w:rPr>
          <w:rFonts w:asciiTheme="minorHAnsi" w:hAnsiTheme="minorHAnsi" w:cstheme="minorHAnsi"/>
        </w:rPr>
      </w:pPr>
    </w:p>
    <w:p w14:paraId="1BA3D737" w14:textId="2E452B0A" w:rsidR="00F81854" w:rsidRPr="00D253EF" w:rsidRDefault="00F81854">
      <w:pPr>
        <w:rPr>
          <w:rFonts w:asciiTheme="minorHAnsi" w:hAnsiTheme="minorHAnsi" w:cstheme="minorHAnsi"/>
        </w:rPr>
      </w:pPr>
    </w:p>
    <w:p w14:paraId="20828ECE" w14:textId="77777777" w:rsidR="00F81854" w:rsidRPr="00D253EF" w:rsidRDefault="00F81854">
      <w:pPr>
        <w:rPr>
          <w:rFonts w:asciiTheme="minorHAnsi" w:hAnsiTheme="minorHAnsi" w:cstheme="minorHAnsi"/>
        </w:rPr>
      </w:pPr>
    </w:p>
    <w:p w14:paraId="17822E01" w14:textId="77777777" w:rsidR="00F81854" w:rsidRPr="00D253EF" w:rsidRDefault="00F81854">
      <w:pPr>
        <w:rPr>
          <w:rFonts w:asciiTheme="minorHAnsi" w:hAnsiTheme="minorHAnsi" w:cstheme="minorHAnsi"/>
        </w:rPr>
      </w:pPr>
    </w:p>
    <w:p w14:paraId="66E84C0C" w14:textId="77777777" w:rsidR="00F81854" w:rsidRPr="00D253EF" w:rsidRDefault="00F81854">
      <w:pPr>
        <w:rPr>
          <w:rFonts w:asciiTheme="minorHAnsi" w:hAnsiTheme="minorHAnsi" w:cstheme="minorHAnsi"/>
        </w:rPr>
      </w:pPr>
    </w:p>
    <w:p w14:paraId="1D33FC83" w14:textId="22863099" w:rsidR="00F81854" w:rsidRPr="00D253EF" w:rsidRDefault="00F81854">
      <w:pPr>
        <w:rPr>
          <w:rFonts w:asciiTheme="minorHAnsi" w:hAnsiTheme="minorHAnsi" w:cstheme="minorHAnsi"/>
        </w:rPr>
      </w:pPr>
    </w:p>
    <w:p w14:paraId="6BAA76AE" w14:textId="77777777" w:rsidR="00F81854" w:rsidRPr="00D253EF" w:rsidRDefault="00F81854">
      <w:pPr>
        <w:rPr>
          <w:rFonts w:asciiTheme="minorHAnsi" w:hAnsiTheme="minorHAnsi" w:cstheme="minorHAnsi"/>
        </w:rPr>
      </w:pPr>
    </w:p>
    <w:p w14:paraId="75789FE0" w14:textId="77777777" w:rsidR="00F81854" w:rsidRPr="00D253EF" w:rsidRDefault="00F81854">
      <w:pPr>
        <w:rPr>
          <w:rFonts w:asciiTheme="minorHAnsi" w:hAnsiTheme="minorHAnsi" w:cstheme="minorHAnsi"/>
        </w:rPr>
      </w:pPr>
    </w:p>
    <w:p w14:paraId="23345416" w14:textId="77777777" w:rsidR="000C63DB" w:rsidRPr="00D253EF" w:rsidRDefault="000C63DB">
      <w:pPr>
        <w:rPr>
          <w:rFonts w:asciiTheme="minorHAnsi" w:hAnsiTheme="minorHAnsi" w:cstheme="minorHAnsi"/>
        </w:rPr>
      </w:pPr>
    </w:p>
    <w:p w14:paraId="1299780D" w14:textId="77777777" w:rsidR="000C63DB" w:rsidRPr="00D253EF" w:rsidRDefault="000C63DB">
      <w:pPr>
        <w:rPr>
          <w:rFonts w:asciiTheme="minorHAnsi" w:hAnsiTheme="minorHAnsi" w:cstheme="minorHAnsi"/>
        </w:rPr>
      </w:pPr>
    </w:p>
    <w:p w14:paraId="7457DD2D" w14:textId="77777777" w:rsidR="000C63DB" w:rsidRPr="00D253EF" w:rsidRDefault="000C63DB">
      <w:pPr>
        <w:rPr>
          <w:rFonts w:asciiTheme="minorHAnsi" w:hAnsiTheme="minorHAnsi" w:cstheme="minorHAnsi"/>
        </w:rPr>
      </w:pPr>
    </w:p>
    <w:p w14:paraId="7B7F896B" w14:textId="77777777" w:rsidR="000C63DB" w:rsidRPr="00D253EF" w:rsidRDefault="000C63DB">
      <w:pPr>
        <w:rPr>
          <w:rFonts w:asciiTheme="minorHAnsi" w:hAnsiTheme="minorHAnsi" w:cstheme="minorHAnsi"/>
        </w:rPr>
      </w:pPr>
    </w:p>
    <w:p w14:paraId="11350536" w14:textId="77777777" w:rsidR="000C63DB" w:rsidRPr="00D253EF" w:rsidRDefault="000C63DB">
      <w:pPr>
        <w:rPr>
          <w:rFonts w:asciiTheme="minorHAnsi" w:hAnsiTheme="minorHAnsi" w:cstheme="minorHAnsi"/>
        </w:rPr>
      </w:pPr>
    </w:p>
    <w:p w14:paraId="7E018764" w14:textId="77777777" w:rsidR="000C63DB" w:rsidRPr="00D253EF" w:rsidRDefault="000C63DB">
      <w:pPr>
        <w:rPr>
          <w:rFonts w:asciiTheme="minorHAnsi" w:hAnsiTheme="minorHAnsi" w:cstheme="minorHAnsi"/>
        </w:rPr>
      </w:pPr>
    </w:p>
    <w:p w14:paraId="3FA41E8E" w14:textId="77777777" w:rsidR="000C63DB" w:rsidRPr="00D253EF" w:rsidRDefault="000C63DB">
      <w:pPr>
        <w:rPr>
          <w:rFonts w:asciiTheme="minorHAnsi" w:hAnsiTheme="minorHAnsi" w:cstheme="minorHAnsi"/>
        </w:rPr>
      </w:pPr>
    </w:p>
    <w:p w14:paraId="163AF2F0" w14:textId="77777777" w:rsidR="000C63DB" w:rsidRPr="00D253EF" w:rsidRDefault="000C63DB">
      <w:pPr>
        <w:rPr>
          <w:rFonts w:asciiTheme="minorHAnsi" w:hAnsiTheme="minorHAnsi" w:cstheme="minorHAnsi"/>
        </w:rPr>
      </w:pPr>
    </w:p>
    <w:p w14:paraId="1E2EDE77" w14:textId="7B924DC5" w:rsidR="000C63DB" w:rsidRPr="00D253EF" w:rsidRDefault="000C63DB">
      <w:pPr>
        <w:rPr>
          <w:rFonts w:asciiTheme="minorHAnsi" w:hAnsiTheme="minorHAnsi" w:cstheme="minorHAnsi"/>
        </w:rPr>
      </w:pPr>
    </w:p>
    <w:p w14:paraId="00A045FC" w14:textId="2935EB9D" w:rsidR="000C63DB" w:rsidRPr="00D253EF" w:rsidRDefault="000C63DB">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70880" behindDoc="1" locked="0" layoutInCell="1" allowOverlap="1" wp14:anchorId="27456DDB" wp14:editId="7D78B9D2">
                <wp:simplePos x="0" y="0"/>
                <wp:positionH relativeFrom="margin">
                  <wp:align>right</wp:align>
                </wp:positionH>
                <wp:positionV relativeFrom="paragraph">
                  <wp:posOffset>8255</wp:posOffset>
                </wp:positionV>
                <wp:extent cx="5210175" cy="2199735"/>
                <wp:effectExtent l="0" t="0" r="9525" b="0"/>
                <wp:wrapNone/>
                <wp:docPr id="42" name="Text Box 42"/>
                <wp:cNvGraphicFramePr/>
                <a:graphic xmlns:a="http://schemas.openxmlformats.org/drawingml/2006/main">
                  <a:graphicData uri="http://schemas.microsoft.com/office/word/2010/wordprocessingShape">
                    <wps:wsp>
                      <wps:cNvSpPr txBox="1"/>
                      <wps:spPr>
                        <a:xfrm>
                          <a:off x="0" y="0"/>
                          <a:ext cx="5210175" cy="2199735"/>
                        </a:xfrm>
                        <a:prstGeom prst="rect">
                          <a:avLst/>
                        </a:prstGeom>
                        <a:solidFill>
                          <a:prstClr val="white"/>
                        </a:solidFill>
                        <a:ln>
                          <a:noFill/>
                        </a:ln>
                      </wps:spPr>
                      <wps:txbx>
                        <w:txbxContent>
                          <w:p w14:paraId="7107E4D6" w14:textId="5D2EFBE4" w:rsidR="00D01A5E" w:rsidRPr="002E27D6" w:rsidRDefault="00D01A5E" w:rsidP="002F2C78">
                            <w:pPr>
                              <w:pStyle w:val="Caption"/>
                              <w:jc w:val="both"/>
                              <w:rPr>
                                <w:rFonts w:asciiTheme="minorHAnsi" w:hAnsiTheme="minorHAnsi" w:cstheme="minorHAnsi"/>
                                <w:b w:val="0"/>
                                <w:bCs w:val="0"/>
                              </w:rPr>
                            </w:pPr>
                            <w:bookmarkStart w:id="258" w:name="_Toc84262632"/>
                            <w:bookmarkStart w:id="259" w:name="_Toc85420510"/>
                            <w:r w:rsidRPr="002E27D6">
                              <w:rPr>
                                <w:rFonts w:asciiTheme="minorHAnsi" w:hAnsiTheme="minorHAnsi" w:cstheme="minorHAnsi"/>
                                <w:b w:val="0"/>
                                <w:bCs w:val="0"/>
                              </w:rPr>
                              <w:t xml:space="preserve">Figure </w:t>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STYLEREF 1 \s </w:instrText>
                            </w:r>
                            <w:r w:rsidR="001E78D0" w:rsidRPr="002E27D6">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1E78D0" w:rsidRPr="002E27D6">
                              <w:rPr>
                                <w:rFonts w:asciiTheme="minorHAnsi" w:hAnsiTheme="minorHAnsi" w:cstheme="minorHAnsi"/>
                                <w:b w:val="0"/>
                                <w:bCs w:val="0"/>
                              </w:rPr>
                              <w:fldChar w:fldCharType="end"/>
                            </w:r>
                            <w:r w:rsidR="001E78D0" w:rsidRPr="002E27D6">
                              <w:rPr>
                                <w:rFonts w:asciiTheme="minorHAnsi" w:hAnsiTheme="minorHAnsi" w:cstheme="minorHAnsi"/>
                                <w:b w:val="0"/>
                                <w:bCs w:val="0"/>
                              </w:rPr>
                              <w:noBreakHyphen/>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SEQ Figure \* ARABIC \s 1 </w:instrText>
                            </w:r>
                            <w:r w:rsidR="001E78D0" w:rsidRPr="002E27D6">
                              <w:rPr>
                                <w:rFonts w:asciiTheme="minorHAnsi" w:hAnsiTheme="minorHAnsi" w:cstheme="minorHAnsi"/>
                                <w:b w:val="0"/>
                                <w:bCs w:val="0"/>
                              </w:rPr>
                              <w:fldChar w:fldCharType="separate"/>
                            </w:r>
                            <w:r w:rsidR="009E45A0">
                              <w:rPr>
                                <w:rFonts w:asciiTheme="minorHAnsi" w:hAnsiTheme="minorHAnsi" w:cstheme="minorHAnsi"/>
                                <w:b w:val="0"/>
                                <w:bCs w:val="0"/>
                                <w:noProof/>
                              </w:rPr>
                              <w:t>16</w:t>
                            </w:r>
                            <w:r w:rsidR="001E78D0" w:rsidRPr="002E27D6">
                              <w:rPr>
                                <w:rFonts w:asciiTheme="minorHAnsi" w:hAnsiTheme="minorHAnsi" w:cstheme="minorHAnsi"/>
                                <w:b w:val="0"/>
                                <w:bCs w:val="0"/>
                              </w:rPr>
                              <w:fldChar w:fldCharType="end"/>
                            </w:r>
                            <w:r w:rsidRPr="002E27D6">
                              <w:rPr>
                                <w:rFonts w:asciiTheme="minorHAnsi" w:hAnsiTheme="minorHAnsi" w:cstheme="minorHAnsi"/>
                                <w:b w:val="0"/>
                                <w:bCs w:val="0"/>
                              </w:rPr>
                              <w:t xml:space="preserve"> Mean daily average diurnal relative humidity (RH</w:t>
                            </w:r>
                            <w:r w:rsidRPr="002E27D6">
                              <w:rPr>
                                <w:rFonts w:asciiTheme="minorHAnsi" w:hAnsiTheme="minorHAnsi" w:cstheme="minorHAnsi"/>
                                <w:b w:val="0"/>
                                <w:bCs w:val="0"/>
                                <w:vertAlign w:val="subscript"/>
                              </w:rPr>
                              <w:t>avg</w:t>
                            </w:r>
                            <w:r w:rsidRPr="002E27D6">
                              <w:rPr>
                                <w:rFonts w:asciiTheme="minorHAnsi" w:hAnsiTheme="minorHAnsi" w:cstheme="minorHAnsi"/>
                                <w:b w:val="0"/>
                                <w:bCs w:val="0"/>
                              </w:rPr>
                              <w:t>) difference (± SD) of each roost compared with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from external and tunnel internal ambients. Dotted line highlights the 0</w:t>
                            </w:r>
                            <w:r w:rsidR="00B2286A" w:rsidRPr="002E27D6">
                              <w:rPr>
                                <w:rFonts w:asciiTheme="minorHAnsi" w:hAnsiTheme="minorHAnsi" w:cstheme="minorHAnsi"/>
                                <w:b w:val="0"/>
                                <w:bCs w:val="0"/>
                              </w:rPr>
                              <w:t>%</w:t>
                            </w:r>
                            <w:r w:rsidRPr="002E27D6">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daily average diurnal relative humidity between roosts and external showed the biggest differences comparing with all tunnel ambients. </w:t>
                            </w:r>
                            <w:r w:rsidRPr="002E27D6">
                              <w:rPr>
                                <w:rFonts w:asciiTheme="minorHAnsi" w:hAnsiTheme="minorHAnsi" w:cstheme="minorHAnsi"/>
                                <w:b w:val="0"/>
                                <w:bCs w:val="0"/>
                                <w:i/>
                                <w:iCs/>
                              </w:rPr>
                              <w:t>Myotis macropus</w:t>
                            </w:r>
                            <w:r w:rsidRPr="002E27D6">
                              <w:rPr>
                                <w:rFonts w:asciiTheme="minorHAnsi" w:hAnsiTheme="minorHAnsi" w:cstheme="minorHAnsi"/>
                                <w:b w:val="0"/>
                                <w:bCs w:val="0"/>
                              </w:rPr>
                              <w:t xml:space="preserve"> roosts showed the biggest differences in daily diurnal relative humidity compared with each tunnel ambient among the three species.</w:t>
                            </w:r>
                            <w:bookmarkEnd w:id="258"/>
                            <w:bookmarkEnd w:id="259"/>
                          </w:p>
                          <w:p w14:paraId="2DDD6E45" w14:textId="48086583" w:rsidR="00D01A5E" w:rsidRPr="002E27D6" w:rsidRDefault="00D01A5E" w:rsidP="002F2C78">
                            <w:pPr>
                              <w:pStyle w:val="Caption"/>
                              <w:jc w:val="both"/>
                              <w:rPr>
                                <w:rFonts w:asciiTheme="minorHAnsi" w:hAnsiTheme="minorHAnsi" w:cs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456DDB" id="Text Box 42" o:spid="_x0000_s1066" type="#_x0000_t202" style="position:absolute;margin-left:359.05pt;margin-top:.65pt;width:410.25pt;height:173.2pt;z-index:-2515456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" stroked="f">
                <v:textbox inset="0,0,0,0">
                  <w:txbxContent>
                    <w:p w14:paraId="7107E4D6" w14:textId="5D2EFBE4" w:rsidR="00D01A5E" w:rsidRPr="002E27D6" w:rsidRDefault="00D01A5E" w:rsidP="002F2C78">
                      <w:pPr>
                        <w:pStyle w:val="Caption"/>
                        <w:jc w:val="both"/>
                        <w:rPr>
                          <w:rFonts w:asciiTheme="minorHAnsi" w:hAnsiTheme="minorHAnsi" w:cstheme="minorHAnsi"/>
                          <w:b w:val="0"/>
                          <w:bCs w:val="0"/>
                        </w:rPr>
                      </w:pPr>
                      <w:bookmarkStart w:id="260" w:name="_Toc84262632"/>
                      <w:bookmarkStart w:id="261" w:name="_Toc85420510"/>
                      <w:r w:rsidRPr="002E27D6">
                        <w:rPr>
                          <w:rFonts w:asciiTheme="minorHAnsi" w:hAnsiTheme="minorHAnsi" w:cstheme="minorHAnsi"/>
                          <w:b w:val="0"/>
                          <w:bCs w:val="0"/>
                        </w:rPr>
                        <w:t xml:space="preserve">Figure </w:t>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STYLEREF 1 \s </w:instrText>
                      </w:r>
                      <w:r w:rsidR="001E78D0" w:rsidRPr="002E27D6">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1E78D0" w:rsidRPr="002E27D6">
                        <w:rPr>
                          <w:rFonts w:asciiTheme="minorHAnsi" w:hAnsiTheme="minorHAnsi" w:cstheme="minorHAnsi"/>
                          <w:b w:val="0"/>
                          <w:bCs w:val="0"/>
                        </w:rPr>
                        <w:fldChar w:fldCharType="end"/>
                      </w:r>
                      <w:r w:rsidR="001E78D0" w:rsidRPr="002E27D6">
                        <w:rPr>
                          <w:rFonts w:asciiTheme="minorHAnsi" w:hAnsiTheme="minorHAnsi" w:cstheme="minorHAnsi"/>
                          <w:b w:val="0"/>
                          <w:bCs w:val="0"/>
                        </w:rPr>
                        <w:noBreakHyphen/>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SEQ Figure \* ARABIC \s 1 </w:instrText>
                      </w:r>
                      <w:r w:rsidR="001E78D0" w:rsidRPr="002E27D6">
                        <w:rPr>
                          <w:rFonts w:asciiTheme="minorHAnsi" w:hAnsiTheme="minorHAnsi" w:cstheme="minorHAnsi"/>
                          <w:b w:val="0"/>
                          <w:bCs w:val="0"/>
                        </w:rPr>
                        <w:fldChar w:fldCharType="separate"/>
                      </w:r>
                      <w:r w:rsidR="009E45A0">
                        <w:rPr>
                          <w:rFonts w:asciiTheme="minorHAnsi" w:hAnsiTheme="minorHAnsi" w:cstheme="minorHAnsi"/>
                          <w:b w:val="0"/>
                          <w:bCs w:val="0"/>
                          <w:noProof/>
                        </w:rPr>
                        <w:t>16</w:t>
                      </w:r>
                      <w:r w:rsidR="001E78D0" w:rsidRPr="002E27D6">
                        <w:rPr>
                          <w:rFonts w:asciiTheme="minorHAnsi" w:hAnsiTheme="minorHAnsi" w:cstheme="minorHAnsi"/>
                          <w:b w:val="0"/>
                          <w:bCs w:val="0"/>
                        </w:rPr>
                        <w:fldChar w:fldCharType="end"/>
                      </w:r>
                      <w:r w:rsidRPr="002E27D6">
                        <w:rPr>
                          <w:rFonts w:asciiTheme="minorHAnsi" w:hAnsiTheme="minorHAnsi" w:cstheme="minorHAnsi"/>
                          <w:b w:val="0"/>
                          <w:bCs w:val="0"/>
                        </w:rPr>
                        <w:t xml:space="preserve"> Mean daily average diurnal relative humidity (RH</w:t>
                      </w:r>
                      <w:r w:rsidRPr="002E27D6">
                        <w:rPr>
                          <w:rFonts w:asciiTheme="minorHAnsi" w:hAnsiTheme="minorHAnsi" w:cstheme="minorHAnsi"/>
                          <w:b w:val="0"/>
                          <w:bCs w:val="0"/>
                          <w:vertAlign w:val="subscript"/>
                        </w:rPr>
                        <w:t>avg</w:t>
                      </w:r>
                      <w:r w:rsidRPr="002E27D6">
                        <w:rPr>
                          <w:rFonts w:asciiTheme="minorHAnsi" w:hAnsiTheme="minorHAnsi" w:cstheme="minorHAnsi"/>
                          <w:b w:val="0"/>
                          <w:bCs w:val="0"/>
                        </w:rPr>
                        <w:t>) difference (± SD) of each roost compared with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from external and tunnel internal ambients. Dotted line highlights the 0</w:t>
                      </w:r>
                      <w:r w:rsidR="00B2286A" w:rsidRPr="002E27D6">
                        <w:rPr>
                          <w:rFonts w:asciiTheme="minorHAnsi" w:hAnsiTheme="minorHAnsi" w:cstheme="minorHAnsi"/>
                          <w:b w:val="0"/>
                          <w:bCs w:val="0"/>
                        </w:rPr>
                        <w:t>%</w:t>
                      </w:r>
                      <w:r w:rsidRPr="002E27D6">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daily average diurnal relative humidity between roosts and external showed the biggest differences comparing with all tunnel ambients. </w:t>
                      </w:r>
                      <w:r w:rsidRPr="002E27D6">
                        <w:rPr>
                          <w:rFonts w:asciiTheme="minorHAnsi" w:hAnsiTheme="minorHAnsi" w:cstheme="minorHAnsi"/>
                          <w:b w:val="0"/>
                          <w:bCs w:val="0"/>
                          <w:i/>
                          <w:iCs/>
                        </w:rPr>
                        <w:t>Myotis macropus</w:t>
                      </w:r>
                      <w:r w:rsidRPr="002E27D6">
                        <w:rPr>
                          <w:rFonts w:asciiTheme="minorHAnsi" w:hAnsiTheme="minorHAnsi" w:cstheme="minorHAnsi"/>
                          <w:b w:val="0"/>
                          <w:bCs w:val="0"/>
                        </w:rPr>
                        <w:t xml:space="preserve"> roosts showed the biggest differences in daily diurnal relative humidity compared with each tunnel ambient among the three species.</w:t>
                      </w:r>
                      <w:bookmarkEnd w:id="260"/>
                      <w:bookmarkEnd w:id="261"/>
                    </w:p>
                    <w:p w14:paraId="2DDD6E45" w14:textId="48086583" w:rsidR="00D01A5E" w:rsidRPr="002E27D6" w:rsidRDefault="00D01A5E" w:rsidP="002F2C78">
                      <w:pPr>
                        <w:pStyle w:val="Caption"/>
                        <w:jc w:val="both"/>
                        <w:rPr>
                          <w:rFonts w:asciiTheme="minorHAnsi" w:hAnsiTheme="minorHAnsi" w:cstheme="minorHAnsi"/>
                          <w:b w:val="0"/>
                          <w:bCs w:val="0"/>
                        </w:rPr>
                      </w:pPr>
                    </w:p>
                  </w:txbxContent>
                </v:textbox>
                <w10:wrap anchorx="margin"/>
              </v:shape>
            </w:pict>
          </mc:Fallback>
        </mc:AlternateContent>
      </w:r>
    </w:p>
    <w:p w14:paraId="7EB2D3AC" w14:textId="6945F451" w:rsidR="000C63DB" w:rsidRPr="00D253EF" w:rsidRDefault="000C63DB">
      <w:pPr>
        <w:rPr>
          <w:rFonts w:asciiTheme="minorHAnsi" w:hAnsiTheme="minorHAnsi" w:cstheme="minorHAnsi"/>
        </w:rPr>
      </w:pPr>
    </w:p>
    <w:p w14:paraId="27D55EFE" w14:textId="22D5E652" w:rsidR="000C63DB" w:rsidRPr="00D253EF" w:rsidRDefault="000C63DB">
      <w:pPr>
        <w:rPr>
          <w:rFonts w:asciiTheme="minorHAnsi" w:hAnsiTheme="minorHAnsi" w:cstheme="minorHAnsi"/>
        </w:rPr>
      </w:pPr>
    </w:p>
    <w:p w14:paraId="7601766C" w14:textId="11CDFA16" w:rsidR="000C63DB" w:rsidRPr="00D253EF" w:rsidRDefault="000C63DB">
      <w:pPr>
        <w:rPr>
          <w:rFonts w:asciiTheme="minorHAnsi" w:hAnsiTheme="minorHAnsi" w:cstheme="minorHAnsi"/>
        </w:rPr>
      </w:pPr>
    </w:p>
    <w:p w14:paraId="1A0FA7FE" w14:textId="0B066DD1" w:rsidR="000C63DB" w:rsidRPr="00D253EF" w:rsidRDefault="000C63DB">
      <w:pPr>
        <w:rPr>
          <w:rFonts w:asciiTheme="minorHAnsi" w:hAnsiTheme="minorHAnsi" w:cstheme="minorHAnsi"/>
        </w:rPr>
      </w:pPr>
    </w:p>
    <w:p w14:paraId="7251A3EF" w14:textId="7DA04546" w:rsidR="000C63DB" w:rsidRPr="00D253EF" w:rsidRDefault="000C63DB">
      <w:pPr>
        <w:rPr>
          <w:rFonts w:asciiTheme="minorHAnsi" w:hAnsiTheme="minorHAnsi" w:cstheme="minorHAnsi"/>
        </w:rPr>
      </w:pPr>
    </w:p>
    <w:p w14:paraId="0E9D2E4A" w14:textId="79763A40" w:rsidR="000C63DB" w:rsidRPr="00D253EF" w:rsidRDefault="000C63DB">
      <w:pPr>
        <w:rPr>
          <w:rFonts w:asciiTheme="minorHAnsi" w:hAnsiTheme="minorHAnsi" w:cstheme="minorHAnsi"/>
        </w:rPr>
      </w:pPr>
    </w:p>
    <w:p w14:paraId="7C30142E" w14:textId="77777777" w:rsidR="000C63DB" w:rsidRPr="00D253EF" w:rsidRDefault="000C63DB">
      <w:pPr>
        <w:rPr>
          <w:rFonts w:asciiTheme="minorHAnsi" w:hAnsiTheme="minorHAnsi" w:cstheme="minorHAnsi"/>
        </w:rPr>
      </w:pPr>
    </w:p>
    <w:p w14:paraId="35D26E7A" w14:textId="473A1290" w:rsidR="000C63DB" w:rsidRPr="00D253EF" w:rsidRDefault="000C63DB">
      <w:pPr>
        <w:rPr>
          <w:rFonts w:asciiTheme="minorHAnsi" w:hAnsiTheme="minorHAnsi" w:cstheme="minorHAnsi"/>
        </w:rPr>
      </w:pPr>
    </w:p>
    <w:p w14:paraId="7967FCC6" w14:textId="21F204CB" w:rsidR="000C63DB" w:rsidRPr="00D253EF" w:rsidRDefault="000C63DB">
      <w:pPr>
        <w:rPr>
          <w:rFonts w:asciiTheme="minorHAnsi" w:hAnsiTheme="minorHAnsi" w:cstheme="minorHAnsi"/>
        </w:rPr>
      </w:pPr>
    </w:p>
    <w:p w14:paraId="3BEF0A3B" w14:textId="7B8716CD" w:rsidR="000C63DB" w:rsidRPr="00D253EF" w:rsidRDefault="000C63DB">
      <w:pPr>
        <w:rPr>
          <w:rFonts w:asciiTheme="minorHAnsi" w:hAnsiTheme="minorHAnsi" w:cstheme="minorHAnsi"/>
        </w:rPr>
      </w:pPr>
    </w:p>
    <w:p w14:paraId="57A59E4D" w14:textId="77777777" w:rsidR="000C63DB" w:rsidRPr="00D253EF" w:rsidRDefault="000C63DB">
      <w:pPr>
        <w:rPr>
          <w:rFonts w:asciiTheme="minorHAnsi" w:hAnsiTheme="minorHAnsi" w:cstheme="minorHAnsi"/>
        </w:rPr>
      </w:pPr>
    </w:p>
    <w:p w14:paraId="32920E3C" w14:textId="77777777" w:rsidR="000C63DB" w:rsidRPr="00D253EF" w:rsidRDefault="000C63DB">
      <w:pPr>
        <w:rPr>
          <w:rFonts w:asciiTheme="minorHAnsi" w:hAnsiTheme="minorHAnsi" w:cstheme="minorHAnsi"/>
        </w:rPr>
      </w:pPr>
    </w:p>
    <w:p w14:paraId="1D7DB502" w14:textId="77777777" w:rsidR="000C63DB" w:rsidRPr="00D253EF" w:rsidRDefault="000C63DB">
      <w:pPr>
        <w:rPr>
          <w:rFonts w:asciiTheme="minorHAnsi" w:hAnsiTheme="minorHAnsi" w:cstheme="minorHAnsi"/>
        </w:rPr>
      </w:pPr>
    </w:p>
    <w:p w14:paraId="12436183" w14:textId="77777777" w:rsidR="000C63DB" w:rsidRPr="00D253EF" w:rsidRDefault="000C63DB">
      <w:pPr>
        <w:rPr>
          <w:rFonts w:asciiTheme="minorHAnsi" w:hAnsiTheme="minorHAnsi" w:cstheme="minorHAnsi"/>
        </w:rPr>
      </w:pPr>
    </w:p>
    <w:p w14:paraId="694403AB" w14:textId="77777777" w:rsidR="000C63DB" w:rsidRPr="00D253EF" w:rsidRDefault="000C63DB">
      <w:pPr>
        <w:rPr>
          <w:rFonts w:asciiTheme="minorHAnsi" w:hAnsiTheme="minorHAnsi" w:cstheme="minorHAnsi"/>
        </w:rPr>
      </w:pPr>
    </w:p>
    <w:p w14:paraId="6F087249" w14:textId="77777777" w:rsidR="000C63DB" w:rsidRPr="00D253EF" w:rsidRDefault="000C63DB">
      <w:pPr>
        <w:rPr>
          <w:rFonts w:asciiTheme="minorHAnsi" w:hAnsiTheme="minorHAnsi" w:cstheme="minorHAnsi"/>
        </w:rPr>
      </w:pPr>
    </w:p>
    <w:p w14:paraId="24B7D993" w14:textId="77777777" w:rsidR="000C63DB" w:rsidRPr="00D253EF" w:rsidRDefault="000C63DB">
      <w:pPr>
        <w:rPr>
          <w:rFonts w:asciiTheme="minorHAnsi" w:hAnsiTheme="minorHAnsi" w:cstheme="minorHAnsi"/>
        </w:rPr>
      </w:pPr>
    </w:p>
    <w:p w14:paraId="17C11DA9" w14:textId="77777777" w:rsidR="000C63DB" w:rsidRPr="00D253EF" w:rsidRDefault="000C63DB">
      <w:pPr>
        <w:rPr>
          <w:rFonts w:asciiTheme="minorHAnsi" w:hAnsiTheme="minorHAnsi" w:cstheme="minorHAnsi"/>
        </w:rPr>
      </w:pPr>
    </w:p>
    <w:p w14:paraId="7300BF48" w14:textId="77777777" w:rsidR="000C63DB" w:rsidRPr="00D253EF" w:rsidRDefault="000C63DB">
      <w:pPr>
        <w:rPr>
          <w:rFonts w:asciiTheme="minorHAnsi" w:hAnsiTheme="minorHAnsi" w:cstheme="minorHAnsi"/>
        </w:rPr>
      </w:pPr>
      <w:r w:rsidRPr="00D253EF">
        <w:rPr>
          <w:rFonts w:asciiTheme="minorHAnsi" w:hAnsiTheme="minorHAnsi" w:cstheme="minorHAnsi"/>
        </w:rPr>
        <w:br w:type="page"/>
      </w:r>
    </w:p>
    <w:p w14:paraId="1849BEF8" w14:textId="4389BF0C" w:rsidR="00DB0AEA" w:rsidRPr="00E62985" w:rsidRDefault="00DB0AEA" w:rsidP="00DB0AEA">
      <w:pPr>
        <w:spacing w:after="240" w:line="360" w:lineRule="auto"/>
        <w:ind w:firstLine="567"/>
        <w:jc w:val="both"/>
        <w:rPr>
          <w:rFonts w:asciiTheme="minorHAnsi" w:eastAsia="PMingLiU" w:hAnsiTheme="minorHAnsi" w:cstheme="minorHAnsi"/>
          <w:szCs w:val="24"/>
          <w:lang w:val="en-US" w:eastAsia="zh-TW"/>
        </w:rPr>
      </w:pPr>
      <w:r w:rsidRPr="00E62985">
        <w:rPr>
          <w:rFonts w:asciiTheme="minorHAnsi" w:eastAsia="PMingLiU" w:hAnsiTheme="minorHAnsi" w:cstheme="minorHAnsi"/>
          <w:szCs w:val="24"/>
          <w:lang w:val="en-US" w:eastAsia="zh-TW"/>
        </w:rPr>
        <w:lastRenderedPageBreak/>
        <w:t>Mean RH</w:t>
      </w:r>
      <w:r w:rsidRPr="00E62985">
        <w:rPr>
          <w:rFonts w:asciiTheme="minorHAnsi" w:eastAsia="PMingLiU" w:hAnsiTheme="minorHAnsi" w:cstheme="minorHAnsi"/>
          <w:szCs w:val="24"/>
          <w:vertAlign w:val="subscript"/>
          <w:lang w:val="en-US" w:eastAsia="zh-TW"/>
        </w:rPr>
        <w:t>fluc</w:t>
      </w:r>
      <w:r w:rsidRPr="00E62985">
        <w:rPr>
          <w:rFonts w:asciiTheme="minorHAnsi" w:eastAsia="PMingLiU" w:hAnsiTheme="minorHAnsi" w:cstheme="minorHAnsi"/>
          <w:szCs w:val="24"/>
          <w:lang w:val="en-US" w:eastAsia="zh-TW"/>
        </w:rPr>
        <w:t xml:space="preserve"> showed greater differences between roosts and EXA than that between roosts and tunnel internal ambients in summer and winter (Figures </w:t>
      </w:r>
      <w:r w:rsidR="002C045E" w:rsidRPr="00E62985">
        <w:rPr>
          <w:rFonts w:asciiTheme="minorHAnsi" w:eastAsia="PMingLiU" w:hAnsiTheme="minorHAnsi" w:cstheme="minorHAnsi"/>
          <w:szCs w:val="24"/>
          <w:lang w:val="en-US" w:eastAsia="zh-TW"/>
        </w:rPr>
        <w:t>3-17</w:t>
      </w:r>
      <w:r w:rsidRPr="00E62985">
        <w:rPr>
          <w:rFonts w:asciiTheme="minorHAnsi" w:eastAsia="PMingLiU" w:hAnsiTheme="minorHAnsi" w:cstheme="minorHAnsi"/>
          <w:szCs w:val="24"/>
          <w:lang w:val="en-US" w:eastAsia="zh-TW"/>
        </w:rPr>
        <w:t xml:space="preserve"> &amp;</w:t>
      </w:r>
      <w:r w:rsidR="002C045E" w:rsidRPr="00E62985">
        <w:rPr>
          <w:rFonts w:asciiTheme="minorHAnsi" w:eastAsia="PMingLiU" w:hAnsiTheme="minorHAnsi" w:cstheme="minorHAnsi"/>
          <w:szCs w:val="24"/>
          <w:lang w:val="en-US" w:eastAsia="zh-TW"/>
        </w:rPr>
        <w:t xml:space="preserve"> 3-18</w:t>
      </w:r>
      <w:r w:rsidRPr="00E62985">
        <w:rPr>
          <w:rFonts w:asciiTheme="minorHAnsi" w:eastAsia="PMingLiU" w:hAnsiTheme="minorHAnsi" w:cstheme="minorHAnsi"/>
          <w:szCs w:val="24"/>
          <w:lang w:val="en-US" w:eastAsia="zh-TW"/>
        </w:rPr>
        <w:t xml:space="preserve">). Both </w:t>
      </w:r>
      <w:r w:rsidRPr="00E62985">
        <w:rPr>
          <w:rFonts w:asciiTheme="minorHAnsi" w:eastAsia="PMingLiU" w:hAnsiTheme="minorHAnsi" w:cstheme="minorHAnsi"/>
          <w:i/>
          <w:iCs/>
          <w:szCs w:val="24"/>
          <w:lang w:val="en-US" w:eastAsia="zh-TW"/>
        </w:rPr>
        <w:t>M. macropus</w:t>
      </w:r>
      <w:r w:rsidRPr="00E62985">
        <w:rPr>
          <w:rFonts w:asciiTheme="minorHAnsi" w:eastAsia="PMingLiU" w:hAnsiTheme="minorHAnsi" w:cstheme="minorHAnsi"/>
          <w:szCs w:val="24"/>
          <w:lang w:val="en-US" w:eastAsia="zh-TW"/>
        </w:rPr>
        <w:t xml:space="preserve"> and </w:t>
      </w:r>
      <w:r w:rsidRPr="00E62985">
        <w:rPr>
          <w:rFonts w:asciiTheme="minorHAnsi" w:eastAsia="PMingLiU" w:hAnsiTheme="minorHAnsi" w:cstheme="minorHAnsi"/>
          <w:i/>
          <w:iCs/>
          <w:szCs w:val="24"/>
          <w:lang w:val="en-US" w:eastAsia="zh-TW"/>
        </w:rPr>
        <w:t>R. megaphyllus</w:t>
      </w:r>
      <w:r w:rsidRPr="00E62985">
        <w:rPr>
          <w:rFonts w:asciiTheme="minorHAnsi" w:eastAsia="PMingLiU" w:hAnsiTheme="minorHAnsi" w:cstheme="minorHAnsi"/>
          <w:szCs w:val="24"/>
          <w:lang w:val="en-US" w:eastAsia="zh-TW"/>
        </w:rPr>
        <w:t xml:space="preserve"> showed greater differences in the mean of RH</w:t>
      </w:r>
      <w:r w:rsidRPr="00E62985">
        <w:rPr>
          <w:rFonts w:asciiTheme="minorHAnsi" w:eastAsia="PMingLiU" w:hAnsiTheme="minorHAnsi" w:cstheme="minorHAnsi"/>
          <w:szCs w:val="24"/>
          <w:vertAlign w:val="subscript"/>
          <w:lang w:val="en-US" w:eastAsia="zh-TW"/>
        </w:rPr>
        <w:t>fluc</w:t>
      </w:r>
      <w:r w:rsidRPr="00E62985">
        <w:rPr>
          <w:rFonts w:asciiTheme="minorHAnsi" w:eastAsia="PMingLiU" w:hAnsiTheme="minorHAnsi" w:cstheme="minorHAnsi"/>
          <w:szCs w:val="24"/>
          <w:lang w:val="en-US" w:eastAsia="zh-TW"/>
        </w:rPr>
        <w:t xml:space="preserve"> between roosts and EXA in winter than summer. Only </w:t>
      </w:r>
      <w:r w:rsidRPr="00E62985">
        <w:rPr>
          <w:rFonts w:asciiTheme="minorHAnsi" w:eastAsia="PMingLiU" w:hAnsiTheme="minorHAnsi" w:cstheme="minorHAnsi"/>
          <w:i/>
          <w:iCs/>
          <w:szCs w:val="24"/>
          <w:lang w:val="en-US" w:eastAsia="zh-TW"/>
        </w:rPr>
        <w:t>M. australis</w:t>
      </w:r>
      <w:r w:rsidRPr="00E62985">
        <w:rPr>
          <w:rFonts w:asciiTheme="minorHAnsi" w:eastAsia="PMingLiU" w:hAnsiTheme="minorHAnsi" w:cstheme="minorHAnsi"/>
          <w:szCs w:val="24"/>
          <w:lang w:val="en-US" w:eastAsia="zh-TW"/>
        </w:rPr>
        <w:t xml:space="preserve"> showed similar averages between seasons. </w:t>
      </w:r>
    </w:p>
    <w:p w14:paraId="602FFFE4" w14:textId="17AD3B37" w:rsidR="00DB0AEA" w:rsidRPr="00E62985" w:rsidRDefault="00DB0AEA" w:rsidP="00DB0AEA">
      <w:pPr>
        <w:spacing w:after="240" w:line="360" w:lineRule="auto"/>
        <w:ind w:firstLine="567"/>
        <w:jc w:val="both"/>
        <w:rPr>
          <w:rFonts w:asciiTheme="minorHAnsi" w:eastAsia="PMingLiU" w:hAnsiTheme="minorHAnsi" w:cstheme="minorHAnsi"/>
          <w:szCs w:val="24"/>
          <w:lang w:val="en-US" w:eastAsia="zh-TW"/>
        </w:rPr>
      </w:pPr>
      <w:r w:rsidRPr="00DB0AEA">
        <w:rPr>
          <w:rFonts w:asciiTheme="minorHAnsi" w:eastAsia="PMingLiU" w:hAnsiTheme="minorHAnsi" w:cstheme="minorHAnsi"/>
          <w:szCs w:val="24"/>
          <w:lang w:val="en-US" w:eastAsia="zh-TW"/>
        </w:rPr>
        <w:t>M</w:t>
      </w:r>
      <w:commentRangeStart w:id="262"/>
      <w:r w:rsidRPr="00DB0AEA">
        <w:rPr>
          <w:rFonts w:asciiTheme="minorHAnsi" w:eastAsia="PMingLiU" w:hAnsiTheme="minorHAnsi" w:cstheme="minorHAnsi"/>
          <w:szCs w:val="24"/>
          <w:lang w:val="en-US" w:eastAsia="zh-TW"/>
        </w:rPr>
        <w:t>ean RH</w:t>
      </w:r>
      <w:r w:rsidRPr="00DB0AEA">
        <w:rPr>
          <w:rFonts w:asciiTheme="minorHAnsi" w:eastAsia="PMingLiU" w:hAnsiTheme="minorHAnsi" w:cstheme="minorHAnsi"/>
          <w:szCs w:val="24"/>
          <w:vertAlign w:val="subscript"/>
          <w:lang w:val="en-US" w:eastAsia="zh-TW"/>
        </w:rPr>
        <w:t>fluc</w:t>
      </w:r>
      <w:r w:rsidRPr="00DB0AEA">
        <w:rPr>
          <w:rFonts w:asciiTheme="minorHAnsi" w:eastAsia="PMingLiU" w:hAnsiTheme="minorHAnsi" w:cstheme="minorHAnsi"/>
          <w:szCs w:val="24"/>
          <w:lang w:val="en-US" w:eastAsia="zh-TW"/>
        </w:rPr>
        <w:t xml:space="preserve"> showed no significant difference between roosts and all tunnel ambients between summer and winter (Mann-Whitney U test, Roosts vs local ambient: W = 26, p = 0.4351 – Table </w:t>
      </w:r>
      <w:r w:rsidR="005D5CB8">
        <w:rPr>
          <w:rFonts w:asciiTheme="minorHAnsi" w:eastAsia="PMingLiU" w:hAnsiTheme="minorHAnsi" w:cstheme="minorHAnsi"/>
          <w:szCs w:val="24"/>
          <w:lang w:val="en-US" w:eastAsia="zh-TW"/>
        </w:rPr>
        <w:t>3-</w:t>
      </w:r>
      <w:r w:rsidR="00CC51EB">
        <w:rPr>
          <w:rFonts w:asciiTheme="minorHAnsi" w:eastAsia="PMingLiU" w:hAnsiTheme="minorHAnsi" w:cstheme="minorHAnsi"/>
          <w:szCs w:val="24"/>
          <w:lang w:val="en-US" w:eastAsia="zh-TW"/>
        </w:rPr>
        <w:t>7</w:t>
      </w:r>
      <w:r w:rsidRPr="00DB0AEA">
        <w:rPr>
          <w:rFonts w:asciiTheme="minorHAnsi" w:eastAsia="PMingLiU" w:hAnsiTheme="minorHAnsi" w:cstheme="minorHAnsi"/>
          <w:szCs w:val="24"/>
          <w:lang w:val="en-US" w:eastAsia="zh-TW"/>
        </w:rPr>
        <w:t xml:space="preserve">; Roosts vs non-local ambients: W = 104, p = 0.2152 – Table </w:t>
      </w:r>
      <w:r w:rsidR="002C045E" w:rsidRPr="00E62985">
        <w:rPr>
          <w:rFonts w:asciiTheme="minorHAnsi" w:eastAsia="PMingLiU" w:hAnsiTheme="minorHAnsi" w:cstheme="minorHAnsi"/>
          <w:szCs w:val="24"/>
          <w:lang w:val="en-US" w:eastAsia="zh-TW"/>
        </w:rPr>
        <w:t>3-</w:t>
      </w:r>
      <w:r w:rsidR="00CC51EB">
        <w:rPr>
          <w:rFonts w:asciiTheme="minorHAnsi" w:eastAsia="PMingLiU" w:hAnsiTheme="minorHAnsi" w:cstheme="minorHAnsi"/>
          <w:szCs w:val="24"/>
          <w:lang w:val="en-US" w:eastAsia="zh-TW"/>
        </w:rPr>
        <w:t>8</w:t>
      </w:r>
      <w:r w:rsidRPr="00DB0AEA">
        <w:rPr>
          <w:rFonts w:asciiTheme="minorHAnsi" w:eastAsia="PMingLiU" w:hAnsiTheme="minorHAnsi" w:cstheme="minorHAnsi"/>
          <w:szCs w:val="24"/>
          <w:lang w:val="en-US" w:eastAsia="zh-TW"/>
        </w:rPr>
        <w:t xml:space="preserve">). In terms of species, </w:t>
      </w:r>
      <w:r w:rsidRPr="00DB0AEA">
        <w:rPr>
          <w:rFonts w:asciiTheme="minorHAnsi" w:eastAsia="PMingLiU" w:hAnsiTheme="minorHAnsi" w:cstheme="minorHAnsi"/>
          <w:i/>
          <w:iCs/>
          <w:szCs w:val="24"/>
          <w:lang w:val="en-US" w:eastAsia="zh-TW"/>
        </w:rPr>
        <w:t>M. macropus</w:t>
      </w:r>
      <w:r w:rsidRPr="00DB0AEA">
        <w:rPr>
          <w:rFonts w:asciiTheme="minorHAnsi" w:eastAsia="PMingLiU" w:hAnsiTheme="minorHAnsi" w:cstheme="minorHAnsi"/>
          <w:szCs w:val="24"/>
          <w:lang w:val="en-US" w:eastAsia="zh-TW"/>
        </w:rPr>
        <w:t xml:space="preserve"> roosts showed smaller fluctuation than all tunnel ambients in both seasons, but the difference was smaller in summer than winter (Figures</w:t>
      </w:r>
      <w:r w:rsidR="002C045E" w:rsidRPr="00E62985">
        <w:rPr>
          <w:rFonts w:asciiTheme="minorHAnsi" w:eastAsia="PMingLiU" w:hAnsiTheme="minorHAnsi" w:cstheme="minorHAnsi"/>
          <w:szCs w:val="24"/>
          <w:lang w:val="en-US" w:eastAsia="zh-TW"/>
        </w:rPr>
        <w:t xml:space="preserve"> 3-17</w:t>
      </w:r>
      <w:r w:rsidRPr="00DB0AEA">
        <w:rPr>
          <w:rFonts w:asciiTheme="minorHAnsi" w:eastAsia="PMingLiU" w:hAnsiTheme="minorHAnsi" w:cstheme="minorHAnsi"/>
          <w:szCs w:val="24"/>
          <w:lang w:val="en-US" w:eastAsia="zh-TW"/>
        </w:rPr>
        <w:t xml:space="preserve"> &amp;</w:t>
      </w:r>
      <w:r w:rsidR="002C045E" w:rsidRPr="00E62985">
        <w:rPr>
          <w:rFonts w:asciiTheme="minorHAnsi" w:eastAsia="PMingLiU" w:hAnsiTheme="minorHAnsi" w:cstheme="minorHAnsi"/>
          <w:szCs w:val="24"/>
          <w:lang w:val="en-US" w:eastAsia="zh-TW"/>
        </w:rPr>
        <w:t xml:space="preserve"> 3-18</w:t>
      </w:r>
      <w:r w:rsidRPr="00DB0AEA">
        <w:rPr>
          <w:rFonts w:asciiTheme="minorHAnsi" w:eastAsia="PMingLiU" w:hAnsiTheme="minorHAnsi" w:cstheme="minorHAnsi"/>
          <w:szCs w:val="24"/>
          <w:lang w:val="en-US" w:eastAsia="zh-TW"/>
        </w:rPr>
        <w:t xml:space="preserve">). In summer, both </w:t>
      </w:r>
      <w:r w:rsidRPr="00DB0AEA">
        <w:rPr>
          <w:rFonts w:asciiTheme="minorHAnsi" w:eastAsia="PMingLiU" w:hAnsiTheme="minorHAnsi" w:cstheme="minorHAnsi"/>
          <w:i/>
          <w:iCs/>
          <w:szCs w:val="24"/>
          <w:lang w:val="en-US" w:eastAsia="zh-TW"/>
        </w:rPr>
        <w:t>M. australis</w:t>
      </w:r>
      <w:r w:rsidRPr="00DB0AEA">
        <w:rPr>
          <w:rFonts w:asciiTheme="minorHAnsi" w:eastAsia="PMingLiU" w:hAnsiTheme="minorHAnsi" w:cstheme="minorHAnsi"/>
          <w:szCs w:val="24"/>
          <w:lang w:val="en-US" w:eastAsia="zh-TW"/>
        </w:rPr>
        <w:t xml:space="preserve"> and </w:t>
      </w:r>
      <w:r w:rsidRPr="00DB0AEA">
        <w:rPr>
          <w:rFonts w:asciiTheme="minorHAnsi" w:eastAsia="PMingLiU" w:hAnsiTheme="minorHAnsi" w:cstheme="minorHAnsi"/>
          <w:i/>
          <w:iCs/>
          <w:szCs w:val="24"/>
          <w:lang w:val="en-US" w:eastAsia="zh-TW"/>
        </w:rPr>
        <w:t>R. megaphyllus</w:t>
      </w:r>
      <w:r w:rsidRPr="00DB0AEA">
        <w:rPr>
          <w:rFonts w:asciiTheme="minorHAnsi" w:eastAsia="PMingLiU" w:hAnsiTheme="minorHAnsi" w:cstheme="minorHAnsi"/>
          <w:szCs w:val="24"/>
          <w:lang w:val="en-US" w:eastAsia="zh-TW"/>
        </w:rPr>
        <w:t xml:space="preserve"> roosts showed little to no difference between all tunnel ambients (Figure</w:t>
      </w:r>
      <w:r w:rsidR="002C045E" w:rsidRPr="00E62985">
        <w:rPr>
          <w:rFonts w:asciiTheme="minorHAnsi" w:eastAsia="PMingLiU" w:hAnsiTheme="minorHAnsi" w:cstheme="minorHAnsi"/>
          <w:szCs w:val="24"/>
          <w:lang w:val="en-US" w:eastAsia="zh-TW"/>
        </w:rPr>
        <w:t xml:space="preserve"> 3-17</w:t>
      </w:r>
      <w:r w:rsidRPr="00DB0AEA">
        <w:rPr>
          <w:rFonts w:asciiTheme="minorHAnsi" w:eastAsia="PMingLiU" w:hAnsiTheme="minorHAnsi" w:cstheme="minorHAnsi"/>
          <w:szCs w:val="24"/>
          <w:lang w:val="en-US" w:eastAsia="zh-TW"/>
        </w:rPr>
        <w:t xml:space="preserve">). In winter, </w:t>
      </w:r>
      <w:r w:rsidRPr="00DB0AEA">
        <w:rPr>
          <w:rFonts w:asciiTheme="minorHAnsi" w:eastAsia="PMingLiU" w:hAnsiTheme="minorHAnsi" w:cstheme="minorHAnsi"/>
          <w:i/>
          <w:iCs/>
          <w:szCs w:val="24"/>
          <w:lang w:val="en-US" w:eastAsia="zh-TW"/>
        </w:rPr>
        <w:t>M. australis</w:t>
      </w:r>
      <w:r w:rsidRPr="00DB0AEA">
        <w:rPr>
          <w:rFonts w:asciiTheme="minorHAnsi" w:eastAsia="PMingLiU" w:hAnsiTheme="minorHAnsi" w:cstheme="minorHAnsi"/>
          <w:szCs w:val="24"/>
          <w:lang w:val="en-US" w:eastAsia="zh-TW"/>
        </w:rPr>
        <w:t xml:space="preserve"> roosts showed only small differences and </w:t>
      </w:r>
      <w:r w:rsidRPr="00DB0AEA">
        <w:rPr>
          <w:rFonts w:asciiTheme="minorHAnsi" w:eastAsia="PMingLiU" w:hAnsiTheme="minorHAnsi" w:cstheme="minorHAnsi"/>
          <w:i/>
          <w:iCs/>
          <w:szCs w:val="24"/>
          <w:lang w:val="en-US" w:eastAsia="zh-TW"/>
        </w:rPr>
        <w:t>R. megaphyllus</w:t>
      </w:r>
      <w:r w:rsidRPr="00DB0AEA">
        <w:rPr>
          <w:rFonts w:asciiTheme="minorHAnsi" w:eastAsia="PMingLiU" w:hAnsiTheme="minorHAnsi" w:cstheme="minorHAnsi"/>
          <w:szCs w:val="24"/>
          <w:lang w:val="en-US" w:eastAsia="zh-TW"/>
        </w:rPr>
        <w:t xml:space="preserve"> showed slightly higher differences in RH</w:t>
      </w:r>
      <w:r w:rsidRPr="00DB0AEA">
        <w:rPr>
          <w:rFonts w:asciiTheme="minorHAnsi" w:eastAsia="PMingLiU" w:hAnsiTheme="minorHAnsi" w:cstheme="minorHAnsi"/>
          <w:szCs w:val="24"/>
          <w:vertAlign w:val="subscript"/>
          <w:lang w:val="en-US" w:eastAsia="zh-TW"/>
        </w:rPr>
        <w:t>fluc</w:t>
      </w:r>
      <w:r w:rsidRPr="00DB0AEA">
        <w:rPr>
          <w:rFonts w:asciiTheme="minorHAnsi" w:eastAsia="PMingLiU" w:hAnsiTheme="minorHAnsi" w:cstheme="minorHAnsi"/>
          <w:szCs w:val="24"/>
          <w:lang w:val="en-US" w:eastAsia="zh-TW"/>
        </w:rPr>
        <w:t xml:space="preserve"> when compared with summer (Figure </w:t>
      </w:r>
      <w:r w:rsidR="00797F74" w:rsidRPr="00E62985">
        <w:rPr>
          <w:rFonts w:asciiTheme="minorHAnsi" w:eastAsia="PMingLiU" w:hAnsiTheme="minorHAnsi" w:cstheme="minorHAnsi"/>
          <w:szCs w:val="24"/>
          <w:lang w:val="en-US" w:eastAsia="zh-TW"/>
        </w:rPr>
        <w:t>3-18</w:t>
      </w:r>
      <w:r w:rsidRPr="00DB0AEA">
        <w:rPr>
          <w:rFonts w:asciiTheme="minorHAnsi" w:eastAsia="PMingLiU" w:hAnsiTheme="minorHAnsi" w:cstheme="minorHAnsi"/>
          <w:szCs w:val="24"/>
          <w:lang w:val="en-US" w:eastAsia="zh-TW"/>
        </w:rPr>
        <w:t xml:space="preserve">). </w:t>
      </w:r>
      <w:commentRangeEnd w:id="262"/>
      <w:r w:rsidRPr="00DB0AEA">
        <w:rPr>
          <w:rFonts w:asciiTheme="minorHAnsi" w:eastAsia="PMingLiU" w:hAnsiTheme="minorHAnsi" w:cstheme="minorHAnsi"/>
          <w:szCs w:val="24"/>
          <w:lang w:val="en-US" w:eastAsia="zh-TW"/>
        </w:rPr>
        <w:commentReference w:id="262"/>
      </w:r>
    </w:p>
    <w:p w14:paraId="4041AAE2" w14:textId="77777777" w:rsidR="00F51EEE" w:rsidRPr="00D253EF" w:rsidRDefault="00F51EEE" w:rsidP="00DB0AEA">
      <w:pPr>
        <w:spacing w:after="240" w:line="360" w:lineRule="auto"/>
        <w:ind w:firstLine="567"/>
        <w:jc w:val="both"/>
        <w:rPr>
          <w:rFonts w:asciiTheme="minorHAnsi" w:eastAsia="PMingLiU" w:hAnsiTheme="minorHAnsi" w:cstheme="minorHAnsi"/>
          <w:sz w:val="22"/>
          <w:szCs w:val="22"/>
          <w:lang w:val="en-US" w:eastAsia="zh-TW"/>
        </w:rPr>
      </w:pPr>
    </w:p>
    <w:p w14:paraId="5220F5FF" w14:textId="77777777" w:rsidR="00F51EEE" w:rsidRPr="00D253EF" w:rsidRDefault="00F51EEE">
      <w:pPr>
        <w:rPr>
          <w:rFonts w:asciiTheme="minorHAnsi" w:eastAsia="PMingLiU" w:hAnsiTheme="minorHAnsi" w:cstheme="minorHAnsi"/>
          <w:sz w:val="22"/>
          <w:szCs w:val="22"/>
          <w:lang w:val="en-US" w:eastAsia="zh-TW"/>
        </w:rPr>
      </w:pPr>
      <w:r w:rsidRPr="00D253EF">
        <w:rPr>
          <w:rFonts w:asciiTheme="minorHAnsi" w:eastAsia="PMingLiU" w:hAnsiTheme="minorHAnsi" w:cstheme="minorHAnsi"/>
          <w:sz w:val="22"/>
          <w:szCs w:val="22"/>
          <w:lang w:val="en-US" w:eastAsia="zh-TW"/>
        </w:rPr>
        <w:br w:type="page"/>
      </w:r>
    </w:p>
    <w:p w14:paraId="28E451C5" w14:textId="141F8030"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66380238" w14:textId="78C4D62E"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05DCD6AA" w14:textId="32599BCC" w:rsidR="006779ED" w:rsidRPr="00D253EF" w:rsidRDefault="00F51EEE" w:rsidP="00DB0AEA">
      <w:pPr>
        <w:spacing w:after="240" w:line="360" w:lineRule="auto"/>
        <w:ind w:firstLine="567"/>
        <w:jc w:val="both"/>
        <w:rPr>
          <w:rFonts w:asciiTheme="minorHAnsi" w:eastAsia="PMingLiU" w:hAnsiTheme="minorHAnsi" w:cstheme="minorHAnsi"/>
          <w:sz w:val="22"/>
          <w:szCs w:val="22"/>
          <w:lang w:val="en-US" w:eastAsia="zh-TW"/>
        </w:rPr>
      </w:pPr>
      <w:r w:rsidRPr="00D253EF">
        <w:rPr>
          <w:rFonts w:asciiTheme="minorHAnsi" w:eastAsia="PMingLiU" w:hAnsiTheme="minorHAnsi" w:cstheme="minorHAnsi"/>
          <w:noProof/>
          <w:sz w:val="22"/>
          <w:szCs w:val="22"/>
          <w:lang w:val="en-US" w:eastAsia="zh-TW"/>
        </w:rPr>
        <w:drawing>
          <wp:anchor distT="0" distB="0" distL="114300" distR="114300" simplePos="0" relativeHeight="251772928" behindDoc="1" locked="0" layoutInCell="1" allowOverlap="1" wp14:anchorId="2D600F7A" wp14:editId="55C22A2D">
            <wp:simplePos x="0" y="0"/>
            <wp:positionH relativeFrom="margin">
              <wp:align>right</wp:align>
            </wp:positionH>
            <wp:positionV relativeFrom="paragraph">
              <wp:posOffset>6985</wp:posOffset>
            </wp:positionV>
            <wp:extent cx="5210175" cy="3623945"/>
            <wp:effectExtent l="0" t="0" r="9525" b="14605"/>
            <wp:wrapNone/>
            <wp:docPr id="47" name="Chart 47">
              <a:extLst xmlns:a="http://schemas.openxmlformats.org/drawingml/2006/main">
                <a:ext uri="{FF2B5EF4-FFF2-40B4-BE49-F238E27FC236}">
                  <a16:creationId xmlns:a16="http://schemas.microsoft.com/office/drawing/2014/main" id="{28F5F1C3-4E3C-4BAF-A210-03527A8E7A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3"/>
              </a:graphicData>
            </a:graphic>
            <wp14:sizeRelH relativeFrom="margin">
              <wp14:pctWidth>0</wp14:pctWidth>
            </wp14:sizeRelH>
          </wp:anchor>
        </w:drawing>
      </w:r>
    </w:p>
    <w:p w14:paraId="64579A49" w14:textId="1224F936"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29F4477D" w14:textId="488910D0"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4D56E091" w14:textId="24503783"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1A0626AE" w14:textId="24FFE94B"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08A598B8" w14:textId="5EA2B3A7"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22D2E9AF" w14:textId="522678DE"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28F7AF25" w14:textId="2D4A3428"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29ED8980" w14:textId="12330ED1" w:rsidR="006779ED" w:rsidRPr="00D253EF" w:rsidRDefault="00F51EEE">
      <w:pPr>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76000" behindDoc="1" locked="0" layoutInCell="1" allowOverlap="1" wp14:anchorId="09E626D6" wp14:editId="2B241DE6">
                <wp:simplePos x="0" y="0"/>
                <wp:positionH relativeFrom="margin">
                  <wp:align>right</wp:align>
                </wp:positionH>
                <wp:positionV relativeFrom="paragraph">
                  <wp:posOffset>676718</wp:posOffset>
                </wp:positionV>
                <wp:extent cx="5210175" cy="2475781"/>
                <wp:effectExtent l="0" t="0" r="9525" b="1270"/>
                <wp:wrapNone/>
                <wp:docPr id="51" name="Text Box 51"/>
                <wp:cNvGraphicFramePr/>
                <a:graphic xmlns:a="http://schemas.openxmlformats.org/drawingml/2006/main">
                  <a:graphicData uri="http://schemas.microsoft.com/office/word/2010/wordprocessingShape">
                    <wps:wsp>
                      <wps:cNvSpPr txBox="1"/>
                      <wps:spPr>
                        <a:xfrm>
                          <a:off x="0" y="0"/>
                          <a:ext cx="5210175" cy="2475781"/>
                        </a:xfrm>
                        <a:prstGeom prst="rect">
                          <a:avLst/>
                        </a:prstGeom>
                        <a:solidFill>
                          <a:prstClr val="white"/>
                        </a:solidFill>
                        <a:ln>
                          <a:noFill/>
                        </a:ln>
                      </wps:spPr>
                      <wps:txbx>
                        <w:txbxContent>
                          <w:p w14:paraId="277D401F" w14:textId="24FBC1FD" w:rsidR="00F51EEE" w:rsidRPr="00F51EEE" w:rsidRDefault="00F51EEE" w:rsidP="00E44806">
                            <w:pPr>
                              <w:pStyle w:val="Caption"/>
                              <w:jc w:val="both"/>
                              <w:rPr>
                                <w:rFonts w:asciiTheme="minorHAnsi" w:eastAsia="PMingLiU" w:hAnsiTheme="minorHAnsi" w:cstheme="minorHAnsi"/>
                                <w:b w:val="0"/>
                                <w:bCs w:val="0"/>
                                <w:lang w:val="en-US"/>
                              </w:rPr>
                            </w:pPr>
                            <w:bookmarkStart w:id="263" w:name="_Toc84262634"/>
                            <w:bookmarkStart w:id="264" w:name="_Toc85420511"/>
                            <w:r w:rsidRPr="00F51EE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17</w:t>
                            </w:r>
                            <w:r w:rsidR="001E78D0">
                              <w:rPr>
                                <w:rFonts w:asciiTheme="minorHAnsi" w:hAnsiTheme="minorHAnsi" w:cstheme="minorHAnsi"/>
                                <w:b w:val="0"/>
                                <w:bCs w:val="0"/>
                              </w:rPr>
                              <w:fldChar w:fldCharType="end"/>
                            </w:r>
                            <w:r w:rsidRPr="00F51EEE">
                              <w:rPr>
                                <w:rFonts w:asciiTheme="minorHAnsi" w:hAnsiTheme="minorHAnsi" w:cstheme="minorHAnsi"/>
                                <w:b w:val="0"/>
                                <w:bCs w:val="0"/>
                              </w:rPr>
                              <w:t xml:space="preserve"> Mean daily diurnal relative humidity fluctuation (RH</w:t>
                            </w:r>
                            <w:r w:rsidRPr="00AF5C9D">
                              <w:rPr>
                                <w:rFonts w:asciiTheme="minorHAnsi" w:hAnsiTheme="minorHAnsi" w:cstheme="minorHAnsi"/>
                                <w:b w:val="0"/>
                                <w:bCs w:val="0"/>
                                <w:vertAlign w:val="subscript"/>
                              </w:rPr>
                              <w:t>fluc</w:t>
                            </w:r>
                            <w:r w:rsidRPr="00F51EEE">
                              <w:rPr>
                                <w:rFonts w:asciiTheme="minorHAnsi" w:hAnsiTheme="minorHAnsi" w:cstheme="minorHAnsi"/>
                                <w:b w:val="0"/>
                                <w:bCs w:val="0"/>
                              </w:rPr>
                              <w:t>) difference between each roost and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00FF3E9D">
                              <w:rPr>
                                <w:rFonts w:asciiTheme="minorHAnsi" w:hAnsiTheme="minorHAnsi" w:cstheme="minorHAnsi"/>
                                <w:b w:val="0"/>
                                <w:bCs w:val="0"/>
                              </w:rPr>
                              <w:t>%</w:t>
                            </w:r>
                            <w:r w:rsidRPr="00F51EEE">
                              <w:rPr>
                                <w:rFonts w:asciiTheme="minorHAnsi" w:hAnsiTheme="minorHAnsi" w:cstheme="minorHAnsi"/>
                                <w:b w:val="0"/>
                                <w:bCs w:val="0"/>
                              </w:rPr>
                              <w:t xml:space="preserve"> margin. Error bars showed the standard deviation of the mean difference between each roost and tunnel external and internal ambient relative humidities. The differences were calculated using roosts minus external or tunnel ambient temperatures. The mean daily diurnal relative humidity fluctuation between roosts and external showed the largest differences and varied the most. All three </w:t>
                            </w:r>
                            <w:r w:rsidRPr="00226FEB">
                              <w:rPr>
                                <w:rFonts w:asciiTheme="minorHAnsi" w:hAnsiTheme="minorHAnsi" w:cstheme="minorHAnsi"/>
                                <w:b w:val="0"/>
                                <w:bCs w:val="0"/>
                                <w:i/>
                                <w:iCs/>
                              </w:rPr>
                              <w:t>M. macropus</w:t>
                            </w:r>
                            <w:r w:rsidRPr="00F51EEE">
                              <w:rPr>
                                <w:rFonts w:asciiTheme="minorHAnsi" w:hAnsiTheme="minorHAnsi" w:cstheme="minorHAnsi"/>
                                <w:b w:val="0"/>
                                <w:bCs w:val="0"/>
                              </w:rPr>
                              <w:t xml:space="preserve"> roosts showed lower diurnal relative humidity fluctuations than tunnel ambients in each zone. Both M. australis and </w:t>
                            </w:r>
                            <w:r w:rsidRPr="00226FEB">
                              <w:rPr>
                                <w:rFonts w:asciiTheme="minorHAnsi" w:hAnsiTheme="minorHAnsi" w:cstheme="minorHAnsi"/>
                                <w:b w:val="0"/>
                                <w:bCs w:val="0"/>
                                <w:i/>
                                <w:iCs/>
                              </w:rPr>
                              <w:t>R. megaphyllus</w:t>
                            </w:r>
                            <w:r w:rsidRPr="00F51EEE">
                              <w:rPr>
                                <w:rFonts w:asciiTheme="minorHAnsi" w:hAnsiTheme="minorHAnsi" w:cstheme="minorHAnsi"/>
                                <w:b w:val="0"/>
                                <w:bCs w:val="0"/>
                              </w:rPr>
                              <w:t xml:space="preserve"> roosts showed little differences to the tunnel ambient in each zone.</w:t>
                            </w:r>
                            <w:bookmarkEnd w:id="263"/>
                            <w:bookmarkEnd w:id="264"/>
                          </w:p>
                          <w:p w14:paraId="0B119F43" w14:textId="77777777" w:rsidR="00C526FE" w:rsidRDefault="00C526FE"/>
                          <w:p w14:paraId="392F5F4A" w14:textId="507E5948" w:rsidR="00F51EEE" w:rsidRPr="00F51EEE" w:rsidRDefault="00F51EEE" w:rsidP="00E44806">
                            <w:pPr>
                              <w:pStyle w:val="Caption"/>
                              <w:jc w:val="both"/>
                              <w:rPr>
                                <w:rFonts w:asciiTheme="minorHAnsi" w:eastAsia="PMingLiU" w:hAnsiTheme="minorHAnsi" w:cstheme="minorHAnsi"/>
                                <w:b w:val="0"/>
                                <w:bCs w:val="0"/>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E626D6" id="Text Box 51" o:spid="_x0000_s1067" type="#_x0000_t202" style="position:absolute;margin-left:359.05pt;margin-top:53.3pt;width:410.25pt;height:194.95pt;z-index:-2515404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" stroked="f">
                <v:textbox inset="0,0,0,0">
                  <w:txbxContent>
                    <w:p w14:paraId="277D401F" w14:textId="24FBC1FD" w:rsidR="00F51EEE" w:rsidRPr="00F51EEE" w:rsidRDefault="00F51EEE" w:rsidP="00E44806">
                      <w:pPr>
                        <w:pStyle w:val="Caption"/>
                        <w:jc w:val="both"/>
                        <w:rPr>
                          <w:rFonts w:asciiTheme="minorHAnsi" w:eastAsia="PMingLiU" w:hAnsiTheme="minorHAnsi" w:cstheme="minorHAnsi"/>
                          <w:b w:val="0"/>
                          <w:bCs w:val="0"/>
                          <w:lang w:val="en-US"/>
                        </w:rPr>
                      </w:pPr>
                      <w:bookmarkStart w:id="265" w:name="_Toc84262634"/>
                      <w:bookmarkStart w:id="266" w:name="_Toc85420511"/>
                      <w:r w:rsidRPr="00F51EE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17</w:t>
                      </w:r>
                      <w:r w:rsidR="001E78D0">
                        <w:rPr>
                          <w:rFonts w:asciiTheme="minorHAnsi" w:hAnsiTheme="minorHAnsi" w:cstheme="minorHAnsi"/>
                          <w:b w:val="0"/>
                          <w:bCs w:val="0"/>
                        </w:rPr>
                        <w:fldChar w:fldCharType="end"/>
                      </w:r>
                      <w:r w:rsidRPr="00F51EEE">
                        <w:rPr>
                          <w:rFonts w:asciiTheme="minorHAnsi" w:hAnsiTheme="minorHAnsi" w:cstheme="minorHAnsi"/>
                          <w:b w:val="0"/>
                          <w:bCs w:val="0"/>
                        </w:rPr>
                        <w:t xml:space="preserve"> Mean daily diurnal relative humidity fluctuation (RH</w:t>
                      </w:r>
                      <w:r w:rsidRPr="00AF5C9D">
                        <w:rPr>
                          <w:rFonts w:asciiTheme="minorHAnsi" w:hAnsiTheme="minorHAnsi" w:cstheme="minorHAnsi"/>
                          <w:b w:val="0"/>
                          <w:bCs w:val="0"/>
                          <w:vertAlign w:val="subscript"/>
                        </w:rPr>
                        <w:t>fluc</w:t>
                      </w:r>
                      <w:r w:rsidRPr="00F51EEE">
                        <w:rPr>
                          <w:rFonts w:asciiTheme="minorHAnsi" w:hAnsiTheme="minorHAnsi" w:cstheme="minorHAnsi"/>
                          <w:b w:val="0"/>
                          <w:bCs w:val="0"/>
                        </w:rPr>
                        <w:t>) difference between each roost and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00FF3E9D">
                        <w:rPr>
                          <w:rFonts w:asciiTheme="minorHAnsi" w:hAnsiTheme="minorHAnsi" w:cstheme="minorHAnsi"/>
                          <w:b w:val="0"/>
                          <w:bCs w:val="0"/>
                        </w:rPr>
                        <w:t>%</w:t>
                      </w:r>
                      <w:r w:rsidRPr="00F51EEE">
                        <w:rPr>
                          <w:rFonts w:asciiTheme="minorHAnsi" w:hAnsiTheme="minorHAnsi" w:cstheme="minorHAnsi"/>
                          <w:b w:val="0"/>
                          <w:bCs w:val="0"/>
                        </w:rPr>
                        <w:t xml:space="preserve"> margin. Error bars showed the standard deviation of the mean difference between each roost and tunnel external and internal ambient relative humidities. The differences were calculated using roosts minus external or tunnel ambient temperatures. The mean daily diurnal relative humidity fluctuation between roosts and external showed the largest differences and varied the most. All three </w:t>
                      </w:r>
                      <w:r w:rsidRPr="00226FEB">
                        <w:rPr>
                          <w:rFonts w:asciiTheme="minorHAnsi" w:hAnsiTheme="minorHAnsi" w:cstheme="minorHAnsi"/>
                          <w:b w:val="0"/>
                          <w:bCs w:val="0"/>
                          <w:i/>
                          <w:iCs/>
                        </w:rPr>
                        <w:t>M. macropus</w:t>
                      </w:r>
                      <w:r w:rsidRPr="00F51EEE">
                        <w:rPr>
                          <w:rFonts w:asciiTheme="minorHAnsi" w:hAnsiTheme="minorHAnsi" w:cstheme="minorHAnsi"/>
                          <w:b w:val="0"/>
                          <w:bCs w:val="0"/>
                        </w:rPr>
                        <w:t xml:space="preserve"> roosts showed lower diurnal relative humidity fluctuations than tunnel ambients in each zone. Both M. australis and </w:t>
                      </w:r>
                      <w:r w:rsidRPr="00226FEB">
                        <w:rPr>
                          <w:rFonts w:asciiTheme="minorHAnsi" w:hAnsiTheme="minorHAnsi" w:cstheme="minorHAnsi"/>
                          <w:b w:val="0"/>
                          <w:bCs w:val="0"/>
                          <w:i/>
                          <w:iCs/>
                        </w:rPr>
                        <w:t>R. megaphyllus</w:t>
                      </w:r>
                      <w:r w:rsidRPr="00F51EEE">
                        <w:rPr>
                          <w:rFonts w:asciiTheme="minorHAnsi" w:hAnsiTheme="minorHAnsi" w:cstheme="minorHAnsi"/>
                          <w:b w:val="0"/>
                          <w:bCs w:val="0"/>
                        </w:rPr>
                        <w:t xml:space="preserve"> roosts showed little differences to the tunnel ambient in each zone.</w:t>
                      </w:r>
                      <w:bookmarkEnd w:id="265"/>
                      <w:bookmarkEnd w:id="266"/>
                    </w:p>
                    <w:p w14:paraId="0B119F43" w14:textId="77777777" w:rsidR="00C526FE" w:rsidRDefault="00C526FE"/>
                    <w:p w14:paraId="392F5F4A" w14:textId="507E5948" w:rsidR="00F51EEE" w:rsidRPr="00F51EEE" w:rsidRDefault="00F51EEE" w:rsidP="00E44806">
                      <w:pPr>
                        <w:pStyle w:val="Caption"/>
                        <w:jc w:val="both"/>
                        <w:rPr>
                          <w:rFonts w:asciiTheme="minorHAnsi" w:eastAsia="PMingLiU" w:hAnsiTheme="minorHAnsi" w:cstheme="minorHAnsi"/>
                          <w:b w:val="0"/>
                          <w:bCs w:val="0"/>
                          <w:lang w:val="en-US"/>
                        </w:rPr>
                      </w:pPr>
                    </w:p>
                  </w:txbxContent>
                </v:textbox>
                <w10:wrap anchorx="margin"/>
              </v:shape>
            </w:pict>
          </mc:Fallback>
        </mc:AlternateContent>
      </w:r>
      <w:r w:rsidR="006779ED" w:rsidRPr="00D253EF">
        <w:rPr>
          <w:rFonts w:asciiTheme="minorHAnsi" w:eastAsia="PMingLiU" w:hAnsiTheme="minorHAnsi" w:cstheme="minorHAnsi"/>
          <w:sz w:val="22"/>
          <w:szCs w:val="22"/>
          <w:lang w:val="en-US" w:eastAsia="zh-TW"/>
        </w:rPr>
        <w:br w:type="page"/>
      </w:r>
    </w:p>
    <w:p w14:paraId="44215AAB" w14:textId="2D943A35" w:rsidR="006779ED" w:rsidRPr="00DB0AEA"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0495CE25" w14:textId="0D8D0D24" w:rsidR="00483D6C" w:rsidRPr="00D253EF" w:rsidRDefault="00483D6C">
      <w:pPr>
        <w:rPr>
          <w:rFonts w:asciiTheme="minorHAnsi" w:hAnsiTheme="minorHAnsi" w:cstheme="minorHAnsi"/>
          <w:lang w:val="en-US"/>
        </w:rPr>
      </w:pPr>
    </w:p>
    <w:p w14:paraId="278F4F91" w14:textId="773DC7CF" w:rsidR="00483D6C" w:rsidRPr="00D253EF" w:rsidRDefault="00E9310D" w:rsidP="00D81B4C">
      <w:pPr>
        <w:rPr>
          <w:rFonts w:asciiTheme="minorHAnsi" w:hAnsiTheme="minorHAnsi" w:cstheme="minorHAnsi"/>
        </w:rPr>
      </w:pPr>
      <w:r w:rsidRPr="00D253EF">
        <w:rPr>
          <w:rFonts w:asciiTheme="minorHAnsi" w:eastAsia="PMingLiU" w:hAnsiTheme="minorHAnsi" w:cstheme="minorHAnsi"/>
          <w:noProof/>
          <w:sz w:val="22"/>
          <w:szCs w:val="22"/>
          <w:lang w:val="en-US" w:eastAsia="zh-TW"/>
        </w:rPr>
        <w:drawing>
          <wp:anchor distT="0" distB="0" distL="114300" distR="114300" simplePos="0" relativeHeight="251773952" behindDoc="1" locked="0" layoutInCell="1" allowOverlap="1" wp14:anchorId="4F074D6C" wp14:editId="602B5E9B">
            <wp:simplePos x="0" y="0"/>
            <wp:positionH relativeFrom="margin">
              <wp:posOffset>635</wp:posOffset>
            </wp:positionH>
            <wp:positionV relativeFrom="paragraph">
              <wp:posOffset>11430</wp:posOffset>
            </wp:positionV>
            <wp:extent cx="5210175" cy="3409950"/>
            <wp:effectExtent l="0" t="0" r="9525" b="0"/>
            <wp:wrapNone/>
            <wp:docPr id="50" name="Chart 50">
              <a:extLst xmlns:a="http://schemas.openxmlformats.org/drawingml/2006/main">
                <a:ext uri="{FF2B5EF4-FFF2-40B4-BE49-F238E27FC236}">
                  <a16:creationId xmlns:a16="http://schemas.microsoft.com/office/drawing/2014/main" id="{B01EC036-39CD-4294-89D2-EF17A30519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4"/>
              </a:graphicData>
            </a:graphic>
            <wp14:sizeRelH relativeFrom="margin">
              <wp14:pctWidth>0</wp14:pctWidth>
            </wp14:sizeRelH>
            <wp14:sizeRelV relativeFrom="margin">
              <wp14:pctHeight>0</wp14:pctHeight>
            </wp14:sizeRelV>
          </wp:anchor>
        </w:drawing>
      </w:r>
    </w:p>
    <w:p w14:paraId="42384A53" w14:textId="77777777" w:rsidR="00002C7F" w:rsidRPr="00D253EF" w:rsidRDefault="00002C7F" w:rsidP="00D81B4C">
      <w:pPr>
        <w:rPr>
          <w:rFonts w:asciiTheme="minorHAnsi" w:hAnsiTheme="minorHAnsi" w:cstheme="minorHAnsi"/>
        </w:rPr>
      </w:pPr>
    </w:p>
    <w:p w14:paraId="2C876122" w14:textId="77777777" w:rsidR="00002C7F" w:rsidRPr="00D253EF" w:rsidRDefault="00002C7F" w:rsidP="00D81B4C">
      <w:pPr>
        <w:rPr>
          <w:rFonts w:asciiTheme="minorHAnsi" w:hAnsiTheme="minorHAnsi" w:cstheme="minorHAnsi"/>
        </w:rPr>
      </w:pPr>
    </w:p>
    <w:p w14:paraId="6F10D445" w14:textId="77777777" w:rsidR="00002C7F" w:rsidRPr="00D253EF" w:rsidRDefault="00002C7F" w:rsidP="00D81B4C">
      <w:pPr>
        <w:rPr>
          <w:rFonts w:asciiTheme="minorHAnsi" w:hAnsiTheme="minorHAnsi" w:cstheme="minorHAnsi"/>
        </w:rPr>
      </w:pPr>
    </w:p>
    <w:p w14:paraId="396381C9" w14:textId="77777777" w:rsidR="00002C7F" w:rsidRPr="00D253EF" w:rsidRDefault="00002C7F" w:rsidP="00D81B4C">
      <w:pPr>
        <w:rPr>
          <w:rFonts w:asciiTheme="minorHAnsi" w:hAnsiTheme="minorHAnsi" w:cstheme="minorHAnsi"/>
        </w:rPr>
      </w:pPr>
    </w:p>
    <w:p w14:paraId="093F39D4" w14:textId="77777777" w:rsidR="00002C7F" w:rsidRPr="00D253EF" w:rsidRDefault="00002C7F" w:rsidP="00D81B4C">
      <w:pPr>
        <w:rPr>
          <w:rFonts w:asciiTheme="minorHAnsi" w:hAnsiTheme="minorHAnsi" w:cstheme="minorHAnsi"/>
        </w:rPr>
      </w:pPr>
    </w:p>
    <w:p w14:paraId="0B0CFFD7" w14:textId="77777777" w:rsidR="00002C7F" w:rsidRPr="00D253EF" w:rsidRDefault="00002C7F" w:rsidP="00D81B4C">
      <w:pPr>
        <w:rPr>
          <w:rFonts w:asciiTheme="minorHAnsi" w:hAnsiTheme="minorHAnsi" w:cstheme="minorHAnsi"/>
        </w:rPr>
      </w:pPr>
    </w:p>
    <w:p w14:paraId="621A7AF0" w14:textId="77777777" w:rsidR="00002C7F" w:rsidRPr="00D253EF" w:rsidRDefault="00002C7F" w:rsidP="00D81B4C">
      <w:pPr>
        <w:rPr>
          <w:rFonts w:asciiTheme="minorHAnsi" w:hAnsiTheme="minorHAnsi" w:cstheme="minorHAnsi"/>
        </w:rPr>
      </w:pPr>
    </w:p>
    <w:p w14:paraId="78346D3E" w14:textId="77777777" w:rsidR="00002C7F" w:rsidRPr="00D253EF" w:rsidRDefault="00002C7F" w:rsidP="00D81B4C">
      <w:pPr>
        <w:rPr>
          <w:rFonts w:asciiTheme="minorHAnsi" w:hAnsiTheme="minorHAnsi" w:cstheme="minorHAnsi"/>
        </w:rPr>
      </w:pPr>
    </w:p>
    <w:p w14:paraId="1B6750E4" w14:textId="77777777" w:rsidR="00002C7F" w:rsidRPr="00D253EF" w:rsidRDefault="00002C7F" w:rsidP="00D81B4C">
      <w:pPr>
        <w:rPr>
          <w:rFonts w:asciiTheme="minorHAnsi" w:hAnsiTheme="minorHAnsi" w:cstheme="minorHAnsi"/>
        </w:rPr>
      </w:pPr>
    </w:p>
    <w:p w14:paraId="26670744" w14:textId="77777777" w:rsidR="00002C7F" w:rsidRPr="00D253EF" w:rsidRDefault="00002C7F" w:rsidP="00D81B4C">
      <w:pPr>
        <w:rPr>
          <w:rFonts w:asciiTheme="minorHAnsi" w:hAnsiTheme="minorHAnsi" w:cstheme="minorHAnsi"/>
        </w:rPr>
      </w:pPr>
    </w:p>
    <w:p w14:paraId="78E73F74" w14:textId="77777777" w:rsidR="00002C7F" w:rsidRPr="00D253EF" w:rsidRDefault="00002C7F" w:rsidP="00D81B4C">
      <w:pPr>
        <w:rPr>
          <w:rFonts w:asciiTheme="minorHAnsi" w:hAnsiTheme="minorHAnsi" w:cstheme="minorHAnsi"/>
        </w:rPr>
      </w:pPr>
    </w:p>
    <w:p w14:paraId="4764A29C" w14:textId="77777777" w:rsidR="00002C7F" w:rsidRPr="00D253EF" w:rsidRDefault="00002C7F" w:rsidP="00D81B4C">
      <w:pPr>
        <w:rPr>
          <w:rFonts w:asciiTheme="minorHAnsi" w:hAnsiTheme="minorHAnsi" w:cstheme="minorHAnsi"/>
        </w:rPr>
      </w:pPr>
    </w:p>
    <w:p w14:paraId="395E884F" w14:textId="77777777" w:rsidR="00002C7F" w:rsidRPr="00D253EF" w:rsidRDefault="00002C7F" w:rsidP="00D81B4C">
      <w:pPr>
        <w:rPr>
          <w:rFonts w:asciiTheme="minorHAnsi" w:hAnsiTheme="minorHAnsi" w:cstheme="minorHAnsi"/>
        </w:rPr>
      </w:pPr>
    </w:p>
    <w:p w14:paraId="3CD705CB" w14:textId="77777777" w:rsidR="00002C7F" w:rsidRPr="00D253EF" w:rsidRDefault="00002C7F" w:rsidP="00D81B4C">
      <w:pPr>
        <w:rPr>
          <w:rFonts w:asciiTheme="minorHAnsi" w:hAnsiTheme="minorHAnsi" w:cstheme="minorHAnsi"/>
        </w:rPr>
      </w:pPr>
    </w:p>
    <w:p w14:paraId="5AA5D176" w14:textId="77777777" w:rsidR="00002C7F" w:rsidRPr="00D253EF" w:rsidRDefault="00002C7F" w:rsidP="00D81B4C">
      <w:pPr>
        <w:rPr>
          <w:rFonts w:asciiTheme="minorHAnsi" w:hAnsiTheme="minorHAnsi" w:cstheme="minorHAnsi"/>
        </w:rPr>
      </w:pPr>
    </w:p>
    <w:p w14:paraId="274BA61C" w14:textId="77777777" w:rsidR="00002C7F" w:rsidRPr="00D253EF" w:rsidRDefault="00002C7F" w:rsidP="00D81B4C">
      <w:pPr>
        <w:rPr>
          <w:rFonts w:asciiTheme="minorHAnsi" w:hAnsiTheme="minorHAnsi" w:cstheme="minorHAnsi"/>
        </w:rPr>
      </w:pPr>
    </w:p>
    <w:p w14:paraId="00A77411" w14:textId="77777777" w:rsidR="00002C7F" w:rsidRPr="00D253EF" w:rsidRDefault="00002C7F" w:rsidP="00D81B4C">
      <w:pPr>
        <w:rPr>
          <w:rFonts w:asciiTheme="minorHAnsi" w:hAnsiTheme="minorHAnsi" w:cstheme="minorHAnsi"/>
        </w:rPr>
      </w:pPr>
    </w:p>
    <w:p w14:paraId="748E309C" w14:textId="3B9F8413" w:rsidR="00002C7F" w:rsidRPr="00D253EF" w:rsidRDefault="00002C7F" w:rsidP="00D81B4C">
      <w:pPr>
        <w:rPr>
          <w:rFonts w:asciiTheme="minorHAnsi" w:hAnsiTheme="minorHAnsi" w:cstheme="minorHAnsi"/>
        </w:rPr>
      </w:pPr>
    </w:p>
    <w:p w14:paraId="761633BC" w14:textId="0B066DD1" w:rsidR="00002C7F" w:rsidRPr="00D253EF" w:rsidRDefault="00002C7F" w:rsidP="00D81B4C">
      <w:pPr>
        <w:rPr>
          <w:rFonts w:asciiTheme="minorHAnsi" w:hAnsiTheme="minorHAnsi" w:cstheme="minorHAnsi"/>
        </w:rPr>
      </w:pPr>
    </w:p>
    <w:p w14:paraId="67AD9D22" w14:textId="10AF9DBB" w:rsidR="00002C7F" w:rsidRPr="00D253EF" w:rsidRDefault="00E9310D" w:rsidP="00D81B4C">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78048" behindDoc="1" locked="0" layoutInCell="1" allowOverlap="1" wp14:anchorId="27E4DD0D" wp14:editId="79527128">
                <wp:simplePos x="0" y="0"/>
                <wp:positionH relativeFrom="margin">
                  <wp:align>left</wp:align>
                </wp:positionH>
                <wp:positionV relativeFrom="paragraph">
                  <wp:posOffset>69215</wp:posOffset>
                </wp:positionV>
                <wp:extent cx="5210175" cy="2389517"/>
                <wp:effectExtent l="0" t="0" r="9525" b="0"/>
                <wp:wrapNone/>
                <wp:docPr id="59" name="Text Box 59"/>
                <wp:cNvGraphicFramePr/>
                <a:graphic xmlns:a="http://schemas.openxmlformats.org/drawingml/2006/main">
                  <a:graphicData uri="http://schemas.microsoft.com/office/word/2010/wordprocessingShape">
                    <wps:wsp>
                      <wps:cNvSpPr txBox="1"/>
                      <wps:spPr>
                        <a:xfrm>
                          <a:off x="0" y="0"/>
                          <a:ext cx="5210175" cy="2389517"/>
                        </a:xfrm>
                        <a:prstGeom prst="rect">
                          <a:avLst/>
                        </a:prstGeom>
                        <a:solidFill>
                          <a:prstClr val="white"/>
                        </a:solidFill>
                        <a:ln>
                          <a:noFill/>
                        </a:ln>
                      </wps:spPr>
                      <wps:txbx>
                        <w:txbxContent>
                          <w:p w14:paraId="0ADCEDF8" w14:textId="71557B76" w:rsidR="00D875AF" w:rsidRPr="007E16E5" w:rsidRDefault="00D875AF" w:rsidP="00E44806">
                            <w:pPr>
                              <w:pStyle w:val="Caption"/>
                              <w:jc w:val="both"/>
                              <w:rPr>
                                <w:rFonts w:asciiTheme="minorHAnsi" w:eastAsia="PMingLiU" w:hAnsiTheme="minorHAnsi" w:cstheme="minorHAnsi"/>
                                <w:b w:val="0"/>
                                <w:bCs w:val="0"/>
                                <w:lang w:val="en-US"/>
                              </w:rPr>
                            </w:pPr>
                            <w:bookmarkStart w:id="267" w:name="_Toc84262636"/>
                            <w:bookmarkStart w:id="268" w:name="_Toc85420512"/>
                            <w:r w:rsidRPr="007E16E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18</w:t>
                            </w:r>
                            <w:r w:rsidR="001E78D0">
                              <w:rPr>
                                <w:rFonts w:asciiTheme="minorHAnsi" w:hAnsiTheme="minorHAnsi" w:cstheme="minorHAnsi"/>
                                <w:b w:val="0"/>
                                <w:bCs w:val="0"/>
                              </w:rPr>
                              <w:fldChar w:fldCharType="end"/>
                            </w:r>
                            <w:r w:rsidR="007E16E5" w:rsidRPr="007E16E5">
                              <w:rPr>
                                <w:rFonts w:asciiTheme="minorHAnsi" w:hAnsiTheme="minorHAnsi" w:cstheme="minorHAnsi"/>
                                <w:b w:val="0"/>
                                <w:bCs w:val="0"/>
                              </w:rPr>
                              <w:t xml:space="preserve"> Mean daily diurnal relative humidity fluctuation (RH</w:t>
                            </w:r>
                            <w:r w:rsidR="007E16E5" w:rsidRPr="00753B6E">
                              <w:rPr>
                                <w:rFonts w:asciiTheme="minorHAnsi" w:hAnsiTheme="minorHAnsi" w:cstheme="minorHAnsi"/>
                                <w:b w:val="0"/>
                                <w:bCs w:val="0"/>
                                <w:vertAlign w:val="subscript"/>
                              </w:rPr>
                              <w:t>fluc</w:t>
                            </w:r>
                            <w:r w:rsidR="007E16E5" w:rsidRPr="007E16E5">
                              <w:rPr>
                                <w:rFonts w:asciiTheme="minorHAnsi" w:hAnsiTheme="minorHAnsi" w:cstheme="minorHAnsi"/>
                                <w:b w:val="0"/>
                                <w:bCs w:val="0"/>
                              </w:rPr>
                              <w:t>) difference between each roost and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00753B6E">
                              <w:rPr>
                                <w:rFonts w:asciiTheme="minorHAnsi" w:hAnsiTheme="minorHAnsi" w:cstheme="minorHAnsi"/>
                                <w:b w:val="0"/>
                                <w:bCs w:val="0"/>
                              </w:rPr>
                              <w:t>%</w:t>
                            </w:r>
                            <w:r w:rsidR="00B2286A">
                              <w:rPr>
                                <w:rFonts w:asciiTheme="minorHAnsi" w:hAnsiTheme="minorHAnsi" w:cstheme="minorHAnsi"/>
                                <w:b w:val="0"/>
                                <w:bCs w:val="0"/>
                              </w:rPr>
                              <w:t xml:space="preserve"> </w:t>
                            </w:r>
                            <w:r w:rsidR="007E16E5" w:rsidRPr="007E16E5">
                              <w:rPr>
                                <w:rFonts w:asciiTheme="minorHAnsi" w:hAnsiTheme="minorHAnsi" w:cstheme="minorHAnsi"/>
                                <w:b w:val="0"/>
                                <w:bCs w:val="0"/>
                              </w:rPr>
                              <w:t xml:space="preserve">margin. Error bars showed the standard deviation of the mean difference between each roost and tunnel external and internal ambient relative humidities. The differences were calculated using roosts minus external or tunnel ambient temperatures. The daily diurnal relative humidity fluctuation between each roost to external has the biggest differences and varied the most comparing with difference to the tunnel ambient in each zone. All three </w:t>
                            </w:r>
                            <w:r w:rsidR="007E16E5" w:rsidRPr="002A09CF">
                              <w:rPr>
                                <w:rFonts w:asciiTheme="minorHAnsi" w:hAnsiTheme="minorHAnsi" w:cstheme="minorHAnsi"/>
                                <w:b w:val="0"/>
                                <w:bCs w:val="0"/>
                                <w:i/>
                                <w:iCs/>
                              </w:rPr>
                              <w:t>M. macropus</w:t>
                            </w:r>
                            <w:r w:rsidR="007E16E5" w:rsidRPr="007E16E5">
                              <w:rPr>
                                <w:rFonts w:asciiTheme="minorHAnsi" w:hAnsiTheme="minorHAnsi" w:cstheme="minorHAnsi"/>
                                <w:b w:val="0"/>
                                <w:bCs w:val="0"/>
                              </w:rPr>
                              <w:t xml:space="preserve"> roosts showed lower diurnal relative humidity fluctuations than the tunnel ambient in each zone. Both </w:t>
                            </w:r>
                            <w:r w:rsidR="007E16E5" w:rsidRPr="00497989">
                              <w:rPr>
                                <w:rFonts w:asciiTheme="minorHAnsi" w:hAnsiTheme="minorHAnsi" w:cstheme="minorHAnsi"/>
                                <w:b w:val="0"/>
                                <w:bCs w:val="0"/>
                                <w:i/>
                                <w:iCs/>
                              </w:rPr>
                              <w:t>M. australis</w:t>
                            </w:r>
                            <w:r w:rsidR="007E16E5" w:rsidRPr="007E16E5">
                              <w:rPr>
                                <w:rFonts w:asciiTheme="minorHAnsi" w:hAnsiTheme="minorHAnsi" w:cstheme="minorHAnsi"/>
                                <w:b w:val="0"/>
                                <w:bCs w:val="0"/>
                              </w:rPr>
                              <w:t xml:space="preserve"> and </w:t>
                            </w:r>
                            <w:r w:rsidR="007E16E5" w:rsidRPr="002A09CF">
                              <w:rPr>
                                <w:rFonts w:asciiTheme="minorHAnsi" w:hAnsiTheme="minorHAnsi" w:cstheme="minorHAnsi"/>
                                <w:b w:val="0"/>
                                <w:bCs w:val="0"/>
                                <w:i/>
                                <w:iCs/>
                              </w:rPr>
                              <w:t>R. megaphyllus</w:t>
                            </w:r>
                            <w:r w:rsidR="007E16E5" w:rsidRPr="007E16E5">
                              <w:rPr>
                                <w:rFonts w:asciiTheme="minorHAnsi" w:hAnsiTheme="minorHAnsi" w:cstheme="minorHAnsi"/>
                                <w:b w:val="0"/>
                                <w:bCs w:val="0"/>
                              </w:rPr>
                              <w:t xml:space="preserve"> roosts showed higher relative humidity fluctuations tunnel ambient in each zone.</w:t>
                            </w:r>
                            <w:bookmarkEnd w:id="267"/>
                            <w:bookmarkEnd w:id="268"/>
                          </w:p>
                          <w:p w14:paraId="58A2076D" w14:textId="77777777" w:rsidR="00C526FE" w:rsidRDefault="00C526FE"/>
                          <w:p w14:paraId="2EB810D5" w14:textId="2968AE5F" w:rsidR="00D875AF" w:rsidRPr="007E16E5" w:rsidRDefault="00D875AF" w:rsidP="00E44806">
                            <w:pPr>
                              <w:pStyle w:val="Caption"/>
                              <w:jc w:val="both"/>
                              <w:rPr>
                                <w:rFonts w:asciiTheme="minorHAnsi" w:eastAsia="PMingLiU" w:hAnsiTheme="minorHAnsi" w:cstheme="minorHAnsi"/>
                                <w:b w:val="0"/>
                                <w:bCs w:val="0"/>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E4DD0D" id="Text Box 59" o:spid="_x0000_s1068" type="#_x0000_t202" style="position:absolute;margin-left:0;margin-top:5.45pt;width:410.25pt;height:188.15pt;z-index:-251538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" stroked="f">
                <v:textbox inset="0,0,0,0">
                  <w:txbxContent>
                    <w:p w14:paraId="0ADCEDF8" w14:textId="71557B76" w:rsidR="00D875AF" w:rsidRPr="007E16E5" w:rsidRDefault="00D875AF" w:rsidP="00E44806">
                      <w:pPr>
                        <w:pStyle w:val="Caption"/>
                        <w:jc w:val="both"/>
                        <w:rPr>
                          <w:rFonts w:asciiTheme="minorHAnsi" w:eastAsia="PMingLiU" w:hAnsiTheme="minorHAnsi" w:cstheme="minorHAnsi"/>
                          <w:b w:val="0"/>
                          <w:bCs w:val="0"/>
                          <w:lang w:val="en-US"/>
                        </w:rPr>
                      </w:pPr>
                      <w:bookmarkStart w:id="269" w:name="_Toc84262636"/>
                      <w:bookmarkStart w:id="270" w:name="_Toc85420512"/>
                      <w:r w:rsidRPr="007E16E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18</w:t>
                      </w:r>
                      <w:r w:rsidR="001E78D0">
                        <w:rPr>
                          <w:rFonts w:asciiTheme="minorHAnsi" w:hAnsiTheme="minorHAnsi" w:cstheme="minorHAnsi"/>
                          <w:b w:val="0"/>
                          <w:bCs w:val="0"/>
                        </w:rPr>
                        <w:fldChar w:fldCharType="end"/>
                      </w:r>
                      <w:r w:rsidR="007E16E5" w:rsidRPr="007E16E5">
                        <w:rPr>
                          <w:rFonts w:asciiTheme="minorHAnsi" w:hAnsiTheme="minorHAnsi" w:cstheme="minorHAnsi"/>
                          <w:b w:val="0"/>
                          <w:bCs w:val="0"/>
                        </w:rPr>
                        <w:t xml:space="preserve"> Mean daily diurnal relative humidity fluctuation (RH</w:t>
                      </w:r>
                      <w:r w:rsidR="007E16E5" w:rsidRPr="00753B6E">
                        <w:rPr>
                          <w:rFonts w:asciiTheme="minorHAnsi" w:hAnsiTheme="minorHAnsi" w:cstheme="minorHAnsi"/>
                          <w:b w:val="0"/>
                          <w:bCs w:val="0"/>
                          <w:vertAlign w:val="subscript"/>
                        </w:rPr>
                        <w:t>fluc</w:t>
                      </w:r>
                      <w:r w:rsidR="007E16E5" w:rsidRPr="007E16E5">
                        <w:rPr>
                          <w:rFonts w:asciiTheme="minorHAnsi" w:hAnsiTheme="minorHAnsi" w:cstheme="minorHAnsi"/>
                          <w:b w:val="0"/>
                          <w:bCs w:val="0"/>
                        </w:rPr>
                        <w:t>) difference between each roost and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00753B6E">
                        <w:rPr>
                          <w:rFonts w:asciiTheme="minorHAnsi" w:hAnsiTheme="minorHAnsi" w:cstheme="minorHAnsi"/>
                          <w:b w:val="0"/>
                          <w:bCs w:val="0"/>
                        </w:rPr>
                        <w:t>%</w:t>
                      </w:r>
                      <w:r w:rsidR="00B2286A">
                        <w:rPr>
                          <w:rFonts w:asciiTheme="minorHAnsi" w:hAnsiTheme="minorHAnsi" w:cstheme="minorHAnsi"/>
                          <w:b w:val="0"/>
                          <w:bCs w:val="0"/>
                        </w:rPr>
                        <w:t xml:space="preserve"> </w:t>
                      </w:r>
                      <w:r w:rsidR="007E16E5" w:rsidRPr="007E16E5">
                        <w:rPr>
                          <w:rFonts w:asciiTheme="minorHAnsi" w:hAnsiTheme="minorHAnsi" w:cstheme="minorHAnsi"/>
                          <w:b w:val="0"/>
                          <w:bCs w:val="0"/>
                        </w:rPr>
                        <w:t xml:space="preserve">margin. Error bars showed the standard deviation of the mean difference between each roost and tunnel external and internal ambient relative humidities. The differences were calculated using roosts minus external or tunnel ambient temperatures. The daily diurnal relative humidity fluctuation between each roost to external has the biggest differences and varied the most comparing with difference to the tunnel ambient in each zone. All three </w:t>
                      </w:r>
                      <w:r w:rsidR="007E16E5" w:rsidRPr="002A09CF">
                        <w:rPr>
                          <w:rFonts w:asciiTheme="minorHAnsi" w:hAnsiTheme="minorHAnsi" w:cstheme="minorHAnsi"/>
                          <w:b w:val="0"/>
                          <w:bCs w:val="0"/>
                          <w:i/>
                          <w:iCs/>
                        </w:rPr>
                        <w:t>M. macropus</w:t>
                      </w:r>
                      <w:r w:rsidR="007E16E5" w:rsidRPr="007E16E5">
                        <w:rPr>
                          <w:rFonts w:asciiTheme="minorHAnsi" w:hAnsiTheme="minorHAnsi" w:cstheme="minorHAnsi"/>
                          <w:b w:val="0"/>
                          <w:bCs w:val="0"/>
                        </w:rPr>
                        <w:t xml:space="preserve"> roosts showed lower diurnal relative humidity fluctuations than the tunnel ambient in each zone. Both </w:t>
                      </w:r>
                      <w:r w:rsidR="007E16E5" w:rsidRPr="00497989">
                        <w:rPr>
                          <w:rFonts w:asciiTheme="minorHAnsi" w:hAnsiTheme="minorHAnsi" w:cstheme="minorHAnsi"/>
                          <w:b w:val="0"/>
                          <w:bCs w:val="0"/>
                          <w:i/>
                          <w:iCs/>
                        </w:rPr>
                        <w:t>M. australis</w:t>
                      </w:r>
                      <w:r w:rsidR="007E16E5" w:rsidRPr="007E16E5">
                        <w:rPr>
                          <w:rFonts w:asciiTheme="minorHAnsi" w:hAnsiTheme="minorHAnsi" w:cstheme="minorHAnsi"/>
                          <w:b w:val="0"/>
                          <w:bCs w:val="0"/>
                        </w:rPr>
                        <w:t xml:space="preserve"> and </w:t>
                      </w:r>
                      <w:r w:rsidR="007E16E5" w:rsidRPr="002A09CF">
                        <w:rPr>
                          <w:rFonts w:asciiTheme="minorHAnsi" w:hAnsiTheme="minorHAnsi" w:cstheme="minorHAnsi"/>
                          <w:b w:val="0"/>
                          <w:bCs w:val="0"/>
                          <w:i/>
                          <w:iCs/>
                        </w:rPr>
                        <w:t>R. megaphyllus</w:t>
                      </w:r>
                      <w:r w:rsidR="007E16E5" w:rsidRPr="007E16E5">
                        <w:rPr>
                          <w:rFonts w:asciiTheme="minorHAnsi" w:hAnsiTheme="minorHAnsi" w:cstheme="minorHAnsi"/>
                          <w:b w:val="0"/>
                          <w:bCs w:val="0"/>
                        </w:rPr>
                        <w:t xml:space="preserve"> roosts showed higher relative humidity fluctuations tunnel ambient in each zone.</w:t>
                      </w:r>
                      <w:bookmarkEnd w:id="269"/>
                      <w:bookmarkEnd w:id="270"/>
                    </w:p>
                    <w:p w14:paraId="58A2076D" w14:textId="77777777" w:rsidR="00C526FE" w:rsidRDefault="00C526FE"/>
                    <w:p w14:paraId="2EB810D5" w14:textId="2968AE5F" w:rsidR="00D875AF" w:rsidRPr="007E16E5" w:rsidRDefault="00D875AF" w:rsidP="00E44806">
                      <w:pPr>
                        <w:pStyle w:val="Caption"/>
                        <w:jc w:val="both"/>
                        <w:rPr>
                          <w:rFonts w:asciiTheme="minorHAnsi" w:eastAsia="PMingLiU" w:hAnsiTheme="minorHAnsi" w:cstheme="minorHAnsi"/>
                          <w:b w:val="0"/>
                          <w:bCs w:val="0"/>
                          <w:lang w:val="en-US"/>
                        </w:rPr>
                      </w:pPr>
                    </w:p>
                  </w:txbxContent>
                </v:textbox>
                <w10:wrap anchorx="margin"/>
              </v:shape>
            </w:pict>
          </mc:Fallback>
        </mc:AlternateContent>
      </w:r>
    </w:p>
    <w:p w14:paraId="4E73F604" w14:textId="77777777" w:rsidR="00002C7F" w:rsidRPr="00D253EF" w:rsidRDefault="00002C7F" w:rsidP="00D81B4C">
      <w:pPr>
        <w:rPr>
          <w:rFonts w:asciiTheme="minorHAnsi" w:hAnsiTheme="minorHAnsi" w:cstheme="minorHAnsi"/>
        </w:rPr>
      </w:pPr>
    </w:p>
    <w:p w14:paraId="155F0FC9" w14:textId="77777777" w:rsidR="00002C7F" w:rsidRPr="00D253EF" w:rsidRDefault="00002C7F" w:rsidP="00D81B4C">
      <w:pPr>
        <w:rPr>
          <w:rFonts w:asciiTheme="minorHAnsi" w:hAnsiTheme="minorHAnsi" w:cstheme="minorHAnsi"/>
        </w:rPr>
      </w:pPr>
    </w:p>
    <w:p w14:paraId="526F4910" w14:textId="77777777" w:rsidR="00002C7F" w:rsidRPr="00D253EF" w:rsidRDefault="00002C7F" w:rsidP="00D81B4C">
      <w:pPr>
        <w:rPr>
          <w:rFonts w:asciiTheme="minorHAnsi" w:hAnsiTheme="minorHAnsi" w:cstheme="minorHAnsi"/>
        </w:rPr>
      </w:pPr>
    </w:p>
    <w:p w14:paraId="0AAC071A" w14:textId="77777777" w:rsidR="00002C7F" w:rsidRPr="00D253EF" w:rsidRDefault="00002C7F" w:rsidP="00D81B4C">
      <w:pPr>
        <w:rPr>
          <w:rFonts w:asciiTheme="minorHAnsi" w:hAnsiTheme="minorHAnsi" w:cstheme="minorHAnsi"/>
        </w:rPr>
      </w:pPr>
    </w:p>
    <w:p w14:paraId="0068A7A7" w14:textId="77777777" w:rsidR="00002C7F" w:rsidRPr="00D253EF" w:rsidRDefault="00002C7F" w:rsidP="00D81B4C">
      <w:pPr>
        <w:rPr>
          <w:rFonts w:asciiTheme="minorHAnsi" w:hAnsiTheme="minorHAnsi" w:cstheme="minorHAnsi"/>
        </w:rPr>
      </w:pPr>
    </w:p>
    <w:p w14:paraId="26AABB93" w14:textId="77777777" w:rsidR="00002C7F" w:rsidRPr="00D253EF" w:rsidRDefault="00002C7F" w:rsidP="00D81B4C">
      <w:pPr>
        <w:rPr>
          <w:rFonts w:asciiTheme="minorHAnsi" w:hAnsiTheme="minorHAnsi" w:cstheme="minorHAnsi"/>
        </w:rPr>
      </w:pPr>
    </w:p>
    <w:p w14:paraId="66B6B34A" w14:textId="77777777" w:rsidR="00002C7F" w:rsidRPr="00D253EF" w:rsidRDefault="00002C7F" w:rsidP="00D81B4C">
      <w:pPr>
        <w:rPr>
          <w:rFonts w:asciiTheme="minorHAnsi" w:hAnsiTheme="minorHAnsi" w:cstheme="minorHAnsi"/>
        </w:rPr>
      </w:pPr>
    </w:p>
    <w:p w14:paraId="195894BD" w14:textId="77777777" w:rsidR="00002C7F" w:rsidRPr="00D253EF" w:rsidRDefault="00002C7F" w:rsidP="00D81B4C">
      <w:pPr>
        <w:rPr>
          <w:rFonts w:asciiTheme="minorHAnsi" w:hAnsiTheme="minorHAnsi" w:cstheme="minorHAnsi"/>
        </w:rPr>
      </w:pPr>
    </w:p>
    <w:p w14:paraId="46E8FF43" w14:textId="77777777" w:rsidR="00002C7F" w:rsidRPr="00D253EF" w:rsidRDefault="00002C7F" w:rsidP="00D81B4C">
      <w:pPr>
        <w:rPr>
          <w:rFonts w:asciiTheme="minorHAnsi" w:hAnsiTheme="minorHAnsi" w:cstheme="minorHAnsi"/>
        </w:rPr>
      </w:pPr>
    </w:p>
    <w:p w14:paraId="646A69DE" w14:textId="77777777" w:rsidR="00002C7F" w:rsidRPr="00D253EF" w:rsidRDefault="00002C7F" w:rsidP="00D81B4C">
      <w:pPr>
        <w:rPr>
          <w:rFonts w:asciiTheme="minorHAnsi" w:hAnsiTheme="minorHAnsi" w:cstheme="minorHAnsi"/>
        </w:rPr>
      </w:pPr>
    </w:p>
    <w:p w14:paraId="1D106E27" w14:textId="77777777" w:rsidR="00002C7F" w:rsidRPr="00D253EF" w:rsidRDefault="00002C7F" w:rsidP="00D81B4C">
      <w:pPr>
        <w:rPr>
          <w:rFonts w:asciiTheme="minorHAnsi" w:hAnsiTheme="minorHAnsi" w:cstheme="minorHAnsi"/>
        </w:rPr>
      </w:pPr>
    </w:p>
    <w:p w14:paraId="2EFF31BB" w14:textId="77777777" w:rsidR="00002C7F" w:rsidRPr="00D253EF" w:rsidRDefault="00002C7F" w:rsidP="00D81B4C">
      <w:pPr>
        <w:rPr>
          <w:rFonts w:asciiTheme="minorHAnsi" w:hAnsiTheme="minorHAnsi" w:cstheme="minorHAnsi"/>
        </w:rPr>
      </w:pPr>
    </w:p>
    <w:p w14:paraId="79C10D3D" w14:textId="77777777" w:rsidR="00002C7F" w:rsidRPr="00D253EF" w:rsidRDefault="00002C7F" w:rsidP="00D81B4C">
      <w:pPr>
        <w:rPr>
          <w:rFonts w:asciiTheme="minorHAnsi" w:hAnsiTheme="minorHAnsi" w:cstheme="minorHAnsi"/>
        </w:rPr>
      </w:pPr>
    </w:p>
    <w:p w14:paraId="015BF018" w14:textId="77777777" w:rsidR="00002C7F" w:rsidRPr="00D253EF" w:rsidRDefault="00002C7F">
      <w:pPr>
        <w:rPr>
          <w:rFonts w:asciiTheme="minorHAnsi" w:hAnsiTheme="minorHAnsi" w:cstheme="minorHAnsi"/>
        </w:rPr>
      </w:pPr>
      <w:r w:rsidRPr="00D253EF">
        <w:rPr>
          <w:rFonts w:asciiTheme="minorHAnsi" w:hAnsiTheme="minorHAnsi" w:cstheme="minorHAnsi"/>
        </w:rPr>
        <w:br w:type="page"/>
      </w:r>
    </w:p>
    <w:p w14:paraId="50E5EFAB" w14:textId="3A15E166" w:rsidR="002A1F23" w:rsidRPr="000046A4" w:rsidRDefault="002A1F23" w:rsidP="00066684">
      <w:pPr>
        <w:spacing w:after="160" w:line="360" w:lineRule="auto"/>
        <w:ind w:firstLine="567"/>
        <w:jc w:val="both"/>
        <w:rPr>
          <w:rFonts w:asciiTheme="minorHAnsi" w:eastAsia="PMingLiU" w:hAnsiTheme="minorHAnsi" w:cstheme="minorHAnsi"/>
          <w:szCs w:val="24"/>
          <w:lang w:val="en-US" w:eastAsia="zh-TW"/>
        </w:rPr>
      </w:pPr>
      <w:r w:rsidRPr="002A1F23">
        <w:rPr>
          <w:rFonts w:asciiTheme="minorHAnsi" w:eastAsia="PMingLiU" w:hAnsiTheme="minorHAnsi" w:cstheme="minorHAnsi"/>
          <w:szCs w:val="24"/>
          <w:lang w:val="en-US" w:eastAsia="zh-TW"/>
        </w:rPr>
        <w:lastRenderedPageBreak/>
        <w:t xml:space="preserve">Among the three species in the tunnel, </w:t>
      </w:r>
      <w:r w:rsidRPr="002A1F23">
        <w:rPr>
          <w:rFonts w:asciiTheme="minorHAnsi" w:eastAsia="PMingLiU" w:hAnsiTheme="minorHAnsi" w:cstheme="minorHAnsi"/>
          <w:i/>
          <w:iCs/>
          <w:szCs w:val="24"/>
          <w:lang w:val="en-US" w:eastAsia="zh-TW"/>
        </w:rPr>
        <w:t>M. macropus</w:t>
      </w:r>
      <w:r w:rsidRPr="002A1F23">
        <w:rPr>
          <w:rFonts w:asciiTheme="minorHAnsi" w:eastAsia="PMingLiU" w:hAnsiTheme="minorHAnsi" w:cstheme="minorHAnsi"/>
          <w:szCs w:val="24"/>
          <w:lang w:val="en-US" w:eastAsia="zh-TW"/>
        </w:rPr>
        <w:t xml:space="preserve"> roosts showed the highest mean of RH</w:t>
      </w:r>
      <w:r w:rsidRPr="002A1F23">
        <w:rPr>
          <w:rFonts w:asciiTheme="minorHAnsi" w:eastAsia="PMingLiU" w:hAnsiTheme="minorHAnsi" w:cstheme="minorHAnsi"/>
          <w:szCs w:val="24"/>
          <w:vertAlign w:val="subscript"/>
          <w:lang w:val="en-US" w:eastAsia="zh-TW"/>
        </w:rPr>
        <w:t>avg</w:t>
      </w:r>
      <w:r w:rsidRPr="002A1F23">
        <w:rPr>
          <w:rFonts w:asciiTheme="minorHAnsi" w:eastAsia="PMingLiU" w:hAnsiTheme="minorHAnsi" w:cstheme="minorHAnsi"/>
          <w:szCs w:val="24"/>
          <w:lang w:val="en-US" w:eastAsia="zh-TW"/>
        </w:rPr>
        <w:t>, RH</w:t>
      </w:r>
      <w:r w:rsidRPr="002A1F23">
        <w:rPr>
          <w:rFonts w:asciiTheme="minorHAnsi" w:eastAsia="PMingLiU" w:hAnsiTheme="minorHAnsi" w:cstheme="minorHAnsi"/>
          <w:szCs w:val="24"/>
          <w:vertAlign w:val="subscript"/>
          <w:lang w:val="en-US" w:eastAsia="zh-TW"/>
        </w:rPr>
        <w:t>max</w:t>
      </w:r>
      <w:r w:rsidRPr="002A1F23">
        <w:rPr>
          <w:rFonts w:asciiTheme="minorHAnsi" w:eastAsia="PMingLiU" w:hAnsiTheme="minorHAnsi" w:cstheme="minorHAnsi"/>
          <w:szCs w:val="24"/>
          <w:lang w:val="en-US" w:eastAsia="zh-TW"/>
        </w:rPr>
        <w:t>, and RH</w:t>
      </w:r>
      <w:r w:rsidRPr="002A1F23">
        <w:rPr>
          <w:rFonts w:asciiTheme="minorHAnsi" w:eastAsia="PMingLiU" w:hAnsiTheme="minorHAnsi" w:cstheme="minorHAnsi"/>
          <w:szCs w:val="24"/>
          <w:vertAlign w:val="subscript"/>
          <w:lang w:val="en-US" w:eastAsia="zh-TW"/>
        </w:rPr>
        <w:t>min</w:t>
      </w:r>
      <w:r w:rsidRPr="002A1F23">
        <w:rPr>
          <w:rFonts w:asciiTheme="minorHAnsi" w:eastAsia="PMingLiU" w:hAnsiTheme="minorHAnsi" w:cstheme="minorHAnsi"/>
          <w:szCs w:val="24"/>
          <w:lang w:val="en-US" w:eastAsia="zh-TW"/>
        </w:rPr>
        <w:t xml:space="preserve"> followed by </w:t>
      </w:r>
      <w:r w:rsidRPr="002A1F23">
        <w:rPr>
          <w:rFonts w:asciiTheme="minorHAnsi" w:eastAsia="PMingLiU" w:hAnsiTheme="minorHAnsi" w:cstheme="minorHAnsi"/>
          <w:i/>
          <w:iCs/>
          <w:szCs w:val="24"/>
          <w:lang w:val="en-US" w:eastAsia="zh-TW"/>
        </w:rPr>
        <w:t>R. megaphyllus</w:t>
      </w:r>
      <w:r w:rsidRPr="002A1F23">
        <w:rPr>
          <w:rFonts w:asciiTheme="minorHAnsi" w:eastAsia="PMingLiU" w:hAnsiTheme="minorHAnsi" w:cstheme="minorHAnsi"/>
          <w:szCs w:val="24"/>
          <w:lang w:val="en-US" w:eastAsia="zh-TW"/>
        </w:rPr>
        <w:t xml:space="preserve"> and then </w:t>
      </w:r>
      <w:r w:rsidRPr="002A1F23">
        <w:rPr>
          <w:rFonts w:asciiTheme="minorHAnsi" w:eastAsia="PMingLiU" w:hAnsiTheme="minorHAnsi" w:cstheme="minorHAnsi"/>
          <w:i/>
          <w:iCs/>
          <w:szCs w:val="24"/>
          <w:lang w:val="en-US" w:eastAsia="zh-TW"/>
        </w:rPr>
        <w:t>M. australis</w:t>
      </w:r>
      <w:r w:rsidRPr="002A1F23">
        <w:rPr>
          <w:rFonts w:asciiTheme="minorHAnsi" w:eastAsia="PMingLiU" w:hAnsiTheme="minorHAnsi" w:cstheme="minorHAnsi"/>
          <w:szCs w:val="24"/>
          <w:lang w:val="en-US" w:eastAsia="zh-TW"/>
        </w:rPr>
        <w:t xml:space="preserve"> in summer and winter. In addition, </w:t>
      </w:r>
      <w:r w:rsidRPr="002A1F23">
        <w:rPr>
          <w:rFonts w:asciiTheme="minorHAnsi" w:eastAsia="PMingLiU" w:hAnsiTheme="minorHAnsi" w:cstheme="minorHAnsi"/>
          <w:i/>
          <w:iCs/>
          <w:szCs w:val="24"/>
          <w:lang w:val="en-US" w:eastAsia="zh-TW"/>
        </w:rPr>
        <w:t>M. macropus</w:t>
      </w:r>
      <w:r w:rsidRPr="002A1F23">
        <w:rPr>
          <w:rFonts w:asciiTheme="minorHAnsi" w:eastAsia="PMingLiU" w:hAnsiTheme="minorHAnsi" w:cstheme="minorHAnsi"/>
          <w:szCs w:val="24"/>
          <w:lang w:val="en-US" w:eastAsia="zh-TW"/>
        </w:rPr>
        <w:t xml:space="preserve"> roosts showed the lowest mean of RH</w:t>
      </w:r>
      <w:r w:rsidRPr="002A1F23">
        <w:rPr>
          <w:rFonts w:asciiTheme="minorHAnsi" w:eastAsia="PMingLiU" w:hAnsiTheme="minorHAnsi" w:cstheme="minorHAnsi"/>
          <w:szCs w:val="24"/>
          <w:vertAlign w:val="subscript"/>
          <w:lang w:val="en-US" w:eastAsia="zh-TW"/>
        </w:rPr>
        <w:t>fluc</w:t>
      </w:r>
      <w:r w:rsidRPr="002A1F23">
        <w:rPr>
          <w:rFonts w:asciiTheme="minorHAnsi" w:eastAsia="PMingLiU" w:hAnsiTheme="minorHAnsi" w:cstheme="minorHAnsi"/>
          <w:szCs w:val="24"/>
          <w:lang w:val="en-US" w:eastAsia="zh-TW"/>
        </w:rPr>
        <w:t xml:space="preserve"> out of three species in both seasons. In summer, </w:t>
      </w:r>
      <w:r w:rsidRPr="002A1F23">
        <w:rPr>
          <w:rFonts w:asciiTheme="minorHAnsi" w:eastAsia="PMingLiU" w:hAnsiTheme="minorHAnsi" w:cstheme="minorHAnsi"/>
          <w:i/>
          <w:iCs/>
          <w:szCs w:val="24"/>
          <w:lang w:val="en-US" w:eastAsia="zh-TW"/>
        </w:rPr>
        <w:t>R. megaphyllus</w:t>
      </w:r>
      <w:r w:rsidRPr="002A1F23">
        <w:rPr>
          <w:rFonts w:asciiTheme="minorHAnsi" w:eastAsia="PMingLiU" w:hAnsiTheme="minorHAnsi" w:cstheme="minorHAnsi"/>
          <w:szCs w:val="24"/>
          <w:lang w:val="en-US" w:eastAsia="zh-TW"/>
        </w:rPr>
        <w:t xml:space="preserve"> and </w:t>
      </w:r>
      <w:r w:rsidRPr="002A1F23">
        <w:rPr>
          <w:rFonts w:asciiTheme="minorHAnsi" w:eastAsia="PMingLiU" w:hAnsiTheme="minorHAnsi" w:cstheme="minorHAnsi"/>
          <w:i/>
          <w:iCs/>
          <w:szCs w:val="24"/>
          <w:lang w:val="en-US" w:eastAsia="zh-TW"/>
        </w:rPr>
        <w:t xml:space="preserve">M. australis </w:t>
      </w:r>
      <w:r w:rsidRPr="002A1F23">
        <w:rPr>
          <w:rFonts w:asciiTheme="minorHAnsi" w:eastAsia="PMingLiU" w:hAnsiTheme="minorHAnsi" w:cstheme="minorHAnsi"/>
          <w:szCs w:val="24"/>
          <w:lang w:val="en-US" w:eastAsia="zh-TW"/>
        </w:rPr>
        <w:t>presented similar means for RH</w:t>
      </w:r>
      <w:r w:rsidRPr="002A1F23">
        <w:rPr>
          <w:rFonts w:asciiTheme="minorHAnsi" w:eastAsia="PMingLiU" w:hAnsiTheme="minorHAnsi" w:cstheme="minorHAnsi"/>
          <w:szCs w:val="24"/>
          <w:vertAlign w:val="subscript"/>
          <w:lang w:val="en-US" w:eastAsia="zh-TW"/>
        </w:rPr>
        <w:t>fluc</w:t>
      </w:r>
      <w:r w:rsidRPr="002A1F23">
        <w:rPr>
          <w:rFonts w:asciiTheme="minorHAnsi" w:eastAsia="PMingLiU" w:hAnsiTheme="minorHAnsi" w:cstheme="minorHAnsi"/>
          <w:szCs w:val="24"/>
          <w:lang w:val="en-US" w:eastAsia="zh-TW"/>
        </w:rPr>
        <w:t xml:space="preserve"> (10.3% and 10.6%, respectively – Figure </w:t>
      </w:r>
      <w:r w:rsidR="00271D7E" w:rsidRPr="000046A4">
        <w:rPr>
          <w:rFonts w:asciiTheme="minorHAnsi" w:eastAsia="PMingLiU" w:hAnsiTheme="minorHAnsi" w:cstheme="minorHAnsi"/>
          <w:szCs w:val="24"/>
          <w:lang w:val="en-US" w:eastAsia="zh-TW"/>
        </w:rPr>
        <w:t>3-22</w:t>
      </w:r>
      <w:r w:rsidRPr="000046A4">
        <w:rPr>
          <w:rFonts w:asciiTheme="minorHAnsi" w:eastAsia="PMingLiU" w:hAnsiTheme="minorHAnsi" w:cstheme="minorHAnsi"/>
          <w:szCs w:val="24"/>
          <w:lang w:val="en-US" w:eastAsia="zh-TW"/>
        </w:rPr>
        <w:t>). In winter, the roosting RH</w:t>
      </w:r>
      <w:r w:rsidRPr="000046A4">
        <w:rPr>
          <w:rFonts w:asciiTheme="minorHAnsi" w:eastAsia="PMingLiU" w:hAnsiTheme="minorHAnsi" w:cstheme="minorHAnsi"/>
          <w:szCs w:val="24"/>
          <w:vertAlign w:val="subscript"/>
          <w:lang w:val="en-US" w:eastAsia="zh-TW"/>
        </w:rPr>
        <w:t>fluc</w:t>
      </w:r>
      <w:r w:rsidRPr="000046A4">
        <w:rPr>
          <w:rFonts w:asciiTheme="minorHAnsi" w:eastAsia="PMingLiU" w:hAnsiTheme="minorHAnsi" w:cstheme="minorHAnsi"/>
          <w:szCs w:val="24"/>
          <w:lang w:val="en-US" w:eastAsia="zh-TW"/>
        </w:rPr>
        <w:t xml:space="preserve"> was higher in </w:t>
      </w:r>
      <w:r w:rsidRPr="000046A4">
        <w:rPr>
          <w:rFonts w:asciiTheme="minorHAnsi" w:eastAsia="PMingLiU" w:hAnsiTheme="minorHAnsi" w:cstheme="minorHAnsi"/>
          <w:i/>
          <w:iCs/>
          <w:szCs w:val="24"/>
          <w:lang w:val="en-US" w:eastAsia="zh-TW"/>
        </w:rPr>
        <w:t>R. megaphyllus</w:t>
      </w:r>
      <w:r w:rsidRPr="000046A4">
        <w:rPr>
          <w:rFonts w:asciiTheme="minorHAnsi" w:eastAsia="PMingLiU" w:hAnsiTheme="minorHAnsi" w:cstheme="minorHAnsi"/>
          <w:szCs w:val="24"/>
          <w:lang w:val="en-US" w:eastAsia="zh-TW"/>
        </w:rPr>
        <w:t xml:space="preserve"> (32.3%) than </w:t>
      </w:r>
      <w:r w:rsidRPr="000046A4">
        <w:rPr>
          <w:rFonts w:asciiTheme="minorHAnsi" w:eastAsia="PMingLiU" w:hAnsiTheme="minorHAnsi" w:cstheme="minorHAnsi"/>
          <w:i/>
          <w:iCs/>
          <w:szCs w:val="24"/>
          <w:lang w:val="en-US" w:eastAsia="zh-TW"/>
        </w:rPr>
        <w:t>M. australis</w:t>
      </w:r>
      <w:r w:rsidRPr="000046A4">
        <w:rPr>
          <w:rFonts w:asciiTheme="minorHAnsi" w:eastAsia="PMingLiU" w:hAnsiTheme="minorHAnsi" w:cstheme="minorHAnsi"/>
          <w:szCs w:val="24"/>
          <w:lang w:val="en-US" w:eastAsia="zh-TW"/>
        </w:rPr>
        <w:t xml:space="preserve"> (26.0%). </w:t>
      </w:r>
    </w:p>
    <w:p w14:paraId="43A1DC1C" w14:textId="5A64B384" w:rsidR="002A1F23" w:rsidRPr="002A1F23" w:rsidRDefault="002A1F23" w:rsidP="00066684">
      <w:pPr>
        <w:spacing w:after="160" w:line="360" w:lineRule="auto"/>
        <w:ind w:firstLine="567"/>
        <w:jc w:val="both"/>
        <w:rPr>
          <w:rFonts w:asciiTheme="minorHAnsi" w:eastAsia="PMingLiU" w:hAnsiTheme="minorHAnsi" w:cstheme="minorHAnsi"/>
          <w:szCs w:val="24"/>
          <w:lang w:val="en-US" w:eastAsia="zh-TW"/>
        </w:rPr>
      </w:pPr>
      <w:r w:rsidRPr="000046A4">
        <w:rPr>
          <w:rFonts w:asciiTheme="minorHAnsi" w:eastAsia="PMingLiU" w:hAnsiTheme="minorHAnsi" w:cstheme="minorHAnsi"/>
          <w:szCs w:val="24"/>
          <w:lang w:val="en-US" w:eastAsia="zh-TW"/>
        </w:rPr>
        <w:t xml:space="preserve">Comparing the mean diurnal roosting relative humidity of each species, </w:t>
      </w:r>
      <w:r w:rsidRPr="000046A4">
        <w:rPr>
          <w:rFonts w:asciiTheme="minorHAnsi" w:eastAsia="PMingLiU" w:hAnsiTheme="minorHAnsi" w:cstheme="minorHAnsi"/>
          <w:i/>
          <w:iCs/>
          <w:szCs w:val="24"/>
          <w:lang w:val="en-US" w:eastAsia="zh-TW"/>
        </w:rPr>
        <w:t>M. macropus</w:t>
      </w:r>
      <w:r w:rsidRPr="000046A4">
        <w:rPr>
          <w:rFonts w:asciiTheme="minorHAnsi" w:eastAsia="PMingLiU" w:hAnsiTheme="minorHAnsi" w:cstheme="minorHAnsi"/>
          <w:szCs w:val="24"/>
          <w:lang w:val="en-US" w:eastAsia="zh-TW"/>
        </w:rPr>
        <w:t xml:space="preserve"> roosts showed almost no differences between summer and winter. It was noted that </w:t>
      </w:r>
      <w:r w:rsidRPr="000046A4">
        <w:rPr>
          <w:rFonts w:asciiTheme="minorHAnsi" w:eastAsia="PMingLiU" w:hAnsiTheme="minorHAnsi" w:cstheme="minorHAnsi"/>
          <w:i/>
          <w:iCs/>
          <w:szCs w:val="24"/>
          <w:lang w:val="en-US" w:eastAsia="zh-TW"/>
        </w:rPr>
        <w:t>M. macropus</w:t>
      </w:r>
      <w:r w:rsidRPr="000046A4">
        <w:rPr>
          <w:rFonts w:asciiTheme="minorHAnsi" w:eastAsia="PMingLiU" w:hAnsiTheme="minorHAnsi" w:cstheme="minorHAnsi"/>
          <w:szCs w:val="24"/>
          <w:lang w:val="en-US" w:eastAsia="zh-TW"/>
        </w:rPr>
        <w:t xml:space="preserve"> roosts remained at 100% humidity throughout the sampling period in both summer and winter, except one roost which had a minimum of 97% relative humidity in winter. There was no relative humidity fluctuation within </w:t>
      </w:r>
      <w:r w:rsidRPr="000046A4">
        <w:rPr>
          <w:rFonts w:asciiTheme="minorHAnsi" w:eastAsia="PMingLiU" w:hAnsiTheme="minorHAnsi" w:cstheme="minorHAnsi"/>
          <w:i/>
          <w:iCs/>
          <w:szCs w:val="24"/>
          <w:lang w:val="en-US" w:eastAsia="zh-TW"/>
        </w:rPr>
        <w:t>M. macropus</w:t>
      </w:r>
      <w:r w:rsidRPr="000046A4">
        <w:rPr>
          <w:rFonts w:asciiTheme="minorHAnsi" w:eastAsia="PMingLiU" w:hAnsiTheme="minorHAnsi" w:cstheme="minorHAnsi"/>
          <w:szCs w:val="24"/>
          <w:lang w:val="en-US" w:eastAsia="zh-TW"/>
        </w:rPr>
        <w:t xml:space="preserve"> roosts. For </w:t>
      </w:r>
      <w:r w:rsidRPr="000046A4">
        <w:rPr>
          <w:rFonts w:asciiTheme="minorHAnsi" w:eastAsia="PMingLiU" w:hAnsiTheme="minorHAnsi" w:cstheme="minorHAnsi"/>
          <w:i/>
          <w:iCs/>
          <w:szCs w:val="24"/>
          <w:lang w:val="en-US" w:eastAsia="zh-TW"/>
        </w:rPr>
        <w:t>M. australis</w:t>
      </w:r>
      <w:r w:rsidRPr="000046A4">
        <w:rPr>
          <w:rFonts w:asciiTheme="minorHAnsi" w:eastAsia="PMingLiU" w:hAnsiTheme="minorHAnsi" w:cstheme="minorHAnsi"/>
          <w:szCs w:val="24"/>
          <w:lang w:val="en-US" w:eastAsia="zh-TW"/>
        </w:rPr>
        <w:t xml:space="preserve"> and </w:t>
      </w:r>
      <w:r w:rsidRPr="000046A4">
        <w:rPr>
          <w:rFonts w:asciiTheme="minorHAnsi" w:eastAsia="PMingLiU" w:hAnsiTheme="minorHAnsi" w:cstheme="minorHAnsi"/>
          <w:i/>
          <w:iCs/>
          <w:szCs w:val="24"/>
          <w:lang w:val="en-US" w:eastAsia="zh-TW"/>
        </w:rPr>
        <w:t>R. megaphyllus</w:t>
      </w:r>
      <w:r w:rsidRPr="000046A4">
        <w:rPr>
          <w:rFonts w:asciiTheme="minorHAnsi" w:eastAsia="PMingLiU" w:hAnsiTheme="minorHAnsi" w:cstheme="minorHAnsi"/>
          <w:szCs w:val="24"/>
          <w:lang w:val="en-US" w:eastAsia="zh-TW"/>
        </w:rPr>
        <w:t xml:space="preserve"> roosts, both showed differences between summer and winter, as the means of RH</w:t>
      </w:r>
      <w:r w:rsidRPr="000046A4">
        <w:rPr>
          <w:rFonts w:asciiTheme="minorHAnsi" w:eastAsia="PMingLiU" w:hAnsiTheme="minorHAnsi" w:cstheme="minorHAnsi"/>
          <w:szCs w:val="24"/>
          <w:vertAlign w:val="subscript"/>
          <w:lang w:val="en-US" w:eastAsia="zh-TW"/>
        </w:rPr>
        <w:t xml:space="preserve">avg, </w:t>
      </w:r>
      <w:r w:rsidRPr="000046A4">
        <w:rPr>
          <w:rFonts w:asciiTheme="minorHAnsi" w:eastAsia="PMingLiU" w:hAnsiTheme="minorHAnsi" w:cstheme="minorHAnsi"/>
          <w:szCs w:val="24"/>
          <w:lang w:val="en-US" w:eastAsia="zh-TW"/>
        </w:rPr>
        <w:t>RH</w:t>
      </w:r>
      <w:r w:rsidRPr="000046A4">
        <w:rPr>
          <w:rFonts w:asciiTheme="minorHAnsi" w:eastAsia="PMingLiU" w:hAnsiTheme="minorHAnsi" w:cstheme="minorHAnsi"/>
          <w:szCs w:val="24"/>
          <w:vertAlign w:val="subscript"/>
          <w:lang w:val="en-US" w:eastAsia="zh-TW"/>
        </w:rPr>
        <w:t xml:space="preserve">max </w:t>
      </w:r>
      <w:r w:rsidRPr="000046A4">
        <w:rPr>
          <w:rFonts w:asciiTheme="minorHAnsi" w:eastAsia="PMingLiU" w:hAnsiTheme="minorHAnsi" w:cstheme="minorHAnsi"/>
          <w:szCs w:val="24"/>
          <w:lang w:val="en-US" w:eastAsia="zh-TW"/>
        </w:rPr>
        <w:t>and RH</w:t>
      </w:r>
      <w:r w:rsidRPr="000046A4">
        <w:rPr>
          <w:rFonts w:asciiTheme="minorHAnsi" w:eastAsia="PMingLiU" w:hAnsiTheme="minorHAnsi" w:cstheme="minorHAnsi"/>
          <w:szCs w:val="24"/>
          <w:vertAlign w:val="subscript"/>
          <w:lang w:val="en-US" w:eastAsia="zh-TW"/>
        </w:rPr>
        <w:t>min</w:t>
      </w:r>
      <w:r w:rsidRPr="000046A4">
        <w:rPr>
          <w:rFonts w:asciiTheme="minorHAnsi" w:eastAsia="PMingLiU" w:hAnsiTheme="minorHAnsi" w:cstheme="minorHAnsi"/>
          <w:szCs w:val="24"/>
          <w:lang w:val="en-US" w:eastAsia="zh-TW"/>
        </w:rPr>
        <w:t xml:space="preserve"> between both seasons are not within the 95% C.I. (Figures </w:t>
      </w:r>
      <w:r w:rsidR="000046A4" w:rsidRPr="000046A4">
        <w:rPr>
          <w:rFonts w:asciiTheme="minorHAnsi" w:eastAsia="PMingLiU" w:hAnsiTheme="minorHAnsi" w:cstheme="minorHAnsi"/>
          <w:szCs w:val="24"/>
          <w:lang w:val="en-US" w:eastAsia="zh-TW"/>
        </w:rPr>
        <w:t>3-19</w:t>
      </w:r>
      <w:r w:rsidRPr="000046A4">
        <w:rPr>
          <w:rFonts w:asciiTheme="minorHAnsi" w:eastAsia="PMingLiU" w:hAnsiTheme="minorHAnsi" w:cstheme="minorHAnsi"/>
          <w:szCs w:val="24"/>
          <w:lang w:val="en-US" w:eastAsia="zh-TW"/>
        </w:rPr>
        <w:t xml:space="preserve">, </w:t>
      </w:r>
      <w:r w:rsidR="000046A4" w:rsidRPr="000046A4">
        <w:rPr>
          <w:rFonts w:asciiTheme="minorHAnsi" w:eastAsia="PMingLiU" w:hAnsiTheme="minorHAnsi" w:cstheme="minorHAnsi"/>
          <w:szCs w:val="24"/>
          <w:lang w:val="en-US" w:eastAsia="zh-TW"/>
        </w:rPr>
        <w:t>3-20</w:t>
      </w:r>
      <w:r w:rsidRPr="000046A4">
        <w:rPr>
          <w:rFonts w:asciiTheme="minorHAnsi" w:eastAsia="PMingLiU" w:hAnsiTheme="minorHAnsi" w:cstheme="minorHAnsi"/>
          <w:szCs w:val="24"/>
          <w:lang w:val="en-US" w:eastAsia="zh-TW"/>
        </w:rPr>
        <w:t xml:space="preserve">, </w:t>
      </w:r>
      <w:r w:rsidR="000046A4" w:rsidRPr="000046A4">
        <w:rPr>
          <w:rFonts w:asciiTheme="minorHAnsi" w:eastAsia="PMingLiU" w:hAnsiTheme="minorHAnsi" w:cstheme="minorHAnsi"/>
          <w:szCs w:val="24"/>
          <w:lang w:val="en-US" w:eastAsia="zh-TW"/>
        </w:rPr>
        <w:t>3-21</w:t>
      </w:r>
      <w:r w:rsidRPr="000046A4">
        <w:rPr>
          <w:rFonts w:asciiTheme="minorHAnsi" w:eastAsia="PMingLiU" w:hAnsiTheme="minorHAnsi" w:cstheme="minorHAnsi"/>
          <w:szCs w:val="24"/>
          <w:lang w:val="en-US" w:eastAsia="zh-TW"/>
        </w:rPr>
        <w:t xml:space="preserve">). Both </w:t>
      </w:r>
      <w:r w:rsidRPr="000046A4">
        <w:rPr>
          <w:rFonts w:asciiTheme="minorHAnsi" w:eastAsia="PMingLiU" w:hAnsiTheme="minorHAnsi" w:cstheme="minorHAnsi"/>
          <w:i/>
          <w:iCs/>
          <w:szCs w:val="24"/>
          <w:lang w:val="en-US" w:eastAsia="zh-TW"/>
        </w:rPr>
        <w:t>M. australis</w:t>
      </w:r>
      <w:r w:rsidRPr="000046A4">
        <w:rPr>
          <w:rFonts w:asciiTheme="minorHAnsi" w:eastAsia="PMingLiU" w:hAnsiTheme="minorHAnsi" w:cstheme="minorHAnsi"/>
          <w:szCs w:val="24"/>
          <w:lang w:val="en-US" w:eastAsia="zh-TW"/>
        </w:rPr>
        <w:t xml:space="preserve"> and </w:t>
      </w:r>
      <w:r w:rsidRPr="000046A4">
        <w:rPr>
          <w:rFonts w:asciiTheme="minorHAnsi" w:eastAsia="PMingLiU" w:hAnsiTheme="minorHAnsi" w:cstheme="minorHAnsi"/>
          <w:i/>
          <w:iCs/>
          <w:szCs w:val="24"/>
          <w:lang w:val="en-US" w:eastAsia="zh-TW"/>
        </w:rPr>
        <w:t>R. megaphyllus</w:t>
      </w:r>
      <w:r w:rsidRPr="000046A4">
        <w:rPr>
          <w:rFonts w:asciiTheme="minorHAnsi" w:eastAsia="PMingLiU" w:hAnsiTheme="minorHAnsi" w:cstheme="minorHAnsi"/>
          <w:szCs w:val="24"/>
          <w:lang w:val="en-US" w:eastAsia="zh-TW"/>
        </w:rPr>
        <w:t xml:space="preserve"> roosts showed higher mean roosting RH</w:t>
      </w:r>
      <w:r w:rsidRPr="000046A4">
        <w:rPr>
          <w:rFonts w:asciiTheme="minorHAnsi" w:eastAsia="PMingLiU" w:hAnsiTheme="minorHAnsi" w:cstheme="minorHAnsi"/>
          <w:szCs w:val="24"/>
          <w:vertAlign w:val="subscript"/>
          <w:lang w:val="en-US" w:eastAsia="zh-TW"/>
        </w:rPr>
        <w:t>avg</w:t>
      </w:r>
      <w:r w:rsidRPr="002A1F23">
        <w:rPr>
          <w:rFonts w:asciiTheme="minorHAnsi" w:eastAsia="PMingLiU" w:hAnsiTheme="minorHAnsi" w:cstheme="minorHAnsi"/>
          <w:szCs w:val="24"/>
          <w:vertAlign w:val="subscript"/>
          <w:lang w:val="en-US" w:eastAsia="zh-TW"/>
        </w:rPr>
        <w:t xml:space="preserve">, </w:t>
      </w:r>
      <w:r w:rsidRPr="002A1F23">
        <w:rPr>
          <w:rFonts w:asciiTheme="minorHAnsi" w:eastAsia="PMingLiU" w:hAnsiTheme="minorHAnsi" w:cstheme="minorHAnsi"/>
          <w:szCs w:val="24"/>
          <w:lang w:val="en-US" w:eastAsia="zh-TW"/>
        </w:rPr>
        <w:t>RH</w:t>
      </w:r>
      <w:r w:rsidRPr="002A1F23">
        <w:rPr>
          <w:rFonts w:asciiTheme="minorHAnsi" w:eastAsia="PMingLiU" w:hAnsiTheme="minorHAnsi" w:cstheme="minorHAnsi"/>
          <w:szCs w:val="24"/>
          <w:vertAlign w:val="subscript"/>
          <w:lang w:val="en-US" w:eastAsia="zh-TW"/>
        </w:rPr>
        <w:t xml:space="preserve">max </w:t>
      </w:r>
      <w:r w:rsidRPr="002A1F23">
        <w:rPr>
          <w:rFonts w:asciiTheme="minorHAnsi" w:eastAsia="PMingLiU" w:hAnsiTheme="minorHAnsi" w:cstheme="minorHAnsi"/>
          <w:szCs w:val="24"/>
          <w:lang w:val="en-US" w:eastAsia="zh-TW"/>
        </w:rPr>
        <w:t>and RH</w:t>
      </w:r>
      <w:r w:rsidRPr="002A1F23">
        <w:rPr>
          <w:rFonts w:asciiTheme="minorHAnsi" w:eastAsia="PMingLiU" w:hAnsiTheme="minorHAnsi" w:cstheme="minorHAnsi"/>
          <w:szCs w:val="24"/>
          <w:vertAlign w:val="subscript"/>
          <w:lang w:val="en-US" w:eastAsia="zh-TW"/>
        </w:rPr>
        <w:t>min</w:t>
      </w:r>
      <w:r w:rsidRPr="002A1F23">
        <w:rPr>
          <w:rFonts w:asciiTheme="minorHAnsi" w:eastAsia="PMingLiU" w:hAnsiTheme="minorHAnsi" w:cstheme="minorHAnsi"/>
          <w:szCs w:val="24"/>
          <w:lang w:val="en-US" w:eastAsia="zh-TW"/>
        </w:rPr>
        <w:t>, but lower mean RH</w:t>
      </w:r>
      <w:r w:rsidRPr="002A1F23">
        <w:rPr>
          <w:rFonts w:asciiTheme="minorHAnsi" w:eastAsia="PMingLiU" w:hAnsiTheme="minorHAnsi" w:cstheme="minorHAnsi"/>
          <w:szCs w:val="24"/>
          <w:vertAlign w:val="subscript"/>
          <w:lang w:val="en-US" w:eastAsia="zh-TW"/>
        </w:rPr>
        <w:t>fluc</w:t>
      </w:r>
      <w:r w:rsidRPr="002A1F23">
        <w:rPr>
          <w:rFonts w:asciiTheme="minorHAnsi" w:eastAsia="PMingLiU" w:hAnsiTheme="minorHAnsi" w:cstheme="minorHAnsi"/>
          <w:szCs w:val="24"/>
          <w:lang w:val="en-US" w:eastAsia="zh-TW"/>
        </w:rPr>
        <w:t xml:space="preserve"> in summer than winter. The mean of RH</w:t>
      </w:r>
      <w:r w:rsidRPr="002A1F23">
        <w:rPr>
          <w:rFonts w:asciiTheme="minorHAnsi" w:eastAsia="PMingLiU" w:hAnsiTheme="minorHAnsi" w:cstheme="minorHAnsi"/>
          <w:szCs w:val="24"/>
          <w:vertAlign w:val="subscript"/>
          <w:lang w:val="en-US" w:eastAsia="zh-TW"/>
        </w:rPr>
        <w:t>min</w:t>
      </w:r>
      <w:r w:rsidRPr="002A1F23">
        <w:rPr>
          <w:rFonts w:asciiTheme="minorHAnsi" w:eastAsia="PMingLiU" w:hAnsiTheme="minorHAnsi" w:cstheme="minorHAnsi"/>
          <w:szCs w:val="24"/>
          <w:lang w:val="en-US" w:eastAsia="zh-TW"/>
        </w:rPr>
        <w:t xml:space="preserve"> was higher in summer (</w:t>
      </w:r>
      <w:r w:rsidRPr="002A1F23">
        <w:rPr>
          <w:rFonts w:asciiTheme="minorHAnsi" w:eastAsia="PMingLiU" w:hAnsiTheme="minorHAnsi" w:cstheme="minorHAnsi"/>
          <w:i/>
          <w:iCs/>
          <w:szCs w:val="24"/>
          <w:lang w:val="en-US" w:eastAsia="zh-TW"/>
        </w:rPr>
        <w:t>M. australis</w:t>
      </w:r>
      <w:r w:rsidRPr="002A1F23">
        <w:rPr>
          <w:rFonts w:asciiTheme="minorHAnsi" w:eastAsia="PMingLiU" w:hAnsiTheme="minorHAnsi" w:cstheme="minorHAnsi"/>
          <w:szCs w:val="24"/>
          <w:lang w:val="en-US" w:eastAsia="zh-TW"/>
        </w:rPr>
        <w:t xml:space="preserve">: 79% and </w:t>
      </w:r>
      <w:r w:rsidRPr="002A1F23">
        <w:rPr>
          <w:rFonts w:asciiTheme="minorHAnsi" w:eastAsia="PMingLiU" w:hAnsiTheme="minorHAnsi" w:cstheme="minorHAnsi"/>
          <w:i/>
          <w:iCs/>
          <w:szCs w:val="24"/>
          <w:lang w:val="en-US" w:eastAsia="zh-TW"/>
        </w:rPr>
        <w:t>R. megaphyllus</w:t>
      </w:r>
      <w:r w:rsidRPr="002A1F23">
        <w:rPr>
          <w:rFonts w:asciiTheme="minorHAnsi" w:eastAsia="PMingLiU" w:hAnsiTheme="minorHAnsi" w:cstheme="minorHAnsi"/>
          <w:szCs w:val="24"/>
          <w:lang w:val="en-US" w:eastAsia="zh-TW"/>
        </w:rPr>
        <w:t>: 83%) than in winter</w:t>
      </w:r>
      <w:r w:rsidRPr="002A1F23">
        <w:rPr>
          <w:rFonts w:asciiTheme="minorHAnsi" w:eastAsia="PMingLiU" w:hAnsiTheme="minorHAnsi" w:cstheme="minorHAnsi"/>
          <w:i/>
          <w:iCs/>
          <w:szCs w:val="24"/>
          <w:lang w:val="en-US" w:eastAsia="zh-TW"/>
        </w:rPr>
        <w:t xml:space="preserve"> </w:t>
      </w:r>
      <w:r w:rsidRPr="002A1F23">
        <w:rPr>
          <w:rFonts w:asciiTheme="minorHAnsi" w:eastAsia="PMingLiU" w:hAnsiTheme="minorHAnsi" w:cstheme="minorHAnsi"/>
          <w:szCs w:val="24"/>
          <w:lang w:val="en-US" w:eastAsia="zh-TW"/>
        </w:rPr>
        <w:t>(</w:t>
      </w:r>
      <w:r w:rsidRPr="002A1F23">
        <w:rPr>
          <w:rFonts w:asciiTheme="minorHAnsi" w:eastAsia="PMingLiU" w:hAnsiTheme="minorHAnsi" w:cstheme="minorHAnsi"/>
          <w:i/>
          <w:iCs/>
          <w:szCs w:val="24"/>
          <w:lang w:val="en-US" w:eastAsia="zh-TW"/>
        </w:rPr>
        <w:t>M. australis</w:t>
      </w:r>
      <w:r w:rsidRPr="002A1F23">
        <w:rPr>
          <w:rFonts w:asciiTheme="minorHAnsi" w:eastAsia="PMingLiU" w:hAnsiTheme="minorHAnsi" w:cstheme="minorHAnsi"/>
          <w:szCs w:val="24"/>
          <w:lang w:val="en-US" w:eastAsia="zh-TW"/>
        </w:rPr>
        <w:t xml:space="preserve">: 42% and </w:t>
      </w:r>
      <w:r w:rsidRPr="002A1F23">
        <w:rPr>
          <w:rFonts w:asciiTheme="minorHAnsi" w:eastAsia="PMingLiU" w:hAnsiTheme="minorHAnsi" w:cstheme="minorHAnsi"/>
          <w:i/>
          <w:iCs/>
          <w:szCs w:val="24"/>
          <w:lang w:val="en-US" w:eastAsia="zh-TW"/>
        </w:rPr>
        <w:t>R. megaphyllus</w:t>
      </w:r>
      <w:r w:rsidRPr="002A1F23">
        <w:rPr>
          <w:rFonts w:asciiTheme="minorHAnsi" w:eastAsia="PMingLiU" w:hAnsiTheme="minorHAnsi" w:cstheme="minorHAnsi"/>
          <w:szCs w:val="24"/>
          <w:lang w:val="en-US" w:eastAsia="zh-TW"/>
        </w:rPr>
        <w:t xml:space="preserve">: 52%). </w:t>
      </w:r>
    </w:p>
    <w:p w14:paraId="3385FE75" w14:textId="77777777" w:rsidR="002A1F23" w:rsidRPr="002A1F23" w:rsidRDefault="002A1F23" w:rsidP="002A1F23">
      <w:pPr>
        <w:spacing w:after="160" w:line="259" w:lineRule="auto"/>
        <w:jc w:val="both"/>
        <w:rPr>
          <w:rFonts w:asciiTheme="minorHAnsi" w:eastAsia="PMingLiU" w:hAnsiTheme="minorHAnsi" w:cstheme="minorHAnsi"/>
          <w:sz w:val="22"/>
          <w:szCs w:val="22"/>
          <w:lang w:val="en-US" w:eastAsia="zh-TW"/>
        </w:rPr>
      </w:pPr>
      <w:r w:rsidRPr="002A1F23">
        <w:rPr>
          <w:rFonts w:asciiTheme="minorHAnsi" w:eastAsia="PMingLiU" w:hAnsiTheme="minorHAnsi" w:cstheme="minorHAnsi"/>
          <w:sz w:val="22"/>
          <w:szCs w:val="22"/>
          <w:lang w:val="en-US" w:eastAsia="zh-TW"/>
        </w:rPr>
        <w:br w:type="page"/>
      </w:r>
    </w:p>
    <w:p w14:paraId="7C1FEE16" w14:textId="0D502A5F" w:rsidR="0071685D" w:rsidRPr="00D253EF" w:rsidRDefault="00EA7DB6">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80096" behindDoc="1" locked="0" layoutInCell="1" allowOverlap="1" wp14:anchorId="419FD9AF" wp14:editId="7C4D81D1">
            <wp:simplePos x="0" y="0"/>
            <wp:positionH relativeFrom="margin">
              <wp:align>right</wp:align>
            </wp:positionH>
            <wp:positionV relativeFrom="paragraph">
              <wp:posOffset>-5080</wp:posOffset>
            </wp:positionV>
            <wp:extent cx="5200650" cy="3200400"/>
            <wp:effectExtent l="0" t="0" r="0" b="0"/>
            <wp:wrapNone/>
            <wp:docPr id="60" name="Chart 60">
              <a:extLst xmlns:a="http://schemas.openxmlformats.org/drawingml/2006/main">
                <a:ext uri="{FF2B5EF4-FFF2-40B4-BE49-F238E27FC236}">
                  <a16:creationId xmlns:a16="http://schemas.microsoft.com/office/drawing/2014/main" id="{EF8CA407-C88F-4B7A-A60E-485B71A2BC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5"/>
              </a:graphicData>
            </a:graphic>
            <wp14:sizeRelH relativeFrom="margin">
              <wp14:pctWidth>0</wp14:pctWidth>
            </wp14:sizeRelH>
            <wp14:sizeRelV relativeFrom="margin">
              <wp14:pctHeight>0</wp14:pctHeight>
            </wp14:sizeRelV>
          </wp:anchor>
        </w:drawing>
      </w:r>
    </w:p>
    <w:p w14:paraId="1DB9B80D" w14:textId="596C589E" w:rsidR="0071685D" w:rsidRPr="00D253EF" w:rsidRDefault="0071685D">
      <w:pPr>
        <w:rPr>
          <w:rFonts w:asciiTheme="minorHAnsi" w:hAnsiTheme="minorHAnsi" w:cstheme="minorHAnsi"/>
        </w:rPr>
      </w:pPr>
    </w:p>
    <w:p w14:paraId="0F37C431" w14:textId="1797F617" w:rsidR="0071685D" w:rsidRPr="00D253EF" w:rsidRDefault="0071685D">
      <w:pPr>
        <w:rPr>
          <w:rFonts w:asciiTheme="minorHAnsi" w:hAnsiTheme="minorHAnsi" w:cstheme="minorHAnsi"/>
        </w:rPr>
      </w:pPr>
    </w:p>
    <w:p w14:paraId="7CA25069" w14:textId="30387A6A" w:rsidR="0071685D" w:rsidRPr="00D253EF" w:rsidRDefault="0071685D">
      <w:pPr>
        <w:rPr>
          <w:rFonts w:asciiTheme="minorHAnsi" w:hAnsiTheme="minorHAnsi" w:cstheme="minorHAnsi"/>
        </w:rPr>
      </w:pPr>
    </w:p>
    <w:p w14:paraId="68776EC1" w14:textId="77777777" w:rsidR="0071685D" w:rsidRPr="00D253EF" w:rsidRDefault="0071685D">
      <w:pPr>
        <w:rPr>
          <w:rFonts w:asciiTheme="minorHAnsi" w:hAnsiTheme="minorHAnsi" w:cstheme="minorHAnsi"/>
        </w:rPr>
      </w:pPr>
    </w:p>
    <w:p w14:paraId="45C53525" w14:textId="56878EC8" w:rsidR="0071685D" w:rsidRPr="00D253EF" w:rsidRDefault="0071685D">
      <w:pPr>
        <w:rPr>
          <w:rFonts w:asciiTheme="minorHAnsi" w:hAnsiTheme="minorHAnsi" w:cstheme="minorHAnsi"/>
        </w:rPr>
      </w:pPr>
    </w:p>
    <w:p w14:paraId="037E364A" w14:textId="77777777" w:rsidR="0071685D" w:rsidRPr="00D253EF" w:rsidRDefault="0071685D">
      <w:pPr>
        <w:rPr>
          <w:rFonts w:asciiTheme="minorHAnsi" w:hAnsiTheme="minorHAnsi" w:cstheme="minorHAnsi"/>
        </w:rPr>
      </w:pPr>
    </w:p>
    <w:p w14:paraId="09746BDB" w14:textId="7EDD1A6C" w:rsidR="0071685D" w:rsidRPr="00D253EF" w:rsidRDefault="0071685D">
      <w:pPr>
        <w:rPr>
          <w:rFonts w:asciiTheme="minorHAnsi" w:hAnsiTheme="minorHAnsi" w:cstheme="minorHAnsi"/>
        </w:rPr>
      </w:pPr>
    </w:p>
    <w:p w14:paraId="4379BED3" w14:textId="77777777" w:rsidR="0071685D" w:rsidRPr="00D253EF" w:rsidRDefault="0071685D">
      <w:pPr>
        <w:rPr>
          <w:rFonts w:asciiTheme="minorHAnsi" w:hAnsiTheme="minorHAnsi" w:cstheme="minorHAnsi"/>
        </w:rPr>
      </w:pPr>
    </w:p>
    <w:p w14:paraId="316F51A3" w14:textId="77777777" w:rsidR="0071685D" w:rsidRPr="00D253EF" w:rsidRDefault="0071685D">
      <w:pPr>
        <w:rPr>
          <w:rFonts w:asciiTheme="minorHAnsi" w:hAnsiTheme="minorHAnsi" w:cstheme="minorHAnsi"/>
        </w:rPr>
      </w:pPr>
    </w:p>
    <w:p w14:paraId="1E20C844" w14:textId="346B09C0" w:rsidR="0071685D" w:rsidRPr="00D253EF" w:rsidRDefault="0071685D">
      <w:pPr>
        <w:rPr>
          <w:rFonts w:asciiTheme="minorHAnsi" w:hAnsiTheme="minorHAnsi" w:cstheme="minorHAnsi"/>
        </w:rPr>
      </w:pPr>
    </w:p>
    <w:p w14:paraId="6D08E237" w14:textId="77777777" w:rsidR="0071685D" w:rsidRPr="00D253EF" w:rsidRDefault="0071685D">
      <w:pPr>
        <w:rPr>
          <w:rFonts w:asciiTheme="minorHAnsi" w:hAnsiTheme="minorHAnsi" w:cstheme="minorHAnsi"/>
        </w:rPr>
      </w:pPr>
    </w:p>
    <w:p w14:paraId="2049304E" w14:textId="77777777" w:rsidR="0071685D" w:rsidRPr="00D253EF" w:rsidRDefault="0071685D">
      <w:pPr>
        <w:rPr>
          <w:rFonts w:asciiTheme="minorHAnsi" w:hAnsiTheme="minorHAnsi" w:cstheme="minorHAnsi"/>
        </w:rPr>
      </w:pPr>
    </w:p>
    <w:p w14:paraId="30A1DC93" w14:textId="60897D29" w:rsidR="0071685D" w:rsidRPr="00D253EF" w:rsidRDefault="0071685D">
      <w:pPr>
        <w:rPr>
          <w:rFonts w:asciiTheme="minorHAnsi" w:hAnsiTheme="minorHAnsi" w:cstheme="minorHAnsi"/>
        </w:rPr>
      </w:pPr>
    </w:p>
    <w:p w14:paraId="512075F3" w14:textId="0826CD6E" w:rsidR="0071685D" w:rsidRPr="00D253EF" w:rsidRDefault="0071685D">
      <w:pPr>
        <w:rPr>
          <w:rFonts w:asciiTheme="minorHAnsi" w:hAnsiTheme="minorHAnsi" w:cstheme="minorHAnsi"/>
        </w:rPr>
      </w:pPr>
    </w:p>
    <w:p w14:paraId="68C6D6AA" w14:textId="62552AF8" w:rsidR="0071685D" w:rsidRPr="00D253EF" w:rsidRDefault="0071685D">
      <w:pPr>
        <w:rPr>
          <w:rFonts w:asciiTheme="minorHAnsi" w:hAnsiTheme="minorHAnsi" w:cstheme="minorHAnsi"/>
        </w:rPr>
      </w:pPr>
    </w:p>
    <w:p w14:paraId="1418E8E4" w14:textId="6200EFAC" w:rsidR="0071685D" w:rsidRPr="00D253EF" w:rsidRDefault="0071685D">
      <w:pPr>
        <w:rPr>
          <w:rFonts w:asciiTheme="minorHAnsi" w:hAnsiTheme="minorHAnsi" w:cstheme="minorHAnsi"/>
        </w:rPr>
      </w:pPr>
    </w:p>
    <w:p w14:paraId="32B2B277" w14:textId="1F0D3364" w:rsidR="0071685D" w:rsidRPr="00D253EF" w:rsidRDefault="003208B3">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83168" behindDoc="1" locked="0" layoutInCell="1" allowOverlap="1" wp14:anchorId="16F32825" wp14:editId="20D856A9">
                <wp:simplePos x="0" y="0"/>
                <wp:positionH relativeFrom="margin">
                  <wp:align>right</wp:align>
                </wp:positionH>
                <wp:positionV relativeFrom="paragraph">
                  <wp:posOffset>59558</wp:posOffset>
                </wp:positionV>
                <wp:extent cx="5200650" cy="1242204"/>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200650" cy="1242204"/>
                        </a:xfrm>
                        <a:prstGeom prst="rect">
                          <a:avLst/>
                        </a:prstGeom>
                        <a:solidFill>
                          <a:prstClr val="white"/>
                        </a:solidFill>
                        <a:ln>
                          <a:noFill/>
                        </a:ln>
                      </wps:spPr>
                      <wps:txbx>
                        <w:txbxContent>
                          <w:p w14:paraId="633C8B7F" w14:textId="5B419D1D" w:rsidR="001E3648" w:rsidRPr="003208B3" w:rsidRDefault="001E3648" w:rsidP="001E3648">
                            <w:pPr>
                              <w:pStyle w:val="Caption"/>
                              <w:jc w:val="both"/>
                              <w:rPr>
                                <w:rFonts w:asciiTheme="minorHAnsi" w:hAnsiTheme="minorHAnsi" w:cstheme="minorHAnsi"/>
                                <w:b w:val="0"/>
                                <w:bCs w:val="0"/>
                              </w:rPr>
                            </w:pPr>
                            <w:bookmarkStart w:id="271" w:name="_Toc84262638"/>
                            <w:bookmarkStart w:id="272" w:name="_Toc85420513"/>
                            <w:r w:rsidRPr="003208B3">
                              <w:rPr>
                                <w:rFonts w:asciiTheme="minorHAnsi" w:hAnsiTheme="minorHAnsi" w:cstheme="minorHAnsi"/>
                                <w:b w:val="0"/>
                                <w:bCs w:val="0"/>
                              </w:rPr>
                              <w:t xml:space="preserve">Figure </w:t>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STYLEREF 1 \s </w:instrText>
                            </w:r>
                            <w:r w:rsidR="001E78D0" w:rsidRPr="003208B3">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1E78D0" w:rsidRPr="003208B3">
                              <w:rPr>
                                <w:rFonts w:asciiTheme="minorHAnsi" w:hAnsiTheme="minorHAnsi" w:cstheme="minorHAnsi"/>
                                <w:b w:val="0"/>
                                <w:bCs w:val="0"/>
                              </w:rPr>
                              <w:fldChar w:fldCharType="end"/>
                            </w:r>
                            <w:r w:rsidR="001E78D0" w:rsidRPr="003208B3">
                              <w:rPr>
                                <w:rFonts w:asciiTheme="minorHAnsi" w:hAnsiTheme="minorHAnsi" w:cstheme="minorHAnsi"/>
                                <w:b w:val="0"/>
                                <w:bCs w:val="0"/>
                              </w:rPr>
                              <w:noBreakHyphen/>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SEQ Figure \* ARABIC \s 1 </w:instrText>
                            </w:r>
                            <w:r w:rsidR="001E78D0" w:rsidRPr="003208B3">
                              <w:rPr>
                                <w:rFonts w:asciiTheme="minorHAnsi" w:hAnsiTheme="minorHAnsi" w:cstheme="minorHAnsi"/>
                                <w:b w:val="0"/>
                                <w:bCs w:val="0"/>
                              </w:rPr>
                              <w:fldChar w:fldCharType="separate"/>
                            </w:r>
                            <w:r w:rsidR="009E45A0">
                              <w:rPr>
                                <w:rFonts w:asciiTheme="minorHAnsi" w:hAnsiTheme="minorHAnsi" w:cstheme="minorHAnsi"/>
                                <w:b w:val="0"/>
                                <w:bCs w:val="0"/>
                                <w:noProof/>
                              </w:rPr>
                              <w:t>19</w:t>
                            </w:r>
                            <w:r w:rsidR="001E78D0" w:rsidRPr="003208B3">
                              <w:rPr>
                                <w:rFonts w:asciiTheme="minorHAnsi" w:hAnsiTheme="minorHAnsi" w:cstheme="minorHAnsi"/>
                                <w:b w:val="0"/>
                                <w:bCs w:val="0"/>
                              </w:rPr>
                              <w:fldChar w:fldCharType="end"/>
                            </w:r>
                            <w:r w:rsidRPr="003208B3">
                              <w:rPr>
                                <w:rFonts w:asciiTheme="minorHAnsi" w:hAnsiTheme="minorHAnsi" w:cstheme="minorHAnsi"/>
                                <w:b w:val="0"/>
                                <w:bCs w:val="0"/>
                              </w:rPr>
                              <w:t>Mean and 95% C.I. of the mean for daily average diurnal roosting relative humidity (RH</w:t>
                            </w:r>
                            <w:r w:rsidRPr="003208B3">
                              <w:rPr>
                                <w:rFonts w:asciiTheme="minorHAnsi" w:hAnsiTheme="minorHAnsi" w:cstheme="minorHAnsi"/>
                                <w:b w:val="0"/>
                                <w:bCs w:val="0"/>
                                <w:vertAlign w:val="subscript"/>
                              </w:rPr>
                              <w:t>avg</w:t>
                            </w:r>
                            <w:r w:rsidRPr="003208B3">
                              <w:rPr>
                                <w:rFonts w:asciiTheme="minorHAnsi" w:hAnsiTheme="minorHAnsi" w:cstheme="minorHAnsi"/>
                                <w:b w:val="0"/>
                                <w:bCs w:val="0"/>
                              </w:rPr>
                              <w:t xml:space="preserve">) for each species over 7 days in summer and winter. The average diurnal roost relative humidities in summer (n = 8, 3 </w:t>
                            </w:r>
                            <w:r w:rsidRPr="003208B3">
                              <w:rPr>
                                <w:rFonts w:asciiTheme="minorHAnsi" w:hAnsiTheme="minorHAnsi" w:cstheme="minorHAnsi"/>
                                <w:b w:val="0"/>
                                <w:bCs w:val="0"/>
                                <w:i/>
                                <w:iCs/>
                              </w:rPr>
                              <w:t>M. macropus</w:t>
                            </w:r>
                            <w:r w:rsidRPr="003208B3">
                              <w:rPr>
                                <w:rFonts w:asciiTheme="minorHAnsi" w:hAnsiTheme="minorHAnsi" w:cstheme="minorHAnsi"/>
                                <w:b w:val="0"/>
                                <w:bCs w:val="0"/>
                              </w:rPr>
                              <w:t xml:space="preserve"> roosts, 3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2 </w:t>
                            </w:r>
                            <w:r w:rsidRPr="003208B3">
                              <w:rPr>
                                <w:rFonts w:asciiTheme="minorHAnsi" w:hAnsiTheme="minorHAnsi" w:cstheme="minorHAnsi"/>
                                <w:b w:val="0"/>
                                <w:bCs w:val="0"/>
                                <w:i/>
                                <w:iCs/>
                              </w:rPr>
                              <w:t>R. megaphyllus</w:t>
                            </w:r>
                            <w:r w:rsidRPr="003208B3">
                              <w:rPr>
                                <w:rFonts w:asciiTheme="minorHAnsi" w:hAnsiTheme="minorHAnsi" w:cstheme="minorHAnsi"/>
                                <w:b w:val="0"/>
                                <w:bCs w:val="0"/>
                              </w:rPr>
                              <w:t xml:space="preserve"> roosts) were calculated and presented as 95% C.I.. Winter (n = 5, 3 </w:t>
                            </w:r>
                            <w:r w:rsidRPr="003208B3">
                              <w:rPr>
                                <w:rFonts w:asciiTheme="minorHAnsi" w:hAnsiTheme="minorHAnsi" w:cstheme="minorHAnsi"/>
                                <w:b w:val="0"/>
                                <w:bCs w:val="0"/>
                                <w:i/>
                                <w:iCs/>
                              </w:rPr>
                              <w:t>M. macropus</w:t>
                            </w:r>
                            <w:r w:rsidRPr="003208B3">
                              <w:rPr>
                                <w:rFonts w:asciiTheme="minorHAnsi" w:hAnsiTheme="minorHAnsi" w:cstheme="minorHAnsi"/>
                                <w:b w:val="0"/>
                                <w:bCs w:val="0"/>
                              </w:rPr>
                              <w:t xml:space="preserve"> roosts, 1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R. megaphyllus</w:t>
                            </w:r>
                            <w:r w:rsidRPr="003208B3">
                              <w:rPr>
                                <w:rFonts w:asciiTheme="minorHAnsi" w:hAnsiTheme="minorHAnsi" w:cstheme="minorHAnsi"/>
                                <w:b w:val="0"/>
                                <w:bCs w:val="0"/>
                              </w:rPr>
                              <w:t xml:space="preserve"> roosts) data were presented using the mean for each roost over 7 days due to low sample sizes for each species. The average diurnal roosting relative humidity of </w:t>
                            </w:r>
                            <w:r w:rsidRPr="003208B3">
                              <w:rPr>
                                <w:rFonts w:asciiTheme="minorHAnsi" w:hAnsiTheme="minorHAnsi" w:cstheme="minorHAnsi"/>
                                <w:b w:val="0"/>
                                <w:bCs w:val="0"/>
                                <w:i/>
                                <w:iCs/>
                              </w:rPr>
                              <w:t>M. macropus</w:t>
                            </w:r>
                            <w:r w:rsidRPr="003208B3">
                              <w:rPr>
                                <w:rFonts w:asciiTheme="minorHAnsi" w:hAnsiTheme="minorHAnsi" w:cstheme="minorHAnsi"/>
                                <w:b w:val="0"/>
                                <w:bCs w:val="0"/>
                              </w:rPr>
                              <w:t xml:space="preserve"> was generally 100% in both seasons. Both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R. megaphyllus</w:t>
                            </w:r>
                            <w:r w:rsidRPr="003208B3">
                              <w:rPr>
                                <w:rFonts w:asciiTheme="minorHAnsi" w:hAnsiTheme="minorHAnsi" w:cstheme="minorHAnsi"/>
                                <w:b w:val="0"/>
                                <w:bCs w:val="0"/>
                              </w:rPr>
                              <w:t xml:space="preserve"> showed a higher average diurnal roosting relative humidity in summer than winter</w:t>
                            </w:r>
                            <w:r w:rsidR="003208B3">
                              <w:rPr>
                                <w:rFonts w:asciiTheme="minorHAnsi" w:hAnsiTheme="minorHAnsi" w:cstheme="minorHAnsi"/>
                                <w:b w:val="0"/>
                                <w:bCs w:val="0"/>
                              </w:rPr>
                              <w:t>.</w:t>
                            </w:r>
                            <w:bookmarkEnd w:id="271"/>
                            <w:bookmarkEnd w:id="272"/>
                          </w:p>
                          <w:p w14:paraId="071C507D" w14:textId="5EAE8B60" w:rsidR="001E3648" w:rsidRPr="003208B3" w:rsidRDefault="001E3648" w:rsidP="001E3648">
                            <w:pPr>
                              <w:pStyle w:val="Caption"/>
                              <w:jc w:val="both"/>
                              <w:rPr>
                                <w:rFonts w:asciiTheme="minorHAnsi" w:hAnsiTheme="minorHAnsi" w:cs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F32825" id="Text Box 62" o:spid="_x0000_s1069" type="#_x0000_t202" style="position:absolute;margin-left:358.3pt;margin-top:4.7pt;width:409.5pt;height:97.8pt;z-index:-2515333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" stroked="f">
                <v:textbox inset="0,0,0,0">
                  <w:txbxContent>
                    <w:p w14:paraId="633C8B7F" w14:textId="5B419D1D" w:rsidR="001E3648" w:rsidRPr="003208B3" w:rsidRDefault="001E3648" w:rsidP="001E3648">
                      <w:pPr>
                        <w:pStyle w:val="Caption"/>
                        <w:jc w:val="both"/>
                        <w:rPr>
                          <w:rFonts w:asciiTheme="minorHAnsi" w:hAnsiTheme="minorHAnsi" w:cstheme="minorHAnsi"/>
                          <w:b w:val="0"/>
                          <w:bCs w:val="0"/>
                        </w:rPr>
                      </w:pPr>
                      <w:bookmarkStart w:id="273" w:name="_Toc84262638"/>
                      <w:bookmarkStart w:id="274" w:name="_Toc85420513"/>
                      <w:r w:rsidRPr="003208B3">
                        <w:rPr>
                          <w:rFonts w:asciiTheme="minorHAnsi" w:hAnsiTheme="minorHAnsi" w:cstheme="minorHAnsi"/>
                          <w:b w:val="0"/>
                          <w:bCs w:val="0"/>
                        </w:rPr>
                        <w:t xml:space="preserve">Figure </w:t>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STYLEREF 1 \s </w:instrText>
                      </w:r>
                      <w:r w:rsidR="001E78D0" w:rsidRPr="003208B3">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1E78D0" w:rsidRPr="003208B3">
                        <w:rPr>
                          <w:rFonts w:asciiTheme="minorHAnsi" w:hAnsiTheme="minorHAnsi" w:cstheme="minorHAnsi"/>
                          <w:b w:val="0"/>
                          <w:bCs w:val="0"/>
                        </w:rPr>
                        <w:fldChar w:fldCharType="end"/>
                      </w:r>
                      <w:r w:rsidR="001E78D0" w:rsidRPr="003208B3">
                        <w:rPr>
                          <w:rFonts w:asciiTheme="minorHAnsi" w:hAnsiTheme="minorHAnsi" w:cstheme="minorHAnsi"/>
                          <w:b w:val="0"/>
                          <w:bCs w:val="0"/>
                        </w:rPr>
                        <w:noBreakHyphen/>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SEQ Figure \* ARABIC \s 1 </w:instrText>
                      </w:r>
                      <w:r w:rsidR="001E78D0" w:rsidRPr="003208B3">
                        <w:rPr>
                          <w:rFonts w:asciiTheme="minorHAnsi" w:hAnsiTheme="minorHAnsi" w:cstheme="minorHAnsi"/>
                          <w:b w:val="0"/>
                          <w:bCs w:val="0"/>
                        </w:rPr>
                        <w:fldChar w:fldCharType="separate"/>
                      </w:r>
                      <w:r w:rsidR="009E45A0">
                        <w:rPr>
                          <w:rFonts w:asciiTheme="minorHAnsi" w:hAnsiTheme="minorHAnsi" w:cstheme="minorHAnsi"/>
                          <w:b w:val="0"/>
                          <w:bCs w:val="0"/>
                          <w:noProof/>
                        </w:rPr>
                        <w:t>19</w:t>
                      </w:r>
                      <w:r w:rsidR="001E78D0" w:rsidRPr="003208B3">
                        <w:rPr>
                          <w:rFonts w:asciiTheme="minorHAnsi" w:hAnsiTheme="minorHAnsi" w:cstheme="minorHAnsi"/>
                          <w:b w:val="0"/>
                          <w:bCs w:val="0"/>
                        </w:rPr>
                        <w:fldChar w:fldCharType="end"/>
                      </w:r>
                      <w:r w:rsidRPr="003208B3">
                        <w:rPr>
                          <w:rFonts w:asciiTheme="minorHAnsi" w:hAnsiTheme="minorHAnsi" w:cstheme="minorHAnsi"/>
                          <w:b w:val="0"/>
                          <w:bCs w:val="0"/>
                        </w:rPr>
                        <w:t>Mean and 95% C.I. of the mean for daily average diurnal roosting relative humidity (RH</w:t>
                      </w:r>
                      <w:r w:rsidRPr="003208B3">
                        <w:rPr>
                          <w:rFonts w:asciiTheme="minorHAnsi" w:hAnsiTheme="minorHAnsi" w:cstheme="minorHAnsi"/>
                          <w:b w:val="0"/>
                          <w:bCs w:val="0"/>
                          <w:vertAlign w:val="subscript"/>
                        </w:rPr>
                        <w:t>avg</w:t>
                      </w:r>
                      <w:r w:rsidRPr="003208B3">
                        <w:rPr>
                          <w:rFonts w:asciiTheme="minorHAnsi" w:hAnsiTheme="minorHAnsi" w:cstheme="minorHAnsi"/>
                          <w:b w:val="0"/>
                          <w:bCs w:val="0"/>
                        </w:rPr>
                        <w:t xml:space="preserve">) for each species over 7 days in summer and winter. The average diurnal roost relative humidities in summer (n = 8, 3 </w:t>
                      </w:r>
                      <w:r w:rsidRPr="003208B3">
                        <w:rPr>
                          <w:rFonts w:asciiTheme="minorHAnsi" w:hAnsiTheme="minorHAnsi" w:cstheme="minorHAnsi"/>
                          <w:b w:val="0"/>
                          <w:bCs w:val="0"/>
                          <w:i/>
                          <w:iCs/>
                        </w:rPr>
                        <w:t>M. macropus</w:t>
                      </w:r>
                      <w:r w:rsidRPr="003208B3">
                        <w:rPr>
                          <w:rFonts w:asciiTheme="minorHAnsi" w:hAnsiTheme="minorHAnsi" w:cstheme="minorHAnsi"/>
                          <w:b w:val="0"/>
                          <w:bCs w:val="0"/>
                        </w:rPr>
                        <w:t xml:space="preserve"> roosts, 3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2 </w:t>
                      </w:r>
                      <w:r w:rsidRPr="003208B3">
                        <w:rPr>
                          <w:rFonts w:asciiTheme="minorHAnsi" w:hAnsiTheme="minorHAnsi" w:cstheme="minorHAnsi"/>
                          <w:b w:val="0"/>
                          <w:bCs w:val="0"/>
                          <w:i/>
                          <w:iCs/>
                        </w:rPr>
                        <w:t>R. megaphyllus</w:t>
                      </w:r>
                      <w:r w:rsidRPr="003208B3">
                        <w:rPr>
                          <w:rFonts w:asciiTheme="minorHAnsi" w:hAnsiTheme="minorHAnsi" w:cstheme="minorHAnsi"/>
                          <w:b w:val="0"/>
                          <w:bCs w:val="0"/>
                        </w:rPr>
                        <w:t xml:space="preserve"> roosts) were calculated and presented as 95% C.I.. Winter (n = 5, 3 </w:t>
                      </w:r>
                      <w:r w:rsidRPr="003208B3">
                        <w:rPr>
                          <w:rFonts w:asciiTheme="minorHAnsi" w:hAnsiTheme="minorHAnsi" w:cstheme="minorHAnsi"/>
                          <w:b w:val="0"/>
                          <w:bCs w:val="0"/>
                          <w:i/>
                          <w:iCs/>
                        </w:rPr>
                        <w:t>M. macropus</w:t>
                      </w:r>
                      <w:r w:rsidRPr="003208B3">
                        <w:rPr>
                          <w:rFonts w:asciiTheme="minorHAnsi" w:hAnsiTheme="minorHAnsi" w:cstheme="minorHAnsi"/>
                          <w:b w:val="0"/>
                          <w:bCs w:val="0"/>
                        </w:rPr>
                        <w:t xml:space="preserve"> roosts, 1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R. megaphyllus</w:t>
                      </w:r>
                      <w:r w:rsidRPr="003208B3">
                        <w:rPr>
                          <w:rFonts w:asciiTheme="minorHAnsi" w:hAnsiTheme="minorHAnsi" w:cstheme="minorHAnsi"/>
                          <w:b w:val="0"/>
                          <w:bCs w:val="0"/>
                        </w:rPr>
                        <w:t xml:space="preserve"> roosts) data were presented using the mean for each roost over 7 days due to low sample sizes for each species. The average diurnal roosting relative humidity of </w:t>
                      </w:r>
                      <w:r w:rsidRPr="003208B3">
                        <w:rPr>
                          <w:rFonts w:asciiTheme="minorHAnsi" w:hAnsiTheme="minorHAnsi" w:cstheme="minorHAnsi"/>
                          <w:b w:val="0"/>
                          <w:bCs w:val="0"/>
                          <w:i/>
                          <w:iCs/>
                        </w:rPr>
                        <w:t>M. macropus</w:t>
                      </w:r>
                      <w:r w:rsidRPr="003208B3">
                        <w:rPr>
                          <w:rFonts w:asciiTheme="minorHAnsi" w:hAnsiTheme="minorHAnsi" w:cstheme="minorHAnsi"/>
                          <w:b w:val="0"/>
                          <w:bCs w:val="0"/>
                        </w:rPr>
                        <w:t xml:space="preserve"> was generally 100% in both seasons. Both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R. megaphyllus</w:t>
                      </w:r>
                      <w:r w:rsidRPr="003208B3">
                        <w:rPr>
                          <w:rFonts w:asciiTheme="minorHAnsi" w:hAnsiTheme="minorHAnsi" w:cstheme="minorHAnsi"/>
                          <w:b w:val="0"/>
                          <w:bCs w:val="0"/>
                        </w:rPr>
                        <w:t xml:space="preserve"> showed a higher average diurnal roosting relative humidity in summer than winter</w:t>
                      </w:r>
                      <w:r w:rsidR="003208B3">
                        <w:rPr>
                          <w:rFonts w:asciiTheme="minorHAnsi" w:hAnsiTheme="minorHAnsi" w:cstheme="minorHAnsi"/>
                          <w:b w:val="0"/>
                          <w:bCs w:val="0"/>
                        </w:rPr>
                        <w:t>.</w:t>
                      </w:r>
                      <w:bookmarkEnd w:id="273"/>
                      <w:bookmarkEnd w:id="274"/>
                    </w:p>
                    <w:p w14:paraId="071C507D" w14:textId="5EAE8B60" w:rsidR="001E3648" w:rsidRPr="003208B3" w:rsidRDefault="001E3648" w:rsidP="001E3648">
                      <w:pPr>
                        <w:pStyle w:val="Caption"/>
                        <w:jc w:val="both"/>
                        <w:rPr>
                          <w:rFonts w:asciiTheme="minorHAnsi" w:hAnsiTheme="minorHAnsi" w:cstheme="minorHAnsi"/>
                          <w:b w:val="0"/>
                          <w:bCs w:val="0"/>
                        </w:rPr>
                      </w:pPr>
                    </w:p>
                  </w:txbxContent>
                </v:textbox>
                <w10:wrap anchorx="margin"/>
              </v:shape>
            </w:pict>
          </mc:Fallback>
        </mc:AlternateContent>
      </w:r>
    </w:p>
    <w:p w14:paraId="1718F9CF" w14:textId="015E7077" w:rsidR="0071685D" w:rsidRPr="00D253EF" w:rsidRDefault="0071685D">
      <w:pPr>
        <w:rPr>
          <w:rFonts w:asciiTheme="minorHAnsi" w:hAnsiTheme="minorHAnsi" w:cstheme="minorHAnsi"/>
        </w:rPr>
      </w:pPr>
    </w:p>
    <w:p w14:paraId="7069CC8D" w14:textId="5944037F" w:rsidR="0071685D" w:rsidRPr="00D253EF" w:rsidRDefault="0071685D">
      <w:pPr>
        <w:rPr>
          <w:rFonts w:asciiTheme="minorHAnsi" w:hAnsiTheme="minorHAnsi" w:cstheme="minorHAnsi"/>
        </w:rPr>
      </w:pPr>
    </w:p>
    <w:p w14:paraId="5D993E09" w14:textId="65EA683D" w:rsidR="0071685D" w:rsidRPr="00D253EF" w:rsidRDefault="0071685D">
      <w:pPr>
        <w:rPr>
          <w:rFonts w:asciiTheme="minorHAnsi" w:hAnsiTheme="minorHAnsi" w:cstheme="minorHAnsi"/>
        </w:rPr>
      </w:pPr>
    </w:p>
    <w:p w14:paraId="5C8A1EA6" w14:textId="171E4A45" w:rsidR="0071685D" w:rsidRPr="00D253EF" w:rsidRDefault="0071685D">
      <w:pPr>
        <w:rPr>
          <w:rFonts w:asciiTheme="minorHAnsi" w:hAnsiTheme="minorHAnsi" w:cstheme="minorHAnsi"/>
        </w:rPr>
      </w:pPr>
    </w:p>
    <w:p w14:paraId="6011A8F2" w14:textId="654F9505" w:rsidR="0071685D" w:rsidRPr="00D253EF" w:rsidRDefault="0071685D">
      <w:pPr>
        <w:rPr>
          <w:rFonts w:asciiTheme="minorHAnsi" w:hAnsiTheme="minorHAnsi" w:cstheme="minorHAnsi"/>
        </w:rPr>
      </w:pPr>
    </w:p>
    <w:p w14:paraId="45608498" w14:textId="709875C6" w:rsidR="0071685D" w:rsidRPr="00D253EF" w:rsidRDefault="0071685D">
      <w:pPr>
        <w:rPr>
          <w:rFonts w:asciiTheme="minorHAnsi" w:hAnsiTheme="minorHAnsi" w:cstheme="minorHAnsi"/>
        </w:rPr>
      </w:pPr>
    </w:p>
    <w:p w14:paraId="672C9975" w14:textId="289FEC98" w:rsidR="0071685D" w:rsidRPr="00D253EF" w:rsidRDefault="003208B3">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81120" behindDoc="1" locked="0" layoutInCell="1" allowOverlap="1" wp14:anchorId="380D42B4" wp14:editId="1C806CFB">
            <wp:simplePos x="0" y="0"/>
            <wp:positionH relativeFrom="margin">
              <wp:align>left</wp:align>
            </wp:positionH>
            <wp:positionV relativeFrom="paragraph">
              <wp:posOffset>68172</wp:posOffset>
            </wp:positionV>
            <wp:extent cx="5219700" cy="3067050"/>
            <wp:effectExtent l="0" t="0" r="0" b="0"/>
            <wp:wrapNone/>
            <wp:docPr id="61" name="Chart 61">
              <a:extLst xmlns:a="http://schemas.openxmlformats.org/drawingml/2006/main">
                <a:ext uri="{FF2B5EF4-FFF2-40B4-BE49-F238E27FC236}">
                  <a16:creationId xmlns:a16="http://schemas.microsoft.com/office/drawing/2014/main" id="{C2E95C88-21EB-43CB-A8EE-9AF1443443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6"/>
              </a:graphicData>
            </a:graphic>
            <wp14:sizeRelH relativeFrom="margin">
              <wp14:pctWidth>0</wp14:pctWidth>
            </wp14:sizeRelH>
            <wp14:sizeRelV relativeFrom="margin">
              <wp14:pctHeight>0</wp14:pctHeight>
            </wp14:sizeRelV>
          </wp:anchor>
        </w:drawing>
      </w:r>
    </w:p>
    <w:p w14:paraId="04B0FCDD" w14:textId="06240849" w:rsidR="0071685D" w:rsidRPr="00D253EF" w:rsidRDefault="0071685D">
      <w:pPr>
        <w:rPr>
          <w:rFonts w:asciiTheme="minorHAnsi" w:hAnsiTheme="minorHAnsi" w:cstheme="minorHAnsi"/>
        </w:rPr>
      </w:pPr>
    </w:p>
    <w:p w14:paraId="1A7A613C" w14:textId="631E9DFD" w:rsidR="0071685D" w:rsidRPr="00D253EF" w:rsidRDefault="0071685D">
      <w:pPr>
        <w:rPr>
          <w:rFonts w:asciiTheme="minorHAnsi" w:hAnsiTheme="minorHAnsi" w:cstheme="minorHAnsi"/>
        </w:rPr>
      </w:pPr>
    </w:p>
    <w:p w14:paraId="626E522C" w14:textId="54357533" w:rsidR="0071685D" w:rsidRPr="00D253EF" w:rsidRDefault="0071685D">
      <w:pPr>
        <w:rPr>
          <w:rFonts w:asciiTheme="minorHAnsi" w:hAnsiTheme="minorHAnsi" w:cstheme="minorHAnsi"/>
        </w:rPr>
      </w:pPr>
    </w:p>
    <w:p w14:paraId="4091D824" w14:textId="444FFC58" w:rsidR="0071685D" w:rsidRPr="00D253EF" w:rsidRDefault="0071685D">
      <w:pPr>
        <w:rPr>
          <w:rFonts w:asciiTheme="minorHAnsi" w:hAnsiTheme="minorHAnsi" w:cstheme="minorHAnsi"/>
        </w:rPr>
      </w:pPr>
    </w:p>
    <w:p w14:paraId="382BAB8B" w14:textId="77777777" w:rsidR="0071685D" w:rsidRPr="00D253EF" w:rsidRDefault="0071685D">
      <w:pPr>
        <w:rPr>
          <w:rFonts w:asciiTheme="minorHAnsi" w:hAnsiTheme="minorHAnsi" w:cstheme="minorHAnsi"/>
        </w:rPr>
      </w:pPr>
    </w:p>
    <w:p w14:paraId="295D21A6" w14:textId="77777777" w:rsidR="0071685D" w:rsidRPr="00D253EF" w:rsidRDefault="0071685D">
      <w:pPr>
        <w:rPr>
          <w:rFonts w:asciiTheme="minorHAnsi" w:hAnsiTheme="minorHAnsi" w:cstheme="minorHAnsi"/>
        </w:rPr>
      </w:pPr>
    </w:p>
    <w:p w14:paraId="50112638" w14:textId="21DE16AC" w:rsidR="0071685D" w:rsidRPr="00D253EF" w:rsidRDefault="00983AAA">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85216" behindDoc="1" locked="0" layoutInCell="1" allowOverlap="1" wp14:anchorId="23996AFB" wp14:editId="2B665E2E">
                <wp:simplePos x="0" y="0"/>
                <wp:positionH relativeFrom="margin">
                  <wp:align>left</wp:align>
                </wp:positionH>
                <wp:positionV relativeFrom="paragraph">
                  <wp:posOffset>1873155</wp:posOffset>
                </wp:positionV>
                <wp:extent cx="5219700" cy="1268083"/>
                <wp:effectExtent l="0" t="0" r="0" b="8890"/>
                <wp:wrapNone/>
                <wp:docPr id="63" name="Text Box 63"/>
                <wp:cNvGraphicFramePr/>
                <a:graphic xmlns:a="http://schemas.openxmlformats.org/drawingml/2006/main">
                  <a:graphicData uri="http://schemas.microsoft.com/office/word/2010/wordprocessingShape">
                    <wps:wsp>
                      <wps:cNvSpPr txBox="1"/>
                      <wps:spPr>
                        <a:xfrm>
                          <a:off x="0" y="0"/>
                          <a:ext cx="5219700" cy="1268083"/>
                        </a:xfrm>
                        <a:prstGeom prst="rect">
                          <a:avLst/>
                        </a:prstGeom>
                        <a:solidFill>
                          <a:prstClr val="white"/>
                        </a:solidFill>
                        <a:ln>
                          <a:noFill/>
                        </a:ln>
                      </wps:spPr>
                      <wps:txbx>
                        <w:txbxContent>
                          <w:p w14:paraId="282B4166" w14:textId="0FC11DB6" w:rsidR="00EA7DB6" w:rsidRPr="00983AAA" w:rsidRDefault="00EA7DB6" w:rsidP="00E44806">
                            <w:pPr>
                              <w:pStyle w:val="Caption"/>
                              <w:jc w:val="both"/>
                              <w:rPr>
                                <w:rFonts w:asciiTheme="minorHAnsi" w:hAnsiTheme="minorHAnsi" w:cstheme="minorHAnsi"/>
                                <w:b w:val="0"/>
                                <w:bCs w:val="0"/>
                                <w:sz w:val="24"/>
                              </w:rPr>
                            </w:pPr>
                            <w:bookmarkStart w:id="275" w:name="_Toc84262640"/>
                            <w:bookmarkStart w:id="276" w:name="_Toc85420514"/>
                            <w:r w:rsidRPr="00983AA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20</w:t>
                            </w:r>
                            <w:r w:rsidR="001E78D0">
                              <w:rPr>
                                <w:rFonts w:asciiTheme="minorHAnsi" w:hAnsiTheme="minorHAnsi" w:cstheme="minorHAnsi"/>
                                <w:b w:val="0"/>
                                <w:bCs w:val="0"/>
                              </w:rPr>
                              <w:fldChar w:fldCharType="end"/>
                            </w:r>
                            <w:r w:rsidR="00983AAA" w:rsidRPr="00983AAA">
                              <w:rPr>
                                <w:rFonts w:asciiTheme="minorHAnsi" w:hAnsiTheme="minorHAnsi" w:cstheme="minorHAnsi"/>
                                <w:b w:val="0"/>
                                <w:bCs w:val="0"/>
                              </w:rPr>
                              <w:t xml:space="preserve"> Mean and 95% C.I. of the mean for daily maximum diurnal roosting relative humidity (RH</w:t>
                            </w:r>
                            <w:r w:rsidR="00983AAA" w:rsidRPr="004F5B2B">
                              <w:rPr>
                                <w:rFonts w:asciiTheme="minorHAnsi" w:hAnsiTheme="minorHAnsi" w:cstheme="minorHAnsi"/>
                                <w:b w:val="0"/>
                                <w:bCs w:val="0"/>
                                <w:vertAlign w:val="subscript"/>
                              </w:rPr>
                              <w:t>max</w:t>
                            </w:r>
                            <w:r w:rsidR="00983AAA" w:rsidRPr="00983AAA">
                              <w:rPr>
                                <w:rFonts w:asciiTheme="minorHAnsi" w:hAnsiTheme="minorHAnsi" w:cstheme="minorHAnsi"/>
                                <w:b w:val="0"/>
                                <w:bCs w:val="0"/>
                              </w:rPr>
                              <w:t xml:space="preserve">) of each species over 7 days in summer and winter. The mean maximum diurnal roost relative humidities in summer (n = 8, 3 </w:t>
                            </w:r>
                            <w:r w:rsidR="00983AAA" w:rsidRPr="00232AFA">
                              <w:rPr>
                                <w:rFonts w:asciiTheme="minorHAnsi" w:hAnsiTheme="minorHAnsi" w:cstheme="minorHAnsi"/>
                                <w:b w:val="0"/>
                                <w:bCs w:val="0"/>
                                <w:i/>
                                <w:iCs/>
                              </w:rPr>
                              <w:t xml:space="preserve">M. macropus </w:t>
                            </w:r>
                            <w:r w:rsidR="00983AAA" w:rsidRPr="00983AAA">
                              <w:rPr>
                                <w:rFonts w:asciiTheme="minorHAnsi" w:hAnsiTheme="minorHAnsi" w:cstheme="minorHAnsi"/>
                                <w:b w:val="0"/>
                                <w:bCs w:val="0"/>
                              </w:rPr>
                              <w:t xml:space="preserve">roosts, 3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2 </w:t>
                            </w:r>
                            <w:r w:rsidR="00983AAA" w:rsidRPr="00232AFA">
                              <w:rPr>
                                <w:rFonts w:asciiTheme="minorHAnsi" w:hAnsiTheme="minorHAnsi" w:cstheme="minorHAnsi"/>
                                <w:b w:val="0"/>
                                <w:bCs w:val="0"/>
                                <w:i/>
                                <w:iCs/>
                              </w:rPr>
                              <w:t xml:space="preserve">R. megaphyllus </w:t>
                            </w:r>
                            <w:r w:rsidR="00983AAA" w:rsidRPr="00983AAA">
                              <w:rPr>
                                <w:rFonts w:asciiTheme="minorHAnsi" w:hAnsiTheme="minorHAnsi" w:cstheme="minorHAnsi"/>
                                <w:b w:val="0"/>
                                <w:bCs w:val="0"/>
                              </w:rPr>
                              <w:t xml:space="preserve">roosts) was calculated and presented as 95% C.I.. Winter (n = 5, 3 </w:t>
                            </w:r>
                            <w:r w:rsidR="00983AAA" w:rsidRPr="00232AFA">
                              <w:rPr>
                                <w:rFonts w:asciiTheme="minorHAnsi" w:hAnsiTheme="minorHAnsi" w:cstheme="minorHAnsi"/>
                                <w:b w:val="0"/>
                                <w:bCs w:val="0"/>
                                <w:i/>
                                <w:iCs/>
                              </w:rPr>
                              <w:t xml:space="preserve">M. macropus </w:t>
                            </w:r>
                            <w:r w:rsidR="00983AAA" w:rsidRPr="00983AAA">
                              <w:rPr>
                                <w:rFonts w:asciiTheme="minorHAnsi" w:hAnsiTheme="minorHAnsi" w:cstheme="minorHAnsi"/>
                                <w:b w:val="0"/>
                                <w:bCs w:val="0"/>
                              </w:rPr>
                              <w:t xml:space="preserve">roosts, 1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w:t>
                            </w:r>
                            <w:r w:rsidR="00983AAA" w:rsidRPr="00232AFA">
                              <w:rPr>
                                <w:rFonts w:asciiTheme="minorHAnsi" w:hAnsiTheme="minorHAnsi" w:cstheme="minorHAnsi"/>
                                <w:b w:val="0"/>
                                <w:bCs w:val="0"/>
                                <w:i/>
                                <w:iCs/>
                              </w:rPr>
                              <w:t xml:space="preserve">R. megaphyllus </w:t>
                            </w:r>
                            <w:r w:rsidR="00983AAA" w:rsidRPr="00983AAA">
                              <w:rPr>
                                <w:rFonts w:asciiTheme="minorHAnsi" w:hAnsiTheme="minorHAnsi" w:cstheme="minorHAnsi"/>
                                <w:b w:val="0"/>
                                <w:bCs w:val="0"/>
                              </w:rPr>
                              <w:t xml:space="preserve">roosts) data were presented using the mean of each roost over 7 days due to low sample sizes for each species.  The maximum diurnal roosting relative humidity of </w:t>
                            </w:r>
                            <w:r w:rsidR="00983AAA" w:rsidRPr="00232AFA">
                              <w:rPr>
                                <w:rFonts w:asciiTheme="minorHAnsi" w:hAnsiTheme="minorHAnsi" w:cstheme="minorHAnsi"/>
                                <w:b w:val="0"/>
                                <w:bCs w:val="0"/>
                                <w:i/>
                                <w:iCs/>
                              </w:rPr>
                              <w:t>M. macropus</w:t>
                            </w:r>
                            <w:r w:rsidR="00983AAA" w:rsidRPr="00983AAA">
                              <w:rPr>
                                <w:rFonts w:asciiTheme="minorHAnsi" w:hAnsiTheme="minorHAnsi" w:cstheme="minorHAnsi"/>
                                <w:b w:val="0"/>
                                <w:bCs w:val="0"/>
                              </w:rPr>
                              <w:t xml:space="preserve"> was generally 100% in both seasons. Both </w:t>
                            </w:r>
                            <w:r w:rsidR="00983AAA" w:rsidRPr="00232AFA">
                              <w:rPr>
                                <w:rFonts w:asciiTheme="minorHAnsi" w:hAnsiTheme="minorHAnsi" w:cstheme="minorHAnsi"/>
                                <w:b w:val="0"/>
                                <w:bCs w:val="0"/>
                                <w:i/>
                                <w:iCs/>
                              </w:rPr>
                              <w:t>M. australis</w:t>
                            </w:r>
                            <w:r w:rsidR="00983AAA" w:rsidRPr="00983AAA">
                              <w:rPr>
                                <w:rFonts w:asciiTheme="minorHAnsi" w:hAnsiTheme="minorHAnsi" w:cstheme="minorHAnsi"/>
                                <w:b w:val="0"/>
                                <w:bCs w:val="0"/>
                              </w:rPr>
                              <w:t xml:space="preserve"> and </w:t>
                            </w:r>
                            <w:r w:rsidR="00983AAA" w:rsidRPr="00232AFA">
                              <w:rPr>
                                <w:rFonts w:asciiTheme="minorHAnsi" w:hAnsiTheme="minorHAnsi" w:cstheme="minorHAnsi"/>
                                <w:b w:val="0"/>
                                <w:bCs w:val="0"/>
                                <w:i/>
                                <w:iCs/>
                              </w:rPr>
                              <w:t>R. megaphyllus</w:t>
                            </w:r>
                            <w:r w:rsidR="00983AAA" w:rsidRPr="00983AAA">
                              <w:rPr>
                                <w:rFonts w:asciiTheme="minorHAnsi" w:hAnsiTheme="minorHAnsi" w:cstheme="minorHAnsi"/>
                                <w:b w:val="0"/>
                                <w:bCs w:val="0"/>
                              </w:rPr>
                              <w:t xml:space="preserve"> showed a higher maximum diurnal roosting relative humidity in summer than winter.</w:t>
                            </w:r>
                            <w:bookmarkEnd w:id="275"/>
                            <w:bookmarkEnd w:id="276"/>
                          </w:p>
                          <w:p w14:paraId="10007B12" w14:textId="5F7D86EA" w:rsidR="00EA7DB6" w:rsidRPr="00983AAA" w:rsidRDefault="00EA7DB6" w:rsidP="00E44806">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996AFB" id="Text Box 63" o:spid="_x0000_s1070" type="#_x0000_t202" style="position:absolute;margin-left:0;margin-top:147.5pt;width:411pt;height:99.85pt;z-index:-251531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" stroked="f">
                <v:textbox inset="0,0,0,0">
                  <w:txbxContent>
                    <w:p w14:paraId="282B4166" w14:textId="0FC11DB6" w:rsidR="00EA7DB6" w:rsidRPr="00983AAA" w:rsidRDefault="00EA7DB6" w:rsidP="00E44806">
                      <w:pPr>
                        <w:pStyle w:val="Caption"/>
                        <w:jc w:val="both"/>
                        <w:rPr>
                          <w:rFonts w:asciiTheme="minorHAnsi" w:hAnsiTheme="minorHAnsi" w:cstheme="minorHAnsi"/>
                          <w:b w:val="0"/>
                          <w:bCs w:val="0"/>
                          <w:sz w:val="24"/>
                        </w:rPr>
                      </w:pPr>
                      <w:bookmarkStart w:id="277" w:name="_Toc84262640"/>
                      <w:bookmarkStart w:id="278" w:name="_Toc85420514"/>
                      <w:r w:rsidRPr="00983AA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20</w:t>
                      </w:r>
                      <w:r w:rsidR="001E78D0">
                        <w:rPr>
                          <w:rFonts w:asciiTheme="minorHAnsi" w:hAnsiTheme="minorHAnsi" w:cstheme="minorHAnsi"/>
                          <w:b w:val="0"/>
                          <w:bCs w:val="0"/>
                        </w:rPr>
                        <w:fldChar w:fldCharType="end"/>
                      </w:r>
                      <w:r w:rsidR="00983AAA" w:rsidRPr="00983AAA">
                        <w:rPr>
                          <w:rFonts w:asciiTheme="minorHAnsi" w:hAnsiTheme="minorHAnsi" w:cstheme="minorHAnsi"/>
                          <w:b w:val="0"/>
                          <w:bCs w:val="0"/>
                        </w:rPr>
                        <w:t xml:space="preserve"> Mean and 95% C.I. of the mean for daily maximum diurnal roosting relative humidity (RH</w:t>
                      </w:r>
                      <w:r w:rsidR="00983AAA" w:rsidRPr="004F5B2B">
                        <w:rPr>
                          <w:rFonts w:asciiTheme="minorHAnsi" w:hAnsiTheme="minorHAnsi" w:cstheme="minorHAnsi"/>
                          <w:b w:val="0"/>
                          <w:bCs w:val="0"/>
                          <w:vertAlign w:val="subscript"/>
                        </w:rPr>
                        <w:t>max</w:t>
                      </w:r>
                      <w:r w:rsidR="00983AAA" w:rsidRPr="00983AAA">
                        <w:rPr>
                          <w:rFonts w:asciiTheme="minorHAnsi" w:hAnsiTheme="minorHAnsi" w:cstheme="minorHAnsi"/>
                          <w:b w:val="0"/>
                          <w:bCs w:val="0"/>
                        </w:rPr>
                        <w:t xml:space="preserve">) of each species over 7 days in summer and winter. The mean maximum diurnal roost relative humidities in summer (n = 8, 3 </w:t>
                      </w:r>
                      <w:r w:rsidR="00983AAA" w:rsidRPr="00232AFA">
                        <w:rPr>
                          <w:rFonts w:asciiTheme="minorHAnsi" w:hAnsiTheme="minorHAnsi" w:cstheme="minorHAnsi"/>
                          <w:b w:val="0"/>
                          <w:bCs w:val="0"/>
                          <w:i/>
                          <w:iCs/>
                        </w:rPr>
                        <w:t xml:space="preserve">M. macropus </w:t>
                      </w:r>
                      <w:r w:rsidR="00983AAA" w:rsidRPr="00983AAA">
                        <w:rPr>
                          <w:rFonts w:asciiTheme="minorHAnsi" w:hAnsiTheme="minorHAnsi" w:cstheme="minorHAnsi"/>
                          <w:b w:val="0"/>
                          <w:bCs w:val="0"/>
                        </w:rPr>
                        <w:t xml:space="preserve">roosts, 3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2 </w:t>
                      </w:r>
                      <w:r w:rsidR="00983AAA" w:rsidRPr="00232AFA">
                        <w:rPr>
                          <w:rFonts w:asciiTheme="minorHAnsi" w:hAnsiTheme="minorHAnsi" w:cstheme="minorHAnsi"/>
                          <w:b w:val="0"/>
                          <w:bCs w:val="0"/>
                          <w:i/>
                          <w:iCs/>
                        </w:rPr>
                        <w:t xml:space="preserve">R. megaphyllus </w:t>
                      </w:r>
                      <w:r w:rsidR="00983AAA" w:rsidRPr="00983AAA">
                        <w:rPr>
                          <w:rFonts w:asciiTheme="minorHAnsi" w:hAnsiTheme="minorHAnsi" w:cstheme="minorHAnsi"/>
                          <w:b w:val="0"/>
                          <w:bCs w:val="0"/>
                        </w:rPr>
                        <w:t xml:space="preserve">roosts) was calculated and presented as 95% C.I.. Winter (n = 5, 3 </w:t>
                      </w:r>
                      <w:r w:rsidR="00983AAA" w:rsidRPr="00232AFA">
                        <w:rPr>
                          <w:rFonts w:asciiTheme="minorHAnsi" w:hAnsiTheme="minorHAnsi" w:cstheme="minorHAnsi"/>
                          <w:b w:val="0"/>
                          <w:bCs w:val="0"/>
                          <w:i/>
                          <w:iCs/>
                        </w:rPr>
                        <w:t xml:space="preserve">M. macropus </w:t>
                      </w:r>
                      <w:r w:rsidR="00983AAA" w:rsidRPr="00983AAA">
                        <w:rPr>
                          <w:rFonts w:asciiTheme="minorHAnsi" w:hAnsiTheme="minorHAnsi" w:cstheme="minorHAnsi"/>
                          <w:b w:val="0"/>
                          <w:bCs w:val="0"/>
                        </w:rPr>
                        <w:t xml:space="preserve">roosts, 1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w:t>
                      </w:r>
                      <w:r w:rsidR="00983AAA" w:rsidRPr="00232AFA">
                        <w:rPr>
                          <w:rFonts w:asciiTheme="minorHAnsi" w:hAnsiTheme="minorHAnsi" w:cstheme="minorHAnsi"/>
                          <w:b w:val="0"/>
                          <w:bCs w:val="0"/>
                          <w:i/>
                          <w:iCs/>
                        </w:rPr>
                        <w:t xml:space="preserve">R. megaphyllus </w:t>
                      </w:r>
                      <w:r w:rsidR="00983AAA" w:rsidRPr="00983AAA">
                        <w:rPr>
                          <w:rFonts w:asciiTheme="minorHAnsi" w:hAnsiTheme="minorHAnsi" w:cstheme="minorHAnsi"/>
                          <w:b w:val="0"/>
                          <w:bCs w:val="0"/>
                        </w:rPr>
                        <w:t xml:space="preserve">roosts) data were presented using the mean of each roost over 7 days due to low sample sizes for each species.  The maximum diurnal roosting relative humidity of </w:t>
                      </w:r>
                      <w:r w:rsidR="00983AAA" w:rsidRPr="00232AFA">
                        <w:rPr>
                          <w:rFonts w:asciiTheme="minorHAnsi" w:hAnsiTheme="minorHAnsi" w:cstheme="minorHAnsi"/>
                          <w:b w:val="0"/>
                          <w:bCs w:val="0"/>
                          <w:i/>
                          <w:iCs/>
                        </w:rPr>
                        <w:t>M. macropus</w:t>
                      </w:r>
                      <w:r w:rsidR="00983AAA" w:rsidRPr="00983AAA">
                        <w:rPr>
                          <w:rFonts w:asciiTheme="minorHAnsi" w:hAnsiTheme="minorHAnsi" w:cstheme="minorHAnsi"/>
                          <w:b w:val="0"/>
                          <w:bCs w:val="0"/>
                        </w:rPr>
                        <w:t xml:space="preserve"> was generally 100% in both seasons. Both </w:t>
                      </w:r>
                      <w:r w:rsidR="00983AAA" w:rsidRPr="00232AFA">
                        <w:rPr>
                          <w:rFonts w:asciiTheme="minorHAnsi" w:hAnsiTheme="minorHAnsi" w:cstheme="minorHAnsi"/>
                          <w:b w:val="0"/>
                          <w:bCs w:val="0"/>
                          <w:i/>
                          <w:iCs/>
                        </w:rPr>
                        <w:t>M. australis</w:t>
                      </w:r>
                      <w:r w:rsidR="00983AAA" w:rsidRPr="00983AAA">
                        <w:rPr>
                          <w:rFonts w:asciiTheme="minorHAnsi" w:hAnsiTheme="minorHAnsi" w:cstheme="minorHAnsi"/>
                          <w:b w:val="0"/>
                          <w:bCs w:val="0"/>
                        </w:rPr>
                        <w:t xml:space="preserve"> and </w:t>
                      </w:r>
                      <w:r w:rsidR="00983AAA" w:rsidRPr="00232AFA">
                        <w:rPr>
                          <w:rFonts w:asciiTheme="minorHAnsi" w:hAnsiTheme="minorHAnsi" w:cstheme="minorHAnsi"/>
                          <w:b w:val="0"/>
                          <w:bCs w:val="0"/>
                          <w:i/>
                          <w:iCs/>
                        </w:rPr>
                        <w:t>R. megaphyllus</w:t>
                      </w:r>
                      <w:r w:rsidR="00983AAA" w:rsidRPr="00983AAA">
                        <w:rPr>
                          <w:rFonts w:asciiTheme="minorHAnsi" w:hAnsiTheme="minorHAnsi" w:cstheme="minorHAnsi"/>
                          <w:b w:val="0"/>
                          <w:bCs w:val="0"/>
                        </w:rPr>
                        <w:t xml:space="preserve"> showed a higher maximum diurnal roosting relative humidity in summer than winter.</w:t>
                      </w:r>
                      <w:bookmarkEnd w:id="277"/>
                      <w:bookmarkEnd w:id="278"/>
                    </w:p>
                    <w:p w14:paraId="10007B12" w14:textId="5F7D86EA" w:rsidR="00EA7DB6" w:rsidRPr="00983AAA" w:rsidRDefault="00EA7DB6" w:rsidP="00E44806">
                      <w:pPr>
                        <w:pStyle w:val="Caption"/>
                        <w:jc w:val="both"/>
                        <w:rPr>
                          <w:rFonts w:asciiTheme="minorHAnsi" w:hAnsiTheme="minorHAnsi" w:cstheme="minorHAnsi"/>
                          <w:b w:val="0"/>
                          <w:bCs w:val="0"/>
                          <w:sz w:val="24"/>
                        </w:rPr>
                      </w:pPr>
                    </w:p>
                  </w:txbxContent>
                </v:textbox>
                <w10:wrap anchorx="margin"/>
              </v:shape>
            </w:pict>
          </mc:Fallback>
        </mc:AlternateContent>
      </w:r>
      <w:r w:rsidR="0071685D" w:rsidRPr="00D253EF">
        <w:rPr>
          <w:rFonts w:asciiTheme="minorHAnsi" w:hAnsiTheme="minorHAnsi" w:cstheme="minorHAnsi"/>
        </w:rPr>
        <w:br w:type="page"/>
      </w:r>
    </w:p>
    <w:p w14:paraId="24DB0A09" w14:textId="571DA77C" w:rsidR="0071685D" w:rsidRPr="00D253EF" w:rsidRDefault="005C2186">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87264" behindDoc="1" locked="0" layoutInCell="1" allowOverlap="1" wp14:anchorId="77557584" wp14:editId="3C957643">
            <wp:simplePos x="0" y="0"/>
            <wp:positionH relativeFrom="margin">
              <wp:align>right</wp:align>
            </wp:positionH>
            <wp:positionV relativeFrom="paragraph">
              <wp:posOffset>-5080</wp:posOffset>
            </wp:positionV>
            <wp:extent cx="5217160" cy="3267075"/>
            <wp:effectExtent l="0" t="0" r="2540" b="9525"/>
            <wp:wrapNone/>
            <wp:docPr id="64" name="Chart 64">
              <a:extLst xmlns:a="http://schemas.openxmlformats.org/drawingml/2006/main">
                <a:ext uri="{FF2B5EF4-FFF2-40B4-BE49-F238E27FC236}">
                  <a16:creationId xmlns:a16="http://schemas.microsoft.com/office/drawing/2014/main" id="{8EB7C38A-6AC7-4930-8D1B-863F1D96E6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7"/>
              </a:graphicData>
            </a:graphic>
            <wp14:sizeRelH relativeFrom="margin">
              <wp14:pctWidth>0</wp14:pctWidth>
            </wp14:sizeRelH>
            <wp14:sizeRelV relativeFrom="margin">
              <wp14:pctHeight>0</wp14:pctHeight>
            </wp14:sizeRelV>
          </wp:anchor>
        </w:drawing>
      </w:r>
    </w:p>
    <w:p w14:paraId="5E910FFA" w14:textId="77777777" w:rsidR="0071685D" w:rsidRPr="00D253EF" w:rsidRDefault="0071685D">
      <w:pPr>
        <w:rPr>
          <w:rFonts w:asciiTheme="minorHAnsi" w:hAnsiTheme="minorHAnsi" w:cstheme="minorHAnsi"/>
        </w:rPr>
      </w:pPr>
    </w:p>
    <w:p w14:paraId="54C58FB3" w14:textId="77777777" w:rsidR="0071685D" w:rsidRPr="00D253EF" w:rsidRDefault="0071685D">
      <w:pPr>
        <w:rPr>
          <w:rFonts w:asciiTheme="minorHAnsi" w:hAnsiTheme="minorHAnsi" w:cstheme="minorHAnsi"/>
        </w:rPr>
      </w:pPr>
    </w:p>
    <w:p w14:paraId="34B777F9" w14:textId="77777777" w:rsidR="0071685D" w:rsidRPr="00D253EF" w:rsidRDefault="0071685D">
      <w:pPr>
        <w:rPr>
          <w:rFonts w:asciiTheme="minorHAnsi" w:hAnsiTheme="minorHAnsi" w:cstheme="minorHAnsi"/>
        </w:rPr>
      </w:pPr>
    </w:p>
    <w:p w14:paraId="69D83B11" w14:textId="77777777" w:rsidR="0071685D" w:rsidRPr="00D253EF" w:rsidRDefault="0071685D">
      <w:pPr>
        <w:rPr>
          <w:rFonts w:asciiTheme="minorHAnsi" w:hAnsiTheme="minorHAnsi" w:cstheme="minorHAnsi"/>
        </w:rPr>
      </w:pPr>
    </w:p>
    <w:p w14:paraId="019DB7EE" w14:textId="77777777" w:rsidR="0071685D" w:rsidRPr="00D253EF" w:rsidRDefault="0071685D">
      <w:pPr>
        <w:rPr>
          <w:rFonts w:asciiTheme="minorHAnsi" w:hAnsiTheme="minorHAnsi" w:cstheme="minorHAnsi"/>
        </w:rPr>
      </w:pPr>
    </w:p>
    <w:p w14:paraId="2D040D43" w14:textId="77777777" w:rsidR="0071685D" w:rsidRPr="00D253EF" w:rsidRDefault="0071685D">
      <w:pPr>
        <w:rPr>
          <w:rFonts w:asciiTheme="minorHAnsi" w:hAnsiTheme="minorHAnsi" w:cstheme="minorHAnsi"/>
        </w:rPr>
      </w:pPr>
    </w:p>
    <w:p w14:paraId="11A6BB24" w14:textId="77777777" w:rsidR="0071685D" w:rsidRPr="00D253EF" w:rsidRDefault="0071685D">
      <w:pPr>
        <w:rPr>
          <w:rFonts w:asciiTheme="minorHAnsi" w:hAnsiTheme="minorHAnsi" w:cstheme="minorHAnsi"/>
        </w:rPr>
      </w:pPr>
    </w:p>
    <w:p w14:paraId="4D467735" w14:textId="77777777" w:rsidR="0071685D" w:rsidRPr="00D253EF" w:rsidRDefault="0071685D">
      <w:pPr>
        <w:rPr>
          <w:rFonts w:asciiTheme="minorHAnsi" w:hAnsiTheme="minorHAnsi" w:cstheme="minorHAnsi"/>
        </w:rPr>
      </w:pPr>
    </w:p>
    <w:p w14:paraId="627997E7" w14:textId="1E6A3072" w:rsidR="0071685D" w:rsidRPr="00D253EF" w:rsidRDefault="0071685D">
      <w:pPr>
        <w:rPr>
          <w:rFonts w:asciiTheme="minorHAnsi" w:hAnsiTheme="minorHAnsi" w:cstheme="minorHAnsi"/>
        </w:rPr>
      </w:pPr>
    </w:p>
    <w:p w14:paraId="5CB4DDEE" w14:textId="6CDBDBA5" w:rsidR="0071685D" w:rsidRPr="00D253EF" w:rsidRDefault="0071685D">
      <w:pPr>
        <w:rPr>
          <w:rFonts w:asciiTheme="minorHAnsi" w:hAnsiTheme="minorHAnsi" w:cstheme="minorHAnsi"/>
        </w:rPr>
      </w:pPr>
    </w:p>
    <w:p w14:paraId="41ACEA3F" w14:textId="3B6AA8A4" w:rsidR="0071685D" w:rsidRPr="00D253EF" w:rsidRDefault="0071685D">
      <w:pPr>
        <w:rPr>
          <w:rFonts w:asciiTheme="minorHAnsi" w:hAnsiTheme="minorHAnsi" w:cstheme="minorHAnsi"/>
        </w:rPr>
      </w:pPr>
    </w:p>
    <w:p w14:paraId="22B1A3BD" w14:textId="09DE8083" w:rsidR="0071685D" w:rsidRPr="00D253EF" w:rsidRDefault="0071685D">
      <w:pPr>
        <w:rPr>
          <w:rFonts w:asciiTheme="minorHAnsi" w:hAnsiTheme="minorHAnsi" w:cstheme="minorHAnsi"/>
        </w:rPr>
      </w:pPr>
    </w:p>
    <w:p w14:paraId="6815EF3A" w14:textId="38B34152" w:rsidR="0071685D" w:rsidRPr="00D253EF" w:rsidRDefault="0071685D">
      <w:pPr>
        <w:rPr>
          <w:rFonts w:asciiTheme="minorHAnsi" w:hAnsiTheme="minorHAnsi" w:cstheme="minorHAnsi"/>
        </w:rPr>
      </w:pPr>
    </w:p>
    <w:p w14:paraId="49F46567" w14:textId="63563E0D" w:rsidR="0071685D" w:rsidRPr="00D253EF" w:rsidRDefault="0071685D">
      <w:pPr>
        <w:rPr>
          <w:rFonts w:asciiTheme="minorHAnsi" w:hAnsiTheme="minorHAnsi" w:cstheme="minorHAnsi"/>
        </w:rPr>
      </w:pPr>
    </w:p>
    <w:p w14:paraId="6F3ED915" w14:textId="009A5EE5" w:rsidR="0071685D" w:rsidRPr="00D253EF" w:rsidRDefault="0071685D">
      <w:pPr>
        <w:rPr>
          <w:rFonts w:asciiTheme="minorHAnsi" w:hAnsiTheme="minorHAnsi" w:cstheme="minorHAnsi"/>
        </w:rPr>
      </w:pPr>
    </w:p>
    <w:p w14:paraId="5E95F1A0" w14:textId="2BE86F15" w:rsidR="0071685D" w:rsidRPr="00D253EF" w:rsidRDefault="0071685D">
      <w:pPr>
        <w:rPr>
          <w:rFonts w:asciiTheme="minorHAnsi" w:hAnsiTheme="minorHAnsi" w:cstheme="minorHAnsi"/>
        </w:rPr>
      </w:pPr>
    </w:p>
    <w:p w14:paraId="13F18609" w14:textId="5186750D" w:rsidR="0071685D" w:rsidRPr="00D253EF" w:rsidRDefault="0071685D">
      <w:pPr>
        <w:rPr>
          <w:rFonts w:asciiTheme="minorHAnsi" w:hAnsiTheme="minorHAnsi" w:cstheme="minorHAnsi"/>
        </w:rPr>
      </w:pPr>
    </w:p>
    <w:p w14:paraId="38ACC161" w14:textId="6AD145B3" w:rsidR="0071685D" w:rsidRPr="00D253EF" w:rsidRDefault="00285297">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90336" behindDoc="1" locked="0" layoutInCell="1" allowOverlap="1" wp14:anchorId="347BD14B" wp14:editId="3FB1CA03">
                <wp:simplePos x="0" y="0"/>
                <wp:positionH relativeFrom="margin">
                  <wp:align>right</wp:align>
                </wp:positionH>
                <wp:positionV relativeFrom="paragraph">
                  <wp:posOffset>12041</wp:posOffset>
                </wp:positionV>
                <wp:extent cx="5217160" cy="1319842"/>
                <wp:effectExtent l="0" t="0" r="2540" b="0"/>
                <wp:wrapNone/>
                <wp:docPr id="66" name="Text Box 66"/>
                <wp:cNvGraphicFramePr/>
                <a:graphic xmlns:a="http://schemas.openxmlformats.org/drawingml/2006/main">
                  <a:graphicData uri="http://schemas.microsoft.com/office/word/2010/wordprocessingShape">
                    <wps:wsp>
                      <wps:cNvSpPr txBox="1"/>
                      <wps:spPr>
                        <a:xfrm>
                          <a:off x="0" y="0"/>
                          <a:ext cx="5217160" cy="1319842"/>
                        </a:xfrm>
                        <a:prstGeom prst="rect">
                          <a:avLst/>
                        </a:prstGeom>
                        <a:solidFill>
                          <a:prstClr val="white"/>
                        </a:solidFill>
                        <a:ln>
                          <a:noFill/>
                        </a:ln>
                      </wps:spPr>
                      <wps:txbx>
                        <w:txbxContent>
                          <w:p w14:paraId="73E179CB" w14:textId="5ADACBEC" w:rsidR="005C2186" w:rsidRPr="00597314" w:rsidRDefault="005C2186" w:rsidP="000A77B9">
                            <w:pPr>
                              <w:pStyle w:val="Caption"/>
                              <w:jc w:val="both"/>
                              <w:rPr>
                                <w:rFonts w:asciiTheme="minorHAnsi" w:hAnsiTheme="minorHAnsi" w:cstheme="minorHAnsi"/>
                                <w:b w:val="0"/>
                                <w:bCs w:val="0"/>
                              </w:rPr>
                            </w:pPr>
                            <w:bookmarkStart w:id="279" w:name="_Toc84262642"/>
                            <w:bookmarkStart w:id="280" w:name="_Toc85420515"/>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9E45A0">
                              <w:rPr>
                                <w:rFonts w:asciiTheme="minorHAnsi" w:hAnsiTheme="minorHAnsi" w:cstheme="minorHAnsi"/>
                                <w:b w:val="0"/>
                                <w:bCs w:val="0"/>
                                <w:noProof/>
                              </w:rPr>
                              <w:t>21</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for daily minimum diurnal roost relative humidity (RH</w:t>
                            </w:r>
                            <w:r w:rsidRPr="00597314">
                              <w:rPr>
                                <w:rFonts w:asciiTheme="minorHAnsi" w:hAnsiTheme="minorHAnsi" w:cstheme="minorHAnsi"/>
                                <w:b w:val="0"/>
                                <w:bCs w:val="0"/>
                                <w:vertAlign w:val="subscript"/>
                              </w:rPr>
                              <w:t>min</w:t>
                            </w:r>
                            <w:r w:rsidRPr="00597314">
                              <w:rPr>
                                <w:rFonts w:asciiTheme="minorHAnsi" w:hAnsiTheme="minorHAnsi" w:cstheme="minorHAnsi"/>
                                <w:b w:val="0"/>
                                <w:bCs w:val="0"/>
                              </w:rPr>
                              <w:t xml:space="preserve">) for each species over 7 days in summer and winter. The minimum diurnal roost relative humidities in summer (n = 8,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2 R. megaphyllus</w:t>
                            </w:r>
                            <w:r w:rsidRPr="00597314">
                              <w:rPr>
                                <w:rFonts w:asciiTheme="minorHAnsi" w:hAnsiTheme="minorHAnsi" w:cstheme="minorHAnsi"/>
                                <w:b w:val="0"/>
                                <w:bCs w:val="0"/>
                              </w:rPr>
                              <w:t xml:space="preserve"> roosts) were calculated and presented as 95% C.I.. Winter (n = 5,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roosts) were presented using the mean for each roost over 7 days due to low sample sizes for each species</w:t>
                            </w:r>
                            <w:r w:rsidR="00D72EED" w:rsidRPr="00597314">
                              <w:rPr>
                                <w:rFonts w:asciiTheme="minorHAnsi" w:hAnsiTheme="minorHAnsi" w:cstheme="minorHAnsi"/>
                                <w:b w:val="0"/>
                                <w:bCs w:val="0"/>
                              </w:rPr>
                              <w:t xml:space="preserve">. </w:t>
                            </w:r>
                            <w:r w:rsidRPr="00597314">
                              <w:rPr>
                                <w:rFonts w:asciiTheme="minorHAnsi" w:hAnsiTheme="minorHAnsi" w:cstheme="minorHAnsi"/>
                                <w:b w:val="0"/>
                                <w:bCs w:val="0"/>
                              </w:rPr>
                              <w:t xml:space="preserve">The minimum diurnal roosting relative humidity of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was generally 100% in both seasons.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showed a higher maximum diurnal roosting relative humidity in summer than winter.</w:t>
                            </w:r>
                            <w:bookmarkEnd w:id="279"/>
                            <w:bookmarkEnd w:id="280"/>
                          </w:p>
                          <w:p w14:paraId="2C0A5F4D" w14:textId="77777777" w:rsidR="00C526FE" w:rsidRDefault="00C526FE"/>
                          <w:p w14:paraId="725B45CF" w14:textId="47D0C721" w:rsidR="005C2186" w:rsidRPr="00597314" w:rsidRDefault="005C2186" w:rsidP="000A77B9">
                            <w:pPr>
                              <w:pStyle w:val="Caption"/>
                              <w:jc w:val="both"/>
                              <w:rPr>
                                <w:rFonts w:asciiTheme="minorHAnsi" w:hAnsiTheme="minorHAnsi" w:cs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7BD14B" id="Text Box 66" o:spid="_x0000_s1071" type="#_x0000_t202" style="position:absolute;margin-left:359.6pt;margin-top:.95pt;width:410.8pt;height:103.9pt;z-index:-2515261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" stroked="f">
                <v:textbox inset="0,0,0,0">
                  <w:txbxContent>
                    <w:p w14:paraId="73E179CB" w14:textId="5ADACBEC" w:rsidR="005C2186" w:rsidRPr="00597314" w:rsidRDefault="005C2186" w:rsidP="000A77B9">
                      <w:pPr>
                        <w:pStyle w:val="Caption"/>
                        <w:jc w:val="both"/>
                        <w:rPr>
                          <w:rFonts w:asciiTheme="minorHAnsi" w:hAnsiTheme="minorHAnsi" w:cstheme="minorHAnsi"/>
                          <w:b w:val="0"/>
                          <w:bCs w:val="0"/>
                        </w:rPr>
                      </w:pPr>
                      <w:bookmarkStart w:id="281" w:name="_Toc84262642"/>
                      <w:bookmarkStart w:id="282" w:name="_Toc85420515"/>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9E45A0">
                        <w:rPr>
                          <w:rFonts w:asciiTheme="minorHAnsi" w:hAnsiTheme="minorHAnsi" w:cstheme="minorHAnsi"/>
                          <w:b w:val="0"/>
                          <w:bCs w:val="0"/>
                          <w:noProof/>
                        </w:rPr>
                        <w:t>21</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for daily minimum diurnal roost relative humidity (RH</w:t>
                      </w:r>
                      <w:r w:rsidRPr="00597314">
                        <w:rPr>
                          <w:rFonts w:asciiTheme="minorHAnsi" w:hAnsiTheme="minorHAnsi" w:cstheme="minorHAnsi"/>
                          <w:b w:val="0"/>
                          <w:bCs w:val="0"/>
                          <w:vertAlign w:val="subscript"/>
                        </w:rPr>
                        <w:t>min</w:t>
                      </w:r>
                      <w:r w:rsidRPr="00597314">
                        <w:rPr>
                          <w:rFonts w:asciiTheme="minorHAnsi" w:hAnsiTheme="minorHAnsi" w:cstheme="minorHAnsi"/>
                          <w:b w:val="0"/>
                          <w:bCs w:val="0"/>
                        </w:rPr>
                        <w:t xml:space="preserve">) for each species over 7 days in summer and winter. The minimum diurnal roost relative humidities in summer (n = 8,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2 R. megaphyllus</w:t>
                      </w:r>
                      <w:r w:rsidRPr="00597314">
                        <w:rPr>
                          <w:rFonts w:asciiTheme="minorHAnsi" w:hAnsiTheme="minorHAnsi" w:cstheme="minorHAnsi"/>
                          <w:b w:val="0"/>
                          <w:bCs w:val="0"/>
                        </w:rPr>
                        <w:t xml:space="preserve"> roosts) were calculated and presented as 95% C.I.. Winter (n = 5,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roosts) were presented using the mean for each roost over 7 days due to low sample sizes for each species</w:t>
                      </w:r>
                      <w:r w:rsidR="00D72EED" w:rsidRPr="00597314">
                        <w:rPr>
                          <w:rFonts w:asciiTheme="minorHAnsi" w:hAnsiTheme="minorHAnsi" w:cstheme="minorHAnsi"/>
                          <w:b w:val="0"/>
                          <w:bCs w:val="0"/>
                        </w:rPr>
                        <w:t xml:space="preserve">. </w:t>
                      </w:r>
                      <w:r w:rsidRPr="00597314">
                        <w:rPr>
                          <w:rFonts w:asciiTheme="minorHAnsi" w:hAnsiTheme="minorHAnsi" w:cstheme="minorHAnsi"/>
                          <w:b w:val="0"/>
                          <w:bCs w:val="0"/>
                        </w:rPr>
                        <w:t xml:space="preserve">The minimum diurnal roosting relative humidity of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was generally 100% in both seasons.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showed a higher maximum diurnal roosting relative humidity in summer than winter.</w:t>
                      </w:r>
                      <w:bookmarkEnd w:id="281"/>
                      <w:bookmarkEnd w:id="282"/>
                    </w:p>
                    <w:p w14:paraId="2C0A5F4D" w14:textId="77777777" w:rsidR="00C526FE" w:rsidRDefault="00C526FE"/>
                    <w:p w14:paraId="725B45CF" w14:textId="47D0C721" w:rsidR="005C2186" w:rsidRPr="00597314" w:rsidRDefault="005C2186" w:rsidP="000A77B9">
                      <w:pPr>
                        <w:pStyle w:val="Caption"/>
                        <w:jc w:val="both"/>
                        <w:rPr>
                          <w:rFonts w:asciiTheme="minorHAnsi" w:hAnsiTheme="minorHAnsi" w:cstheme="minorHAnsi"/>
                          <w:b w:val="0"/>
                          <w:bCs w:val="0"/>
                        </w:rPr>
                      </w:pPr>
                    </w:p>
                  </w:txbxContent>
                </v:textbox>
                <w10:wrap anchorx="margin"/>
              </v:shape>
            </w:pict>
          </mc:Fallback>
        </mc:AlternateContent>
      </w:r>
    </w:p>
    <w:p w14:paraId="52793107" w14:textId="7C60D26B" w:rsidR="0071685D" w:rsidRPr="00D253EF" w:rsidRDefault="0071685D">
      <w:pPr>
        <w:rPr>
          <w:rFonts w:asciiTheme="minorHAnsi" w:hAnsiTheme="minorHAnsi" w:cstheme="minorHAnsi"/>
        </w:rPr>
      </w:pPr>
    </w:p>
    <w:p w14:paraId="6DE09AE3" w14:textId="47664CA9" w:rsidR="0071685D" w:rsidRPr="00D253EF" w:rsidRDefault="0071685D">
      <w:pPr>
        <w:rPr>
          <w:rFonts w:asciiTheme="minorHAnsi" w:hAnsiTheme="minorHAnsi" w:cstheme="minorHAnsi"/>
        </w:rPr>
      </w:pPr>
    </w:p>
    <w:p w14:paraId="3D1DC4E0" w14:textId="77777777" w:rsidR="0071685D" w:rsidRPr="00D253EF" w:rsidRDefault="0071685D">
      <w:pPr>
        <w:rPr>
          <w:rFonts w:asciiTheme="minorHAnsi" w:hAnsiTheme="minorHAnsi" w:cstheme="minorHAnsi"/>
        </w:rPr>
      </w:pPr>
    </w:p>
    <w:p w14:paraId="38C92959" w14:textId="5E30E8C7" w:rsidR="0071685D" w:rsidRPr="00D253EF" w:rsidRDefault="0071685D">
      <w:pPr>
        <w:rPr>
          <w:rFonts w:asciiTheme="minorHAnsi" w:hAnsiTheme="minorHAnsi" w:cstheme="minorHAnsi"/>
        </w:rPr>
      </w:pPr>
    </w:p>
    <w:p w14:paraId="2C439355" w14:textId="6E5E643B" w:rsidR="0071685D" w:rsidRPr="00D253EF" w:rsidRDefault="0071685D">
      <w:pPr>
        <w:rPr>
          <w:rFonts w:asciiTheme="minorHAnsi" w:hAnsiTheme="minorHAnsi" w:cstheme="minorHAnsi"/>
        </w:rPr>
      </w:pPr>
    </w:p>
    <w:p w14:paraId="598E8D73" w14:textId="363829EA" w:rsidR="0071685D" w:rsidRPr="00D253EF" w:rsidRDefault="00597314">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92384" behindDoc="1" locked="0" layoutInCell="1" allowOverlap="1" wp14:anchorId="1942DDA7" wp14:editId="486FB604">
            <wp:simplePos x="0" y="0"/>
            <wp:positionH relativeFrom="margin">
              <wp:align>right</wp:align>
            </wp:positionH>
            <wp:positionV relativeFrom="paragraph">
              <wp:posOffset>164944</wp:posOffset>
            </wp:positionV>
            <wp:extent cx="5217160" cy="2971800"/>
            <wp:effectExtent l="0" t="0" r="2540" b="0"/>
            <wp:wrapNone/>
            <wp:docPr id="65" name="Chart 65">
              <a:extLst xmlns:a="http://schemas.openxmlformats.org/drawingml/2006/main">
                <a:ext uri="{FF2B5EF4-FFF2-40B4-BE49-F238E27FC236}">
                  <a16:creationId xmlns:a16="http://schemas.microsoft.com/office/drawing/2014/main" id="{D3E9E0D8-CCE5-4B25-97B9-FAF576AFBD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8"/>
              </a:graphicData>
            </a:graphic>
            <wp14:sizeRelH relativeFrom="margin">
              <wp14:pctWidth>0</wp14:pctWidth>
            </wp14:sizeRelH>
            <wp14:sizeRelV relativeFrom="margin">
              <wp14:pctHeight>0</wp14:pctHeight>
            </wp14:sizeRelV>
          </wp:anchor>
        </w:drawing>
      </w:r>
    </w:p>
    <w:p w14:paraId="1563E9B5" w14:textId="0724BBF9" w:rsidR="0071685D" w:rsidRPr="00D253EF" w:rsidRDefault="0071685D">
      <w:pPr>
        <w:rPr>
          <w:rFonts w:asciiTheme="minorHAnsi" w:hAnsiTheme="minorHAnsi" w:cstheme="minorHAnsi"/>
        </w:rPr>
      </w:pPr>
    </w:p>
    <w:p w14:paraId="7F218E08" w14:textId="680B9C91" w:rsidR="0071685D" w:rsidRPr="00D253EF" w:rsidRDefault="0071685D">
      <w:pPr>
        <w:rPr>
          <w:rFonts w:asciiTheme="minorHAnsi" w:hAnsiTheme="minorHAnsi" w:cstheme="minorHAnsi"/>
        </w:rPr>
      </w:pPr>
    </w:p>
    <w:p w14:paraId="74B308D9" w14:textId="38E599F9" w:rsidR="0071685D" w:rsidRPr="00D253EF" w:rsidRDefault="0071685D">
      <w:pPr>
        <w:rPr>
          <w:rFonts w:asciiTheme="minorHAnsi" w:hAnsiTheme="minorHAnsi" w:cstheme="minorHAnsi"/>
        </w:rPr>
      </w:pPr>
    </w:p>
    <w:p w14:paraId="3F013A60" w14:textId="4DD37E4F" w:rsidR="0071685D" w:rsidRPr="00D253EF" w:rsidRDefault="0071685D">
      <w:pPr>
        <w:rPr>
          <w:rFonts w:asciiTheme="minorHAnsi" w:hAnsiTheme="minorHAnsi" w:cstheme="minorHAnsi"/>
        </w:rPr>
      </w:pPr>
    </w:p>
    <w:p w14:paraId="2DA32A7F" w14:textId="1B0D8F23" w:rsidR="00A51C43" w:rsidRPr="00D253EF" w:rsidRDefault="00A51C43">
      <w:pPr>
        <w:rPr>
          <w:rFonts w:asciiTheme="minorHAnsi" w:hAnsiTheme="minorHAnsi" w:cstheme="minorHAnsi"/>
        </w:rPr>
      </w:pPr>
    </w:p>
    <w:p w14:paraId="5A2DF891" w14:textId="78F05DD8" w:rsidR="00A51C43" w:rsidRPr="00D253EF" w:rsidRDefault="00A51C43">
      <w:pPr>
        <w:rPr>
          <w:rFonts w:asciiTheme="minorHAnsi" w:hAnsiTheme="minorHAnsi" w:cstheme="minorHAnsi"/>
        </w:rPr>
      </w:pPr>
    </w:p>
    <w:p w14:paraId="384D0E6C" w14:textId="286D937F" w:rsidR="00A51C43" w:rsidRPr="00D253EF" w:rsidRDefault="00A51C43">
      <w:pPr>
        <w:rPr>
          <w:rFonts w:asciiTheme="minorHAnsi" w:hAnsiTheme="minorHAnsi" w:cstheme="minorHAnsi"/>
        </w:rPr>
      </w:pPr>
    </w:p>
    <w:p w14:paraId="0EC02A09" w14:textId="77777777" w:rsidR="00A51C43" w:rsidRPr="00D253EF" w:rsidRDefault="00A51C43">
      <w:pPr>
        <w:rPr>
          <w:rFonts w:asciiTheme="minorHAnsi" w:hAnsiTheme="minorHAnsi" w:cstheme="minorHAnsi"/>
        </w:rPr>
      </w:pPr>
    </w:p>
    <w:p w14:paraId="2EF46696" w14:textId="77777777" w:rsidR="0071685D" w:rsidRPr="00D253EF" w:rsidRDefault="0071685D">
      <w:pPr>
        <w:rPr>
          <w:rFonts w:asciiTheme="minorHAnsi" w:hAnsiTheme="minorHAnsi" w:cstheme="minorHAnsi"/>
        </w:rPr>
      </w:pPr>
    </w:p>
    <w:p w14:paraId="48A03F7C" w14:textId="77777777" w:rsidR="0071685D" w:rsidRPr="00D253EF" w:rsidRDefault="0071685D">
      <w:pPr>
        <w:rPr>
          <w:rFonts w:asciiTheme="minorHAnsi" w:hAnsiTheme="minorHAnsi" w:cstheme="minorHAnsi"/>
        </w:rPr>
      </w:pPr>
    </w:p>
    <w:p w14:paraId="266180DF" w14:textId="77777777" w:rsidR="0071685D" w:rsidRPr="00D253EF" w:rsidRDefault="0071685D">
      <w:pPr>
        <w:rPr>
          <w:rFonts w:asciiTheme="minorHAnsi" w:hAnsiTheme="minorHAnsi" w:cstheme="minorHAnsi"/>
        </w:rPr>
      </w:pPr>
    </w:p>
    <w:p w14:paraId="7A1FAE91" w14:textId="77777777" w:rsidR="0071685D" w:rsidRPr="00D253EF" w:rsidRDefault="0071685D">
      <w:pPr>
        <w:rPr>
          <w:rFonts w:asciiTheme="minorHAnsi" w:hAnsiTheme="minorHAnsi" w:cstheme="minorHAnsi"/>
        </w:rPr>
      </w:pPr>
    </w:p>
    <w:p w14:paraId="44C29B51" w14:textId="77777777" w:rsidR="0071685D" w:rsidRPr="00D253EF" w:rsidRDefault="0071685D">
      <w:pPr>
        <w:rPr>
          <w:rFonts w:asciiTheme="minorHAnsi" w:hAnsiTheme="minorHAnsi" w:cstheme="minorHAnsi"/>
        </w:rPr>
      </w:pPr>
    </w:p>
    <w:p w14:paraId="6048E05B" w14:textId="77777777" w:rsidR="0071685D" w:rsidRPr="00D253EF" w:rsidRDefault="0071685D">
      <w:pPr>
        <w:rPr>
          <w:rFonts w:asciiTheme="minorHAnsi" w:hAnsiTheme="minorHAnsi" w:cstheme="minorHAnsi"/>
        </w:rPr>
      </w:pPr>
    </w:p>
    <w:p w14:paraId="62A98F7A" w14:textId="77777777" w:rsidR="0071685D" w:rsidRPr="00D253EF" w:rsidRDefault="0071685D">
      <w:pPr>
        <w:rPr>
          <w:rFonts w:asciiTheme="minorHAnsi" w:hAnsiTheme="minorHAnsi" w:cstheme="minorHAnsi"/>
        </w:rPr>
      </w:pPr>
    </w:p>
    <w:p w14:paraId="019F8744" w14:textId="0722CDD7" w:rsidR="0071685D" w:rsidRPr="00D253EF" w:rsidRDefault="00F66506">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94432" behindDoc="1" locked="0" layoutInCell="1" allowOverlap="1" wp14:anchorId="5CEEFF2B" wp14:editId="28534AA0">
                <wp:simplePos x="0" y="0"/>
                <wp:positionH relativeFrom="margin">
                  <wp:align>right</wp:align>
                </wp:positionH>
                <wp:positionV relativeFrom="paragraph">
                  <wp:posOffset>202145</wp:posOffset>
                </wp:positionV>
                <wp:extent cx="5217160" cy="1268083"/>
                <wp:effectExtent l="0" t="0" r="2540" b="8890"/>
                <wp:wrapNone/>
                <wp:docPr id="67" name="Text Box 67"/>
                <wp:cNvGraphicFramePr/>
                <a:graphic xmlns:a="http://schemas.openxmlformats.org/drawingml/2006/main">
                  <a:graphicData uri="http://schemas.microsoft.com/office/word/2010/wordprocessingShape">
                    <wps:wsp>
                      <wps:cNvSpPr txBox="1"/>
                      <wps:spPr>
                        <a:xfrm>
                          <a:off x="0" y="0"/>
                          <a:ext cx="5217160" cy="1268083"/>
                        </a:xfrm>
                        <a:prstGeom prst="rect">
                          <a:avLst/>
                        </a:prstGeom>
                        <a:solidFill>
                          <a:prstClr val="white"/>
                        </a:solidFill>
                        <a:ln>
                          <a:noFill/>
                        </a:ln>
                      </wps:spPr>
                      <wps:txbx>
                        <w:txbxContent>
                          <w:p w14:paraId="345D67AE" w14:textId="0D7A19FF" w:rsidR="00F66506" w:rsidRPr="00597314" w:rsidRDefault="00F66506" w:rsidP="00F066E3">
                            <w:pPr>
                              <w:pStyle w:val="Caption"/>
                              <w:jc w:val="both"/>
                              <w:rPr>
                                <w:rFonts w:asciiTheme="minorHAnsi" w:hAnsiTheme="minorHAnsi" w:cstheme="minorHAnsi"/>
                                <w:b w:val="0"/>
                                <w:bCs w:val="0"/>
                              </w:rPr>
                            </w:pPr>
                            <w:bookmarkStart w:id="283" w:name="_Toc84262644"/>
                            <w:bookmarkStart w:id="284" w:name="_Toc85420516"/>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9E45A0">
                              <w:rPr>
                                <w:rFonts w:asciiTheme="minorHAnsi" w:hAnsiTheme="minorHAnsi" w:cstheme="minorHAnsi"/>
                                <w:b w:val="0"/>
                                <w:bCs w:val="0"/>
                                <w:noProof/>
                              </w:rPr>
                              <w:t>22</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daily diurnal roosting relative humidity fluctuation (RH</w:t>
                            </w:r>
                            <w:r w:rsidRPr="00597314">
                              <w:rPr>
                                <w:rFonts w:asciiTheme="minorHAnsi" w:hAnsiTheme="minorHAnsi" w:cstheme="minorHAnsi"/>
                                <w:b w:val="0"/>
                                <w:bCs w:val="0"/>
                                <w:vertAlign w:val="subscript"/>
                              </w:rPr>
                              <w:t>fluc</w:t>
                            </w:r>
                            <w:r w:rsidRPr="00597314">
                              <w:rPr>
                                <w:rFonts w:asciiTheme="minorHAnsi" w:hAnsiTheme="minorHAnsi" w:cstheme="minorHAnsi"/>
                                <w:b w:val="0"/>
                                <w:bCs w:val="0"/>
                              </w:rPr>
                              <w:t xml:space="preserve">) for each species over 7 days in summer and winter. The fluctuations in diurnal roost relative humidity in summer (n = 8,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2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roosts) were calculated and presented as 95% C.I.. Winter (n = 5,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roosts) were presented using the mean for each roost over 7 days due to low sample sizes for each species. The relative humidity of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do not fluctuate in either season.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showed a lower daily diurnal roosting relative humidity fluctuation in summer than winter.</w:t>
                            </w:r>
                            <w:bookmarkEnd w:id="283"/>
                            <w:bookmarkEnd w:id="284"/>
                          </w:p>
                          <w:p w14:paraId="27ED3911" w14:textId="47CBF85C" w:rsidR="00F66506" w:rsidRPr="00597314" w:rsidRDefault="00F66506" w:rsidP="00F066E3">
                            <w:pPr>
                              <w:pStyle w:val="Caption"/>
                              <w:jc w:val="both"/>
                              <w:rPr>
                                <w:rFonts w:asciiTheme="minorHAnsi" w:hAnsiTheme="minorHAnsi" w:cs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EEFF2B" id="Text Box 67" o:spid="_x0000_s1072" type="#_x0000_t202" style="position:absolute;margin-left:359.6pt;margin-top:15.9pt;width:410.8pt;height:99.85pt;z-index:-2515220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" stroked="f">
                <v:textbox inset="0,0,0,0">
                  <w:txbxContent>
                    <w:p w14:paraId="345D67AE" w14:textId="0D7A19FF" w:rsidR="00F66506" w:rsidRPr="00597314" w:rsidRDefault="00F66506" w:rsidP="00F066E3">
                      <w:pPr>
                        <w:pStyle w:val="Caption"/>
                        <w:jc w:val="both"/>
                        <w:rPr>
                          <w:rFonts w:asciiTheme="minorHAnsi" w:hAnsiTheme="minorHAnsi" w:cstheme="minorHAnsi"/>
                          <w:b w:val="0"/>
                          <w:bCs w:val="0"/>
                        </w:rPr>
                      </w:pPr>
                      <w:bookmarkStart w:id="285" w:name="_Toc84262644"/>
                      <w:bookmarkStart w:id="286" w:name="_Toc85420516"/>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9E45A0">
                        <w:rPr>
                          <w:rFonts w:asciiTheme="minorHAnsi" w:hAnsiTheme="minorHAnsi" w:cstheme="minorHAnsi"/>
                          <w:b w:val="0"/>
                          <w:bCs w:val="0"/>
                          <w:noProof/>
                        </w:rPr>
                        <w:t>22</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daily diurnal roosting relative humidity fluctuation (RH</w:t>
                      </w:r>
                      <w:r w:rsidRPr="00597314">
                        <w:rPr>
                          <w:rFonts w:asciiTheme="minorHAnsi" w:hAnsiTheme="minorHAnsi" w:cstheme="minorHAnsi"/>
                          <w:b w:val="0"/>
                          <w:bCs w:val="0"/>
                          <w:vertAlign w:val="subscript"/>
                        </w:rPr>
                        <w:t>fluc</w:t>
                      </w:r>
                      <w:r w:rsidRPr="00597314">
                        <w:rPr>
                          <w:rFonts w:asciiTheme="minorHAnsi" w:hAnsiTheme="minorHAnsi" w:cstheme="minorHAnsi"/>
                          <w:b w:val="0"/>
                          <w:bCs w:val="0"/>
                        </w:rPr>
                        <w:t xml:space="preserve">) for each species over 7 days in summer and winter. The fluctuations in diurnal roost relative humidity in summer (n = 8,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2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roosts) were calculated and presented as 95% C.I.. Winter (n = 5,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roosts) were presented using the mean for each roost over 7 days due to low sample sizes for each species. The relative humidity of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do not fluctuate in either season.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showed a lower daily diurnal roosting relative humidity fluctuation in summer than winter.</w:t>
                      </w:r>
                      <w:bookmarkEnd w:id="285"/>
                      <w:bookmarkEnd w:id="286"/>
                    </w:p>
                    <w:p w14:paraId="27ED3911" w14:textId="47CBF85C" w:rsidR="00F66506" w:rsidRPr="00597314" w:rsidRDefault="00F66506" w:rsidP="00F066E3">
                      <w:pPr>
                        <w:pStyle w:val="Caption"/>
                        <w:jc w:val="both"/>
                        <w:rPr>
                          <w:rFonts w:asciiTheme="minorHAnsi" w:hAnsiTheme="minorHAnsi" w:cstheme="minorHAnsi"/>
                          <w:b w:val="0"/>
                          <w:bCs w:val="0"/>
                        </w:rPr>
                      </w:pPr>
                    </w:p>
                  </w:txbxContent>
                </v:textbox>
                <w10:wrap anchorx="margin"/>
              </v:shape>
            </w:pict>
          </mc:Fallback>
        </mc:AlternateContent>
      </w:r>
      <w:r w:rsidR="0071685D" w:rsidRPr="00D253EF">
        <w:rPr>
          <w:rFonts w:asciiTheme="minorHAnsi" w:hAnsiTheme="minorHAnsi" w:cstheme="minorHAnsi"/>
        </w:rPr>
        <w:br w:type="page"/>
      </w:r>
    </w:p>
    <w:p w14:paraId="783F8266" w14:textId="715277AC" w:rsidR="00A77AC6" w:rsidRPr="007852D7" w:rsidRDefault="00A77AC6" w:rsidP="00A77AC6">
      <w:pPr>
        <w:pStyle w:val="Heading2"/>
        <w:rPr>
          <w:rFonts w:asciiTheme="minorHAnsi" w:eastAsia="PMingLiU" w:hAnsiTheme="minorHAnsi" w:cstheme="minorHAnsi"/>
          <w:sz w:val="36"/>
          <w:szCs w:val="36"/>
          <w:lang w:val="en-US" w:eastAsia="zh-TW"/>
        </w:rPr>
      </w:pPr>
      <w:bookmarkStart w:id="287" w:name="_Toc86701843"/>
      <w:r w:rsidRPr="007852D7">
        <w:rPr>
          <w:rFonts w:asciiTheme="minorHAnsi" w:eastAsia="PMingLiU" w:hAnsiTheme="minorHAnsi" w:cstheme="minorHAnsi"/>
          <w:sz w:val="36"/>
          <w:szCs w:val="36"/>
          <w:lang w:val="en-US" w:eastAsia="zh-TW"/>
        </w:rPr>
        <w:lastRenderedPageBreak/>
        <w:t>3.4</w:t>
      </w:r>
      <w:r w:rsidRPr="007852D7">
        <w:rPr>
          <w:rFonts w:asciiTheme="minorHAnsi" w:eastAsia="PMingLiU" w:hAnsiTheme="minorHAnsi" w:cstheme="minorHAnsi"/>
          <w:sz w:val="36"/>
          <w:szCs w:val="36"/>
          <w:lang w:val="en-US" w:eastAsia="zh-TW"/>
        </w:rPr>
        <w:tab/>
        <w:t>Discussion</w:t>
      </w:r>
      <w:bookmarkEnd w:id="287"/>
    </w:p>
    <w:p w14:paraId="377A8428" w14:textId="77777777" w:rsidR="00A77AC6" w:rsidRPr="00A77AC6" w:rsidRDefault="00A77AC6" w:rsidP="00A77AC6">
      <w:pPr>
        <w:spacing w:after="160" w:line="259" w:lineRule="auto"/>
        <w:jc w:val="both"/>
        <w:rPr>
          <w:rFonts w:asciiTheme="minorHAnsi" w:eastAsia="PMingLiU" w:hAnsiTheme="minorHAnsi" w:cstheme="minorHAnsi"/>
          <w:sz w:val="22"/>
          <w:szCs w:val="22"/>
          <w:lang w:val="en-US" w:eastAsia="zh-TW"/>
        </w:rPr>
      </w:pPr>
    </w:p>
    <w:p w14:paraId="722CCB2B" w14:textId="77777777" w:rsidR="00A77AC6" w:rsidRPr="00A77AC6" w:rsidRDefault="00A77AC6" w:rsidP="00A77AC6">
      <w:pPr>
        <w:keepNext/>
        <w:keepLines/>
        <w:spacing w:before="40" w:line="259" w:lineRule="auto"/>
        <w:jc w:val="both"/>
        <w:outlineLvl w:val="1"/>
        <w:rPr>
          <w:rFonts w:asciiTheme="minorHAnsi" w:eastAsia="PMingLiU" w:hAnsiTheme="minorHAnsi" w:cstheme="minorHAnsi"/>
          <w:b/>
          <w:bCs/>
          <w:sz w:val="28"/>
          <w:szCs w:val="28"/>
          <w:lang w:val="en-US" w:eastAsia="zh-TW"/>
        </w:rPr>
      </w:pPr>
      <w:r w:rsidRPr="00A77AC6">
        <w:rPr>
          <w:rFonts w:asciiTheme="minorHAnsi" w:eastAsia="PMingLiU" w:hAnsiTheme="minorHAnsi" w:cstheme="minorHAnsi"/>
          <w:b/>
          <w:bCs/>
          <w:sz w:val="28"/>
          <w:szCs w:val="28"/>
          <w:lang w:val="en-US" w:eastAsia="zh-TW"/>
        </w:rPr>
        <w:t>Roosting locations</w:t>
      </w:r>
    </w:p>
    <w:p w14:paraId="3B7B2C41" w14:textId="77777777" w:rsidR="00A77AC6" w:rsidRPr="00A77AC6" w:rsidRDefault="00A77AC6" w:rsidP="00A77AC6">
      <w:pPr>
        <w:spacing w:after="160" w:line="259" w:lineRule="auto"/>
        <w:jc w:val="both"/>
        <w:rPr>
          <w:rFonts w:asciiTheme="minorHAnsi" w:eastAsia="PMingLiU" w:hAnsiTheme="minorHAnsi" w:cstheme="minorHAnsi"/>
          <w:sz w:val="22"/>
          <w:szCs w:val="22"/>
          <w:lang w:val="en-US" w:eastAsia="zh-TW"/>
        </w:rPr>
      </w:pPr>
    </w:p>
    <w:p w14:paraId="7F5D885C" w14:textId="6B919161"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The results of this study show that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and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roosted in different locations inside the tunnel. </w:t>
      </w: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roosts were distributed across each zone with majority of roosts and bats concentrated in Z2 in summer and winter. All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roosts were located inside drain holes, 2.8m off the ground. The number of individuals remained stable from summer to winter. However, in winter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were more spread out, occupying more holes but with fewer individuals per hole compared with summer.</w:t>
      </w:r>
    </w:p>
    <w:p w14:paraId="42452DF4" w14:textId="65926DD5"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Previous studies have found that the </w:t>
      </w:r>
      <w:r w:rsidRPr="00A77AC6">
        <w:rPr>
          <w:rFonts w:asciiTheme="minorHAnsi" w:eastAsia="PMingLiU" w:hAnsiTheme="minorHAnsi" w:cstheme="minorHAnsi"/>
          <w:i/>
          <w:iCs/>
          <w:szCs w:val="24"/>
          <w:lang w:val="en-US" w:eastAsia="zh-TW"/>
        </w:rPr>
        <w:t>Myotis species</w:t>
      </w:r>
      <w:r w:rsidRPr="00A77AC6">
        <w:rPr>
          <w:rFonts w:asciiTheme="minorHAnsi" w:eastAsia="PMingLiU" w:hAnsiTheme="minorHAnsi" w:cstheme="minorHAnsi"/>
          <w:szCs w:val="24"/>
          <w:lang w:val="en-US" w:eastAsia="zh-TW"/>
        </w:rPr>
        <w:t xml:space="preserve"> exhibit some degree of plasticity in roost selection; they have been recorded in caves, aqueduct tunnels, abandoned railway tunnels, culverts, bridges and tree hollows (Campbell 2009; Dwyer, 1970; Gorecki et al. 2020, Law et al. 2020). Many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roosting sites were found near waterbodies (Gonsalves &amp; Law 2017; Campbell 2009; Anderson et al. 2006), which highlights their close association with waterways and reflects their specialized foraging strategy. </w:t>
      </w: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often roost in colonies of 10 – 15 individuals, increasing to around 100 bats in maternity sites (Anderson et al 2006). Campbell (2009) obtained similar results to this study with a colony size in an aqueduct tunnel ranging from 9 – 12; </w:t>
      </w:r>
      <w:r w:rsidRPr="00A77AC6">
        <w:rPr>
          <w:rFonts w:asciiTheme="minorHAnsi" w:eastAsia="PMingLiU" w:hAnsiTheme="minorHAnsi" w:cstheme="minorHAnsi"/>
          <w:i/>
          <w:iCs/>
          <w:szCs w:val="24"/>
          <w:lang w:val="en-US" w:eastAsia="zh-TW"/>
        </w:rPr>
        <w:t>M.</w:t>
      </w:r>
      <w:r w:rsidR="00294453">
        <w:rPr>
          <w:rFonts w:asciiTheme="minorHAnsi" w:eastAsia="PMingLiU" w:hAnsiTheme="minorHAnsi" w:cstheme="minorHAnsi"/>
          <w:i/>
          <w:iCs/>
          <w:szCs w:val="24"/>
          <w:lang w:val="en-US" w:eastAsia="zh-TW"/>
        </w:rPr>
        <w:t xml:space="preserve"> </w:t>
      </w:r>
      <w:r w:rsidRPr="00A77AC6">
        <w:rPr>
          <w:rFonts w:asciiTheme="minorHAnsi" w:eastAsia="PMingLiU" w:hAnsiTheme="minorHAnsi" w:cstheme="minorHAnsi"/>
          <w:i/>
          <w:iCs/>
          <w:szCs w:val="24"/>
          <w:lang w:val="en-US" w:eastAsia="zh-TW"/>
        </w:rPr>
        <w:t>macropus</w:t>
      </w:r>
      <w:r w:rsidRPr="00A77AC6">
        <w:rPr>
          <w:rFonts w:asciiTheme="minorHAnsi" w:eastAsia="PMingLiU" w:hAnsiTheme="minorHAnsi" w:cstheme="minorHAnsi"/>
          <w:szCs w:val="24"/>
          <w:lang w:val="en-US" w:eastAsia="zh-TW"/>
        </w:rPr>
        <w:t xml:space="preserve"> were roosting in crevices. Meanwhile, Gorecki et al. (2020) reported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colony sizes in culverts around Brisbane ranging between 1 – 3 individuals for day roosts and 4 – 49 individuals for maternity roosts. In terms of total colony size in summer and winter, the Yugar tunnel is of a similar size to previously identified maternity roosts. </w:t>
      </w:r>
    </w:p>
    <w:p w14:paraId="521DADB8" w14:textId="21C95F23"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i/>
          <w:iCs/>
          <w:szCs w:val="24"/>
          <w:lang w:val="en-US" w:eastAsia="zh-TW"/>
        </w:rPr>
        <w:t>Miniopterus australis</w:t>
      </w:r>
      <w:r w:rsidRPr="00A77AC6">
        <w:rPr>
          <w:rFonts w:asciiTheme="minorHAnsi" w:eastAsia="PMingLiU" w:hAnsiTheme="minorHAnsi" w:cstheme="minorHAnsi"/>
          <w:szCs w:val="24"/>
          <w:lang w:val="en-US" w:eastAsia="zh-TW"/>
        </w:rPr>
        <w:t xml:space="preserve"> roosts were found in Z2 and Z3 of the tunnel with the majority of bats clustering in Z2 (55 m from the entrance) during summer. The colony size reduced greatly in winter when only 15 individuals were found roosting in Z2. All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roosts were located on the tunnel wall surface, at least 3.3 m above ground in both seasons. Studies on </w:t>
      </w:r>
      <w:r w:rsidRPr="00A77AC6">
        <w:rPr>
          <w:rFonts w:asciiTheme="minorHAnsi" w:eastAsia="PMingLiU" w:hAnsiTheme="minorHAnsi" w:cstheme="minorHAnsi"/>
          <w:i/>
          <w:iCs/>
          <w:szCs w:val="24"/>
          <w:lang w:val="en-US" w:eastAsia="zh-TW"/>
        </w:rPr>
        <w:t>Miniopterus</w:t>
      </w:r>
      <w:r w:rsidRPr="00A77AC6">
        <w:rPr>
          <w:rFonts w:asciiTheme="minorHAnsi" w:eastAsia="PMingLiU" w:hAnsiTheme="minorHAnsi" w:cstheme="minorHAnsi"/>
          <w:szCs w:val="24"/>
          <w:lang w:val="en-US" w:eastAsia="zh-TW"/>
        </w:rPr>
        <w:t xml:space="preserve"> species (i.e. </w:t>
      </w:r>
      <w:r w:rsidRPr="00D674C9">
        <w:rPr>
          <w:rFonts w:asciiTheme="minorHAnsi" w:eastAsia="PMingLiU" w:hAnsiTheme="minorHAnsi" w:cstheme="minorHAnsi"/>
          <w:i/>
          <w:iCs/>
          <w:szCs w:val="24"/>
          <w:lang w:val="en-US" w:eastAsia="zh-TW"/>
        </w:rPr>
        <w:t>M. schribersii</w:t>
      </w:r>
      <w:r w:rsidRPr="00D674C9">
        <w:rPr>
          <w:rFonts w:asciiTheme="minorHAnsi" w:eastAsia="PMingLiU" w:hAnsiTheme="minorHAnsi" w:cstheme="minorHAnsi"/>
          <w:szCs w:val="24"/>
          <w:lang w:val="en-US" w:eastAsia="zh-TW"/>
        </w:rPr>
        <w:t xml:space="preserve">, </w:t>
      </w:r>
      <w:r w:rsidRPr="00D674C9">
        <w:rPr>
          <w:rFonts w:asciiTheme="minorHAnsi" w:eastAsia="PMingLiU" w:hAnsiTheme="minorHAnsi" w:cstheme="minorHAnsi"/>
          <w:i/>
          <w:iCs/>
          <w:szCs w:val="24"/>
          <w:lang w:val="en-US" w:eastAsia="zh-TW"/>
        </w:rPr>
        <w:t xml:space="preserve">M. </w:t>
      </w:r>
      <w:r w:rsidR="002D2C79" w:rsidRPr="00D674C9">
        <w:rPr>
          <w:rFonts w:asciiTheme="minorHAnsi" w:eastAsia="PMingLiU" w:hAnsiTheme="minorHAnsi" w:cstheme="minorHAnsi"/>
          <w:i/>
          <w:iCs/>
          <w:szCs w:val="24"/>
          <w:lang w:val="en-US" w:eastAsia="zh-TW"/>
        </w:rPr>
        <w:t xml:space="preserve">orianae </w:t>
      </w:r>
      <w:r w:rsidRPr="00D674C9">
        <w:rPr>
          <w:rFonts w:asciiTheme="minorHAnsi" w:eastAsia="PMingLiU" w:hAnsiTheme="minorHAnsi" w:cstheme="minorHAnsi"/>
          <w:i/>
          <w:iCs/>
          <w:szCs w:val="24"/>
          <w:lang w:val="en-US" w:eastAsia="zh-TW"/>
        </w:rPr>
        <w:lastRenderedPageBreak/>
        <w:t>blepotis</w:t>
      </w:r>
      <w:r w:rsidRPr="00D674C9">
        <w:rPr>
          <w:rFonts w:asciiTheme="minorHAnsi" w:eastAsia="PMingLiU" w:hAnsiTheme="minorHAnsi" w:cstheme="minorHAnsi"/>
          <w:szCs w:val="24"/>
          <w:lang w:val="en-US" w:eastAsia="zh-TW"/>
        </w:rPr>
        <w:t xml:space="preserve"> and </w:t>
      </w:r>
      <w:r w:rsidRPr="00D674C9">
        <w:rPr>
          <w:rFonts w:asciiTheme="minorHAnsi" w:eastAsia="PMingLiU" w:hAnsiTheme="minorHAnsi" w:cstheme="minorHAnsi"/>
          <w:i/>
          <w:iCs/>
          <w:szCs w:val="24"/>
          <w:lang w:val="en-US" w:eastAsia="zh-TW"/>
        </w:rPr>
        <w:t xml:space="preserve">M. </w:t>
      </w:r>
      <w:r w:rsidR="002D2C79" w:rsidRPr="00D674C9">
        <w:rPr>
          <w:rFonts w:asciiTheme="minorHAnsi" w:eastAsia="PMingLiU" w:hAnsiTheme="minorHAnsi" w:cstheme="minorHAnsi"/>
          <w:i/>
          <w:iCs/>
          <w:szCs w:val="24"/>
          <w:lang w:val="en-US" w:eastAsia="zh-TW"/>
        </w:rPr>
        <w:t xml:space="preserve">orianae </w:t>
      </w:r>
      <w:r w:rsidRPr="00D674C9">
        <w:rPr>
          <w:rFonts w:asciiTheme="minorHAnsi" w:eastAsia="PMingLiU" w:hAnsiTheme="minorHAnsi" w:cstheme="minorHAnsi"/>
          <w:i/>
          <w:iCs/>
          <w:szCs w:val="24"/>
          <w:lang w:val="en-US" w:eastAsia="zh-TW"/>
        </w:rPr>
        <w:t>oceanensis</w:t>
      </w:r>
      <w:r w:rsidRPr="00D674C9">
        <w:rPr>
          <w:rFonts w:asciiTheme="minorHAnsi" w:eastAsia="PMingLiU" w:hAnsiTheme="minorHAnsi" w:cstheme="minorHAnsi"/>
          <w:szCs w:val="24"/>
          <w:lang w:val="en-US" w:eastAsia="zh-TW"/>
        </w:rPr>
        <w:t>)</w:t>
      </w:r>
      <w:r w:rsidRPr="00A77AC6">
        <w:rPr>
          <w:rFonts w:asciiTheme="minorHAnsi" w:eastAsia="PMingLiU" w:hAnsiTheme="minorHAnsi" w:cstheme="minorHAnsi"/>
          <w:szCs w:val="24"/>
          <w:lang w:val="en-US" w:eastAsia="zh-TW"/>
        </w:rPr>
        <w:t xml:space="preserve"> reported that roosts were often found in caves, disused tunnels, underground rooms and abandoned mines (Hall 1982; White 2011; Dwyer 1968). These species were also found clustering on flat surfaces, surfaces with shallow crevices, ceilings, and in room corners (Hall 1982; White 2011; Dwyer 1968). </w:t>
      </w:r>
      <w:r w:rsidRPr="00A77AC6">
        <w:rPr>
          <w:rFonts w:asciiTheme="minorHAnsi" w:eastAsia="PMingLiU" w:hAnsiTheme="minorHAnsi" w:cstheme="minorHAnsi"/>
          <w:i/>
          <w:iCs/>
          <w:szCs w:val="24"/>
          <w:lang w:val="en-US" w:eastAsia="zh-TW"/>
        </w:rPr>
        <w:t>Miniopterus</w:t>
      </w:r>
      <w:r w:rsidRPr="00A77AC6">
        <w:rPr>
          <w:rFonts w:asciiTheme="minorHAnsi" w:eastAsia="PMingLiU" w:hAnsiTheme="minorHAnsi" w:cstheme="minorHAnsi"/>
          <w:szCs w:val="24"/>
          <w:lang w:val="en-US" w:eastAsia="zh-TW"/>
        </w:rPr>
        <w:t xml:space="preserve"> species in Australia have been recorded roosting in colonies containing from 50 to 60,000 individuals (Dwyer &amp; Hamilton-Smith 1965; Gonsalves &amp; Law 2018). Dwyer (1968) recorded </w:t>
      </w:r>
      <w:r w:rsidR="00DD3B99">
        <w:rPr>
          <w:rFonts w:asciiTheme="minorHAnsi" w:eastAsia="PMingLiU" w:hAnsiTheme="minorHAnsi" w:cstheme="minorHAnsi"/>
          <w:szCs w:val="24"/>
          <w:lang w:val="en-US" w:eastAsia="zh-TW"/>
        </w:rPr>
        <w:t xml:space="preserve">a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 containing about 4000 individuals in a nursery colony in south-eastern Australia. The tropical reproductive pattern of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and </w:t>
      </w:r>
      <w:r w:rsidRPr="00D674C9">
        <w:rPr>
          <w:rFonts w:asciiTheme="minorHAnsi" w:eastAsia="PMingLiU" w:hAnsiTheme="minorHAnsi" w:cstheme="minorHAnsi"/>
          <w:i/>
          <w:iCs/>
          <w:szCs w:val="24"/>
          <w:lang w:val="en-US" w:eastAsia="zh-TW"/>
        </w:rPr>
        <w:t xml:space="preserve">M. </w:t>
      </w:r>
      <w:r w:rsidR="002D2C79" w:rsidRPr="00D674C9">
        <w:rPr>
          <w:rFonts w:asciiTheme="minorHAnsi" w:eastAsia="PMingLiU" w:hAnsiTheme="minorHAnsi" w:cstheme="minorHAnsi"/>
          <w:i/>
          <w:iCs/>
          <w:szCs w:val="24"/>
          <w:lang w:val="en-US" w:eastAsia="zh-TW"/>
        </w:rPr>
        <w:t xml:space="preserve">orianae </w:t>
      </w:r>
      <w:r w:rsidRPr="00D674C9">
        <w:rPr>
          <w:rFonts w:asciiTheme="minorHAnsi" w:eastAsia="PMingLiU" w:hAnsiTheme="minorHAnsi" w:cstheme="minorHAnsi"/>
          <w:szCs w:val="24"/>
          <w:lang w:val="en-US" w:eastAsia="zh-TW"/>
        </w:rPr>
        <w:t>are characteriz</w:t>
      </w:r>
      <w:r w:rsidRPr="00A77AC6">
        <w:rPr>
          <w:rFonts w:asciiTheme="minorHAnsi" w:eastAsia="PMingLiU" w:hAnsiTheme="minorHAnsi" w:cstheme="minorHAnsi"/>
          <w:szCs w:val="24"/>
          <w:lang w:val="en-US" w:eastAsia="zh-TW"/>
        </w:rPr>
        <w:t xml:space="preserve">ed by mating through August with births in December (Dwyer 1968). Hoye and Spence (2004) reported </w:t>
      </w:r>
      <w:r w:rsidRPr="00D674C9">
        <w:rPr>
          <w:rFonts w:asciiTheme="minorHAnsi" w:eastAsia="PMingLiU" w:hAnsiTheme="minorHAnsi" w:cstheme="minorHAnsi"/>
          <w:szCs w:val="24"/>
          <w:lang w:val="en-US" w:eastAsia="zh-TW"/>
        </w:rPr>
        <w:t xml:space="preserve">that </w:t>
      </w:r>
      <w:r w:rsidRPr="00D674C9">
        <w:rPr>
          <w:rFonts w:asciiTheme="minorHAnsi" w:eastAsia="PMingLiU" w:hAnsiTheme="minorHAnsi" w:cstheme="minorHAnsi"/>
          <w:i/>
          <w:iCs/>
          <w:szCs w:val="24"/>
          <w:lang w:val="en-US" w:eastAsia="zh-TW"/>
        </w:rPr>
        <w:t xml:space="preserve">M. </w:t>
      </w:r>
      <w:r w:rsidR="002D2C79" w:rsidRPr="00D674C9">
        <w:rPr>
          <w:rFonts w:asciiTheme="minorHAnsi" w:eastAsia="PMingLiU" w:hAnsiTheme="minorHAnsi" w:cstheme="minorHAnsi"/>
          <w:i/>
          <w:iCs/>
          <w:szCs w:val="24"/>
          <w:lang w:val="en-US" w:eastAsia="zh-TW"/>
        </w:rPr>
        <w:t>orianae</w:t>
      </w:r>
      <w:r w:rsidR="002D2C79" w:rsidRPr="002D2C79">
        <w:rPr>
          <w:rFonts w:asciiTheme="minorHAnsi" w:eastAsia="PMingLiU" w:hAnsiTheme="minorHAnsi" w:cstheme="minorHAnsi"/>
          <w:i/>
          <w:iCs/>
          <w:szCs w:val="24"/>
          <w:lang w:val="en-US" w:eastAsia="zh-TW"/>
        </w:rPr>
        <w:t xml:space="preserve"> </w:t>
      </w:r>
      <w:r w:rsidRPr="00A77AC6">
        <w:rPr>
          <w:rFonts w:asciiTheme="minorHAnsi" w:eastAsia="PMingLiU" w:hAnsiTheme="minorHAnsi" w:cstheme="minorHAnsi"/>
          <w:szCs w:val="24"/>
          <w:lang w:val="en-US" w:eastAsia="zh-TW"/>
        </w:rPr>
        <w:t xml:space="preserve">is usually </w:t>
      </w:r>
      <w:commentRangeStart w:id="288"/>
      <w:r w:rsidRPr="00A77AC6">
        <w:rPr>
          <w:rFonts w:asciiTheme="minorHAnsi" w:eastAsia="PMingLiU" w:hAnsiTheme="minorHAnsi" w:cstheme="minorHAnsi"/>
          <w:szCs w:val="24"/>
          <w:lang w:val="en-US" w:eastAsia="zh-TW"/>
        </w:rPr>
        <w:t xml:space="preserve">absent </w:t>
      </w:r>
      <w:commentRangeEnd w:id="288"/>
      <w:r w:rsidRPr="00A77AC6">
        <w:rPr>
          <w:rFonts w:asciiTheme="minorHAnsi" w:eastAsia="PMingLiU" w:hAnsiTheme="minorHAnsi" w:cstheme="minorHAnsi"/>
          <w:szCs w:val="24"/>
          <w:lang w:val="en-US" w:eastAsia="zh-TW"/>
        </w:rPr>
        <w:t xml:space="preserve">form over-winter roosts </w:t>
      </w:r>
      <w:r w:rsidRPr="00A77AC6">
        <w:rPr>
          <w:rFonts w:asciiTheme="minorHAnsi" w:eastAsia="PMingLiU" w:hAnsiTheme="minorHAnsi" w:cstheme="minorHAnsi"/>
          <w:szCs w:val="24"/>
          <w:lang w:eastAsia="zh-TW"/>
        </w:rPr>
        <w:commentReference w:id="288"/>
      </w:r>
      <w:r w:rsidRPr="00A77AC6">
        <w:rPr>
          <w:rFonts w:asciiTheme="minorHAnsi" w:eastAsia="PMingLiU" w:hAnsiTheme="minorHAnsi" w:cstheme="minorHAnsi"/>
          <w:szCs w:val="24"/>
          <w:lang w:val="en-US" w:eastAsia="zh-TW"/>
        </w:rPr>
        <w:t xml:space="preserve">between September and March each year after they disperse to remote breeding sites. The pattern of population changes seen through this study (presences between January to April – summer &amp; many absence between July to September – winter) suggest that Yugar tunnel could be a potential breeding site for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However, more evidence is required to validate this suggestion.  </w:t>
      </w:r>
    </w:p>
    <w:p w14:paraId="579E5976" w14:textId="715A51E0"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All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were found in Z3 during summer and winter. The biggest roost was located at the deepest part of the tunnel above the rocks pile and remained at this location across both seasons (roost Z3.1 – summer &amp; roost Z3 – winter). All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were located on the ceiling of the tunnel. Previous studies have reported that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often roosts in caves, tunnels, disused mines, rock piles and culverts (Pavey 1998; Law 2018; Pavey &amp; Burwell 2004; Krutzsch et al. 1992; Murphy 2014). This species is characterized by its roosting position of hanging free from the ceiling (Menkhorst &amp; Knight 2011). </w:t>
      </w:r>
      <w:r w:rsidRPr="00A77AC6">
        <w:rPr>
          <w:rFonts w:asciiTheme="minorHAnsi" w:eastAsia="PMingLiU" w:hAnsiTheme="minorHAnsi" w:cstheme="minorHAnsi"/>
          <w:i/>
          <w:iCs/>
          <w:szCs w:val="24"/>
          <w:lang w:val="en-US" w:eastAsia="zh-TW"/>
        </w:rPr>
        <w:t>Rhinolophus megaphyllus</w:t>
      </w:r>
      <w:r w:rsidRPr="00A77AC6">
        <w:rPr>
          <w:rFonts w:asciiTheme="minorHAnsi" w:eastAsia="PMingLiU" w:hAnsiTheme="minorHAnsi" w:cstheme="minorHAnsi"/>
          <w:szCs w:val="24"/>
          <w:lang w:val="en-US" w:eastAsia="zh-TW"/>
        </w:rPr>
        <w:t xml:space="preserve"> usually roost in colon</w:t>
      </w:r>
      <w:r w:rsidR="0065707B">
        <w:rPr>
          <w:rFonts w:asciiTheme="minorHAnsi" w:eastAsia="PMingLiU" w:hAnsiTheme="minorHAnsi" w:cstheme="minorHAnsi"/>
          <w:szCs w:val="24"/>
          <w:lang w:val="en-US" w:eastAsia="zh-TW"/>
        </w:rPr>
        <w:t>ies</w:t>
      </w:r>
      <w:r w:rsidRPr="00A77AC6">
        <w:rPr>
          <w:rFonts w:asciiTheme="minorHAnsi" w:eastAsia="PMingLiU" w:hAnsiTheme="minorHAnsi" w:cstheme="minorHAnsi"/>
          <w:szCs w:val="24"/>
          <w:lang w:val="en-US" w:eastAsia="zh-TW"/>
        </w:rPr>
        <w:t xml:space="preserve"> of less than 10 individuals and rarely more than 50, except </w:t>
      </w:r>
      <w:r w:rsidRPr="00432226">
        <w:rPr>
          <w:rFonts w:asciiTheme="minorHAnsi" w:eastAsia="PMingLiU" w:hAnsiTheme="minorHAnsi" w:cstheme="minorHAnsi"/>
          <w:szCs w:val="24"/>
          <w:lang w:val="en-US" w:eastAsia="zh-TW"/>
        </w:rPr>
        <w:t>nursery roost sites that may have colonies ranging from 15 to over 2000 individuals (Dwyer 1966; Murphy 2014</w:t>
      </w:r>
      <w:r w:rsidRPr="00025666">
        <w:rPr>
          <w:rFonts w:asciiTheme="minorHAnsi" w:eastAsia="PMingLiU" w:hAnsiTheme="minorHAnsi" w:cstheme="minorHAnsi"/>
          <w:szCs w:val="24"/>
          <w:lang w:val="en-US" w:eastAsia="zh-TW"/>
        </w:rPr>
        <w:t xml:space="preserve">). Law (2018) reported the largest </w:t>
      </w:r>
      <w:r w:rsidRPr="00025666">
        <w:rPr>
          <w:rFonts w:asciiTheme="minorHAnsi" w:eastAsia="PMingLiU" w:hAnsiTheme="minorHAnsi" w:cstheme="minorHAnsi"/>
          <w:i/>
          <w:iCs/>
          <w:szCs w:val="24"/>
          <w:lang w:val="en-US" w:eastAsia="zh-TW"/>
        </w:rPr>
        <w:t>Rhinolophus</w:t>
      </w:r>
      <w:r w:rsidRPr="00025666">
        <w:rPr>
          <w:rFonts w:asciiTheme="minorHAnsi" w:eastAsia="PMingLiU" w:hAnsiTheme="minorHAnsi" w:cstheme="minorHAnsi"/>
          <w:szCs w:val="24"/>
          <w:lang w:val="en-US" w:eastAsia="zh-TW"/>
        </w:rPr>
        <w:t xml:space="preserve"> roosts located in Ourimbah State Forest near Sydney contained over 10,000 individuals</w:t>
      </w:r>
      <w:r w:rsidRPr="00A77AC6">
        <w:rPr>
          <w:rFonts w:asciiTheme="minorHAnsi" w:eastAsia="PMingLiU" w:hAnsiTheme="minorHAnsi" w:cstheme="minorHAnsi"/>
          <w:szCs w:val="24"/>
          <w:lang w:val="en-US" w:eastAsia="zh-TW"/>
        </w:rPr>
        <w:t xml:space="preserve">. As the number of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in the Yugar tunnel was small throughout the year, and no young were seen during walkthrough surveys, it is likely only a day roosting site for this species. </w:t>
      </w:r>
    </w:p>
    <w:p w14:paraId="1BB9A96A" w14:textId="73710049"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lastRenderedPageBreak/>
        <w:t xml:space="preserve">In general, the three bat species in the Yugar tunnel exhibited different roosting strategies and clustered in different locations; </w:t>
      </w:r>
      <w:bookmarkStart w:id="289" w:name="_Hlk71309898"/>
      <w:r w:rsidRPr="00A77AC6">
        <w:rPr>
          <w:rFonts w:asciiTheme="minorHAnsi" w:eastAsia="PMingLiU" w:hAnsiTheme="minorHAnsi" w:cstheme="minorHAnsi"/>
          <w:szCs w:val="24"/>
          <w:lang w:val="en-US" w:eastAsia="zh-TW"/>
        </w:rPr>
        <w:t xml:space="preserve">they did not share their roosting locations with other species in </w:t>
      </w:r>
      <w:bookmarkEnd w:id="289"/>
      <w:r w:rsidR="00396DE8" w:rsidRPr="00A77AC6">
        <w:rPr>
          <w:rFonts w:asciiTheme="minorHAnsi" w:eastAsia="PMingLiU" w:hAnsiTheme="minorHAnsi" w:cstheme="minorHAnsi"/>
          <w:szCs w:val="24"/>
          <w:lang w:val="en-US" w:eastAsia="zh-TW"/>
        </w:rPr>
        <w:t>either season</w:t>
      </w:r>
      <w:r w:rsidRPr="00A77AC6">
        <w:rPr>
          <w:rFonts w:asciiTheme="minorHAnsi" w:eastAsia="PMingLiU" w:hAnsiTheme="minorHAnsi" w:cstheme="minorHAnsi"/>
          <w:szCs w:val="24"/>
          <w:lang w:val="en-US" w:eastAsia="zh-TW"/>
        </w:rPr>
        <w:t>. All roosts were located at least 2.8 m above ground level. It is widely accepted that tunnels and caves benefit bats for mating, hibernation, raising young and offer</w:t>
      </w:r>
      <w:r w:rsidR="00396DE8">
        <w:rPr>
          <w:rFonts w:asciiTheme="minorHAnsi" w:eastAsia="PMingLiU" w:hAnsiTheme="minorHAnsi" w:cstheme="minorHAnsi"/>
          <w:szCs w:val="24"/>
          <w:lang w:val="en-US" w:eastAsia="zh-TW"/>
        </w:rPr>
        <w:t>ing</w:t>
      </w:r>
      <w:r w:rsidRPr="00A77AC6">
        <w:rPr>
          <w:rFonts w:asciiTheme="minorHAnsi" w:eastAsia="PMingLiU" w:hAnsiTheme="minorHAnsi" w:cstheme="minorHAnsi"/>
          <w:szCs w:val="24"/>
          <w:lang w:val="en-US" w:eastAsia="zh-TW"/>
        </w:rPr>
        <w:t xml:space="preserve"> protection against </w:t>
      </w:r>
      <w:commentRangeStart w:id="290"/>
      <w:r w:rsidRPr="00A77AC6">
        <w:rPr>
          <w:rFonts w:asciiTheme="minorHAnsi" w:eastAsia="PMingLiU" w:hAnsiTheme="minorHAnsi" w:cstheme="minorHAnsi"/>
          <w:szCs w:val="24"/>
          <w:lang w:val="en-US" w:eastAsia="zh-TW"/>
        </w:rPr>
        <w:t xml:space="preserve">predators and bad weather </w:t>
      </w:r>
      <w:commentRangeEnd w:id="290"/>
      <w:r w:rsidRPr="00A77AC6">
        <w:rPr>
          <w:rFonts w:asciiTheme="minorHAnsi" w:eastAsia="PMingLiU" w:hAnsiTheme="minorHAnsi" w:cstheme="minorHAnsi"/>
          <w:szCs w:val="24"/>
          <w:lang w:eastAsia="zh-TW"/>
        </w:rPr>
        <w:commentReference w:id="290"/>
      </w:r>
      <w:r w:rsidRPr="00A77AC6">
        <w:rPr>
          <w:rFonts w:asciiTheme="minorHAnsi" w:eastAsia="PMingLiU" w:hAnsiTheme="minorHAnsi" w:cstheme="minorHAnsi"/>
          <w:szCs w:val="24"/>
          <w:lang w:val="en-US" w:eastAsia="zh-TW"/>
        </w:rPr>
        <w:t xml:space="preserve">(Torquetti et al. 2017; McCracken et al. 2006; Zukal et al. 2017; Lima &amp; O’Keefe 2013; Ruczynski 2006; Zahn &amp; Dippel 1997; Martínková et al. 2020). </w:t>
      </w:r>
      <w:commentRangeStart w:id="291"/>
      <w:r w:rsidRPr="00A77AC6">
        <w:rPr>
          <w:rFonts w:asciiTheme="minorHAnsi" w:eastAsia="PMingLiU" w:hAnsiTheme="minorHAnsi" w:cstheme="minorHAnsi"/>
          <w:szCs w:val="24"/>
          <w:lang w:val="en-US" w:eastAsia="zh-TW"/>
        </w:rPr>
        <w:t xml:space="preserve">However, the selection of roosting locations and clustering strategies may be more dependent on microclimate and ambient environment (Sedgeley 2001; Winter et al. 2020; Klys &amp; Woloszyn 2010; Rajasegaran et al. 2018). </w:t>
      </w:r>
      <w:commentRangeEnd w:id="291"/>
      <w:r w:rsidRPr="00A77AC6">
        <w:rPr>
          <w:rFonts w:asciiTheme="minorHAnsi" w:eastAsia="PMingLiU" w:hAnsiTheme="minorHAnsi" w:cstheme="minorHAnsi"/>
          <w:szCs w:val="24"/>
          <w:lang w:eastAsia="zh-TW"/>
        </w:rPr>
        <w:commentReference w:id="291"/>
      </w:r>
    </w:p>
    <w:p w14:paraId="6B837F50" w14:textId="331DA484" w:rsidR="00A77AC6" w:rsidRPr="00A77AC6" w:rsidRDefault="00A77AC6" w:rsidP="00A37A79">
      <w:pPr>
        <w:spacing w:after="240" w:line="360" w:lineRule="auto"/>
        <w:jc w:val="both"/>
        <w:rPr>
          <w:rFonts w:asciiTheme="minorHAnsi" w:eastAsia="PMingLiU" w:hAnsiTheme="minorHAnsi" w:cstheme="minorHAnsi"/>
          <w:b/>
          <w:bCs/>
          <w:sz w:val="28"/>
          <w:szCs w:val="28"/>
          <w:lang w:val="en-US" w:eastAsia="zh-TW"/>
        </w:rPr>
      </w:pPr>
      <w:r w:rsidRPr="00A77AC6">
        <w:rPr>
          <w:rFonts w:asciiTheme="minorHAnsi" w:eastAsia="PMingLiU" w:hAnsiTheme="minorHAnsi" w:cstheme="minorHAnsi"/>
          <w:b/>
          <w:bCs/>
          <w:sz w:val="28"/>
          <w:szCs w:val="28"/>
          <w:lang w:val="en-US" w:eastAsia="zh-TW"/>
        </w:rPr>
        <w:t>Roosting microclimate</w:t>
      </w:r>
    </w:p>
    <w:p w14:paraId="666A7D17" w14:textId="7220BAF2"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Microclimate is an important aspect of roost selection for insectivorous bats. Thermoregulation is critical to the behavior and ecology of bats</w:t>
      </w:r>
      <w:r w:rsidR="00396DE8">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szCs w:val="24"/>
          <w:lang w:val="en-US" w:eastAsia="zh-TW"/>
        </w:rPr>
        <w:t>and is heavily dependent on roosting microclimate (Campbell 2009; Sedgeley 2006). Insectivorous bats are known to be sensitive to microclimate fluctuation within roosts due to their small size and high surface area to volume ratio (Campbell 2009). Therefore, caves and other human-made structures including tunnels (Campbell 2009), culverts (Gorecki et al. 2020), mines (Brack Jr. 2007) and underground sites (White 2011) can provide thermal stability (Lutsch 2019) by buffering from climatic extremes (Law et al. 2018) and rapid change in temperature and humidity compared with ambient conditions outside the roost (Mitchell-Jones et al. 200</w:t>
      </w:r>
      <w:r w:rsidR="006A215B">
        <w:rPr>
          <w:rFonts w:asciiTheme="minorHAnsi" w:eastAsia="PMingLiU" w:hAnsiTheme="minorHAnsi" w:cstheme="minorHAnsi"/>
          <w:szCs w:val="24"/>
          <w:lang w:val="en-US" w:eastAsia="zh-TW"/>
        </w:rPr>
        <w:t>7</w:t>
      </w:r>
      <w:r w:rsidRPr="00A77AC6">
        <w:rPr>
          <w:rFonts w:asciiTheme="minorHAnsi" w:eastAsia="PMingLiU" w:hAnsiTheme="minorHAnsi" w:cstheme="minorHAnsi"/>
          <w:szCs w:val="24"/>
          <w:lang w:val="en-US" w:eastAsia="zh-TW"/>
        </w:rPr>
        <w:t xml:space="preserve">). Variations in roost structures and characteristics are often assumed to have effect on bat roosting microclimate (Boyles 2007). The roosting microclimate of each species in the Yugar tunnel will be discussed in terms of temperature and humidity as below. </w:t>
      </w:r>
    </w:p>
    <w:p w14:paraId="35E32B12" w14:textId="2EC4C25D" w:rsidR="00A37A79" w:rsidRPr="007852D7" w:rsidRDefault="00A77AC6" w:rsidP="00A37A79">
      <w:pPr>
        <w:keepNext/>
        <w:keepLines/>
        <w:spacing w:before="40" w:after="240" w:line="360" w:lineRule="auto"/>
        <w:jc w:val="both"/>
        <w:outlineLvl w:val="2"/>
        <w:rPr>
          <w:rFonts w:asciiTheme="minorHAnsi" w:eastAsia="PMingLiU" w:hAnsiTheme="minorHAnsi" w:cstheme="minorHAnsi"/>
          <w:b/>
          <w:bCs/>
          <w:szCs w:val="24"/>
          <w:lang w:eastAsia="zh-TW"/>
        </w:rPr>
      </w:pPr>
      <w:r w:rsidRPr="00A77AC6">
        <w:rPr>
          <w:rFonts w:asciiTheme="minorHAnsi" w:eastAsia="PMingLiU" w:hAnsiTheme="minorHAnsi" w:cstheme="minorHAnsi"/>
          <w:b/>
          <w:bCs/>
          <w:szCs w:val="24"/>
          <w:lang w:eastAsia="zh-TW"/>
        </w:rPr>
        <w:t>Temperature</w:t>
      </w:r>
      <w:r w:rsidR="0086406C" w:rsidRPr="007852D7">
        <w:rPr>
          <w:rFonts w:asciiTheme="minorHAnsi" w:eastAsia="PMingLiU" w:hAnsiTheme="minorHAnsi" w:cstheme="minorHAnsi"/>
          <w:b/>
          <w:bCs/>
          <w:szCs w:val="24"/>
          <w:lang w:eastAsia="zh-TW"/>
        </w:rPr>
        <w:t xml:space="preserve"> – Tunnel ambient</w:t>
      </w:r>
    </w:p>
    <w:p w14:paraId="1B7768FB" w14:textId="034C15C9"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Based on the results of this study, the mean T</w:t>
      </w:r>
      <w:r w:rsidRPr="00A77AC6">
        <w:rPr>
          <w:rFonts w:asciiTheme="minorHAnsi" w:eastAsia="PMingLiU" w:hAnsiTheme="minorHAnsi" w:cstheme="minorHAnsi"/>
          <w:szCs w:val="24"/>
          <w:vertAlign w:val="subscript"/>
          <w:lang w:val="en-US" w:eastAsia="zh-TW"/>
        </w:rPr>
        <w:t>max</w:t>
      </w:r>
      <w:r w:rsidRPr="00A77AC6">
        <w:rPr>
          <w:rFonts w:asciiTheme="minorHAnsi" w:eastAsia="PMingLiU" w:hAnsiTheme="minorHAnsi" w:cstheme="minorHAnsi"/>
          <w:szCs w:val="24"/>
          <w:lang w:val="en-US" w:eastAsia="zh-TW"/>
        </w:rPr>
        <w:t xml:space="preserve"> and T</w:t>
      </w:r>
      <w:r w:rsidRPr="00A77AC6">
        <w:rPr>
          <w:rFonts w:asciiTheme="minorHAnsi" w:eastAsia="PMingLiU" w:hAnsiTheme="minorHAnsi" w:cstheme="minorHAnsi"/>
          <w:szCs w:val="24"/>
          <w:vertAlign w:val="subscript"/>
          <w:lang w:val="en-US" w:eastAsia="zh-TW"/>
        </w:rPr>
        <w:t>min</w:t>
      </w:r>
      <w:r w:rsidRPr="00A77AC6">
        <w:rPr>
          <w:rFonts w:asciiTheme="minorHAnsi" w:eastAsia="PMingLiU" w:hAnsiTheme="minorHAnsi" w:cstheme="minorHAnsi"/>
          <w:szCs w:val="24"/>
          <w:lang w:val="en-US" w:eastAsia="zh-TW"/>
        </w:rPr>
        <w:t xml:space="preserve"> of tunnel ambients and external ambient (EXA) were more varied and extreme in winter than summer. Results clearly showed that the temperature inside the tunnel was buffered, with T</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lower than EXA in both summer and winter. Studies on bats roosting in tunnels and </w:t>
      </w:r>
      <w:r w:rsidRPr="00A77AC6">
        <w:rPr>
          <w:rFonts w:asciiTheme="minorHAnsi" w:eastAsia="PMingLiU" w:hAnsiTheme="minorHAnsi" w:cstheme="minorHAnsi"/>
          <w:szCs w:val="24"/>
          <w:lang w:val="en-US" w:eastAsia="zh-TW"/>
        </w:rPr>
        <w:lastRenderedPageBreak/>
        <w:t>mines indicated that the internal temperature of these structures could sometimes be warmer or cooler than the ambient environment, but the temperature is often more stable inside the roost sites with less than 1.0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variation between days (White 2011; Hope &amp; Jones 2013; Meyer et al. 2016). In addition, temperature stability has been shown to increase further away from entrances or exits of tunnels (Hope &amp; Jones 2013). A similar patten was recorded inside the Yugar tunnel, where temperatures closer to the entrance were more affected by the external ambient temperature. The T</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of all tunnel ambients were cooler than EXA temperature in both seasons. The T</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of A</w:t>
      </w:r>
      <w:r w:rsidRPr="00A77AC6">
        <w:rPr>
          <w:rFonts w:asciiTheme="minorHAnsi" w:eastAsia="PMingLiU" w:hAnsiTheme="minorHAnsi" w:cstheme="minorHAnsi"/>
          <w:szCs w:val="24"/>
          <w:vertAlign w:val="subscript"/>
          <w:lang w:val="en-US" w:eastAsia="zh-TW"/>
        </w:rPr>
        <w:t>z</w:t>
      </w:r>
      <w:r w:rsidRPr="00A77AC6">
        <w:rPr>
          <w:rFonts w:asciiTheme="minorHAnsi" w:eastAsia="PMingLiU" w:hAnsiTheme="minorHAnsi" w:cstheme="minorHAnsi"/>
          <w:szCs w:val="24"/>
          <w:lang w:val="en-US" w:eastAsia="zh-TW"/>
        </w:rPr>
        <w:t>1 was cooler and fluctuated more than A</w:t>
      </w:r>
      <w:r w:rsidRPr="00A77AC6">
        <w:rPr>
          <w:rFonts w:asciiTheme="minorHAnsi" w:eastAsia="PMingLiU" w:hAnsiTheme="minorHAnsi" w:cstheme="minorHAnsi"/>
          <w:szCs w:val="24"/>
          <w:vertAlign w:val="subscript"/>
          <w:lang w:val="en-US" w:eastAsia="zh-TW"/>
        </w:rPr>
        <w:t>z</w:t>
      </w:r>
      <w:r w:rsidRPr="00A77AC6">
        <w:rPr>
          <w:rFonts w:asciiTheme="minorHAnsi" w:eastAsia="PMingLiU" w:hAnsiTheme="minorHAnsi" w:cstheme="minorHAnsi"/>
          <w:szCs w:val="24"/>
          <w:lang w:val="en-US" w:eastAsia="zh-TW"/>
        </w:rPr>
        <w:t>2 &amp; A</w:t>
      </w:r>
      <w:r w:rsidRPr="00A77AC6">
        <w:rPr>
          <w:rFonts w:asciiTheme="minorHAnsi" w:eastAsia="PMingLiU" w:hAnsiTheme="minorHAnsi" w:cstheme="minorHAnsi"/>
          <w:szCs w:val="24"/>
          <w:vertAlign w:val="subscript"/>
          <w:lang w:val="en-US" w:eastAsia="zh-TW"/>
        </w:rPr>
        <w:t>z</w:t>
      </w:r>
      <w:r w:rsidRPr="00A77AC6">
        <w:rPr>
          <w:rFonts w:asciiTheme="minorHAnsi" w:eastAsia="PMingLiU" w:hAnsiTheme="minorHAnsi" w:cstheme="minorHAnsi"/>
          <w:szCs w:val="24"/>
          <w:lang w:val="en-US" w:eastAsia="zh-TW"/>
        </w:rPr>
        <w:t>3 in both seasons. Interestingly, A</w:t>
      </w:r>
      <w:r w:rsidRPr="00A77AC6">
        <w:rPr>
          <w:rFonts w:asciiTheme="minorHAnsi" w:eastAsia="PMingLiU" w:hAnsiTheme="minorHAnsi" w:cstheme="minorHAnsi"/>
          <w:szCs w:val="24"/>
          <w:vertAlign w:val="subscript"/>
          <w:lang w:val="en-US" w:eastAsia="zh-TW"/>
        </w:rPr>
        <w:t>z</w:t>
      </w:r>
      <w:r w:rsidRPr="00A77AC6">
        <w:rPr>
          <w:rFonts w:asciiTheme="minorHAnsi" w:eastAsia="PMingLiU" w:hAnsiTheme="minorHAnsi" w:cstheme="minorHAnsi"/>
          <w:szCs w:val="24"/>
          <w:lang w:val="en-US" w:eastAsia="zh-TW"/>
        </w:rPr>
        <w:t xml:space="preserve">2 (mid-way into the tunnel) showed the highest ambient temperature in both seasons. Bats in the tunnel experienced smaller degree of daily temperature fluctuation and a cooler diurnal temperature than EXA.  </w:t>
      </w:r>
    </w:p>
    <w:p w14:paraId="29B33FF0" w14:textId="2794E367" w:rsidR="00A77AC6" w:rsidRPr="00A77AC6" w:rsidRDefault="0086406C" w:rsidP="00A37A79">
      <w:pPr>
        <w:keepNext/>
        <w:keepLines/>
        <w:spacing w:before="40" w:after="240" w:line="360" w:lineRule="auto"/>
        <w:jc w:val="both"/>
        <w:outlineLvl w:val="3"/>
        <w:rPr>
          <w:rFonts w:asciiTheme="minorHAnsi" w:eastAsia="PMingLiU" w:hAnsiTheme="minorHAnsi" w:cstheme="minorHAnsi"/>
          <w:b/>
          <w:bCs/>
          <w:szCs w:val="24"/>
          <w:lang w:val="en-US" w:eastAsia="zh-TW"/>
        </w:rPr>
      </w:pPr>
      <w:r w:rsidRPr="007852D7">
        <w:rPr>
          <w:rFonts w:asciiTheme="minorHAnsi" w:eastAsia="PMingLiU" w:hAnsiTheme="minorHAnsi" w:cstheme="minorHAnsi"/>
          <w:b/>
          <w:bCs/>
          <w:szCs w:val="24"/>
          <w:lang w:val="en-US" w:eastAsia="zh-TW"/>
        </w:rPr>
        <w:t xml:space="preserve">Temperature - </w:t>
      </w:r>
      <w:r w:rsidR="00A77AC6" w:rsidRPr="00A77AC6">
        <w:rPr>
          <w:rFonts w:asciiTheme="minorHAnsi" w:eastAsia="PMingLiU" w:hAnsiTheme="minorHAnsi" w:cstheme="minorHAnsi"/>
          <w:b/>
          <w:bCs/>
          <w:szCs w:val="24"/>
          <w:lang w:val="en-US" w:eastAsia="zh-TW"/>
        </w:rPr>
        <w:t>Bats roosts</w:t>
      </w:r>
    </w:p>
    <w:p w14:paraId="5CA8B2D4" w14:textId="32E7DBC6"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Bats in this study showed higher T</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and lower T</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in their roosts (all species combined) than all tunnel ambients during both summer and winter. There was a larger difference in T</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and T</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between bat roosts and TA</w:t>
      </w:r>
      <w:r w:rsidRPr="00A77AC6">
        <w:rPr>
          <w:rFonts w:asciiTheme="minorHAnsi" w:eastAsia="PMingLiU" w:hAnsiTheme="minorHAnsi" w:cstheme="minorHAnsi"/>
          <w:szCs w:val="24"/>
          <w:vertAlign w:val="subscript"/>
          <w:lang w:val="en-US" w:eastAsia="zh-TW"/>
        </w:rPr>
        <w:t>non-local</w:t>
      </w:r>
      <w:r w:rsidRPr="00A77AC6">
        <w:rPr>
          <w:rFonts w:asciiTheme="minorHAnsi" w:eastAsia="PMingLiU" w:hAnsiTheme="minorHAnsi" w:cstheme="minorHAnsi"/>
          <w:szCs w:val="24"/>
          <w:lang w:val="en-US" w:eastAsia="zh-TW"/>
        </w:rPr>
        <w:t xml:space="preserve"> than between bat roosts and TA</w:t>
      </w:r>
      <w:r w:rsidRPr="00A77AC6">
        <w:rPr>
          <w:rFonts w:asciiTheme="minorHAnsi" w:eastAsia="PMingLiU" w:hAnsiTheme="minorHAnsi" w:cstheme="minorHAnsi"/>
          <w:szCs w:val="24"/>
          <w:vertAlign w:val="subscript"/>
          <w:lang w:val="en-US" w:eastAsia="zh-TW"/>
        </w:rPr>
        <w:t>local</w:t>
      </w:r>
      <w:r w:rsidRPr="00A77AC6">
        <w:rPr>
          <w:rFonts w:asciiTheme="minorHAnsi" w:eastAsia="PMingLiU" w:hAnsiTheme="minorHAnsi" w:cstheme="minorHAnsi"/>
          <w:szCs w:val="24"/>
          <w:lang w:val="en-US" w:eastAsia="zh-TW"/>
        </w:rPr>
        <w:t xml:space="preserve">. Meanwhile, the differences </w:t>
      </w:r>
      <w:r w:rsidR="00B4257E">
        <w:rPr>
          <w:rFonts w:asciiTheme="minorHAnsi" w:eastAsia="PMingLiU" w:hAnsiTheme="minorHAnsi" w:cstheme="minorHAnsi"/>
          <w:szCs w:val="24"/>
          <w:lang w:val="en-US" w:eastAsia="zh-TW"/>
        </w:rPr>
        <w:t>in</w:t>
      </w:r>
      <w:r w:rsidRPr="00A77AC6">
        <w:rPr>
          <w:rFonts w:asciiTheme="minorHAnsi" w:eastAsia="PMingLiU" w:hAnsiTheme="minorHAnsi" w:cstheme="minorHAnsi"/>
          <w:szCs w:val="24"/>
          <w:lang w:val="en-US" w:eastAsia="zh-TW"/>
        </w:rPr>
        <w:t xml:space="preserve"> T</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between bat roosts and all tunnel ambients were higher in winter than summer. The T</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differences between bat roosts and all tunnel ambients were within 1</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in both seasons, excepted when T</w:t>
      </w:r>
      <w:r w:rsidRPr="00A77AC6">
        <w:rPr>
          <w:rFonts w:asciiTheme="minorHAnsi" w:eastAsia="PMingLiU" w:hAnsiTheme="minorHAnsi" w:cstheme="minorHAnsi"/>
          <w:szCs w:val="24"/>
          <w:vertAlign w:val="subscript"/>
          <w:lang w:val="en-US" w:eastAsia="zh-TW"/>
        </w:rPr>
        <w:t xml:space="preserve">min </w:t>
      </w:r>
      <w:r w:rsidRPr="00A77AC6">
        <w:rPr>
          <w:rFonts w:asciiTheme="minorHAnsi" w:eastAsia="PMingLiU" w:hAnsiTheme="minorHAnsi" w:cstheme="minorHAnsi"/>
          <w:szCs w:val="24"/>
          <w:lang w:val="en-US" w:eastAsia="zh-TW"/>
        </w:rPr>
        <w:t xml:space="preserve">occurred in winter. </w:t>
      </w:r>
    </w:p>
    <w:p w14:paraId="4EE14449" w14:textId="433FDC1C"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The T</w:t>
      </w:r>
      <w:r w:rsidRPr="00A77AC6">
        <w:rPr>
          <w:rFonts w:asciiTheme="minorHAnsi" w:eastAsia="PMingLiU" w:hAnsiTheme="minorHAnsi" w:cstheme="minorHAnsi"/>
          <w:szCs w:val="24"/>
          <w:vertAlign w:val="subscript"/>
          <w:lang w:val="en-US" w:eastAsia="zh-TW"/>
        </w:rPr>
        <w:t xml:space="preserve">avg </w:t>
      </w:r>
      <w:r w:rsidRPr="00A77AC6">
        <w:rPr>
          <w:rFonts w:asciiTheme="minorHAnsi" w:eastAsia="PMingLiU" w:hAnsiTheme="minorHAnsi" w:cstheme="minorHAnsi"/>
          <w:szCs w:val="24"/>
          <w:lang w:val="en-US" w:eastAsia="zh-TW"/>
        </w:rPr>
        <w:t>and T</w:t>
      </w:r>
      <w:r w:rsidRPr="00A77AC6">
        <w:rPr>
          <w:rFonts w:asciiTheme="minorHAnsi" w:eastAsia="PMingLiU" w:hAnsiTheme="minorHAnsi" w:cstheme="minorHAnsi"/>
          <w:szCs w:val="24"/>
          <w:vertAlign w:val="subscript"/>
          <w:lang w:val="en-US" w:eastAsia="zh-TW"/>
        </w:rPr>
        <w:t>max</w:t>
      </w:r>
      <w:r w:rsidRPr="00A77AC6">
        <w:rPr>
          <w:rFonts w:asciiTheme="minorHAnsi" w:eastAsia="PMingLiU" w:hAnsiTheme="minorHAnsi" w:cstheme="minorHAnsi"/>
          <w:szCs w:val="24"/>
          <w:lang w:val="en-US" w:eastAsia="zh-TW"/>
        </w:rPr>
        <w:t xml:space="preserve"> showed no significant differences between all sampled roosts (all species combined) and tunnel ambients between summer and winter, only minimum showed significant differences.</w:t>
      </w:r>
      <w:r w:rsidR="00B41841">
        <w:rPr>
          <w:rFonts w:asciiTheme="minorHAnsi" w:eastAsia="PMingLiU" w:hAnsiTheme="minorHAnsi" w:cstheme="minorHAnsi"/>
          <w:szCs w:val="24"/>
          <w:lang w:val="en-US" w:eastAsia="zh-TW"/>
        </w:rPr>
        <w:t xml:space="preserve"> </w:t>
      </w:r>
      <w:r w:rsidRPr="00E44FE4">
        <w:rPr>
          <w:rFonts w:asciiTheme="minorHAnsi" w:eastAsia="PMingLiU" w:hAnsiTheme="minorHAnsi" w:cstheme="minorHAnsi"/>
          <w:szCs w:val="24"/>
          <w:lang w:val="en-US" w:eastAsia="zh-TW"/>
        </w:rPr>
        <w:t>Meanwhile,</w:t>
      </w:r>
      <w:r w:rsidR="00055D58" w:rsidRPr="00E44FE4">
        <w:rPr>
          <w:rFonts w:asciiTheme="minorHAnsi" w:eastAsia="PMingLiU" w:hAnsiTheme="minorHAnsi" w:cstheme="minorHAnsi"/>
          <w:szCs w:val="24"/>
          <w:lang w:val="en-US" w:eastAsia="zh-TW"/>
        </w:rPr>
        <w:t xml:space="preserve"> </w:t>
      </w:r>
      <w:r w:rsidRPr="00E44FE4">
        <w:rPr>
          <w:rFonts w:asciiTheme="minorHAnsi" w:eastAsia="PMingLiU" w:hAnsiTheme="minorHAnsi" w:cstheme="minorHAnsi"/>
          <w:szCs w:val="24"/>
          <w:lang w:val="en-US" w:eastAsia="zh-TW"/>
        </w:rPr>
        <w:t xml:space="preserve">minimum temperature increased when </w:t>
      </w:r>
      <w:r w:rsidR="00664387" w:rsidRPr="00E44FE4">
        <w:rPr>
          <w:rFonts w:asciiTheme="minorHAnsi" w:eastAsia="PMingLiU" w:hAnsiTheme="minorHAnsi" w:cstheme="minorHAnsi"/>
          <w:szCs w:val="24"/>
          <w:lang w:val="en-US" w:eastAsia="zh-TW"/>
        </w:rPr>
        <w:t>roost temperature was less varied between night and day</w:t>
      </w:r>
      <w:r w:rsidRPr="00E44FE4">
        <w:rPr>
          <w:rFonts w:asciiTheme="minorHAnsi" w:eastAsia="PMingLiU" w:hAnsiTheme="minorHAnsi" w:cstheme="minorHAnsi"/>
          <w:szCs w:val="24"/>
          <w:lang w:val="en-US" w:eastAsia="zh-TW"/>
        </w:rPr>
        <w:t>. Willis</w:t>
      </w:r>
      <w:r w:rsidRPr="00A77AC6">
        <w:rPr>
          <w:rFonts w:asciiTheme="minorHAnsi" w:eastAsia="PMingLiU" w:hAnsiTheme="minorHAnsi" w:cstheme="minorHAnsi"/>
          <w:szCs w:val="24"/>
          <w:lang w:val="en-US" w:eastAsia="zh-TW"/>
        </w:rPr>
        <w:t xml:space="preserve"> &amp; Brigham (2007) suggested social organization of bats can affect temperature within roost</w:t>
      </w:r>
      <w:r w:rsidR="00B4257E">
        <w:rPr>
          <w:rFonts w:asciiTheme="minorHAnsi" w:eastAsia="PMingLiU" w:hAnsiTheme="minorHAnsi" w:cstheme="minorHAnsi"/>
          <w:szCs w:val="24"/>
          <w:lang w:val="en-US" w:eastAsia="zh-TW"/>
        </w:rPr>
        <w:t>s</w:t>
      </w:r>
      <w:r w:rsidRPr="00A77AC6">
        <w:rPr>
          <w:rFonts w:asciiTheme="minorHAnsi" w:eastAsia="PMingLiU" w:hAnsiTheme="minorHAnsi" w:cstheme="minorHAnsi"/>
          <w:szCs w:val="24"/>
          <w:lang w:val="en-US" w:eastAsia="zh-TW"/>
        </w:rPr>
        <w:t>. Bats clustering in larger numbers influences energetic requirements which increases roost temperature and reduce the heat loss for both the roosts and resident bats (Otto et al. 2016; Wilis &amp; Brigham 2007; Menzies et al. 2016). Roosting bats generating metabolic heat can increase the temperature within occupied roosts by up to 5 – 10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(Sedgeley 2001). Both temperature and thermal stability are crucial </w:t>
      </w:r>
      <w:r w:rsidRPr="00A77AC6">
        <w:rPr>
          <w:rFonts w:asciiTheme="minorHAnsi" w:eastAsia="PMingLiU" w:hAnsiTheme="minorHAnsi" w:cstheme="minorHAnsi"/>
          <w:szCs w:val="24"/>
          <w:lang w:val="en-US" w:eastAsia="zh-TW"/>
        </w:rPr>
        <w:lastRenderedPageBreak/>
        <w:t>factors influencing roost selection of bats (Sedgeley 2003; Otto et al. 2016; Klüg-Baerwald et al. 2017). A</w:t>
      </w:r>
      <w:commentRangeStart w:id="292"/>
      <w:r w:rsidRPr="00A77AC6">
        <w:rPr>
          <w:rFonts w:asciiTheme="minorHAnsi" w:eastAsia="PMingLiU" w:hAnsiTheme="minorHAnsi" w:cstheme="minorHAnsi"/>
          <w:szCs w:val="24"/>
          <w:lang w:val="en-US" w:eastAsia="zh-TW"/>
        </w:rPr>
        <w:t xml:space="preserve">nthropogenic structures including tunnels, culverts, bridges and mines often offer better thermal stability than external ambient for bats </w:t>
      </w:r>
      <w:commentRangeEnd w:id="292"/>
      <w:r w:rsidRPr="00A77AC6">
        <w:rPr>
          <w:rFonts w:asciiTheme="minorHAnsi" w:eastAsia="PMingLiU" w:hAnsiTheme="minorHAnsi" w:cstheme="minorHAnsi"/>
          <w:szCs w:val="24"/>
          <w:lang w:eastAsia="zh-TW"/>
        </w:rPr>
        <w:commentReference w:id="292"/>
      </w:r>
      <w:r w:rsidRPr="00A77AC6">
        <w:rPr>
          <w:rFonts w:asciiTheme="minorHAnsi" w:eastAsia="PMingLiU" w:hAnsiTheme="minorHAnsi" w:cstheme="minorHAnsi"/>
          <w:szCs w:val="24"/>
          <w:lang w:val="en-US" w:eastAsia="zh-TW"/>
        </w:rPr>
        <w:t>(Menzies et al. 2016; Gorecki et al. 2020; Smith &amp; Stevenson 2013; Meyer et al. 2016; White 2011). Thermal stability enhances bats’ ability to minimi</w:t>
      </w:r>
      <w:r w:rsidR="008421CA">
        <w:rPr>
          <w:rFonts w:asciiTheme="minorHAnsi" w:eastAsia="PMingLiU" w:hAnsiTheme="minorHAnsi" w:cstheme="minorHAnsi"/>
          <w:szCs w:val="24"/>
          <w:lang w:val="en-US" w:eastAsia="zh-TW"/>
        </w:rPr>
        <w:t>s</w:t>
      </w:r>
      <w:r w:rsidRPr="00A77AC6">
        <w:rPr>
          <w:rFonts w:asciiTheme="minorHAnsi" w:eastAsia="PMingLiU" w:hAnsiTheme="minorHAnsi" w:cstheme="minorHAnsi"/>
          <w:szCs w:val="24"/>
          <w:lang w:val="en-US" w:eastAsia="zh-TW"/>
        </w:rPr>
        <w:t xml:space="preserve">e energy losses and increase reproductive fitness associated with pregnancy, development and thermoregulation (Sedgeley &amp; O'Donnell 1999; Menzies et al. 2016). Smith &amp; Stevenson (2013) indicated that thermal stability is the major factor influencing bats roost selection rather than high temperatures. It </w:t>
      </w:r>
      <w:r w:rsidR="0092343A">
        <w:rPr>
          <w:rFonts w:asciiTheme="minorHAnsi" w:eastAsia="PMingLiU" w:hAnsiTheme="minorHAnsi" w:cstheme="minorHAnsi"/>
          <w:szCs w:val="24"/>
          <w:lang w:val="en-US" w:eastAsia="zh-TW"/>
        </w:rPr>
        <w:t>aligns</w:t>
      </w:r>
      <w:r w:rsidRPr="00A77AC6">
        <w:rPr>
          <w:rFonts w:asciiTheme="minorHAnsi" w:eastAsia="PMingLiU" w:hAnsiTheme="minorHAnsi" w:cstheme="minorHAnsi"/>
          <w:szCs w:val="24"/>
          <w:lang w:val="en-US" w:eastAsia="zh-TW"/>
        </w:rPr>
        <w:t xml:space="preserve"> with the results of this study in that majority of the bats were located in Z2 and Z3 where temperatures were relatively more stable than in Z1. </w:t>
      </w:r>
      <w:r w:rsidRPr="00277116">
        <w:rPr>
          <w:rFonts w:asciiTheme="minorHAnsi" w:eastAsia="PMingLiU" w:hAnsiTheme="minorHAnsi" w:cstheme="minorHAnsi"/>
          <w:szCs w:val="24"/>
          <w:lang w:val="en-US" w:eastAsia="zh-TW"/>
        </w:rPr>
        <w:t xml:space="preserve">In general, bats preferred to select </w:t>
      </w:r>
      <w:r w:rsidR="00E3011B" w:rsidRPr="00277116">
        <w:rPr>
          <w:rFonts w:asciiTheme="minorHAnsi" w:eastAsia="PMingLiU" w:hAnsiTheme="minorHAnsi" w:cstheme="minorHAnsi"/>
          <w:szCs w:val="24"/>
          <w:lang w:val="en-US" w:eastAsia="zh-TW"/>
        </w:rPr>
        <w:t xml:space="preserve">locations with either </w:t>
      </w:r>
      <w:r w:rsidRPr="00277116">
        <w:rPr>
          <w:rFonts w:asciiTheme="minorHAnsi" w:eastAsia="PMingLiU" w:hAnsiTheme="minorHAnsi" w:cstheme="minorHAnsi"/>
          <w:szCs w:val="24"/>
          <w:lang w:val="en-US" w:eastAsia="zh-TW"/>
        </w:rPr>
        <w:t xml:space="preserve">warmer </w:t>
      </w:r>
      <w:r w:rsidR="00E3011B" w:rsidRPr="00277116">
        <w:rPr>
          <w:rFonts w:asciiTheme="minorHAnsi" w:eastAsia="PMingLiU" w:hAnsiTheme="minorHAnsi" w:cstheme="minorHAnsi"/>
          <w:szCs w:val="24"/>
          <w:lang w:val="en-US" w:eastAsia="zh-TW"/>
        </w:rPr>
        <w:t>or</w:t>
      </w:r>
      <w:r w:rsidRPr="00277116">
        <w:rPr>
          <w:rFonts w:asciiTheme="minorHAnsi" w:eastAsia="PMingLiU" w:hAnsiTheme="minorHAnsi" w:cstheme="minorHAnsi"/>
          <w:szCs w:val="24"/>
          <w:lang w:val="en-US" w:eastAsia="zh-TW"/>
        </w:rPr>
        <w:t xml:space="preserve"> more thermally stable</w:t>
      </w:r>
      <w:r w:rsidR="00E3011B" w:rsidRPr="00277116">
        <w:rPr>
          <w:rFonts w:asciiTheme="minorHAnsi" w:eastAsia="PMingLiU" w:hAnsiTheme="minorHAnsi" w:cstheme="minorHAnsi"/>
          <w:szCs w:val="24"/>
          <w:lang w:val="en-US" w:eastAsia="zh-TW"/>
        </w:rPr>
        <w:t xml:space="preserve"> </w:t>
      </w:r>
      <w:r w:rsidR="00486B38" w:rsidRPr="00277116">
        <w:rPr>
          <w:rFonts w:asciiTheme="minorHAnsi" w:eastAsia="PMingLiU" w:hAnsiTheme="minorHAnsi" w:cstheme="minorHAnsi"/>
          <w:szCs w:val="24"/>
          <w:lang w:val="en-US" w:eastAsia="zh-TW"/>
        </w:rPr>
        <w:t>(</w:t>
      </w:r>
      <w:r w:rsidR="00E3011B" w:rsidRPr="00277116">
        <w:rPr>
          <w:rFonts w:asciiTheme="minorHAnsi" w:eastAsia="PMingLiU" w:hAnsiTheme="minorHAnsi" w:cstheme="minorHAnsi"/>
          <w:szCs w:val="24"/>
          <w:lang w:val="en-US" w:eastAsia="zh-TW"/>
        </w:rPr>
        <w:t>or possibly both</w:t>
      </w:r>
      <w:r w:rsidR="00486B38" w:rsidRPr="00277116">
        <w:rPr>
          <w:rFonts w:asciiTheme="minorHAnsi" w:eastAsia="PMingLiU" w:hAnsiTheme="minorHAnsi" w:cstheme="minorHAnsi"/>
          <w:szCs w:val="24"/>
          <w:lang w:val="en-US" w:eastAsia="zh-TW"/>
        </w:rPr>
        <w:t>)</w:t>
      </w:r>
      <w:r w:rsidRPr="00277116">
        <w:rPr>
          <w:rFonts w:asciiTheme="minorHAnsi" w:eastAsia="PMingLiU" w:hAnsiTheme="minorHAnsi" w:cstheme="minorHAnsi"/>
          <w:szCs w:val="24"/>
          <w:lang w:val="en-US" w:eastAsia="zh-TW"/>
        </w:rPr>
        <w:t xml:space="preserve"> </w:t>
      </w:r>
      <w:r w:rsidR="009961AC" w:rsidRPr="00277116">
        <w:rPr>
          <w:rFonts w:asciiTheme="minorHAnsi" w:eastAsia="PMingLiU" w:hAnsiTheme="minorHAnsi" w:cstheme="minorHAnsi"/>
          <w:szCs w:val="24"/>
          <w:lang w:val="en-US" w:eastAsia="zh-TW"/>
        </w:rPr>
        <w:t>conditions</w:t>
      </w:r>
      <w:r w:rsidR="00E3011B" w:rsidRPr="00277116">
        <w:rPr>
          <w:rFonts w:asciiTheme="minorHAnsi" w:eastAsia="PMingLiU" w:hAnsiTheme="minorHAnsi" w:cstheme="minorHAnsi"/>
          <w:szCs w:val="24"/>
          <w:lang w:val="en-US" w:eastAsia="zh-TW"/>
        </w:rPr>
        <w:t xml:space="preserve"> </w:t>
      </w:r>
      <w:r w:rsidRPr="00277116">
        <w:rPr>
          <w:rFonts w:asciiTheme="minorHAnsi" w:eastAsia="PMingLiU" w:hAnsiTheme="minorHAnsi" w:cstheme="minorHAnsi"/>
          <w:szCs w:val="24"/>
          <w:lang w:val="en-US" w:eastAsia="zh-TW"/>
        </w:rPr>
        <w:t>in the Yugar tunnel.</w:t>
      </w:r>
      <w:r w:rsidRPr="00A77AC6">
        <w:rPr>
          <w:rFonts w:asciiTheme="minorHAnsi" w:eastAsia="PMingLiU" w:hAnsiTheme="minorHAnsi" w:cstheme="minorHAnsi"/>
          <w:szCs w:val="24"/>
          <w:lang w:val="en-US" w:eastAsia="zh-TW"/>
        </w:rPr>
        <w:t xml:space="preserve"> </w:t>
      </w:r>
    </w:p>
    <w:p w14:paraId="731E347D" w14:textId="3B2682C6"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For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the T</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of each roost was similar to its TA</w:t>
      </w:r>
      <w:r w:rsidRPr="00A77AC6">
        <w:rPr>
          <w:rFonts w:asciiTheme="minorHAnsi" w:eastAsia="PMingLiU" w:hAnsiTheme="minorHAnsi" w:cstheme="minorHAnsi"/>
          <w:szCs w:val="24"/>
          <w:vertAlign w:val="subscript"/>
          <w:lang w:val="en-US" w:eastAsia="zh-TW"/>
        </w:rPr>
        <w:t>local</w:t>
      </w:r>
      <w:r w:rsidRPr="00A77AC6">
        <w:rPr>
          <w:rFonts w:asciiTheme="minorHAnsi" w:eastAsia="PMingLiU" w:hAnsiTheme="minorHAnsi" w:cstheme="minorHAnsi"/>
          <w:szCs w:val="24"/>
          <w:lang w:val="en-US" w:eastAsia="zh-TW"/>
        </w:rPr>
        <w:t xml:space="preserve"> in summer, and slightly warmer (within 0.5</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during winter. </w:t>
      </w:r>
      <w:commentRangeStart w:id="293"/>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prefer selecting their roost in thermally stable structures (i.e. drain holes) within roosting sites where temperature is favorable.  </w:t>
      </w:r>
      <w:commentRangeEnd w:id="293"/>
      <w:r w:rsidRPr="00A77AC6">
        <w:rPr>
          <w:rFonts w:asciiTheme="minorHAnsi" w:eastAsia="PMingLiU" w:hAnsiTheme="minorHAnsi" w:cstheme="minorHAnsi"/>
          <w:szCs w:val="24"/>
          <w:lang w:eastAsia="zh-TW"/>
        </w:rPr>
        <w:commentReference w:id="293"/>
      </w: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were recorded roosting</w:t>
      </w:r>
      <w:commentRangeStart w:id="294"/>
      <w:r w:rsidRPr="00A77AC6">
        <w:rPr>
          <w:rFonts w:asciiTheme="minorHAnsi" w:eastAsia="PMingLiU" w:hAnsiTheme="minorHAnsi" w:cstheme="minorHAnsi"/>
          <w:szCs w:val="24"/>
          <w:lang w:val="en-US" w:eastAsia="zh-TW"/>
        </w:rPr>
        <w:t xml:space="preserve"> </w:t>
      </w:r>
      <w:commentRangeEnd w:id="294"/>
      <w:r w:rsidRPr="00A77AC6">
        <w:rPr>
          <w:rFonts w:asciiTheme="minorHAnsi" w:eastAsia="PMingLiU" w:hAnsiTheme="minorHAnsi" w:cstheme="minorHAnsi"/>
          <w:szCs w:val="24"/>
          <w:lang w:eastAsia="zh-TW"/>
        </w:rPr>
        <w:commentReference w:id="294"/>
      </w:r>
      <w:r w:rsidRPr="00A77AC6">
        <w:rPr>
          <w:rFonts w:asciiTheme="minorHAnsi" w:eastAsia="PMingLiU" w:hAnsiTheme="minorHAnsi" w:cstheme="minorHAnsi"/>
          <w:szCs w:val="24"/>
          <w:lang w:val="en-US" w:eastAsia="zh-TW"/>
        </w:rPr>
        <w:t>where ambient temperature ranging between 12.9 – 6.7</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(Campbell 2009), relatively cooler compared with the setting of this study. </w:t>
      </w: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may tolerate a relatively wide range of temperature. Since the temperature differences between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roosts and all tunnel ambients were small (&lt; 1.5</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in both seasons, roosts selection may be more dependent on thermal stability within the roost. The mean T</w:t>
      </w:r>
      <w:r w:rsidRPr="00A77AC6">
        <w:rPr>
          <w:rFonts w:asciiTheme="minorHAnsi" w:eastAsia="PMingLiU" w:hAnsiTheme="minorHAnsi" w:cstheme="minorHAnsi"/>
          <w:szCs w:val="24"/>
          <w:vertAlign w:val="subscript"/>
          <w:lang w:val="en-US" w:eastAsia="zh-TW"/>
        </w:rPr>
        <w:t>fliuc</w:t>
      </w:r>
      <w:r w:rsidRPr="00A77AC6">
        <w:rPr>
          <w:rFonts w:asciiTheme="minorHAnsi" w:eastAsia="PMingLiU" w:hAnsiTheme="minorHAnsi" w:cstheme="minorHAnsi"/>
          <w:szCs w:val="24"/>
          <w:lang w:val="en-US" w:eastAsia="zh-TW"/>
        </w:rPr>
        <w:t xml:space="preserve"> of all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roosts were at least 0.8</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less than all tunnel ambients and were lower when compared with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and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in both seasons. Gorecki et al. (2020) indicated that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roosting in culverts can maintain thermal stability for breeding and development. This result is similar to other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breeding site such as in a storm water tunnel in Brisbane (Dwyer 1970) and aqueduct tunnels near Melbourne (C</w:t>
      </w:r>
      <w:r w:rsidR="0092343A">
        <w:rPr>
          <w:rFonts w:asciiTheme="minorHAnsi" w:eastAsia="PMingLiU" w:hAnsiTheme="minorHAnsi" w:cstheme="minorHAnsi"/>
          <w:szCs w:val="24"/>
          <w:lang w:val="en-US" w:eastAsia="zh-TW"/>
        </w:rPr>
        <w:t>a</w:t>
      </w:r>
      <w:r w:rsidRPr="00A77AC6">
        <w:rPr>
          <w:rFonts w:asciiTheme="minorHAnsi" w:eastAsia="PMingLiU" w:hAnsiTheme="minorHAnsi" w:cstheme="minorHAnsi"/>
          <w:szCs w:val="24"/>
          <w:lang w:val="en-US" w:eastAsia="zh-TW"/>
        </w:rPr>
        <w:t xml:space="preserve">mpbell 2009), where well-insulated structures offered better thermal stability for bats (Sedgeley 2001; Otto et al. 2016). Meanwhile, other </w:t>
      </w:r>
      <w:r w:rsidRPr="00A77AC6">
        <w:rPr>
          <w:rFonts w:asciiTheme="minorHAnsi" w:eastAsia="PMingLiU" w:hAnsiTheme="minorHAnsi" w:cstheme="minorHAnsi"/>
          <w:i/>
          <w:iCs/>
          <w:szCs w:val="24"/>
          <w:lang w:val="en-US" w:eastAsia="zh-TW"/>
        </w:rPr>
        <w:t>Myotis</w:t>
      </w:r>
      <w:r w:rsidRPr="00A77AC6">
        <w:rPr>
          <w:rFonts w:asciiTheme="minorHAnsi" w:eastAsia="PMingLiU" w:hAnsiTheme="minorHAnsi" w:cstheme="minorHAnsi"/>
          <w:szCs w:val="24"/>
          <w:lang w:val="en-US" w:eastAsia="zh-TW"/>
        </w:rPr>
        <w:t xml:space="preserve"> species such as </w:t>
      </w:r>
      <w:r w:rsidRPr="00A77AC6">
        <w:rPr>
          <w:rFonts w:asciiTheme="minorHAnsi" w:eastAsia="PMingLiU" w:hAnsiTheme="minorHAnsi" w:cstheme="minorHAnsi"/>
          <w:i/>
          <w:iCs/>
          <w:szCs w:val="24"/>
          <w:lang w:val="en-US" w:eastAsia="zh-TW"/>
        </w:rPr>
        <w:t>M. sodalis</w:t>
      </w:r>
      <w:r w:rsidRPr="00A77AC6">
        <w:rPr>
          <w:rFonts w:asciiTheme="minorHAnsi" w:eastAsia="PMingLiU" w:hAnsiTheme="minorHAnsi" w:cstheme="minorHAnsi"/>
          <w:szCs w:val="24"/>
          <w:lang w:val="en-US" w:eastAsia="zh-TW"/>
        </w:rPr>
        <w:t xml:space="preserve"> (Brack 2007; Boyles et al. 2008), </w:t>
      </w:r>
      <w:r w:rsidRPr="00A77AC6">
        <w:rPr>
          <w:rFonts w:asciiTheme="minorHAnsi" w:eastAsia="PMingLiU" w:hAnsiTheme="minorHAnsi" w:cstheme="minorHAnsi"/>
          <w:i/>
          <w:iCs/>
          <w:szCs w:val="24"/>
          <w:lang w:val="en-US" w:eastAsia="zh-TW"/>
        </w:rPr>
        <w:t>M. bechsteinii</w:t>
      </w:r>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 xml:space="preserve">M. nattereri </w:t>
      </w:r>
      <w:r w:rsidRPr="00A77AC6">
        <w:rPr>
          <w:rFonts w:asciiTheme="minorHAnsi" w:eastAsia="PMingLiU" w:hAnsiTheme="minorHAnsi" w:cstheme="minorHAnsi"/>
          <w:szCs w:val="24"/>
          <w:lang w:val="en-US" w:eastAsia="zh-TW"/>
        </w:rPr>
        <w:lastRenderedPageBreak/>
        <w:t xml:space="preserve">(Otto et al. 2016) and </w:t>
      </w:r>
      <w:r w:rsidRPr="00A77AC6">
        <w:rPr>
          <w:rFonts w:asciiTheme="minorHAnsi" w:eastAsia="PMingLiU" w:hAnsiTheme="minorHAnsi" w:cstheme="minorHAnsi"/>
          <w:i/>
          <w:iCs/>
          <w:szCs w:val="24"/>
          <w:lang w:val="en-US" w:eastAsia="zh-TW"/>
        </w:rPr>
        <w:t>M. formosus</w:t>
      </w:r>
      <w:r w:rsidRPr="00A77AC6">
        <w:rPr>
          <w:rFonts w:asciiTheme="minorHAnsi" w:eastAsia="PMingLiU" w:hAnsiTheme="minorHAnsi" w:cstheme="minorHAnsi"/>
          <w:szCs w:val="24"/>
          <w:lang w:val="en-US" w:eastAsia="zh-TW"/>
        </w:rPr>
        <w:t xml:space="preserve"> (Kim et al. 2009) have also been reported roosting in more thermally stable roosts. </w:t>
      </w:r>
    </w:p>
    <w:p w14:paraId="68D0A382" w14:textId="4A98E110" w:rsidR="00A77AC6" w:rsidRPr="00A77AC6" w:rsidRDefault="00A77AC6" w:rsidP="00A37A79">
      <w:pPr>
        <w:spacing w:after="240" w:line="360" w:lineRule="auto"/>
        <w:ind w:firstLine="567"/>
        <w:jc w:val="both"/>
        <w:rPr>
          <w:rFonts w:asciiTheme="minorHAnsi" w:eastAsia="PMingLiU" w:hAnsiTheme="minorHAnsi" w:cstheme="minorHAnsi"/>
          <w:szCs w:val="24"/>
          <w:highlight w:val="lightGray"/>
          <w:lang w:val="en-US" w:eastAsia="zh-TW"/>
        </w:rPr>
      </w:pPr>
      <w:r w:rsidRPr="00A77AC6">
        <w:rPr>
          <w:rFonts w:asciiTheme="minorHAnsi" w:eastAsia="PMingLiU" w:hAnsiTheme="minorHAnsi" w:cstheme="minorHAnsi"/>
          <w:szCs w:val="24"/>
          <w:lang w:val="en-US" w:eastAsia="zh-TW"/>
        </w:rPr>
        <w:t xml:space="preserve">All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roosts were less than 1.2</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warmer than tunnel ambients in both seasons, and the roost in Z2 showed the highest mean </w:t>
      </w:r>
      <w:r w:rsidRPr="00637AF2">
        <w:rPr>
          <w:rFonts w:asciiTheme="minorHAnsi" w:eastAsia="PMingLiU" w:hAnsiTheme="minorHAnsi" w:cstheme="minorHAnsi"/>
          <w:szCs w:val="24"/>
          <w:lang w:val="en-US" w:eastAsia="zh-TW"/>
        </w:rPr>
        <w:t>T</w:t>
      </w:r>
      <w:r w:rsidRPr="00637AF2">
        <w:rPr>
          <w:rFonts w:asciiTheme="minorHAnsi" w:eastAsia="PMingLiU" w:hAnsiTheme="minorHAnsi" w:cstheme="minorHAnsi"/>
          <w:szCs w:val="24"/>
          <w:vertAlign w:val="subscript"/>
          <w:lang w:val="en-US" w:eastAsia="zh-TW"/>
        </w:rPr>
        <w:t>avg</w:t>
      </w:r>
      <w:r w:rsidRPr="00637AF2">
        <w:rPr>
          <w:rFonts w:asciiTheme="minorHAnsi" w:eastAsia="PMingLiU" w:hAnsiTheme="minorHAnsi" w:cstheme="minorHAnsi"/>
          <w:szCs w:val="24"/>
          <w:lang w:val="en-US" w:eastAsia="zh-TW"/>
        </w:rPr>
        <w:t xml:space="preserve">. It was likely that </w:t>
      </w:r>
      <w:r w:rsidRPr="00637AF2">
        <w:rPr>
          <w:rFonts w:asciiTheme="minorHAnsi" w:eastAsia="PMingLiU" w:hAnsiTheme="minorHAnsi" w:cstheme="minorHAnsi"/>
          <w:i/>
          <w:iCs/>
          <w:szCs w:val="24"/>
          <w:lang w:val="en-US" w:eastAsia="zh-TW"/>
        </w:rPr>
        <w:t>M. australis</w:t>
      </w:r>
      <w:r w:rsidRPr="00637AF2">
        <w:rPr>
          <w:rFonts w:asciiTheme="minorHAnsi" w:eastAsia="PMingLiU" w:hAnsiTheme="minorHAnsi" w:cstheme="minorHAnsi"/>
          <w:szCs w:val="24"/>
          <w:lang w:val="en-US" w:eastAsia="zh-TW"/>
        </w:rPr>
        <w:t xml:space="preserve"> prefer to select roosting sites which offer relatively stable diurnal temperature and roost at the warmest location within the tunnel.</w:t>
      </w:r>
      <w:r w:rsidRPr="00A77AC6">
        <w:rPr>
          <w:rFonts w:asciiTheme="minorHAnsi" w:eastAsia="PMingLiU" w:hAnsiTheme="minorHAnsi" w:cstheme="minorHAnsi"/>
          <w:szCs w:val="24"/>
          <w:lang w:val="en-US" w:eastAsia="zh-TW"/>
        </w:rPr>
        <w:t xml:space="preserve"> Bats themselves could be the main contributing factor influencing to the microclimate near their roosts. Codd et al. (2003) indicated that warmer roost temperature indicated higher bat activity, and higher metabolic activity of roosting individuals might contribute to warmer roost temperature. Meanwhile, physical properties of the roost such as the thickness of the wall, composition of wall materials, space and shape of the roost, orientation of entrances, number of entrances, height, width and length, and amount of incident light could all be factors influencing roost temperature and stability (Dwyer 1965; Sedgeley 2001; Ho &amp; Lee 2003; Leivers et al. 2019). The temperature of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roosts were likely influenced by tunnel ambients as they showed similar pattern with higher temperature in Z2 than Z1 and Z3.</w:t>
      </w:r>
      <w:r w:rsidR="00CE3291">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szCs w:val="24"/>
          <w:lang w:val="en-US" w:eastAsia="zh-TW"/>
        </w:rPr>
        <w:t xml:space="preserve">However, the roost temperature could also be influenced by height. The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 in Z2 (4.2 m above ground) is higher than the other two roosts in Z3 (3.5 m and 3.4 m above ground). As heat rises and is trapped at the ceiling of the tunnel, this might cause roost in Z2 to be warmer than the two roosts in Z3. Since the majority of the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colony is concentrated at roost in Z2, it is likely that the number of bats and their position high on the tunnel wall contribute to the higher roost temperature.</w:t>
      </w:r>
    </w:p>
    <w:p w14:paraId="34EC2A54" w14:textId="42F0C61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The mean T</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differences between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roosts and all tunnel ambients were small (&lt; 0.8</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in both seasons. Studies on </w:t>
      </w:r>
      <w:r w:rsidRPr="00D674C9">
        <w:rPr>
          <w:rFonts w:asciiTheme="minorHAnsi" w:eastAsia="PMingLiU" w:hAnsiTheme="minorHAnsi" w:cstheme="minorHAnsi"/>
          <w:i/>
          <w:iCs/>
          <w:szCs w:val="24"/>
          <w:lang w:val="en-US" w:eastAsia="zh-TW"/>
        </w:rPr>
        <w:t xml:space="preserve">M. </w:t>
      </w:r>
      <w:r w:rsidR="002D2C79" w:rsidRPr="00D674C9">
        <w:rPr>
          <w:rFonts w:asciiTheme="minorHAnsi" w:eastAsia="PMingLiU" w:hAnsiTheme="minorHAnsi" w:cstheme="minorHAnsi"/>
          <w:i/>
          <w:iCs/>
          <w:szCs w:val="24"/>
          <w:lang w:val="en-US" w:eastAsia="zh-TW"/>
        </w:rPr>
        <w:t>orianae</w:t>
      </w:r>
      <w:r w:rsidR="002D2C79" w:rsidRPr="002D2C79">
        <w:rPr>
          <w:rFonts w:asciiTheme="minorHAnsi" w:eastAsia="PMingLiU" w:hAnsiTheme="minorHAnsi" w:cstheme="minorHAnsi"/>
          <w:i/>
          <w:iCs/>
          <w:szCs w:val="24"/>
          <w:lang w:val="en-US" w:eastAsia="zh-TW"/>
        </w:rPr>
        <w:t xml:space="preserve"> </w:t>
      </w:r>
      <w:r w:rsidRPr="00A77AC6">
        <w:rPr>
          <w:rFonts w:asciiTheme="minorHAnsi" w:eastAsia="PMingLiU" w:hAnsiTheme="minorHAnsi" w:cstheme="minorHAnsi"/>
          <w:szCs w:val="24"/>
          <w:lang w:val="en-US" w:eastAsia="zh-TW"/>
        </w:rPr>
        <w:t>recorded similar results for maternity colonies that maintained relatively stable temperatures, with daily variation of around 2 – 4.5</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across seasons (Baudinette et al. 1994; Hall 1982; Dwyer &amp; Harris 1972). Thermal stability of tunnel ambient in Z1 is less than Z2 in winter, likely due to it being closer to the entrance and so more exposed to EXA. </w:t>
      </w:r>
      <w:r w:rsidRPr="00A77AC6">
        <w:rPr>
          <w:rFonts w:asciiTheme="minorHAnsi" w:eastAsia="PMingLiU" w:hAnsiTheme="minorHAnsi" w:cstheme="minorHAnsi"/>
          <w:i/>
          <w:iCs/>
          <w:szCs w:val="24"/>
          <w:lang w:val="en-US" w:eastAsia="zh-TW"/>
        </w:rPr>
        <w:t>Miniopterus australis</w:t>
      </w:r>
      <w:r w:rsidRPr="00A77AC6">
        <w:rPr>
          <w:rFonts w:asciiTheme="minorHAnsi" w:eastAsia="PMingLiU" w:hAnsiTheme="minorHAnsi" w:cstheme="minorHAnsi"/>
          <w:szCs w:val="24"/>
          <w:lang w:val="en-US" w:eastAsia="zh-TW"/>
        </w:rPr>
        <w:t xml:space="preserve"> roosting in Z2 and Z3 during summer might be due to better thermal stability. The amount of incident light during the day may also be a contributing factor in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not roosting in Z1. Since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form clusters on tunnel wall </w:t>
      </w:r>
      <w:r w:rsidRPr="00A77AC6">
        <w:rPr>
          <w:rFonts w:asciiTheme="minorHAnsi" w:eastAsia="PMingLiU" w:hAnsiTheme="minorHAnsi" w:cstheme="minorHAnsi"/>
          <w:szCs w:val="24"/>
          <w:lang w:val="en-US" w:eastAsia="zh-TW"/>
        </w:rPr>
        <w:lastRenderedPageBreak/>
        <w:t>surfaces, they could be more easily disturbed by solar heat from incident light which likely result in a high daily fluctuation if</w:t>
      </w:r>
      <w:commentRangeStart w:id="295"/>
      <w:r w:rsidRPr="00A77AC6">
        <w:rPr>
          <w:rFonts w:asciiTheme="minorHAnsi" w:eastAsia="PMingLiU" w:hAnsiTheme="minorHAnsi" w:cstheme="minorHAnsi"/>
          <w:szCs w:val="24"/>
          <w:lang w:val="en-US" w:eastAsia="zh-TW"/>
        </w:rPr>
        <w:t xml:space="preserve"> roosting near the entrance. </w:t>
      </w:r>
      <w:commentRangeEnd w:id="295"/>
      <w:r w:rsidRPr="00A77AC6">
        <w:rPr>
          <w:rFonts w:asciiTheme="minorHAnsi" w:eastAsia="PMingLiU" w:hAnsiTheme="minorHAnsi" w:cstheme="minorHAnsi"/>
          <w:szCs w:val="24"/>
          <w:lang w:eastAsia="zh-TW"/>
        </w:rPr>
        <w:commentReference w:id="295"/>
      </w:r>
    </w:p>
    <w:p w14:paraId="6320B619"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For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the daily diurnal average roost temperatures showed little differences (&lt; 0.6</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to their TA</w:t>
      </w:r>
      <w:r w:rsidRPr="00A77AC6">
        <w:rPr>
          <w:rFonts w:asciiTheme="minorHAnsi" w:eastAsia="PMingLiU" w:hAnsiTheme="minorHAnsi" w:cstheme="minorHAnsi"/>
          <w:szCs w:val="24"/>
          <w:vertAlign w:val="subscript"/>
          <w:lang w:val="en-US" w:eastAsia="zh-TW"/>
        </w:rPr>
        <w:t>local</w:t>
      </w:r>
      <w:r w:rsidRPr="00A77AC6">
        <w:rPr>
          <w:rFonts w:asciiTheme="minorHAnsi" w:eastAsia="PMingLiU" w:hAnsiTheme="minorHAnsi" w:cstheme="minorHAnsi"/>
          <w:szCs w:val="24"/>
          <w:lang w:val="en-US" w:eastAsia="zh-TW"/>
        </w:rPr>
        <w:t xml:space="preserve"> during summer and winter. The biggest roost on the ceiling above the rock pile was warmer than tunnel ambients in both seasons. It was likely that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prefer roosting at relatively high temperature and thermally stable location in the Yugar tunnel. </w:t>
      </w:r>
      <w:commentRangeStart w:id="296"/>
      <w:commentRangeEnd w:id="296"/>
      <w:r w:rsidRPr="00A77AC6">
        <w:rPr>
          <w:rFonts w:asciiTheme="minorHAnsi" w:eastAsia="PMingLiU" w:hAnsiTheme="minorHAnsi" w:cstheme="minorHAnsi"/>
          <w:szCs w:val="24"/>
          <w:lang w:eastAsia="zh-TW"/>
        </w:rPr>
        <w:commentReference w:id="296"/>
      </w:r>
      <w:r w:rsidRPr="00A77AC6">
        <w:rPr>
          <w:rFonts w:asciiTheme="minorHAnsi" w:eastAsia="PMingLiU" w:hAnsiTheme="minorHAnsi" w:cstheme="minorHAnsi"/>
          <w:szCs w:val="24"/>
          <w:lang w:val="en-US" w:eastAsia="zh-TW"/>
        </w:rPr>
        <w:t xml:space="preserve">Studies on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have found colonies roosting at temperatures ranging between 12.5 – 35.0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(Dwyer 1963; Upton 2011; Young 2001; Murphy 2014; Slade &amp; Law 2007). </w:t>
      </w:r>
      <w:r w:rsidRPr="00A77AC6">
        <w:rPr>
          <w:rFonts w:asciiTheme="minorHAnsi" w:eastAsia="PMingLiU" w:hAnsiTheme="minorHAnsi" w:cstheme="minorHAnsi"/>
          <w:i/>
          <w:iCs/>
          <w:szCs w:val="24"/>
          <w:lang w:val="en-US" w:eastAsia="zh-TW"/>
        </w:rPr>
        <w:t>Rhinolophus megaphyllus</w:t>
      </w:r>
      <w:r w:rsidRPr="00A77AC6">
        <w:rPr>
          <w:rFonts w:asciiTheme="minorHAnsi" w:eastAsia="PMingLiU" w:hAnsiTheme="minorHAnsi" w:cstheme="minorHAnsi"/>
          <w:szCs w:val="24"/>
          <w:lang w:val="en-US" w:eastAsia="zh-TW"/>
        </w:rPr>
        <w:t xml:space="preserve"> colonies often contain relatively high roost temperatures within roosting site (Murphy 2014), and recorded roosting temperature reached 32.0 – 35.0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towards, the upper limit of thermal tolerance of many bat species (Upton 2011). Although the T</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difference between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and tunnel ambients may not be significant, it is noteable that the largest roost (Z3.1) was warmer than tunnel ambients in both seasons. Since the number of individuals was small during both seasons and they did not huddle together when roosting, it is unlikely that the bats induced a warmer roost temperature. Therefore, the warmer roost temperature was likely influenced by the physical properties of the roost such as height and airflow. </w:t>
      </w:r>
    </w:p>
    <w:p w14:paraId="78F6D843" w14:textId="5E007418"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For T</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there was less than 1.4</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differences between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and tunnel ambients in both seasons. Roost temperatures generally fluctuated with the tunnel ambient in Z3 but was relatively more stable than Z1 and Z2. Studies on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reported that maternity colonies usually contain warm and stable temperature varying </w:t>
      </w:r>
      <w:commentRangeStart w:id="297"/>
      <w:r w:rsidRPr="00A77AC6">
        <w:rPr>
          <w:rFonts w:asciiTheme="minorHAnsi" w:eastAsia="PMingLiU" w:hAnsiTheme="minorHAnsi" w:cstheme="minorHAnsi"/>
          <w:szCs w:val="24"/>
          <w:lang w:val="en-US" w:eastAsia="zh-TW"/>
        </w:rPr>
        <w:t xml:space="preserve">between </w:t>
      </w:r>
      <w:commentRangeEnd w:id="297"/>
      <w:r w:rsidRPr="00A77AC6">
        <w:rPr>
          <w:rFonts w:asciiTheme="minorHAnsi" w:eastAsia="PMingLiU" w:hAnsiTheme="minorHAnsi" w:cstheme="minorHAnsi"/>
          <w:szCs w:val="24"/>
          <w:lang w:eastAsia="zh-TW"/>
        </w:rPr>
        <w:commentReference w:id="297"/>
      </w:r>
      <w:r w:rsidRPr="00A77AC6">
        <w:rPr>
          <w:rFonts w:asciiTheme="minorHAnsi" w:eastAsia="PMingLiU" w:hAnsiTheme="minorHAnsi" w:cstheme="minorHAnsi"/>
          <w:szCs w:val="24"/>
          <w:lang w:val="en-US" w:eastAsia="zh-TW"/>
        </w:rPr>
        <w:t>2.0 – 3.0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of fluctuation within roosts which aids thermoregulation and development (Young 2001; Dwyer 1963; Slade &amp; Law 2007; Upton 2011). Dwyer (1966) indicated that many roost sites had small and restricted entrances which helped to maintain thermal stability. However, this species was also found roosting in relatively exposed caves as the arrangement of the roost entrance allows air flows into the chamber with greater effect on roost temperature influenced by ambient temperature (Murphy 2014). Park et al. (2000) reported similar results for </w:t>
      </w:r>
      <w:r w:rsidRPr="00A77AC6">
        <w:rPr>
          <w:rFonts w:asciiTheme="minorHAnsi" w:eastAsia="PMingLiU" w:hAnsiTheme="minorHAnsi" w:cstheme="minorHAnsi"/>
          <w:i/>
          <w:iCs/>
          <w:szCs w:val="24"/>
          <w:lang w:val="en-US" w:eastAsia="zh-TW"/>
        </w:rPr>
        <w:t>R. ferrumequinum</w:t>
      </w:r>
      <w:r w:rsidRPr="00A77AC6">
        <w:rPr>
          <w:rFonts w:asciiTheme="minorHAnsi" w:eastAsia="PMingLiU" w:hAnsiTheme="minorHAnsi" w:cstheme="minorHAnsi"/>
          <w:szCs w:val="24"/>
          <w:lang w:val="en-US" w:eastAsia="zh-TW"/>
        </w:rPr>
        <w:t xml:space="preserve">, which selected roosting locations where temperature </w:t>
      </w:r>
      <w:r w:rsidRPr="00A77AC6">
        <w:rPr>
          <w:rFonts w:asciiTheme="minorHAnsi" w:eastAsia="PMingLiU" w:hAnsiTheme="minorHAnsi" w:cstheme="minorHAnsi"/>
          <w:szCs w:val="24"/>
          <w:lang w:val="en-US" w:eastAsia="zh-TW"/>
        </w:rPr>
        <w:lastRenderedPageBreak/>
        <w:t>fluctuates with EXA, allowing arousal synchronization with sunset to increase forag</w:t>
      </w:r>
      <w:r w:rsidR="00477CA8">
        <w:rPr>
          <w:rFonts w:asciiTheme="minorHAnsi" w:eastAsia="PMingLiU" w:hAnsiTheme="minorHAnsi" w:cstheme="minorHAnsi"/>
          <w:szCs w:val="24"/>
          <w:lang w:val="en-US" w:eastAsia="zh-TW"/>
        </w:rPr>
        <w:t>ing</w:t>
      </w:r>
      <w:r w:rsidRPr="00A77AC6">
        <w:rPr>
          <w:rFonts w:asciiTheme="minorHAnsi" w:eastAsia="PMingLiU" w:hAnsiTheme="minorHAnsi" w:cstheme="minorHAnsi"/>
          <w:szCs w:val="24"/>
          <w:lang w:val="en-US" w:eastAsia="zh-TW"/>
        </w:rPr>
        <w:t xml:space="preserve"> opportunities. This study’s results on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agree with some studies on </w:t>
      </w:r>
      <w:r w:rsidRPr="00A77AC6">
        <w:rPr>
          <w:rFonts w:asciiTheme="minorHAnsi" w:eastAsia="PMingLiU" w:hAnsiTheme="minorHAnsi" w:cstheme="minorHAnsi"/>
          <w:i/>
          <w:iCs/>
          <w:szCs w:val="24"/>
          <w:lang w:val="en-US" w:eastAsia="zh-TW"/>
        </w:rPr>
        <w:t>Rhinolophus</w:t>
      </w:r>
      <w:r w:rsidRPr="00A77AC6">
        <w:rPr>
          <w:rFonts w:asciiTheme="minorHAnsi" w:eastAsia="PMingLiU" w:hAnsiTheme="minorHAnsi" w:cstheme="minorHAnsi"/>
          <w:szCs w:val="24"/>
          <w:lang w:val="en-US" w:eastAsia="zh-TW"/>
        </w:rPr>
        <w:t xml:space="preserve"> species showing they prefer thermally stable roosts.</w:t>
      </w:r>
    </w:p>
    <w:p w14:paraId="77C24353" w14:textId="07D3036C" w:rsidR="00AC2FE8" w:rsidRPr="00A77AC6" w:rsidRDefault="0086406C" w:rsidP="00AC2FE8">
      <w:pPr>
        <w:keepNext/>
        <w:keepLines/>
        <w:spacing w:before="40" w:after="240" w:line="360" w:lineRule="auto"/>
        <w:jc w:val="both"/>
        <w:outlineLvl w:val="2"/>
        <w:rPr>
          <w:rFonts w:asciiTheme="minorHAnsi" w:eastAsia="PMingLiU" w:hAnsiTheme="minorHAnsi" w:cstheme="minorHAnsi"/>
          <w:b/>
          <w:bCs/>
          <w:sz w:val="28"/>
          <w:szCs w:val="28"/>
          <w:lang w:val="en-US" w:eastAsia="zh-TW"/>
        </w:rPr>
      </w:pPr>
      <w:r w:rsidRPr="007852D7">
        <w:rPr>
          <w:rFonts w:asciiTheme="minorHAnsi" w:eastAsia="PMingLiU" w:hAnsiTheme="minorHAnsi" w:cstheme="minorHAnsi"/>
          <w:b/>
          <w:bCs/>
          <w:sz w:val="28"/>
          <w:szCs w:val="28"/>
          <w:lang w:val="en-US" w:eastAsia="zh-TW"/>
        </w:rPr>
        <w:t xml:space="preserve">Relative </w:t>
      </w:r>
      <w:r w:rsidR="00E00A7F" w:rsidRPr="007852D7">
        <w:rPr>
          <w:rFonts w:asciiTheme="minorHAnsi" w:eastAsia="PMingLiU" w:hAnsiTheme="minorHAnsi" w:cstheme="minorHAnsi"/>
          <w:b/>
          <w:bCs/>
          <w:sz w:val="28"/>
          <w:szCs w:val="28"/>
          <w:lang w:val="en-US" w:eastAsia="zh-TW"/>
        </w:rPr>
        <w:t>h</w:t>
      </w:r>
      <w:r w:rsidR="00A77AC6" w:rsidRPr="00A77AC6">
        <w:rPr>
          <w:rFonts w:asciiTheme="minorHAnsi" w:eastAsia="PMingLiU" w:hAnsiTheme="minorHAnsi" w:cstheme="minorHAnsi"/>
          <w:b/>
          <w:bCs/>
          <w:sz w:val="28"/>
          <w:szCs w:val="28"/>
          <w:lang w:val="en-US" w:eastAsia="zh-TW"/>
        </w:rPr>
        <w:t>umidity</w:t>
      </w:r>
    </w:p>
    <w:p w14:paraId="4F123708" w14:textId="5006C6BE" w:rsidR="00AC2FE8" w:rsidRPr="007852D7" w:rsidRDefault="00A77AC6" w:rsidP="0086406C">
      <w:pPr>
        <w:keepNext/>
        <w:keepLines/>
        <w:spacing w:before="40" w:after="240" w:line="360" w:lineRule="auto"/>
        <w:jc w:val="both"/>
        <w:outlineLvl w:val="3"/>
        <w:rPr>
          <w:rFonts w:asciiTheme="minorHAnsi" w:eastAsia="PMingLiU" w:hAnsiTheme="minorHAnsi" w:cstheme="minorHAnsi"/>
          <w:b/>
          <w:bCs/>
          <w:szCs w:val="24"/>
          <w:lang w:eastAsia="zh-TW"/>
        </w:rPr>
      </w:pPr>
      <w:r w:rsidRPr="00A77AC6">
        <w:rPr>
          <w:rFonts w:asciiTheme="minorHAnsi" w:eastAsia="PMingLiU" w:hAnsiTheme="minorHAnsi" w:cstheme="minorHAnsi"/>
          <w:b/>
          <w:bCs/>
          <w:szCs w:val="24"/>
          <w:lang w:eastAsia="zh-TW"/>
        </w:rPr>
        <w:t>External vs tunnel ambient</w:t>
      </w:r>
    </w:p>
    <w:p w14:paraId="258F3B10" w14:textId="62937C3E"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In general, bats in the Yugar tunnel experienced less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and a higher RH</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than EXA. Relative humidity increased deeper into the tunnel (towards the rock pile) (i.e. Z3 &gt; Z2 &gt; Z1) during both seasons. In addition, there was an inverse relationship between diurnal temperature and humidity from external ambient readings, and the relationship became closer when deeper into the tunnel. The RH</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of tunnel ambients were higher than EXA in both seasons. The RH</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of all tunnel ambients and EXA fluctuated both daily and seasonally. The mean RH</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of each tunnel ambient and EXA in summer was higher and varied less than in winter. Rainy days had caused the relative humidity to remain high inside the tunnel (over 80%) throughout sampling period in summer. Meanwhile, the mean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of all tunnel ambients were smaller than EXA in both seasons; the differences between tunnel ambients and EXA were greater in summer than winter. Caves and anthropogenic structures including culverts, underground sites and mines occupied by bats often provide high and stable humidity regimes (Leivers et al. 2019; Gorecki et al. 2020; Mitchell-Jones et al. 2008; Hall 1982; Perry 2013). </w:t>
      </w:r>
    </w:p>
    <w:p w14:paraId="08A07681" w14:textId="669FDFDB" w:rsidR="00E80B32" w:rsidRPr="00A77AC6" w:rsidRDefault="00A77AC6" w:rsidP="00AC2FE8">
      <w:pPr>
        <w:keepNext/>
        <w:keepLines/>
        <w:spacing w:before="40" w:after="240" w:line="360" w:lineRule="auto"/>
        <w:jc w:val="both"/>
        <w:outlineLvl w:val="3"/>
        <w:rPr>
          <w:rFonts w:asciiTheme="minorHAnsi" w:eastAsia="PMingLiU" w:hAnsiTheme="minorHAnsi" w:cstheme="minorHAnsi"/>
          <w:b/>
          <w:bCs/>
          <w:szCs w:val="24"/>
          <w:lang w:eastAsia="zh-TW"/>
        </w:rPr>
      </w:pPr>
      <w:r w:rsidRPr="00A77AC6">
        <w:rPr>
          <w:rFonts w:asciiTheme="minorHAnsi" w:eastAsia="PMingLiU" w:hAnsiTheme="minorHAnsi" w:cstheme="minorHAnsi"/>
          <w:b/>
          <w:bCs/>
          <w:szCs w:val="24"/>
          <w:lang w:eastAsia="zh-TW"/>
        </w:rPr>
        <w:t xml:space="preserve">Bats roosting relative humidity </w:t>
      </w:r>
    </w:p>
    <w:p w14:paraId="5CCFAE37"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Bats showed small differences in RH</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RH</w:t>
      </w:r>
      <w:r w:rsidRPr="00A77AC6">
        <w:rPr>
          <w:rFonts w:asciiTheme="minorHAnsi" w:eastAsia="PMingLiU" w:hAnsiTheme="minorHAnsi" w:cstheme="minorHAnsi"/>
          <w:szCs w:val="24"/>
          <w:vertAlign w:val="subscript"/>
          <w:lang w:val="en-US" w:eastAsia="zh-TW"/>
        </w:rPr>
        <w:t>max</w:t>
      </w:r>
      <w:r w:rsidRPr="00A77AC6">
        <w:rPr>
          <w:rFonts w:asciiTheme="minorHAnsi" w:eastAsia="PMingLiU" w:hAnsiTheme="minorHAnsi" w:cstheme="minorHAnsi"/>
          <w:szCs w:val="24"/>
          <w:lang w:val="en-US" w:eastAsia="zh-TW"/>
        </w:rPr>
        <w:t>,</w:t>
      </w:r>
      <w:r w:rsidRPr="00A77AC6">
        <w:rPr>
          <w:rFonts w:asciiTheme="minorHAnsi" w:eastAsia="PMingLiU" w:hAnsiTheme="minorHAnsi" w:cstheme="minorHAnsi"/>
          <w:szCs w:val="24"/>
          <w:vertAlign w:val="subscript"/>
          <w:lang w:val="en-US" w:eastAsia="zh-TW"/>
        </w:rPr>
        <w:t xml:space="preserve"> </w:t>
      </w:r>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min</w:t>
      </w:r>
      <w:r w:rsidRPr="00A77AC6">
        <w:rPr>
          <w:rFonts w:asciiTheme="minorHAnsi" w:eastAsia="PMingLiU" w:hAnsiTheme="minorHAnsi" w:cstheme="minorHAnsi"/>
          <w:szCs w:val="24"/>
          <w:lang w:val="en-US" w:eastAsia="zh-TW"/>
        </w:rPr>
        <w:t xml:space="preserve"> and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between roosts and tunnel ambients in summer; much greater differences were found in winter. Roosts were more humid than tunnel ambients in both seasons. The difference of each variable was significant between summer and winter except for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The RH</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of roosts remained relatively high in both seasons (&gt; 85% in summer, &gt; 50% in winter) when compared with tunnel ambients. Bats entering daily torpor often involves water conservation as their small body sizes can easily suffer from rapid evaporative water loss in low humidity and extreme temperature (Solick &amp; Barclay 2007; Perry </w:t>
      </w:r>
      <w:r w:rsidRPr="00A77AC6">
        <w:rPr>
          <w:rFonts w:asciiTheme="minorHAnsi" w:eastAsia="PMingLiU" w:hAnsiTheme="minorHAnsi" w:cstheme="minorHAnsi"/>
          <w:szCs w:val="24"/>
          <w:lang w:val="en-US" w:eastAsia="zh-TW"/>
        </w:rPr>
        <w:lastRenderedPageBreak/>
        <w:t>2013; Nowack et al. 2017; Marom et al. 2006). Therefore, high humidity is often a contributing factor in roost selection by tropical bats (Perry 2013; de Boer et al. 2013; Usman 1988; Bu et al. 2015). Bat distributions in the tunnel does not reflect such pattern as the majority were located in Z2 rather than Z3, where the highest humidity occurred. In general, bats preferred to select roosting locations with higher and more stable RH</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in the Yugar tunnel. However, like roosting temperature, roosting humidity is also species dependent.</w:t>
      </w:r>
    </w:p>
    <w:p w14:paraId="265B6AE5" w14:textId="3FCE0C21"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prefer selecting roost locations with high and stable relative humidity in the Yugar tunnel. </w:t>
      </w: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roosts reached complete saturation with 100% relative humidity throughout the entire sampling period during both seasons. </w:t>
      </w: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roosted in drain holes and so tunnel ambient conditions will have little effect. Since the size of the drain holes is small, this limited airflow into the roost and provided insulation from the tunnel ambients. Diurnal relative roosting humidity did not fluctuate both daily or seasonally. Many </w:t>
      </w:r>
      <w:r w:rsidRPr="00A77AC6">
        <w:rPr>
          <w:rFonts w:asciiTheme="minorHAnsi" w:eastAsia="PMingLiU" w:hAnsiTheme="minorHAnsi" w:cstheme="minorHAnsi"/>
          <w:i/>
          <w:iCs/>
          <w:szCs w:val="24"/>
          <w:lang w:val="en-US" w:eastAsia="zh-TW"/>
        </w:rPr>
        <w:t>Myotis</w:t>
      </w:r>
      <w:r w:rsidRPr="00A77AC6">
        <w:rPr>
          <w:rFonts w:asciiTheme="minorHAnsi" w:eastAsia="PMingLiU" w:hAnsiTheme="minorHAnsi" w:cstheme="minorHAnsi"/>
          <w:szCs w:val="24"/>
          <w:lang w:val="en-US" w:eastAsia="zh-TW"/>
        </w:rPr>
        <w:t xml:space="preserve"> species are sensitive to body dehydration during torpor; evaporative water loss has significant influence on bats physiological condition (Willis et al. 2011; Neubaum 2018). Therefore, high roost humidity is important for bats to reduce energetic cost associated with lowering the risk of dehydration. Studies on other </w:t>
      </w:r>
      <w:r w:rsidRPr="00A77AC6">
        <w:rPr>
          <w:rFonts w:asciiTheme="minorHAnsi" w:eastAsia="PMingLiU" w:hAnsiTheme="minorHAnsi" w:cstheme="minorHAnsi"/>
          <w:i/>
          <w:iCs/>
          <w:szCs w:val="24"/>
          <w:lang w:val="en-US" w:eastAsia="zh-TW"/>
        </w:rPr>
        <w:t>Myotis</w:t>
      </w:r>
      <w:r w:rsidRPr="00A77AC6">
        <w:rPr>
          <w:rFonts w:asciiTheme="minorHAnsi" w:eastAsia="PMingLiU" w:hAnsiTheme="minorHAnsi" w:cstheme="minorHAnsi"/>
          <w:szCs w:val="24"/>
          <w:lang w:val="en-US" w:eastAsia="zh-TW"/>
        </w:rPr>
        <w:t xml:space="preserve"> species such as </w:t>
      </w:r>
      <w:r w:rsidRPr="00D76907">
        <w:rPr>
          <w:rFonts w:asciiTheme="minorHAnsi" w:eastAsia="PMingLiU" w:hAnsiTheme="minorHAnsi" w:cstheme="minorHAnsi"/>
          <w:i/>
          <w:iCs/>
          <w:szCs w:val="24"/>
          <w:lang w:val="en-US" w:eastAsia="zh-TW"/>
        </w:rPr>
        <w:t>M. daubentonii</w:t>
      </w:r>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M. brandtii</w:t>
      </w:r>
      <w:r w:rsidRPr="00A77AC6">
        <w:rPr>
          <w:rFonts w:asciiTheme="minorHAnsi" w:eastAsia="PMingLiU" w:hAnsiTheme="minorHAnsi" w:cstheme="minorHAnsi"/>
          <w:szCs w:val="24"/>
          <w:lang w:val="en-US" w:eastAsia="zh-TW"/>
        </w:rPr>
        <w:t xml:space="preserve"> (Siivonen &amp; Wermundsen 2008), </w:t>
      </w:r>
      <w:r w:rsidRPr="00A77AC6">
        <w:rPr>
          <w:rFonts w:asciiTheme="minorHAnsi" w:eastAsia="PMingLiU" w:hAnsiTheme="minorHAnsi" w:cstheme="minorHAnsi"/>
          <w:i/>
          <w:iCs/>
          <w:szCs w:val="24"/>
          <w:lang w:val="en-US" w:eastAsia="zh-TW"/>
        </w:rPr>
        <w:t>M. sodalis</w:t>
      </w:r>
      <w:r w:rsidRPr="00A77AC6">
        <w:rPr>
          <w:rFonts w:asciiTheme="minorHAnsi" w:eastAsia="PMingLiU" w:hAnsiTheme="minorHAnsi" w:cstheme="minorHAnsi"/>
          <w:szCs w:val="24"/>
          <w:lang w:val="en-US" w:eastAsia="zh-TW"/>
        </w:rPr>
        <w:t xml:space="preserve"> (Brack 2007) and </w:t>
      </w:r>
      <w:r w:rsidRPr="00A77AC6">
        <w:rPr>
          <w:rFonts w:asciiTheme="minorHAnsi" w:eastAsia="PMingLiU" w:hAnsiTheme="minorHAnsi" w:cstheme="minorHAnsi"/>
          <w:i/>
          <w:iCs/>
          <w:szCs w:val="24"/>
          <w:lang w:val="en-US" w:eastAsia="zh-TW"/>
        </w:rPr>
        <w:t xml:space="preserve">M. lucifugus </w:t>
      </w:r>
      <w:r w:rsidRPr="00A77AC6">
        <w:rPr>
          <w:rFonts w:asciiTheme="minorHAnsi" w:eastAsia="PMingLiU" w:hAnsiTheme="minorHAnsi" w:cstheme="minorHAnsi"/>
          <w:szCs w:val="24"/>
          <w:lang w:val="en-US" w:eastAsia="zh-TW"/>
        </w:rPr>
        <w:t xml:space="preserve">(Neubaum 2018) reported similar results of having high humidity (&gt; 70%) in roosts. </w:t>
      </w:r>
    </w:p>
    <w:p w14:paraId="1C2090C9" w14:textId="05A43DCC"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i/>
          <w:iCs/>
          <w:szCs w:val="24"/>
          <w:lang w:val="en-US" w:eastAsia="zh-TW"/>
        </w:rPr>
        <w:t>M</w:t>
      </w:r>
      <w:r w:rsidR="00366CCE">
        <w:rPr>
          <w:rFonts w:asciiTheme="minorHAnsi" w:eastAsia="PMingLiU" w:hAnsiTheme="minorHAnsi" w:cstheme="minorHAnsi"/>
          <w:i/>
          <w:iCs/>
          <w:szCs w:val="24"/>
          <w:lang w:val="en-US" w:eastAsia="zh-TW"/>
        </w:rPr>
        <w:t>iniopterus</w:t>
      </w:r>
      <w:r w:rsidRPr="00A77AC6">
        <w:rPr>
          <w:rFonts w:asciiTheme="minorHAnsi" w:eastAsia="PMingLiU" w:hAnsiTheme="minorHAnsi" w:cstheme="minorHAnsi"/>
          <w:i/>
          <w:iCs/>
          <w:szCs w:val="24"/>
          <w:lang w:val="en-US" w:eastAsia="zh-TW"/>
        </w:rPr>
        <w:t xml:space="preserve"> australis</w:t>
      </w:r>
      <w:r w:rsidRPr="00A77AC6">
        <w:rPr>
          <w:rFonts w:asciiTheme="minorHAnsi" w:eastAsia="PMingLiU" w:hAnsiTheme="minorHAnsi" w:cstheme="minorHAnsi"/>
          <w:szCs w:val="24"/>
          <w:lang w:val="en-US" w:eastAsia="zh-TW"/>
        </w:rPr>
        <w:t xml:space="preserve"> appears to prefer</w:t>
      </w:r>
      <w:r w:rsidR="0024256F">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szCs w:val="24"/>
          <w:lang w:val="en-US" w:eastAsia="zh-TW"/>
        </w:rPr>
        <w:t xml:space="preserve">roost locations with high and stable relative humidity in the tunnel. For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RH</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and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showed small differences (&lt; 6%) between roosts and tunnel ambients in both seasons. </w:t>
      </w:r>
      <w:r w:rsidRPr="00A77AC6">
        <w:rPr>
          <w:rFonts w:asciiTheme="minorHAnsi" w:eastAsia="PMingLiU" w:hAnsiTheme="minorHAnsi" w:cstheme="minorHAnsi"/>
          <w:i/>
          <w:iCs/>
          <w:szCs w:val="24"/>
          <w:lang w:val="en-US" w:eastAsia="zh-TW"/>
        </w:rPr>
        <w:t>Miniopterus australis</w:t>
      </w:r>
      <w:r w:rsidRPr="00A77AC6">
        <w:rPr>
          <w:rFonts w:asciiTheme="minorHAnsi" w:eastAsia="PMingLiU" w:hAnsiTheme="minorHAnsi" w:cstheme="minorHAnsi"/>
          <w:szCs w:val="24"/>
          <w:lang w:val="en-US" w:eastAsia="zh-TW"/>
        </w:rPr>
        <w:t xml:space="preserve"> roosts were less buffered in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from the tunnel ambients compared with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Several </w:t>
      </w:r>
      <w:r w:rsidRPr="00D674C9">
        <w:rPr>
          <w:rFonts w:asciiTheme="minorHAnsi" w:eastAsia="PMingLiU" w:hAnsiTheme="minorHAnsi" w:cstheme="minorHAnsi"/>
          <w:szCs w:val="24"/>
          <w:lang w:val="en-US" w:eastAsia="zh-TW"/>
        </w:rPr>
        <w:t xml:space="preserve">studies on </w:t>
      </w:r>
      <w:r w:rsidRPr="00D674C9">
        <w:rPr>
          <w:rFonts w:asciiTheme="minorHAnsi" w:eastAsia="PMingLiU" w:hAnsiTheme="minorHAnsi" w:cstheme="minorHAnsi"/>
          <w:i/>
          <w:iCs/>
          <w:szCs w:val="24"/>
          <w:lang w:val="en-US" w:eastAsia="zh-TW"/>
        </w:rPr>
        <w:t xml:space="preserve">M. </w:t>
      </w:r>
      <w:r w:rsidR="002D2C79" w:rsidRPr="00D674C9">
        <w:rPr>
          <w:rFonts w:asciiTheme="minorHAnsi" w:eastAsia="PMingLiU" w:hAnsiTheme="minorHAnsi" w:cstheme="minorHAnsi"/>
          <w:i/>
          <w:iCs/>
          <w:szCs w:val="24"/>
          <w:lang w:val="en-US" w:eastAsia="zh-TW"/>
        </w:rPr>
        <w:t>orianae</w:t>
      </w:r>
      <w:r w:rsidRPr="00A77AC6">
        <w:rPr>
          <w:rFonts w:asciiTheme="minorHAnsi" w:eastAsia="PMingLiU" w:hAnsiTheme="minorHAnsi" w:cstheme="minorHAnsi"/>
          <w:szCs w:val="24"/>
          <w:lang w:val="en-US" w:eastAsia="zh-TW"/>
        </w:rPr>
        <w:t xml:space="preserve"> also highlighted the high humidity in maternity colonies around Australia (Baudinette et al. 1994; Baudinette et al. 2000) with some sites maintained near 100% humidity during summer (Dwyer 1963; Codd et al. 2003; Hall 1982). Baudinette et al. (2000) noted </w:t>
      </w:r>
      <w:r w:rsidRPr="00D674C9">
        <w:rPr>
          <w:rFonts w:asciiTheme="minorHAnsi" w:eastAsia="PMingLiU" w:hAnsiTheme="minorHAnsi" w:cstheme="minorHAnsi"/>
          <w:szCs w:val="24"/>
          <w:lang w:val="en-US" w:eastAsia="zh-TW"/>
        </w:rPr>
        <w:t xml:space="preserve">that </w:t>
      </w:r>
      <w:r w:rsidRPr="00D674C9">
        <w:rPr>
          <w:rFonts w:asciiTheme="minorHAnsi" w:eastAsia="PMingLiU" w:hAnsiTheme="minorHAnsi" w:cstheme="minorHAnsi"/>
          <w:i/>
          <w:iCs/>
          <w:szCs w:val="24"/>
          <w:lang w:val="en-US" w:eastAsia="zh-TW"/>
        </w:rPr>
        <w:t xml:space="preserve">M. </w:t>
      </w:r>
      <w:r w:rsidR="002D2C79" w:rsidRPr="00D674C9">
        <w:rPr>
          <w:rFonts w:asciiTheme="minorHAnsi" w:eastAsia="PMingLiU" w:hAnsiTheme="minorHAnsi" w:cstheme="minorHAnsi"/>
          <w:i/>
          <w:iCs/>
          <w:szCs w:val="24"/>
          <w:lang w:val="en-US" w:eastAsia="zh-TW"/>
        </w:rPr>
        <w:t xml:space="preserve">orianae </w:t>
      </w:r>
      <w:r w:rsidRPr="00D674C9">
        <w:rPr>
          <w:rFonts w:asciiTheme="minorHAnsi" w:eastAsia="PMingLiU" w:hAnsiTheme="minorHAnsi" w:cstheme="minorHAnsi"/>
          <w:szCs w:val="24"/>
          <w:lang w:val="en-US" w:eastAsia="zh-TW"/>
        </w:rPr>
        <w:t>is characterized</w:t>
      </w:r>
      <w:r w:rsidRPr="00A77AC6">
        <w:rPr>
          <w:rFonts w:asciiTheme="minorHAnsi" w:eastAsia="PMingLiU" w:hAnsiTheme="minorHAnsi" w:cstheme="minorHAnsi"/>
          <w:szCs w:val="24"/>
          <w:lang w:val="en-US" w:eastAsia="zh-TW"/>
        </w:rPr>
        <w:t xml:space="preserve"> by a high metabolic rate making it prone to evaporative water loss. A high h</w:t>
      </w:r>
      <w:commentRangeStart w:id="298"/>
      <w:r w:rsidRPr="00A77AC6">
        <w:rPr>
          <w:rFonts w:asciiTheme="minorHAnsi" w:eastAsia="PMingLiU" w:hAnsiTheme="minorHAnsi" w:cstheme="minorHAnsi"/>
          <w:szCs w:val="24"/>
          <w:lang w:val="en-US" w:eastAsia="zh-TW"/>
        </w:rPr>
        <w:t xml:space="preserve">umidity to achieve water balance of roost site is significant for balancing bats’ body temperature efficiently </w:t>
      </w:r>
      <w:commentRangeEnd w:id="298"/>
      <w:r w:rsidRPr="00A77AC6">
        <w:rPr>
          <w:rFonts w:asciiTheme="minorHAnsi" w:eastAsia="PMingLiU" w:hAnsiTheme="minorHAnsi" w:cstheme="minorHAnsi"/>
          <w:szCs w:val="24"/>
          <w:lang w:eastAsia="zh-TW"/>
        </w:rPr>
        <w:commentReference w:id="298"/>
      </w:r>
      <w:r w:rsidRPr="00A77AC6">
        <w:rPr>
          <w:rFonts w:asciiTheme="minorHAnsi" w:eastAsia="PMingLiU" w:hAnsiTheme="minorHAnsi" w:cstheme="minorHAnsi"/>
          <w:szCs w:val="24"/>
          <w:lang w:val="en-US" w:eastAsia="zh-TW"/>
        </w:rPr>
        <w:t xml:space="preserve">(Baudinette et al. 1994; Papadatou et al. 2008). The seasonal </w:t>
      </w:r>
      <w:r w:rsidRPr="00A77AC6">
        <w:rPr>
          <w:rFonts w:asciiTheme="minorHAnsi" w:eastAsia="PMingLiU" w:hAnsiTheme="minorHAnsi" w:cstheme="minorHAnsi"/>
          <w:szCs w:val="24"/>
          <w:lang w:val="en-US" w:eastAsia="zh-TW"/>
        </w:rPr>
        <w:lastRenderedPageBreak/>
        <w:t xml:space="preserve">difference in relatively humidity may influence the presence of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in the tunnel. The lower humidity in winter may have caused them to move to another roosting site to assist with daily torpor. </w:t>
      </w:r>
    </w:p>
    <w:p w14:paraId="285F2E56" w14:textId="2FA59B3F"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i/>
          <w:iCs/>
          <w:szCs w:val="24"/>
          <w:lang w:val="en-US" w:eastAsia="zh-TW"/>
        </w:rPr>
        <w:t>R</w:t>
      </w:r>
      <w:r w:rsidR="00875FDB">
        <w:rPr>
          <w:rFonts w:asciiTheme="minorHAnsi" w:eastAsia="PMingLiU" w:hAnsiTheme="minorHAnsi" w:cstheme="minorHAnsi"/>
          <w:i/>
          <w:iCs/>
          <w:szCs w:val="24"/>
          <w:lang w:val="en-US" w:eastAsia="zh-TW"/>
        </w:rPr>
        <w:t>hinolophus</w:t>
      </w:r>
      <w:r w:rsidRPr="00A77AC6">
        <w:rPr>
          <w:rFonts w:asciiTheme="minorHAnsi" w:eastAsia="PMingLiU" w:hAnsiTheme="minorHAnsi" w:cstheme="minorHAnsi"/>
          <w:i/>
          <w:iCs/>
          <w:szCs w:val="24"/>
          <w:lang w:val="en-US" w:eastAsia="zh-TW"/>
        </w:rPr>
        <w:t xml:space="preserve"> megaphyllus</w:t>
      </w:r>
      <w:r w:rsidRPr="00A77AC6">
        <w:rPr>
          <w:rFonts w:asciiTheme="minorHAnsi" w:eastAsia="PMingLiU" w:hAnsiTheme="minorHAnsi" w:cstheme="minorHAnsi"/>
          <w:szCs w:val="24"/>
          <w:lang w:val="en-US" w:eastAsia="zh-TW"/>
        </w:rPr>
        <w:t xml:space="preserve"> appears to select roost locations with higher humidity in the tunnel. The mean RH</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and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between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and tunnel ambients showed very small differences (&lt; 5%) in summer, while larger differences (&lt; 20%) were found in winter. </w:t>
      </w:r>
      <w:r w:rsidRPr="00A77AC6">
        <w:rPr>
          <w:rFonts w:asciiTheme="minorHAnsi" w:eastAsia="PMingLiU" w:hAnsiTheme="minorHAnsi" w:cstheme="minorHAnsi"/>
          <w:i/>
          <w:iCs/>
          <w:szCs w:val="24"/>
          <w:lang w:val="en-US" w:eastAsia="zh-TW"/>
        </w:rPr>
        <w:t>Rhinolophus megaphyllus</w:t>
      </w:r>
      <w:r w:rsidRPr="00A77AC6">
        <w:rPr>
          <w:rFonts w:asciiTheme="minorHAnsi" w:eastAsia="PMingLiU" w:hAnsiTheme="minorHAnsi" w:cstheme="minorHAnsi"/>
          <w:szCs w:val="24"/>
          <w:lang w:val="en-US" w:eastAsia="zh-TW"/>
        </w:rPr>
        <w:t xml:space="preserve"> roosts showed higher daily diurnal relative humidity and humidity fluctuation than tunnel ambients in both seasons (stronger effect in winter). Hall et al. (1975) noted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preferred roosting in warm and humid mines and caves. Roosting sites of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often exhibit high humidity (Slade &amp; Law 2007; Murphy 2014) with some sites exceeding 90% (Hall et al. 1975; n.d.), Upton (2011) similar to other </w:t>
      </w:r>
      <w:r w:rsidRPr="00A77AC6">
        <w:rPr>
          <w:rFonts w:asciiTheme="minorHAnsi" w:eastAsia="PMingLiU" w:hAnsiTheme="minorHAnsi" w:cstheme="minorHAnsi"/>
          <w:i/>
          <w:iCs/>
          <w:szCs w:val="24"/>
          <w:lang w:val="en-US" w:eastAsia="zh-TW"/>
        </w:rPr>
        <w:t>Rhinolophus</w:t>
      </w:r>
      <w:r w:rsidRPr="00A77AC6">
        <w:rPr>
          <w:rFonts w:asciiTheme="minorHAnsi" w:eastAsia="PMingLiU" w:hAnsiTheme="minorHAnsi" w:cstheme="minorHAnsi"/>
          <w:szCs w:val="24"/>
          <w:lang w:val="en-US" w:eastAsia="zh-TW"/>
        </w:rPr>
        <w:t xml:space="preserve"> species (Winter &amp; Marntilla 2020; Pandurska &amp; Beshkov 1998; Churchill 1991; Morni et al. 2018). The distribution of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in the tunnel during both seasons agrees with the strong preference for humid roost; they roosted only in Z3 which had the highest humidity in the tunnel. However, roost humidity in winter (ranging between 62% - 84%) is noticeably lower than past studies. The increased number of individuals roosting in the tunnel from summer to winter indicated that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can tolerate a lower diurnal humidity and a greater humidity fluctuation within a roost. High humidity under cold condition increases bats’ body heat loss. Since bats in the tunnel do not undergo hibernation and are active throughout a year, maintaining warm temperature may be of greater importance than high humidity within roost during winter. </w:t>
      </w:r>
    </w:p>
    <w:p w14:paraId="66815F5F" w14:textId="77777777" w:rsidR="00A77AC6" w:rsidRPr="00A77AC6" w:rsidRDefault="00A77AC6" w:rsidP="00A37A79">
      <w:pPr>
        <w:spacing w:after="240" w:line="360" w:lineRule="auto"/>
        <w:ind w:firstLine="567"/>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br w:type="page"/>
      </w:r>
    </w:p>
    <w:p w14:paraId="5EC2A01E" w14:textId="466BE067" w:rsidR="00A77AC6" w:rsidRPr="00AA251F" w:rsidRDefault="00A77AC6" w:rsidP="00AA251F">
      <w:pPr>
        <w:rPr>
          <w:rFonts w:asciiTheme="minorHAnsi" w:eastAsia="PMingLiU" w:hAnsiTheme="minorHAnsi" w:cstheme="minorHAnsi"/>
          <w:b/>
          <w:bCs/>
          <w:sz w:val="28"/>
          <w:szCs w:val="28"/>
          <w:lang w:val="en-US" w:eastAsia="zh-TW"/>
        </w:rPr>
      </w:pPr>
      <w:r w:rsidRPr="00AA251F">
        <w:rPr>
          <w:rFonts w:asciiTheme="minorHAnsi" w:eastAsia="PMingLiU" w:hAnsiTheme="minorHAnsi" w:cstheme="minorHAnsi"/>
          <w:b/>
          <w:bCs/>
          <w:sz w:val="28"/>
          <w:szCs w:val="28"/>
          <w:lang w:val="en-US" w:eastAsia="zh-TW"/>
        </w:rPr>
        <w:lastRenderedPageBreak/>
        <w:t>Summary</w:t>
      </w:r>
      <w:commentRangeStart w:id="299"/>
      <w:commentRangeEnd w:id="299"/>
      <w:r w:rsidRPr="00AA251F">
        <w:rPr>
          <w:rFonts w:asciiTheme="minorHAnsi" w:eastAsia="PMingLiU" w:hAnsiTheme="minorHAnsi" w:cstheme="minorHAnsi"/>
          <w:b/>
          <w:bCs/>
          <w:sz w:val="28"/>
          <w:szCs w:val="28"/>
          <w:lang w:val="en-US" w:eastAsia="zh-TW"/>
        </w:rPr>
        <w:commentReference w:id="299"/>
      </w:r>
    </w:p>
    <w:p w14:paraId="4E418C38" w14:textId="77777777" w:rsidR="007C10FC" w:rsidRPr="00D253EF" w:rsidRDefault="007C10FC" w:rsidP="007C10FC">
      <w:pPr>
        <w:rPr>
          <w:rFonts w:asciiTheme="minorHAnsi" w:eastAsia="PMingLiU" w:hAnsiTheme="minorHAnsi" w:cstheme="minorHAnsi"/>
          <w:lang w:val="en-US" w:eastAsia="zh-TW"/>
        </w:rPr>
      </w:pPr>
    </w:p>
    <w:p w14:paraId="6B857DAE" w14:textId="47C33A06" w:rsidR="00A77AC6" w:rsidRPr="00D253EF"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The aim of this study was to determine how the microhabitat of the tunnel influence the roosting preference of each bat species inhabiting there. Specifically, it was to: </w:t>
      </w:r>
      <w:r w:rsidRPr="00A77AC6">
        <w:rPr>
          <w:rFonts w:asciiTheme="minorHAnsi" w:eastAsia="PMingLiU" w:hAnsiTheme="minorHAnsi" w:cstheme="minorHAnsi"/>
          <w:color w:val="000000"/>
          <w:szCs w:val="24"/>
          <w:shd w:val="clear" w:color="auto" w:fill="FFFFFF"/>
          <w:lang w:val="en-US" w:eastAsia="zh-TW"/>
        </w:rPr>
        <w:t xml:space="preserve">1) determine the location and size of each roost in the tunnel, and 2) determine the roosting microclimate of each species inhabiting the tunnel. It was found that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and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roosted in different locations inside the tunnel, and their roosts’ population size differed between locations in the tunnel (Z1 vs Z2 vs Z3) and between two seasons (summer vs winter). The roosting microclimate preferences vary across three species in both seasons, but they all exhibit similar preference of roosting in locations with better thermal stability. The differences in roosting microclimate across three species was likely due to a variety of physical and environmental factors such as the composition of wall materials, roost location, height, width, length and number of bats within roosts. </w:t>
      </w:r>
    </w:p>
    <w:p w14:paraId="77D767E5" w14:textId="44B241A6" w:rsidR="00755D5D" w:rsidRPr="00D253EF" w:rsidRDefault="00755D5D" w:rsidP="00A37A79">
      <w:pPr>
        <w:spacing w:after="240" w:line="360" w:lineRule="auto"/>
        <w:ind w:firstLine="567"/>
        <w:jc w:val="both"/>
        <w:rPr>
          <w:rFonts w:asciiTheme="minorHAnsi" w:eastAsia="PMingLiU" w:hAnsiTheme="minorHAnsi" w:cstheme="minorHAnsi"/>
          <w:szCs w:val="24"/>
          <w:lang w:val="en-US" w:eastAsia="zh-TW"/>
        </w:rPr>
      </w:pPr>
    </w:p>
    <w:p w14:paraId="058D4863" w14:textId="3628CA2A" w:rsidR="00755D5D" w:rsidRPr="00D253EF" w:rsidRDefault="00755D5D" w:rsidP="00A37A79">
      <w:pPr>
        <w:spacing w:after="240" w:line="360" w:lineRule="auto"/>
        <w:ind w:firstLine="567"/>
        <w:jc w:val="both"/>
        <w:rPr>
          <w:rFonts w:asciiTheme="minorHAnsi" w:eastAsia="PMingLiU" w:hAnsiTheme="minorHAnsi" w:cstheme="minorHAnsi"/>
          <w:szCs w:val="24"/>
          <w:lang w:val="en-US" w:eastAsia="zh-TW"/>
        </w:rPr>
      </w:pPr>
    </w:p>
    <w:p w14:paraId="55E0775C" w14:textId="7836CF8A" w:rsidR="00755D5D" w:rsidRPr="00D253EF" w:rsidRDefault="00755D5D">
      <w:pPr>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br w:type="page"/>
      </w:r>
    </w:p>
    <w:p w14:paraId="18068068" w14:textId="3DB29B4F" w:rsidR="00310C4C" w:rsidRPr="007852D7" w:rsidRDefault="00310C4C" w:rsidP="00310C4C">
      <w:pPr>
        <w:pStyle w:val="Heading2"/>
        <w:rPr>
          <w:rFonts w:asciiTheme="minorHAnsi" w:eastAsia="PMingLiU" w:hAnsiTheme="minorHAnsi" w:cstheme="minorHAnsi"/>
          <w:sz w:val="36"/>
          <w:szCs w:val="36"/>
          <w:lang w:val="en-US" w:eastAsia="zh-TW"/>
        </w:rPr>
      </w:pPr>
      <w:bookmarkStart w:id="300" w:name="_Toc86701844"/>
      <w:r w:rsidRPr="007852D7">
        <w:rPr>
          <w:rFonts w:asciiTheme="minorHAnsi" w:eastAsia="PMingLiU" w:hAnsiTheme="minorHAnsi" w:cstheme="minorHAnsi"/>
          <w:sz w:val="36"/>
          <w:szCs w:val="36"/>
          <w:lang w:val="en-US" w:eastAsia="zh-TW"/>
        </w:rPr>
        <w:lastRenderedPageBreak/>
        <w:t>3.</w:t>
      </w:r>
      <w:r w:rsidR="00AA251F">
        <w:rPr>
          <w:rFonts w:asciiTheme="minorHAnsi" w:eastAsia="PMingLiU" w:hAnsiTheme="minorHAnsi" w:cstheme="minorHAnsi"/>
          <w:sz w:val="36"/>
          <w:szCs w:val="36"/>
          <w:lang w:val="en-US" w:eastAsia="zh-TW"/>
        </w:rPr>
        <w:t>5</w:t>
      </w:r>
      <w:r w:rsidRPr="007852D7">
        <w:rPr>
          <w:rFonts w:asciiTheme="minorHAnsi" w:eastAsia="PMingLiU" w:hAnsiTheme="minorHAnsi" w:cstheme="minorHAnsi"/>
          <w:sz w:val="36"/>
          <w:szCs w:val="36"/>
          <w:lang w:val="en-US" w:eastAsia="zh-TW"/>
        </w:rPr>
        <w:tab/>
        <w:t>Reference list</w:t>
      </w:r>
      <w:bookmarkEnd w:id="300"/>
    </w:p>
    <w:p w14:paraId="0F3655BF" w14:textId="5158956E" w:rsidR="002A08FA" w:rsidRDefault="002A08FA" w:rsidP="00EC473B">
      <w:pPr>
        <w:rPr>
          <w:rStyle w:val="Hyperlink"/>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Anderson, J. &amp; Law, Bradley &amp; Tidemann, C. (2006). Stream use by the large-footed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myotis Myotis </w:t>
      </w:r>
      <w:r w:rsidRPr="00310C4C">
        <w:rPr>
          <w:rFonts w:asciiTheme="minorHAnsi" w:eastAsia="PMingLiU" w:hAnsiTheme="minorHAnsi" w:cstheme="minorHAnsi"/>
          <w:szCs w:val="24"/>
          <w:lang w:val="en-US" w:eastAsia="zh-TW"/>
        </w:rPr>
        <w:tab/>
        <w:t xml:space="preserve">macropus in relation to environmental variables in northern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w:t>
      </w:r>
      <w:r w:rsidRPr="00310C4C">
        <w:rPr>
          <w:rFonts w:asciiTheme="minorHAnsi" w:eastAsia="PMingLiU" w:hAnsiTheme="minorHAnsi" w:cstheme="minorHAnsi"/>
          <w:i/>
          <w:iCs/>
          <w:szCs w:val="24"/>
          <w:lang w:val="en-US" w:eastAsia="zh-TW"/>
        </w:rPr>
        <w:t>Australian Mammalogy</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28</w:t>
      </w:r>
      <w:r w:rsidRPr="00310C4C">
        <w:rPr>
          <w:rFonts w:asciiTheme="minorHAnsi" w:eastAsia="PMingLiU" w:hAnsiTheme="minorHAnsi" w:cstheme="minorHAnsi"/>
          <w:szCs w:val="24"/>
          <w:lang w:val="en-US" w:eastAsia="zh-TW"/>
        </w:rPr>
        <w:t xml:space="preserve">(1), 15–26. </w:t>
      </w:r>
      <w:r w:rsidRPr="00D253EF">
        <w:rPr>
          <w:rFonts w:asciiTheme="minorHAnsi" w:eastAsia="PMingLiU" w:hAnsiTheme="minorHAnsi" w:cstheme="minorHAnsi"/>
          <w:szCs w:val="24"/>
          <w:lang w:val="en-US" w:eastAsia="zh-TW"/>
        </w:rPr>
        <w:tab/>
      </w:r>
      <w:hyperlink r:id="rId339" w:history="1">
        <w:r w:rsidRPr="00310C4C">
          <w:rPr>
            <w:rStyle w:val="Hyperlink"/>
            <w:rFonts w:asciiTheme="minorHAnsi" w:eastAsia="PMingLiU" w:hAnsiTheme="minorHAnsi" w:cstheme="minorHAnsi"/>
            <w:szCs w:val="24"/>
            <w:lang w:val="en-US" w:eastAsia="zh-TW"/>
          </w:rPr>
          <w:t>https://doi.org/10.1071/AM06003</w:t>
        </w:r>
      </w:hyperlink>
    </w:p>
    <w:p w14:paraId="4E697766" w14:textId="77777777" w:rsidR="002A08FA" w:rsidRPr="002A08FA" w:rsidRDefault="002A08FA" w:rsidP="00EC473B">
      <w:pPr>
        <w:rPr>
          <w:rFonts w:asciiTheme="minorHAnsi" w:eastAsia="PMingLiU" w:hAnsiTheme="minorHAnsi" w:cstheme="minorHAnsi"/>
          <w:szCs w:val="24"/>
          <w:lang w:val="en-US" w:eastAsia="zh-TW"/>
        </w:rPr>
      </w:pPr>
    </w:p>
    <w:p w14:paraId="32842FBE"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Armstrong, K.</w:t>
      </w:r>
      <w:r>
        <w:rPr>
          <w:rFonts w:asciiTheme="minorHAnsi" w:eastAsia="PMingLiU" w:hAnsiTheme="minorHAnsi" w:cstheme="minorHAnsi"/>
          <w:szCs w:val="24"/>
          <w:lang w:val="en-US" w:eastAsia="zh-TW"/>
        </w:rPr>
        <w:t xml:space="preserve"> N.</w:t>
      </w:r>
      <w:r w:rsidRPr="00310C4C">
        <w:rPr>
          <w:rFonts w:asciiTheme="minorHAnsi" w:eastAsia="PMingLiU" w:hAnsiTheme="minorHAnsi" w:cstheme="minorHAnsi"/>
          <w:szCs w:val="24"/>
          <w:lang w:val="en-US" w:eastAsia="zh-TW"/>
        </w:rPr>
        <w:t xml:space="preserve"> (2000). Roost microclimates of the bat Rhinonicteris aurantius in a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limestone cave in Geike Gorge, Western Australia. </w:t>
      </w:r>
      <w:r w:rsidRPr="00310C4C">
        <w:rPr>
          <w:rFonts w:asciiTheme="minorHAnsi" w:eastAsia="PMingLiU" w:hAnsiTheme="minorHAnsi" w:cstheme="minorHAnsi"/>
          <w:i/>
          <w:iCs/>
          <w:szCs w:val="24"/>
          <w:lang w:val="en-US" w:eastAsia="zh-TW"/>
        </w:rPr>
        <w:t>Australian Mammalogy</w:t>
      </w:r>
      <w:r w:rsidRPr="00310C4C">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22</w:t>
      </w:r>
      <w:r w:rsidRPr="00310C4C">
        <w:rPr>
          <w:rFonts w:asciiTheme="minorHAnsi" w:eastAsia="PMingLiU" w:hAnsiTheme="minorHAnsi" w:cstheme="minorHAnsi"/>
          <w:szCs w:val="24"/>
          <w:lang w:val="en-US" w:eastAsia="zh-TW"/>
        </w:rPr>
        <w:t>(1), 69–70.</w:t>
      </w:r>
      <w:r w:rsidRPr="00D253EF">
        <w:rPr>
          <w:rFonts w:asciiTheme="minorHAnsi" w:eastAsia="PMingLiU" w:hAnsiTheme="minorHAnsi" w:cstheme="minorHAnsi"/>
          <w:szCs w:val="24"/>
          <w:lang w:val="en-US" w:eastAsia="zh-TW"/>
        </w:rPr>
        <w:t xml:space="preserve"> </w:t>
      </w:r>
      <w:hyperlink r:id="rId340" w:history="1">
        <w:r w:rsidRPr="00310C4C">
          <w:rPr>
            <w:rStyle w:val="Hyperlink"/>
            <w:rFonts w:asciiTheme="minorHAnsi" w:eastAsia="PMingLiU" w:hAnsiTheme="minorHAnsi" w:cstheme="minorHAnsi"/>
            <w:szCs w:val="24"/>
            <w:lang w:val="en-US" w:eastAsia="zh-TW"/>
          </w:rPr>
          <w:t>https://doi.org/10.1071/AM00069</w:t>
        </w:r>
      </w:hyperlink>
    </w:p>
    <w:p w14:paraId="14285E13"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Armstrong, K. </w:t>
      </w:r>
      <w:r>
        <w:rPr>
          <w:rFonts w:asciiTheme="minorHAnsi" w:eastAsia="PMingLiU" w:hAnsiTheme="minorHAnsi" w:cstheme="minorHAnsi"/>
          <w:szCs w:val="24"/>
          <w:lang w:val="en-US" w:eastAsia="zh-TW"/>
        </w:rPr>
        <w:t xml:space="preserve">N. </w:t>
      </w:r>
      <w:r w:rsidRPr="00310C4C">
        <w:rPr>
          <w:rFonts w:asciiTheme="minorHAnsi" w:eastAsia="PMingLiU" w:hAnsiTheme="minorHAnsi" w:cstheme="minorHAnsi"/>
          <w:szCs w:val="24"/>
          <w:lang w:val="en-US" w:eastAsia="zh-TW"/>
        </w:rPr>
        <w:t xml:space="preserve">(2010). Assessing the short-term effect of minerals exploration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drilling on colonies of </w:t>
      </w:r>
      <w:r w:rsidRPr="00310C4C">
        <w:rPr>
          <w:rFonts w:asciiTheme="minorHAnsi" w:eastAsia="PMingLiU" w:hAnsiTheme="minorHAnsi" w:cstheme="minorHAnsi"/>
          <w:szCs w:val="24"/>
          <w:lang w:val="en-US" w:eastAsia="zh-TW"/>
        </w:rPr>
        <w:tab/>
        <w:t xml:space="preserve">bats of conservation significance: A case study near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Marble bar, Western Australia. </w:t>
      </w:r>
      <w:r w:rsidRPr="00310C4C">
        <w:rPr>
          <w:rFonts w:asciiTheme="minorHAnsi" w:eastAsia="PMingLiU" w:hAnsiTheme="minorHAnsi" w:cstheme="minorHAnsi"/>
          <w:i/>
          <w:iCs/>
          <w:szCs w:val="24"/>
          <w:lang w:val="en-US" w:eastAsia="zh-TW"/>
        </w:rPr>
        <w:t xml:space="preserve">Journal of the Royal Society of Western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Australia, 93</w:t>
      </w:r>
      <w:r w:rsidRPr="00310C4C">
        <w:rPr>
          <w:rFonts w:asciiTheme="minorHAnsi" w:eastAsia="PMingLiU" w:hAnsiTheme="minorHAnsi" w:cstheme="minorHAnsi"/>
          <w:szCs w:val="24"/>
          <w:lang w:val="en-US" w:eastAsia="zh-TW"/>
        </w:rPr>
        <w:t>(4), 165–174.</w:t>
      </w:r>
      <w:r w:rsidRPr="00310C4C">
        <w:rPr>
          <w:rFonts w:asciiTheme="minorHAnsi" w:eastAsia="PMingLiU" w:hAnsiTheme="minorHAnsi" w:cstheme="minorHAnsi"/>
          <w:szCs w:val="24"/>
          <w:lang w:eastAsia="zh-TW"/>
        </w:rPr>
        <w:t xml:space="preserve"> </w:t>
      </w:r>
      <w:hyperlink r:id="rId341" w:history="1">
        <w:r w:rsidRPr="00310C4C">
          <w:rPr>
            <w:rStyle w:val="Hyperlink"/>
            <w:rFonts w:asciiTheme="minorHAnsi" w:eastAsia="PMingLiU" w:hAnsiTheme="minorHAnsi" w:cstheme="minorHAnsi"/>
            <w:szCs w:val="24"/>
            <w:lang w:val="en-US" w:eastAsia="zh-TW"/>
          </w:rPr>
          <w:t>https://www.proquest.com/scholarly-</w:t>
        </w:r>
        <w:r w:rsidRPr="00D253EF">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journals/assessing-short-term-effect-minerals-</w:t>
        </w:r>
        <w:r w:rsidRPr="00D253EF">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exploration/docview/887908087/se-2?accountid=13380</w:t>
        </w:r>
      </w:hyperlink>
    </w:p>
    <w:p w14:paraId="6BADAE68"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Arteaga Claramunt, A., White, N., Bunce, M., O’Connell, M., Bullen, R., &amp; Mawson,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 (2018). Determination of the diet of the ghost bat (Macroderma gigas) in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the Pilbara region of Western Australia from dried prey remains and DNA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metabarcoding. </w:t>
      </w:r>
      <w:r w:rsidRPr="00310C4C">
        <w:rPr>
          <w:rFonts w:asciiTheme="minorHAnsi" w:eastAsia="PMingLiU" w:hAnsiTheme="minorHAnsi" w:cstheme="minorHAnsi"/>
          <w:i/>
          <w:iCs/>
          <w:szCs w:val="24"/>
          <w:lang w:val="en-US" w:eastAsia="zh-TW"/>
        </w:rPr>
        <w:t>Australian Journal of Zoology, 66</w:t>
      </w:r>
      <w:r w:rsidRPr="00310C4C">
        <w:rPr>
          <w:rFonts w:asciiTheme="minorHAnsi" w:eastAsia="PMingLiU" w:hAnsiTheme="minorHAnsi" w:cstheme="minorHAnsi"/>
          <w:szCs w:val="24"/>
          <w:lang w:val="en-US" w:eastAsia="zh-TW"/>
        </w:rPr>
        <w:t xml:space="preserve">, 195–200. </w:t>
      </w:r>
      <w:r w:rsidRPr="00D253EF">
        <w:rPr>
          <w:rFonts w:asciiTheme="minorHAnsi" w:eastAsia="PMingLiU" w:hAnsiTheme="minorHAnsi" w:cstheme="minorHAnsi"/>
          <w:szCs w:val="24"/>
          <w:lang w:val="en-US" w:eastAsia="zh-TW"/>
        </w:rPr>
        <w:tab/>
      </w:r>
      <w:hyperlink r:id="rId342" w:history="1">
        <w:r w:rsidRPr="00310C4C">
          <w:rPr>
            <w:rStyle w:val="Hyperlink"/>
            <w:rFonts w:asciiTheme="minorHAnsi" w:eastAsia="PMingLiU" w:hAnsiTheme="minorHAnsi" w:cstheme="minorHAnsi"/>
            <w:szCs w:val="24"/>
            <w:lang w:val="en-US" w:eastAsia="zh-TW"/>
          </w:rPr>
          <w:t>https://doi.org/10.1071/ZO18040</w:t>
        </w:r>
      </w:hyperlink>
    </w:p>
    <w:p w14:paraId="0108ABC5"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Baudinette, R., Churchill, S., Christian, K., Nelson, J., &amp; Hudson, P. (2000). Energy,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water balance and the roost microenvironment in three Australian cave-</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dwelling bats (Microchiroptera). </w:t>
      </w:r>
      <w:r w:rsidRPr="00310C4C">
        <w:rPr>
          <w:rFonts w:asciiTheme="minorHAnsi" w:eastAsia="PMingLiU" w:hAnsiTheme="minorHAnsi" w:cstheme="minorHAnsi"/>
          <w:i/>
          <w:iCs/>
          <w:szCs w:val="24"/>
          <w:lang w:val="en-US" w:eastAsia="zh-TW"/>
        </w:rPr>
        <w:t xml:space="preserve">Journal of Comparative Physiology. B,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Biochemical, Systemic, and Environmental Physiology,</w:t>
      </w:r>
      <w:r w:rsidRPr="00D253EF">
        <w:rPr>
          <w:rFonts w:asciiTheme="minorHAnsi" w:eastAsia="PMingLiU" w:hAnsiTheme="minorHAnsi" w:cstheme="minorHAnsi"/>
          <w:i/>
          <w:iCs/>
          <w:szCs w:val="24"/>
          <w:lang w:val="en-US" w:eastAsia="zh-TW"/>
        </w:rPr>
        <w:t xml:space="preserve"> </w:t>
      </w:r>
      <w:r w:rsidRPr="00310C4C">
        <w:rPr>
          <w:rFonts w:asciiTheme="minorHAnsi" w:eastAsia="PMingLiU" w:hAnsiTheme="minorHAnsi" w:cstheme="minorHAnsi"/>
          <w:i/>
          <w:iCs/>
          <w:szCs w:val="24"/>
          <w:lang w:val="en-US" w:eastAsia="zh-TW"/>
        </w:rPr>
        <w:t>170</w:t>
      </w:r>
      <w:r w:rsidRPr="00310C4C">
        <w:rPr>
          <w:rFonts w:asciiTheme="minorHAnsi" w:eastAsia="PMingLiU" w:hAnsiTheme="minorHAnsi" w:cstheme="minorHAnsi"/>
          <w:szCs w:val="24"/>
          <w:lang w:val="en-US" w:eastAsia="zh-TW"/>
        </w:rPr>
        <w:t xml:space="preserve">(5), 439–446. </w:t>
      </w:r>
      <w:r w:rsidRPr="00D253EF">
        <w:rPr>
          <w:rFonts w:asciiTheme="minorHAnsi" w:eastAsia="PMingLiU" w:hAnsiTheme="minorHAnsi" w:cstheme="minorHAnsi"/>
          <w:szCs w:val="24"/>
          <w:lang w:val="en-US" w:eastAsia="zh-TW"/>
        </w:rPr>
        <w:tab/>
      </w:r>
      <w:hyperlink r:id="rId343" w:history="1">
        <w:r w:rsidRPr="00310C4C">
          <w:rPr>
            <w:rStyle w:val="Hyperlink"/>
            <w:rFonts w:asciiTheme="minorHAnsi" w:eastAsia="PMingLiU" w:hAnsiTheme="minorHAnsi" w:cstheme="minorHAnsi"/>
            <w:szCs w:val="24"/>
            <w:lang w:val="en-US" w:eastAsia="zh-TW"/>
          </w:rPr>
          <w:t>https://doi.org/10.1007/s003600000121</w:t>
        </w:r>
      </w:hyperlink>
      <w:r w:rsidRPr="00310C4C">
        <w:rPr>
          <w:rFonts w:asciiTheme="minorHAnsi" w:eastAsia="PMingLiU" w:hAnsiTheme="minorHAnsi" w:cstheme="minorHAnsi"/>
          <w:szCs w:val="24"/>
          <w:lang w:val="en-US" w:eastAsia="zh-TW"/>
        </w:rPr>
        <w:t xml:space="preserve"> </w:t>
      </w:r>
    </w:p>
    <w:p w14:paraId="44B24BE7"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Baudinette, R., Wells, R., Sanderson, K., &amp; Clark, B. (1994). Microclimatic conditions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 maternity caves of the bent-wing bat, Miniopterus schreibersii: an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attempted restoration of a former maternity site. </w:t>
      </w:r>
      <w:r w:rsidRPr="00310C4C">
        <w:rPr>
          <w:rFonts w:asciiTheme="minorHAnsi" w:eastAsia="PMingLiU" w:hAnsiTheme="minorHAnsi" w:cstheme="minorHAnsi"/>
          <w:i/>
          <w:iCs/>
          <w:szCs w:val="24"/>
          <w:lang w:val="en-US" w:eastAsia="zh-TW"/>
        </w:rPr>
        <w:t xml:space="preserve">Wildlife Research (East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Melbourne)</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21</w:t>
      </w:r>
      <w:r w:rsidRPr="00310C4C">
        <w:rPr>
          <w:rFonts w:asciiTheme="minorHAnsi" w:eastAsia="PMingLiU" w:hAnsiTheme="minorHAnsi" w:cstheme="minorHAnsi"/>
          <w:szCs w:val="24"/>
          <w:lang w:val="en-US" w:eastAsia="zh-TW"/>
        </w:rPr>
        <w:t xml:space="preserve">(6), 607–619. </w:t>
      </w:r>
      <w:hyperlink r:id="rId344" w:history="1">
        <w:r w:rsidRPr="00310C4C">
          <w:rPr>
            <w:rStyle w:val="Hyperlink"/>
            <w:rFonts w:asciiTheme="minorHAnsi" w:eastAsia="PMingLiU" w:hAnsiTheme="minorHAnsi" w:cstheme="minorHAnsi"/>
            <w:szCs w:val="24"/>
            <w:lang w:val="en-US" w:eastAsia="zh-TW"/>
          </w:rPr>
          <w:t>https://doi.org/10.1071/WR9940607</w:t>
        </w:r>
      </w:hyperlink>
    </w:p>
    <w:p w14:paraId="0716C4A0" w14:textId="77777777" w:rsidR="002A08FA" w:rsidRDefault="002A08FA"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Boyles, J. (2007). Describing roosts used by forest bats: The importance of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microclimate. </w:t>
      </w:r>
      <w:r w:rsidRPr="00310C4C">
        <w:rPr>
          <w:rFonts w:asciiTheme="minorHAnsi" w:eastAsia="PMingLiU" w:hAnsiTheme="minorHAnsi" w:cstheme="minorHAnsi"/>
          <w:i/>
          <w:iCs/>
          <w:szCs w:val="24"/>
          <w:lang w:val="en-US" w:eastAsia="zh-TW"/>
        </w:rPr>
        <w:t>Acta Chiropterologica</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9</w:t>
      </w:r>
      <w:r w:rsidRPr="00310C4C">
        <w:rPr>
          <w:rFonts w:asciiTheme="minorHAnsi" w:eastAsia="PMingLiU" w:hAnsiTheme="minorHAnsi" w:cstheme="minorHAnsi"/>
          <w:szCs w:val="24"/>
          <w:lang w:val="en-US" w:eastAsia="zh-TW"/>
        </w:rPr>
        <w:t xml:space="preserve">, 297-303.                                                            </w:t>
      </w:r>
      <w:r w:rsidRPr="00310C4C">
        <w:rPr>
          <w:rFonts w:asciiTheme="minorHAnsi" w:eastAsia="PMingLiU" w:hAnsiTheme="minorHAnsi" w:cstheme="minorHAnsi"/>
          <w:szCs w:val="24"/>
          <w:lang w:val="en-US" w:eastAsia="zh-TW"/>
        </w:rPr>
        <w:tab/>
      </w:r>
      <w:hyperlink r:id="rId345" w:history="1">
        <w:r w:rsidRPr="002D0BC5">
          <w:rPr>
            <w:rStyle w:val="Hyperlink"/>
            <w:rFonts w:asciiTheme="minorHAnsi" w:eastAsia="PMingLiU" w:hAnsiTheme="minorHAnsi" w:cstheme="minorHAnsi"/>
            <w:szCs w:val="24"/>
            <w:lang w:val="en-US" w:eastAsia="zh-TW"/>
          </w:rPr>
          <w:t>https://doi.org/10.3161/1733-5329(2007)9[297:DRUBFB]2.0.CO;2</w:t>
        </w:r>
      </w:hyperlink>
    </w:p>
    <w:p w14:paraId="0F81D5B1"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Boyles, J., Storm, J., &amp; Brack, V. (2008). Thermal benefits of clustering during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hibernation: A field test of competing hypotheses on Myotis sodalis.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Functional Ecology</w:t>
      </w:r>
      <w:r w:rsidRPr="00310C4C">
        <w:rPr>
          <w:rFonts w:asciiTheme="minorHAnsi" w:eastAsia="PMingLiU" w:hAnsiTheme="minorHAnsi" w:cstheme="minorHAnsi"/>
          <w:szCs w:val="24"/>
          <w:lang w:val="en-US" w:eastAsia="zh-TW"/>
        </w:rPr>
        <w:t>,</w:t>
      </w:r>
      <w:r w:rsidRPr="00310C4C">
        <w:rPr>
          <w:rFonts w:asciiTheme="minorHAnsi" w:eastAsia="PMingLiU" w:hAnsiTheme="minorHAnsi" w:cstheme="minorHAnsi"/>
          <w:i/>
          <w:iCs/>
          <w:szCs w:val="24"/>
          <w:lang w:val="en-US" w:eastAsia="zh-TW"/>
        </w:rPr>
        <w:t xml:space="preserve"> 22</w:t>
      </w:r>
      <w:r w:rsidRPr="00310C4C">
        <w:rPr>
          <w:rFonts w:asciiTheme="minorHAnsi" w:eastAsia="PMingLiU" w:hAnsiTheme="minorHAnsi" w:cstheme="minorHAnsi"/>
          <w:szCs w:val="24"/>
          <w:lang w:val="en-US" w:eastAsia="zh-TW"/>
        </w:rPr>
        <w:t xml:space="preserve">(4), 632–636. </w:t>
      </w:r>
      <w:hyperlink r:id="rId346" w:history="1">
        <w:r w:rsidRPr="00310C4C">
          <w:rPr>
            <w:rStyle w:val="Hyperlink"/>
            <w:rFonts w:asciiTheme="minorHAnsi" w:eastAsia="PMingLiU" w:hAnsiTheme="minorHAnsi" w:cstheme="minorHAnsi"/>
            <w:szCs w:val="24"/>
            <w:lang w:val="en-US" w:eastAsia="zh-TW"/>
          </w:rPr>
          <w:t>https://doi.org/10.1111/j.1365-</w:t>
        </w:r>
        <w:r w:rsidRPr="00D253EF">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2435.2008.01423.x</w:t>
        </w:r>
      </w:hyperlink>
    </w:p>
    <w:p w14:paraId="02EF972F"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Brack Jr, V. (2007). Temperatures and Locations Used by Hibernating Bats, Including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Myotis sodalis (Indiana Bat), in a Limestone Mine: Implications for </w:t>
      </w:r>
      <w:r w:rsidRPr="00D253EF">
        <w:rPr>
          <w:rFonts w:asciiTheme="minorHAnsi" w:eastAsia="PMingLiU" w:hAnsiTheme="minorHAnsi" w:cstheme="minorHAnsi"/>
          <w:szCs w:val="24"/>
          <w:lang w:val="en-US" w:eastAsia="zh-TW"/>
        </w:rPr>
        <w:lastRenderedPageBreak/>
        <w:tab/>
      </w:r>
      <w:r w:rsidRPr="00310C4C">
        <w:rPr>
          <w:rFonts w:asciiTheme="minorHAnsi" w:eastAsia="PMingLiU" w:hAnsiTheme="minorHAnsi" w:cstheme="minorHAnsi"/>
          <w:szCs w:val="24"/>
          <w:lang w:val="en-US" w:eastAsia="zh-TW"/>
        </w:rPr>
        <w:t xml:space="preserve">Conservation and Management. </w:t>
      </w:r>
      <w:r w:rsidRPr="00310C4C">
        <w:rPr>
          <w:rFonts w:asciiTheme="minorHAnsi" w:eastAsia="PMingLiU" w:hAnsiTheme="minorHAnsi" w:cstheme="minorHAnsi"/>
          <w:i/>
          <w:iCs/>
          <w:szCs w:val="24"/>
          <w:lang w:val="en-US" w:eastAsia="zh-TW"/>
        </w:rPr>
        <w:t xml:space="preserve">Environmental Management (New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York),</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40</w:t>
      </w:r>
      <w:r w:rsidRPr="00310C4C">
        <w:rPr>
          <w:rFonts w:asciiTheme="minorHAnsi" w:eastAsia="PMingLiU" w:hAnsiTheme="minorHAnsi" w:cstheme="minorHAnsi"/>
          <w:szCs w:val="24"/>
          <w:lang w:val="en-US" w:eastAsia="zh-TW"/>
        </w:rPr>
        <w:t>(5), 739–746.</w:t>
      </w:r>
      <w:r w:rsidRPr="00D253EF">
        <w:rPr>
          <w:rFonts w:asciiTheme="minorHAnsi" w:eastAsia="PMingLiU" w:hAnsiTheme="minorHAnsi" w:cstheme="minorHAnsi"/>
          <w:szCs w:val="24"/>
          <w:lang w:val="en-US" w:eastAsia="zh-TW"/>
        </w:rPr>
        <w:t xml:space="preserve"> </w:t>
      </w:r>
      <w:hyperlink r:id="rId347" w:history="1">
        <w:r w:rsidRPr="00310C4C">
          <w:rPr>
            <w:rStyle w:val="Hyperlink"/>
            <w:rFonts w:asciiTheme="minorHAnsi" w:eastAsia="PMingLiU" w:hAnsiTheme="minorHAnsi" w:cstheme="minorHAnsi"/>
            <w:szCs w:val="24"/>
            <w:lang w:val="en-US" w:eastAsia="zh-TW"/>
          </w:rPr>
          <w:t>https://doi.org/10.1007/s00267-006-0274-y</w:t>
        </w:r>
      </w:hyperlink>
    </w:p>
    <w:p w14:paraId="3C879C2C"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Breviglieri, C. P. &amp; Uieda, W. (2014). Tree cavities used as diurnal roosts by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Neotropical bats. </w:t>
      </w:r>
      <w:r w:rsidRPr="00310C4C">
        <w:rPr>
          <w:rFonts w:asciiTheme="minorHAnsi" w:eastAsia="PMingLiU" w:hAnsiTheme="minorHAnsi" w:cstheme="minorHAnsi"/>
          <w:i/>
          <w:iCs/>
          <w:szCs w:val="24"/>
          <w:lang w:val="en-US" w:eastAsia="zh-TW"/>
        </w:rPr>
        <w:t>Folia Zoologica, 63</w:t>
      </w:r>
      <w:r w:rsidRPr="00310C4C">
        <w:rPr>
          <w:rFonts w:asciiTheme="minorHAnsi" w:eastAsia="PMingLiU" w:hAnsiTheme="minorHAnsi" w:cstheme="minorHAnsi"/>
          <w:szCs w:val="24"/>
          <w:lang w:val="en-US" w:eastAsia="zh-TW"/>
        </w:rPr>
        <w:t xml:space="preserve">, 206-215. </w:t>
      </w:r>
      <w:r w:rsidRPr="00D253EF">
        <w:rPr>
          <w:rFonts w:asciiTheme="minorHAnsi" w:eastAsia="PMingLiU" w:hAnsiTheme="minorHAnsi" w:cstheme="minorHAnsi"/>
          <w:szCs w:val="24"/>
          <w:lang w:val="en-US" w:eastAsia="zh-TW"/>
        </w:rPr>
        <w:tab/>
      </w:r>
      <w:hyperlink r:id="rId348" w:history="1">
        <w:r w:rsidRPr="00310C4C">
          <w:rPr>
            <w:rStyle w:val="Hyperlink"/>
            <w:rFonts w:asciiTheme="minorHAnsi" w:eastAsia="PMingLiU" w:hAnsiTheme="minorHAnsi" w:cstheme="minorHAnsi"/>
            <w:szCs w:val="24"/>
            <w:lang w:val="en-US" w:eastAsia="zh-TW"/>
          </w:rPr>
          <w:t>https://doi.org/10.25225/fozo.v63.i3.a8.2014</w:t>
        </w:r>
      </w:hyperlink>
    </w:p>
    <w:p w14:paraId="397F235F"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Bu, Y., Wang, M., Zhang, C., Zhang, H., Zhao, L., Zhou, H., Yu, Y., &amp; Niu, H. (2015).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Study of roost </w:t>
      </w:r>
      <w:r w:rsidRPr="00310C4C">
        <w:rPr>
          <w:rFonts w:asciiTheme="minorHAnsi" w:eastAsia="PMingLiU" w:hAnsiTheme="minorHAnsi" w:cstheme="minorHAnsi"/>
          <w:szCs w:val="24"/>
          <w:lang w:val="en-US" w:eastAsia="zh-TW"/>
        </w:rPr>
        <w:tab/>
        <w:t>selection and habits of a bat, hipposideros armiger in</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Mainland China. </w:t>
      </w:r>
      <w:r w:rsidRPr="00310C4C">
        <w:rPr>
          <w:rFonts w:asciiTheme="minorHAnsi" w:eastAsia="PMingLiU" w:hAnsiTheme="minorHAnsi" w:cstheme="minorHAnsi"/>
          <w:i/>
          <w:iCs/>
          <w:szCs w:val="24"/>
          <w:lang w:val="en-US" w:eastAsia="zh-TW"/>
        </w:rPr>
        <w:t xml:space="preserve">Pakistan Journal of </w:t>
      </w:r>
      <w:r w:rsidRPr="00310C4C">
        <w:rPr>
          <w:rFonts w:asciiTheme="minorHAnsi" w:eastAsia="PMingLiU" w:hAnsiTheme="minorHAnsi" w:cstheme="minorHAnsi"/>
          <w:i/>
          <w:iCs/>
          <w:szCs w:val="24"/>
          <w:lang w:val="en-US" w:eastAsia="zh-TW"/>
        </w:rPr>
        <w:tab/>
        <w:t>Zoology, 47</w:t>
      </w:r>
      <w:r w:rsidRPr="00310C4C">
        <w:rPr>
          <w:rFonts w:asciiTheme="minorHAnsi" w:eastAsia="PMingLiU" w:hAnsiTheme="minorHAnsi" w:cstheme="minorHAnsi"/>
          <w:szCs w:val="24"/>
          <w:lang w:val="en-US" w:eastAsia="zh-TW"/>
        </w:rPr>
        <w:t xml:space="preserve">(1), 59–69. </w:t>
      </w:r>
    </w:p>
    <w:p w14:paraId="5D7CC6C1"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Campbell, S. (2009). So long as it’s near water: variable roosting behaviour of the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large-footed myotis (Myotis macropus). </w:t>
      </w:r>
      <w:r w:rsidRPr="00310C4C">
        <w:rPr>
          <w:rFonts w:asciiTheme="minorHAnsi" w:eastAsia="PMingLiU" w:hAnsiTheme="minorHAnsi" w:cstheme="minorHAnsi"/>
          <w:i/>
          <w:iCs/>
          <w:szCs w:val="24"/>
          <w:lang w:val="en-US" w:eastAsia="zh-TW"/>
        </w:rPr>
        <w:t>Australian Journal of Zoology, 57</w:t>
      </w:r>
      <w:r w:rsidRPr="00310C4C">
        <w:rPr>
          <w:rFonts w:asciiTheme="minorHAnsi" w:eastAsia="PMingLiU" w:hAnsiTheme="minorHAnsi" w:cstheme="minorHAnsi"/>
          <w:szCs w:val="24"/>
          <w:lang w:val="en-US" w:eastAsia="zh-TW"/>
        </w:rPr>
        <w:t xml:space="preserve">(2),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89–98. </w:t>
      </w:r>
      <w:bookmarkStart w:id="301" w:name="_Hlk71663640"/>
      <w:r>
        <w:fldChar w:fldCharType="begin"/>
      </w:r>
      <w:r>
        <w:instrText xml:space="preserve"> HYPERLINK "https://doi.org/10.1071/ZO09006" </w:instrText>
      </w:r>
      <w:r>
        <w:fldChar w:fldCharType="separate"/>
      </w:r>
      <w:r w:rsidRPr="00310C4C">
        <w:rPr>
          <w:rStyle w:val="Hyperlink"/>
          <w:rFonts w:asciiTheme="minorHAnsi" w:eastAsia="PMingLiU" w:hAnsiTheme="minorHAnsi" w:cstheme="minorHAnsi"/>
          <w:szCs w:val="24"/>
          <w:lang w:val="en-US" w:eastAsia="zh-TW"/>
        </w:rPr>
        <w:t>https://doi.org/10.1071/ZO09006</w:t>
      </w:r>
      <w:r>
        <w:rPr>
          <w:rStyle w:val="Hyperlink"/>
          <w:rFonts w:asciiTheme="minorHAnsi" w:eastAsia="PMingLiU" w:hAnsiTheme="minorHAnsi" w:cstheme="minorHAnsi"/>
          <w:szCs w:val="24"/>
          <w:lang w:val="en-US" w:eastAsia="zh-TW"/>
        </w:rPr>
        <w:fldChar w:fldCharType="end"/>
      </w:r>
      <w:bookmarkEnd w:id="301"/>
    </w:p>
    <w:p w14:paraId="16E1D2C0" w14:textId="77777777" w:rsidR="002A08FA" w:rsidRDefault="002A08FA"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Campbell, S., Coulson, G., &amp; Lumsden, L. (2010). Divergent microclimates in artificial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and natural roosts of the large-footed Myotis. </w:t>
      </w:r>
      <w:r w:rsidRPr="00310C4C">
        <w:rPr>
          <w:rFonts w:asciiTheme="minorHAnsi" w:eastAsia="PMingLiU" w:hAnsiTheme="minorHAnsi" w:cstheme="minorHAnsi"/>
          <w:i/>
          <w:iCs/>
          <w:szCs w:val="24"/>
          <w:lang w:val="en-US" w:eastAsia="zh-TW"/>
        </w:rPr>
        <w:t>Acta Chiropterologica, 12</w:t>
      </w:r>
      <w:r w:rsidRPr="00310C4C">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173-185.</w:t>
      </w:r>
      <w:r>
        <w:rPr>
          <w:rFonts w:asciiTheme="minorHAnsi" w:eastAsia="PMingLiU" w:hAnsiTheme="minorHAnsi" w:cstheme="minorHAnsi"/>
          <w:szCs w:val="24"/>
          <w:lang w:val="en-US" w:eastAsia="zh-TW"/>
        </w:rPr>
        <w:t xml:space="preserve"> </w:t>
      </w:r>
      <w:hyperlink r:id="rId349" w:history="1">
        <w:r w:rsidRPr="002D0BC5">
          <w:rPr>
            <w:rStyle w:val="Hyperlink"/>
            <w:rFonts w:asciiTheme="minorHAnsi" w:eastAsia="PMingLiU" w:hAnsiTheme="minorHAnsi" w:cstheme="minorHAnsi"/>
            <w:szCs w:val="24"/>
            <w:lang w:val="en-US" w:eastAsia="zh-TW"/>
          </w:rPr>
          <w:t>https://doi.org/10.3161/150811010X504671</w:t>
        </w:r>
      </w:hyperlink>
    </w:p>
    <w:p w14:paraId="705ED428" w14:textId="77777777" w:rsidR="002A08FA" w:rsidRDefault="002A08FA"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Chaverri, G., Ancillotto, L., &amp; Russo, D. (2018). Social communication in bats.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 xml:space="preserve">Biological Reviews of </w:t>
      </w:r>
      <w:r w:rsidRPr="00310C4C">
        <w:rPr>
          <w:rFonts w:asciiTheme="minorHAnsi" w:eastAsia="PMingLiU" w:hAnsiTheme="minorHAnsi" w:cstheme="minorHAnsi"/>
          <w:i/>
          <w:iCs/>
          <w:szCs w:val="24"/>
          <w:lang w:val="en-US" w:eastAsia="zh-TW"/>
        </w:rPr>
        <w:tab/>
        <w:t>the Cambridge Philosophical Society, 93</w:t>
      </w:r>
      <w:r w:rsidRPr="00310C4C">
        <w:rPr>
          <w:rFonts w:asciiTheme="minorHAnsi" w:eastAsia="PMingLiU" w:hAnsiTheme="minorHAnsi" w:cstheme="minorHAnsi"/>
          <w:szCs w:val="24"/>
          <w:lang w:val="en-US" w:eastAsia="zh-TW"/>
        </w:rPr>
        <w:t>(4), 1938–</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1954. </w:t>
      </w:r>
      <w:hyperlink r:id="rId350" w:history="1">
        <w:r w:rsidRPr="002D0BC5">
          <w:rPr>
            <w:rStyle w:val="Hyperlink"/>
            <w:rFonts w:asciiTheme="minorHAnsi" w:eastAsia="PMingLiU" w:hAnsiTheme="minorHAnsi" w:cstheme="minorHAnsi"/>
            <w:szCs w:val="24"/>
            <w:lang w:val="en-US" w:eastAsia="zh-TW"/>
          </w:rPr>
          <w:t>https://doi.org/10.1111/brv.12427</w:t>
        </w:r>
      </w:hyperlink>
    </w:p>
    <w:p w14:paraId="00FDFC85"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Chruszcz, B. &amp; Barclay, R. (2002). Thermoregulatory Ecology of a Solitary Bat, Myotis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evotis, </w:t>
      </w:r>
      <w:r w:rsidRPr="00310C4C">
        <w:rPr>
          <w:rFonts w:asciiTheme="minorHAnsi" w:eastAsia="PMingLiU" w:hAnsiTheme="minorHAnsi" w:cstheme="minorHAnsi"/>
          <w:szCs w:val="24"/>
          <w:lang w:val="en-US" w:eastAsia="zh-TW"/>
        </w:rPr>
        <w:tab/>
        <w:t xml:space="preserve">Roosting in Rock Crevices. </w:t>
      </w:r>
      <w:r w:rsidRPr="00310C4C">
        <w:rPr>
          <w:rFonts w:asciiTheme="minorHAnsi" w:eastAsia="PMingLiU" w:hAnsiTheme="minorHAnsi" w:cstheme="minorHAnsi"/>
          <w:i/>
          <w:iCs/>
          <w:szCs w:val="24"/>
          <w:lang w:val="en-US" w:eastAsia="zh-TW"/>
        </w:rPr>
        <w:t>Functional Ecology</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16</w:t>
      </w:r>
      <w:r w:rsidRPr="00310C4C">
        <w:rPr>
          <w:rFonts w:asciiTheme="minorHAnsi" w:eastAsia="PMingLiU" w:hAnsiTheme="minorHAnsi" w:cstheme="minorHAnsi"/>
          <w:szCs w:val="24"/>
          <w:lang w:val="en-US" w:eastAsia="zh-TW"/>
        </w:rPr>
        <w:t xml:space="preserve">(1), 18–26. </w:t>
      </w:r>
      <w:r>
        <w:rPr>
          <w:rFonts w:asciiTheme="minorHAnsi" w:eastAsia="PMingLiU" w:hAnsiTheme="minorHAnsi" w:cstheme="minorHAnsi"/>
          <w:szCs w:val="24"/>
          <w:lang w:val="en-US" w:eastAsia="zh-TW"/>
        </w:rPr>
        <w:tab/>
      </w:r>
      <w:hyperlink r:id="rId351" w:history="1">
        <w:r w:rsidRPr="00310C4C">
          <w:rPr>
            <w:rStyle w:val="Hyperlink"/>
            <w:rFonts w:asciiTheme="minorHAnsi" w:eastAsia="PMingLiU" w:hAnsiTheme="minorHAnsi" w:cstheme="minorHAnsi"/>
            <w:szCs w:val="24"/>
            <w:lang w:val="en-US" w:eastAsia="zh-TW"/>
          </w:rPr>
          <w:t>https://doi.org/10.1046/j.0269-8463.2001.00602.x</w:t>
        </w:r>
      </w:hyperlink>
    </w:p>
    <w:p w14:paraId="2ACD22B4"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Churchill, S. (1991). Distribution, abundance and roost slection of the orange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horseshoe-bat, Rhinonycteris aurantius, a tropical cave-dweller. </w:t>
      </w:r>
      <w:r w:rsidRPr="00310C4C">
        <w:rPr>
          <w:rFonts w:asciiTheme="minorHAnsi" w:eastAsia="PMingLiU" w:hAnsiTheme="minorHAnsi" w:cstheme="minorHAnsi"/>
          <w:i/>
          <w:iCs/>
          <w:szCs w:val="24"/>
          <w:lang w:val="en-US" w:eastAsia="zh-TW"/>
        </w:rPr>
        <w:t xml:space="preserve">Wildlife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Research (East Melbourne), 18</w:t>
      </w:r>
      <w:r w:rsidRPr="00310C4C">
        <w:rPr>
          <w:rFonts w:asciiTheme="minorHAnsi" w:eastAsia="PMingLiU" w:hAnsiTheme="minorHAnsi" w:cstheme="minorHAnsi"/>
          <w:szCs w:val="24"/>
          <w:lang w:val="en-US" w:eastAsia="zh-TW"/>
        </w:rPr>
        <w:t xml:space="preserve">(3), 343–351. </w:t>
      </w:r>
      <w:r>
        <w:rPr>
          <w:rFonts w:asciiTheme="minorHAnsi" w:eastAsia="PMingLiU" w:hAnsiTheme="minorHAnsi" w:cstheme="minorHAnsi"/>
          <w:szCs w:val="24"/>
          <w:lang w:val="en-US" w:eastAsia="zh-TW"/>
        </w:rPr>
        <w:tab/>
      </w:r>
      <w:hyperlink r:id="rId352" w:history="1">
        <w:r w:rsidRPr="00310C4C">
          <w:rPr>
            <w:rStyle w:val="Hyperlink"/>
            <w:rFonts w:asciiTheme="minorHAnsi" w:eastAsia="PMingLiU" w:hAnsiTheme="minorHAnsi" w:cstheme="minorHAnsi"/>
            <w:szCs w:val="24"/>
            <w:lang w:val="en-US" w:eastAsia="zh-TW"/>
          </w:rPr>
          <w:t>https://doi.org/10.1071/WR9910343</w:t>
        </w:r>
      </w:hyperlink>
    </w:p>
    <w:p w14:paraId="1AB92990" w14:textId="77777777" w:rsidR="002A08FA" w:rsidRPr="00310C4C" w:rsidRDefault="002A08FA" w:rsidP="00746203">
      <w:pPr>
        <w:spacing w:after="240" w:line="259" w:lineRule="auto"/>
        <w:rPr>
          <w:rFonts w:asciiTheme="minorHAnsi" w:eastAsia="PMingLiU" w:hAnsiTheme="minorHAnsi" w:cstheme="minorHAnsi"/>
          <w:i/>
          <w:iCs/>
          <w:szCs w:val="24"/>
          <w:lang w:val="en-US" w:eastAsia="zh-TW"/>
        </w:rPr>
      </w:pPr>
      <w:r w:rsidRPr="00310C4C">
        <w:rPr>
          <w:rFonts w:asciiTheme="minorHAnsi" w:eastAsia="PMingLiU" w:hAnsiTheme="minorHAnsi" w:cstheme="minorHAnsi"/>
          <w:szCs w:val="24"/>
          <w:lang w:val="en-US" w:eastAsia="zh-TW"/>
        </w:rPr>
        <w:t xml:space="preserve">Codd, J., Sanderson, K., &amp; Branford, A. (2003). Roosting activity budget of the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southern bent-wing </w:t>
      </w:r>
      <w:r w:rsidRPr="00310C4C">
        <w:rPr>
          <w:rFonts w:asciiTheme="minorHAnsi" w:eastAsia="PMingLiU" w:hAnsiTheme="minorHAnsi" w:cstheme="minorHAnsi"/>
          <w:szCs w:val="24"/>
          <w:lang w:val="en-US" w:eastAsia="zh-TW"/>
        </w:rPr>
        <w:tab/>
        <w:t xml:space="preserve">bat (Miniopterus schreibersii bassanii). </w:t>
      </w:r>
      <w:r w:rsidRPr="00310C4C">
        <w:rPr>
          <w:rFonts w:asciiTheme="minorHAnsi" w:eastAsia="PMingLiU" w:hAnsiTheme="minorHAnsi" w:cstheme="minorHAnsi"/>
          <w:i/>
          <w:iCs/>
          <w:szCs w:val="24"/>
          <w:lang w:val="en-US" w:eastAsia="zh-TW"/>
        </w:rPr>
        <w:t xml:space="preserve">Australian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Journal of Zoology, 51(3), 307–316. </w:t>
      </w:r>
      <w:hyperlink r:id="rId353" w:history="1">
        <w:r w:rsidRPr="00310C4C">
          <w:rPr>
            <w:rStyle w:val="Hyperlink"/>
            <w:rFonts w:asciiTheme="minorHAnsi" w:eastAsia="PMingLiU" w:hAnsiTheme="minorHAnsi" w:cstheme="minorHAnsi"/>
            <w:i/>
            <w:iCs/>
            <w:szCs w:val="24"/>
            <w:lang w:val="en-US" w:eastAsia="zh-TW"/>
          </w:rPr>
          <w:t>https://doi.org/10.1071/ZO01079</w:t>
        </w:r>
      </w:hyperlink>
    </w:p>
    <w:p w14:paraId="4C7C33F2" w14:textId="77777777" w:rsidR="002A08FA" w:rsidRDefault="002A08FA"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Cramer, V.</w:t>
      </w:r>
      <w:r>
        <w:rPr>
          <w:rFonts w:asciiTheme="minorHAnsi" w:eastAsia="PMingLiU" w:hAnsiTheme="minorHAnsi" w:cstheme="minorHAnsi"/>
          <w:szCs w:val="24"/>
          <w:lang w:val="en-US" w:eastAsia="zh-TW"/>
        </w:rPr>
        <w:t xml:space="preserve"> A.</w:t>
      </w:r>
      <w:r w:rsidRPr="00310C4C">
        <w:rPr>
          <w:rFonts w:asciiTheme="minorHAnsi" w:eastAsia="PMingLiU" w:hAnsiTheme="minorHAnsi" w:cstheme="minorHAnsi"/>
          <w:szCs w:val="24"/>
          <w:lang w:val="en-US" w:eastAsia="zh-TW"/>
        </w:rPr>
        <w:t>, Armstrong, K.</w:t>
      </w:r>
      <w:r>
        <w:rPr>
          <w:rFonts w:asciiTheme="minorHAnsi" w:eastAsia="PMingLiU" w:hAnsiTheme="minorHAnsi" w:cstheme="minorHAnsi"/>
          <w:szCs w:val="24"/>
          <w:lang w:val="en-US" w:eastAsia="zh-TW"/>
        </w:rPr>
        <w:t xml:space="preserve"> N.</w:t>
      </w:r>
      <w:r w:rsidRPr="00310C4C">
        <w:rPr>
          <w:rFonts w:asciiTheme="minorHAnsi" w:eastAsia="PMingLiU" w:hAnsiTheme="minorHAnsi" w:cstheme="minorHAnsi"/>
          <w:szCs w:val="24"/>
          <w:lang w:val="en-US" w:eastAsia="zh-TW"/>
        </w:rPr>
        <w:t xml:space="preserve">, Bullen, R., Ellis, R., Gibson, L., Mckenzie, 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O’Connell, M., Spate, A., van Leeuwen, S. (2016). Research priorities for the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Pilbara leaf-nosed bat (Rhinonicteris aurantia Pilbara form). </w:t>
      </w:r>
      <w:r w:rsidRPr="00310C4C">
        <w:rPr>
          <w:rFonts w:asciiTheme="minorHAnsi" w:eastAsia="PMingLiU" w:hAnsiTheme="minorHAnsi" w:cstheme="minorHAnsi"/>
          <w:i/>
          <w:iCs/>
          <w:szCs w:val="24"/>
          <w:lang w:val="en-US" w:eastAsia="zh-TW"/>
        </w:rPr>
        <w:t xml:space="preserve">Australian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Mammalogy, 38</w:t>
      </w:r>
      <w:r w:rsidRPr="00310C4C">
        <w:rPr>
          <w:rFonts w:asciiTheme="minorHAnsi" w:eastAsia="PMingLiU" w:hAnsiTheme="minorHAnsi" w:cstheme="minorHAnsi"/>
          <w:szCs w:val="24"/>
          <w:lang w:val="en-US" w:eastAsia="zh-TW"/>
        </w:rPr>
        <w:t>, 149–157.</w:t>
      </w:r>
      <w:r>
        <w:rPr>
          <w:rFonts w:asciiTheme="minorHAnsi" w:eastAsia="PMingLiU" w:hAnsiTheme="minorHAnsi" w:cstheme="minorHAnsi"/>
          <w:szCs w:val="24"/>
          <w:lang w:val="en-US" w:eastAsia="zh-TW"/>
        </w:rPr>
        <w:t xml:space="preserve"> </w:t>
      </w:r>
      <w:hyperlink r:id="rId354" w:history="1">
        <w:r w:rsidRPr="002D0BC5">
          <w:rPr>
            <w:rStyle w:val="Hyperlink"/>
            <w:rFonts w:asciiTheme="minorHAnsi" w:eastAsia="PMingLiU" w:hAnsiTheme="minorHAnsi" w:cstheme="minorHAnsi"/>
            <w:szCs w:val="24"/>
            <w:lang w:val="en-US" w:eastAsia="zh-TW"/>
          </w:rPr>
          <w:t>https://doi.org/10.1071/AM15012</w:t>
        </w:r>
      </w:hyperlink>
    </w:p>
    <w:p w14:paraId="53E196B4"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de Boer, W. F., de Koppel, S., de Knegt, H., &amp; Dekker, J. (2013). Hibernation site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requirements of bats </w:t>
      </w:r>
      <w:r w:rsidRPr="00310C4C">
        <w:rPr>
          <w:rFonts w:asciiTheme="minorHAnsi" w:eastAsia="PMingLiU" w:hAnsiTheme="minorHAnsi" w:cstheme="minorHAnsi"/>
          <w:szCs w:val="24"/>
          <w:lang w:val="en-US" w:eastAsia="zh-TW"/>
        </w:rPr>
        <w:tab/>
        <w:t xml:space="preserve">in man-made hibernacula in a spatial context.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Ecological Applications, 23</w:t>
      </w:r>
      <w:r w:rsidRPr="00310C4C">
        <w:rPr>
          <w:rFonts w:asciiTheme="minorHAnsi" w:eastAsia="PMingLiU" w:hAnsiTheme="minorHAnsi" w:cstheme="minorHAnsi"/>
          <w:szCs w:val="24"/>
          <w:lang w:val="en-US" w:eastAsia="zh-TW"/>
        </w:rPr>
        <w:t xml:space="preserve">(2), 502–514. </w:t>
      </w:r>
      <w:hyperlink r:id="rId355" w:history="1">
        <w:r w:rsidRPr="00310C4C">
          <w:rPr>
            <w:rStyle w:val="Hyperlink"/>
            <w:rFonts w:asciiTheme="minorHAnsi" w:eastAsia="PMingLiU" w:hAnsiTheme="minorHAnsi" w:cstheme="minorHAnsi"/>
            <w:szCs w:val="24"/>
            <w:lang w:val="en-US" w:eastAsia="zh-TW"/>
          </w:rPr>
          <w:t>https://doi.org/10.1890/1051-0761-</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23.2.502</w:t>
        </w:r>
      </w:hyperlink>
    </w:p>
    <w:p w14:paraId="105F5A00"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Dwyer P. </w:t>
      </w:r>
      <w:r>
        <w:rPr>
          <w:rFonts w:asciiTheme="minorHAnsi" w:eastAsia="PMingLiU" w:hAnsiTheme="minorHAnsi" w:cstheme="minorHAnsi"/>
          <w:szCs w:val="24"/>
          <w:lang w:val="en-US" w:eastAsia="zh-TW"/>
        </w:rPr>
        <w:t xml:space="preserve">D. </w:t>
      </w:r>
      <w:r w:rsidRPr="00310C4C">
        <w:rPr>
          <w:rFonts w:asciiTheme="minorHAnsi" w:eastAsia="PMingLiU" w:hAnsiTheme="minorHAnsi" w:cstheme="minorHAnsi"/>
          <w:szCs w:val="24"/>
          <w:lang w:val="en-US" w:eastAsia="zh-TW"/>
        </w:rPr>
        <w:t xml:space="preserve">(1963). The breeding biology of Miniopterus schreibersi blepotis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(Termminck) (Chiroptera) in north-eastern NSW. </w:t>
      </w:r>
      <w:r w:rsidRPr="00310C4C">
        <w:rPr>
          <w:rFonts w:asciiTheme="minorHAnsi" w:eastAsia="PMingLiU" w:hAnsiTheme="minorHAnsi" w:cstheme="minorHAnsi"/>
          <w:i/>
          <w:iCs/>
          <w:szCs w:val="24"/>
          <w:lang w:val="en-US" w:eastAsia="zh-TW"/>
        </w:rPr>
        <w:t xml:space="preserve">Australian Journal of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Zoology, 11</w:t>
      </w:r>
      <w:r w:rsidRPr="00310C4C">
        <w:rPr>
          <w:rFonts w:asciiTheme="minorHAnsi" w:eastAsia="PMingLiU" w:hAnsiTheme="minorHAnsi" w:cstheme="minorHAnsi"/>
          <w:szCs w:val="24"/>
          <w:lang w:val="en-US" w:eastAsia="zh-TW"/>
        </w:rPr>
        <w:t>(2), 219–240.</w:t>
      </w:r>
      <w:hyperlink r:id="rId356" w:history="1">
        <w:r w:rsidRPr="00310C4C">
          <w:rPr>
            <w:rStyle w:val="Hyperlink"/>
            <w:rFonts w:asciiTheme="minorHAnsi" w:eastAsia="PMingLiU" w:hAnsiTheme="minorHAnsi" w:cstheme="minorHAnsi"/>
            <w:szCs w:val="24"/>
            <w:lang w:val="en-US" w:eastAsia="zh-TW"/>
          </w:rPr>
          <w:t>https://doi.org/10.1071/ZO9630219</w:t>
        </w:r>
      </w:hyperlink>
      <w:r w:rsidRPr="00310C4C">
        <w:rPr>
          <w:rFonts w:asciiTheme="minorHAnsi" w:eastAsia="PMingLiU" w:hAnsiTheme="minorHAnsi" w:cstheme="minorHAnsi"/>
          <w:szCs w:val="24"/>
          <w:lang w:val="en-US" w:eastAsia="zh-TW"/>
        </w:rPr>
        <w:t xml:space="preserve"> </w:t>
      </w:r>
    </w:p>
    <w:p w14:paraId="350C66FA"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10C4C">
        <w:rPr>
          <w:rFonts w:asciiTheme="minorHAnsi" w:eastAsia="PMingLiU" w:hAnsiTheme="minorHAnsi" w:cstheme="minorHAnsi"/>
          <w:szCs w:val="24"/>
          <w:lang w:val="en-US" w:eastAsia="zh-TW"/>
        </w:rPr>
        <w:t xml:space="preserve">(1966). Observations on the eastern horse-shoe bat in north-eastern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w:t>
      </w:r>
      <w:r w:rsidRPr="00310C4C">
        <w:rPr>
          <w:rFonts w:asciiTheme="minorHAnsi" w:eastAsia="PMingLiU" w:hAnsiTheme="minorHAnsi" w:cstheme="minorHAnsi"/>
          <w:i/>
          <w:iCs/>
          <w:szCs w:val="24"/>
          <w:lang w:val="en-US" w:eastAsia="zh-TW"/>
        </w:rPr>
        <w:t>Helictite, 4</w:t>
      </w:r>
      <w:r w:rsidRPr="00310C4C">
        <w:rPr>
          <w:rFonts w:asciiTheme="minorHAnsi" w:eastAsia="PMingLiU" w:hAnsiTheme="minorHAnsi" w:cstheme="minorHAnsi"/>
          <w:szCs w:val="24"/>
          <w:lang w:val="en-US" w:eastAsia="zh-TW"/>
        </w:rPr>
        <w:t xml:space="preserve">, 73–82. </w:t>
      </w:r>
      <w:r>
        <w:rPr>
          <w:rFonts w:asciiTheme="minorHAnsi" w:eastAsia="PMingLiU" w:hAnsiTheme="minorHAnsi" w:cstheme="minorHAnsi"/>
          <w:szCs w:val="24"/>
          <w:lang w:val="en-US" w:eastAsia="zh-TW"/>
        </w:rPr>
        <w:tab/>
      </w:r>
    </w:p>
    <w:p w14:paraId="37D74868"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10C4C">
        <w:rPr>
          <w:rFonts w:asciiTheme="minorHAnsi" w:eastAsia="PMingLiU" w:hAnsiTheme="minorHAnsi" w:cstheme="minorHAnsi"/>
          <w:szCs w:val="24"/>
          <w:lang w:val="en-US" w:eastAsia="zh-TW"/>
        </w:rPr>
        <w:t xml:space="preserve">(1968). The biology, origin and adaptation of Miniopterus australis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(Chiroptera) in New South Wales. </w:t>
      </w:r>
      <w:r w:rsidRPr="00310C4C">
        <w:rPr>
          <w:rFonts w:asciiTheme="minorHAnsi" w:eastAsia="PMingLiU" w:hAnsiTheme="minorHAnsi" w:cstheme="minorHAnsi"/>
          <w:i/>
          <w:iCs/>
          <w:szCs w:val="24"/>
          <w:lang w:val="en-US" w:eastAsia="zh-TW"/>
        </w:rPr>
        <w:t>Australian Journal of Zoology, 16</w:t>
      </w:r>
      <w:r w:rsidRPr="00310C4C">
        <w:rPr>
          <w:rFonts w:asciiTheme="minorHAnsi" w:eastAsia="PMingLiU" w:hAnsiTheme="minorHAnsi" w:cstheme="minorHAnsi"/>
          <w:szCs w:val="24"/>
          <w:lang w:val="en-US" w:eastAsia="zh-TW"/>
        </w:rPr>
        <w:t>(1), 49–</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68. </w:t>
      </w:r>
      <w:hyperlink r:id="rId357" w:history="1">
        <w:r w:rsidRPr="00310C4C">
          <w:rPr>
            <w:rStyle w:val="Hyperlink"/>
            <w:rFonts w:asciiTheme="minorHAnsi" w:eastAsia="PMingLiU" w:hAnsiTheme="minorHAnsi" w:cstheme="minorHAnsi"/>
            <w:szCs w:val="24"/>
            <w:lang w:val="en-US" w:eastAsia="zh-TW"/>
          </w:rPr>
          <w:t>https://doi.org/10.1071/ZO9680049</w:t>
        </w:r>
      </w:hyperlink>
    </w:p>
    <w:p w14:paraId="5901917A"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10C4C">
        <w:rPr>
          <w:rFonts w:asciiTheme="minorHAnsi" w:eastAsia="PMingLiU" w:hAnsiTheme="minorHAnsi" w:cstheme="minorHAnsi"/>
          <w:szCs w:val="24"/>
          <w:lang w:val="en-US" w:eastAsia="zh-TW"/>
        </w:rPr>
        <w:t xml:space="preserve">(1970). Foraging behaviour of the Australian Large-footed Myotis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(Chiroptera). </w:t>
      </w:r>
      <w:r w:rsidRPr="00310C4C">
        <w:rPr>
          <w:rFonts w:asciiTheme="minorHAnsi" w:eastAsia="PMingLiU" w:hAnsiTheme="minorHAnsi" w:cstheme="minorHAnsi"/>
          <w:i/>
          <w:iCs/>
          <w:szCs w:val="24"/>
          <w:lang w:val="en-US" w:eastAsia="zh-TW"/>
        </w:rPr>
        <w:t>Mammalia, 34</w:t>
      </w:r>
      <w:r w:rsidRPr="00310C4C">
        <w:rPr>
          <w:rFonts w:asciiTheme="minorHAnsi" w:eastAsia="PMingLiU" w:hAnsiTheme="minorHAnsi" w:cstheme="minorHAnsi"/>
          <w:szCs w:val="24"/>
          <w:lang w:val="en-US" w:eastAsia="zh-TW"/>
        </w:rPr>
        <w:t xml:space="preserve">, 76-80. </w:t>
      </w:r>
      <w:r>
        <w:rPr>
          <w:rFonts w:asciiTheme="minorHAnsi" w:eastAsia="PMingLiU" w:hAnsiTheme="minorHAnsi" w:cstheme="minorHAnsi"/>
          <w:szCs w:val="24"/>
          <w:lang w:val="en-US" w:eastAsia="zh-TW"/>
        </w:rPr>
        <w:tab/>
      </w:r>
      <w:hyperlink r:id="rId358" w:history="1">
        <w:r w:rsidRPr="00310C4C">
          <w:rPr>
            <w:rStyle w:val="Hyperlink"/>
            <w:rFonts w:asciiTheme="minorHAnsi" w:eastAsia="PMingLiU" w:hAnsiTheme="minorHAnsi" w:cstheme="minorHAnsi"/>
            <w:szCs w:val="24"/>
            <w:lang w:val="en-US" w:eastAsia="zh-TW"/>
          </w:rPr>
          <w:t>https://doi.org/10.1515/mamm.1970.34.1.76</w:t>
        </w:r>
      </w:hyperlink>
    </w:p>
    <w:p w14:paraId="2C36CB0A" w14:textId="77777777" w:rsidR="002A08FA"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Dwyer, P.</w:t>
      </w:r>
      <w:r>
        <w:rPr>
          <w:rFonts w:asciiTheme="minorHAnsi" w:eastAsia="PMingLiU" w:hAnsiTheme="minorHAnsi" w:cstheme="minorHAnsi"/>
          <w:szCs w:val="24"/>
          <w:lang w:val="en-US" w:eastAsia="zh-TW"/>
        </w:rPr>
        <w:t xml:space="preserve"> D.</w:t>
      </w:r>
      <w:r w:rsidRPr="00310C4C">
        <w:rPr>
          <w:rFonts w:asciiTheme="minorHAnsi" w:eastAsia="PMingLiU" w:hAnsiTheme="minorHAnsi" w:cstheme="minorHAnsi"/>
          <w:szCs w:val="24"/>
          <w:lang w:val="en-US" w:eastAsia="zh-TW"/>
        </w:rPr>
        <w:t xml:space="preserve">, &amp; Hamilton-Smith, E. (1965). Breeding caves and maternity colonies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the bent-winged bat in south-eastern Australia. </w:t>
      </w:r>
      <w:r w:rsidRPr="00310C4C">
        <w:rPr>
          <w:rFonts w:asciiTheme="minorHAnsi" w:eastAsia="PMingLiU" w:hAnsiTheme="minorHAnsi" w:cstheme="minorHAnsi"/>
          <w:i/>
          <w:iCs/>
          <w:szCs w:val="24"/>
          <w:lang w:val="en-US" w:eastAsia="zh-TW"/>
        </w:rPr>
        <w:t>Helictite. 4</w:t>
      </w:r>
      <w:r w:rsidRPr="00310C4C">
        <w:rPr>
          <w:rFonts w:asciiTheme="minorHAnsi" w:eastAsia="PMingLiU" w:hAnsiTheme="minorHAnsi" w:cstheme="minorHAnsi"/>
          <w:szCs w:val="24"/>
          <w:lang w:val="en-US" w:eastAsia="zh-TW"/>
        </w:rPr>
        <w:t xml:space="preserve">. 3-21. </w:t>
      </w:r>
    </w:p>
    <w:p w14:paraId="4D1810AE" w14:textId="77777777" w:rsidR="002A08FA" w:rsidRDefault="002A08FA"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Dwyer, P.</w:t>
      </w:r>
      <w:r>
        <w:rPr>
          <w:rFonts w:asciiTheme="minorHAnsi" w:eastAsia="PMingLiU" w:hAnsiTheme="minorHAnsi" w:cstheme="minorHAnsi"/>
          <w:szCs w:val="24"/>
          <w:lang w:val="en-US" w:eastAsia="zh-TW"/>
        </w:rPr>
        <w:t xml:space="preserve"> D.</w:t>
      </w:r>
      <w:r w:rsidRPr="00310C4C">
        <w:rPr>
          <w:rFonts w:asciiTheme="minorHAnsi" w:eastAsia="PMingLiU" w:hAnsiTheme="minorHAnsi" w:cstheme="minorHAnsi"/>
          <w:szCs w:val="24"/>
          <w:lang w:val="en-US" w:eastAsia="zh-TW"/>
        </w:rPr>
        <w:t xml:space="preserve">, &amp; Harris, J. (1972). Behavioral Acclimatization to Temperature by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Pregnant Miniopterus (Chiroptera). </w:t>
      </w:r>
      <w:r w:rsidRPr="00310C4C">
        <w:rPr>
          <w:rFonts w:asciiTheme="minorHAnsi" w:eastAsia="PMingLiU" w:hAnsiTheme="minorHAnsi" w:cstheme="minorHAnsi"/>
          <w:i/>
          <w:iCs/>
          <w:szCs w:val="24"/>
          <w:lang w:val="en-US" w:eastAsia="zh-TW"/>
        </w:rPr>
        <w:t>Physiological Zoology, 45</w:t>
      </w:r>
      <w:r w:rsidRPr="00310C4C">
        <w:rPr>
          <w:rFonts w:asciiTheme="minorHAnsi" w:eastAsia="PMingLiU" w:hAnsiTheme="minorHAnsi" w:cstheme="minorHAnsi"/>
          <w:szCs w:val="24"/>
          <w:lang w:val="en-US" w:eastAsia="zh-TW"/>
        </w:rPr>
        <w:t>(1), 14–21.</w:t>
      </w:r>
      <w:r w:rsidRPr="00310C4C">
        <w:rPr>
          <w:rFonts w:asciiTheme="minorHAnsi" w:eastAsia="PMingLiU" w:hAnsiTheme="minorHAnsi" w:cstheme="minorHAnsi"/>
          <w:szCs w:val="24"/>
          <w:lang w:val="en-US" w:eastAsia="zh-TW"/>
        </w:rPr>
        <w:tab/>
      </w:r>
      <w:hyperlink r:id="rId359" w:history="1">
        <w:r w:rsidRPr="002D0BC5">
          <w:rPr>
            <w:rStyle w:val="Hyperlink"/>
            <w:rFonts w:asciiTheme="minorHAnsi" w:eastAsia="PMingLiU" w:hAnsiTheme="minorHAnsi" w:cstheme="minorHAnsi"/>
            <w:szCs w:val="24"/>
            <w:lang w:val="en-US" w:eastAsia="zh-TW"/>
          </w:rPr>
          <w:t>https://doi.org/10.1086/physzool.45.1.30155922</w:t>
        </w:r>
      </w:hyperlink>
    </w:p>
    <w:p w14:paraId="2F44B915"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Fontaine, A., Simard, A., Dubois, B., Dutel, J., &amp; Elliott, K. (2021). Using mounting,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orientation, and design to improve bat box thermodynamics in a northern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temperate environment. </w:t>
      </w:r>
      <w:r w:rsidRPr="00310C4C">
        <w:rPr>
          <w:rFonts w:asciiTheme="minorHAnsi" w:eastAsia="PMingLiU" w:hAnsiTheme="minorHAnsi" w:cstheme="minorHAnsi"/>
          <w:i/>
          <w:iCs/>
          <w:szCs w:val="24"/>
          <w:lang w:val="en-US" w:eastAsia="zh-TW"/>
        </w:rPr>
        <w:t>Scientific Reports, 11</w:t>
      </w:r>
      <w:r w:rsidRPr="00310C4C">
        <w:rPr>
          <w:rFonts w:asciiTheme="minorHAnsi" w:eastAsia="PMingLiU" w:hAnsiTheme="minorHAnsi" w:cstheme="minorHAnsi"/>
          <w:szCs w:val="24"/>
          <w:lang w:val="en-US" w:eastAsia="zh-TW"/>
        </w:rPr>
        <w:t xml:space="preserve">(1), 7728–7728. </w:t>
      </w:r>
      <w:r>
        <w:rPr>
          <w:rFonts w:asciiTheme="minorHAnsi" w:eastAsia="PMingLiU" w:hAnsiTheme="minorHAnsi" w:cstheme="minorHAnsi"/>
          <w:szCs w:val="24"/>
          <w:lang w:val="en-US" w:eastAsia="zh-TW"/>
        </w:rPr>
        <w:tab/>
      </w:r>
      <w:r>
        <w:rPr>
          <w:rFonts w:asciiTheme="minorHAnsi" w:eastAsia="PMingLiU" w:hAnsiTheme="minorHAnsi" w:cstheme="minorHAnsi"/>
          <w:szCs w:val="24"/>
          <w:lang w:val="en-US" w:eastAsia="zh-TW"/>
        </w:rPr>
        <w:tab/>
      </w:r>
      <w:hyperlink r:id="rId360" w:history="1">
        <w:r w:rsidRPr="00310C4C">
          <w:rPr>
            <w:rStyle w:val="Hyperlink"/>
            <w:rFonts w:asciiTheme="minorHAnsi" w:eastAsia="PMingLiU" w:hAnsiTheme="minorHAnsi" w:cstheme="minorHAnsi"/>
            <w:szCs w:val="24"/>
            <w:lang w:val="en-US" w:eastAsia="zh-TW"/>
          </w:rPr>
          <w:t>https://doi.org/10.1038/s41598-021-87327-3</w:t>
        </w:r>
      </w:hyperlink>
      <w:r w:rsidRPr="00310C4C">
        <w:rPr>
          <w:rFonts w:asciiTheme="minorHAnsi" w:eastAsia="PMingLiU" w:hAnsiTheme="minorHAnsi" w:cstheme="minorHAnsi"/>
          <w:szCs w:val="24"/>
          <w:lang w:val="en-US" w:eastAsia="zh-TW"/>
        </w:rPr>
        <w:t xml:space="preserve"> </w:t>
      </w:r>
    </w:p>
    <w:p w14:paraId="7A7D143F"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Furmankiewicz, J., Ruczyński, I., Urban, R., &amp; Jones, G. (2011). Social Calls Provide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Tree‐dwelling Bats with Information about the Location of Conspecifics at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Roosts. </w:t>
      </w:r>
      <w:r w:rsidRPr="00310C4C">
        <w:rPr>
          <w:rFonts w:asciiTheme="minorHAnsi" w:eastAsia="PMingLiU" w:hAnsiTheme="minorHAnsi" w:cstheme="minorHAnsi"/>
          <w:i/>
          <w:iCs/>
          <w:szCs w:val="24"/>
          <w:lang w:val="en-US" w:eastAsia="zh-TW"/>
        </w:rPr>
        <w:t>Ethology, 117</w:t>
      </w:r>
      <w:r w:rsidRPr="00310C4C">
        <w:rPr>
          <w:rFonts w:asciiTheme="minorHAnsi" w:eastAsia="PMingLiU" w:hAnsiTheme="minorHAnsi" w:cstheme="minorHAnsi"/>
          <w:szCs w:val="24"/>
          <w:lang w:val="en-US" w:eastAsia="zh-TW"/>
        </w:rPr>
        <w:t xml:space="preserve">(6), 480–489. </w:t>
      </w:r>
      <w:hyperlink r:id="rId361" w:history="1">
        <w:r w:rsidRPr="00310C4C">
          <w:rPr>
            <w:rStyle w:val="Hyperlink"/>
            <w:rFonts w:asciiTheme="minorHAnsi" w:eastAsia="PMingLiU" w:hAnsiTheme="minorHAnsi" w:cstheme="minorHAnsi"/>
            <w:szCs w:val="24"/>
            <w:lang w:val="en-US" w:eastAsia="zh-TW"/>
          </w:rPr>
          <w:t>https://doi.org/10.1111/j.1439-</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0310.2011.01897.x</w:t>
        </w:r>
      </w:hyperlink>
    </w:p>
    <w:p w14:paraId="2B7EA8E1"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Gehrt, S., &amp; Chelsvig, J. (2003). Bat Activity in an Urban Landscape: Patterns at the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Landscape and Microhabitat Scale. </w:t>
      </w:r>
      <w:r w:rsidRPr="00310C4C">
        <w:rPr>
          <w:rFonts w:asciiTheme="minorHAnsi" w:eastAsia="PMingLiU" w:hAnsiTheme="minorHAnsi" w:cstheme="minorHAnsi"/>
          <w:i/>
          <w:iCs/>
          <w:szCs w:val="24"/>
          <w:lang w:val="en-US" w:eastAsia="zh-TW"/>
        </w:rPr>
        <w:t>Ecological Applications, 13</w:t>
      </w:r>
      <w:r w:rsidRPr="00310C4C">
        <w:rPr>
          <w:rFonts w:asciiTheme="minorHAnsi" w:eastAsia="PMingLiU" w:hAnsiTheme="minorHAnsi" w:cstheme="minorHAnsi"/>
          <w:szCs w:val="24"/>
          <w:lang w:val="en-US" w:eastAsia="zh-TW"/>
        </w:rPr>
        <w:t xml:space="preserve">(4), 939–950. </w:t>
      </w:r>
      <w:r>
        <w:rPr>
          <w:rFonts w:asciiTheme="minorHAnsi" w:eastAsia="PMingLiU" w:hAnsiTheme="minorHAnsi" w:cstheme="minorHAnsi"/>
          <w:szCs w:val="24"/>
          <w:lang w:val="en-US" w:eastAsia="zh-TW"/>
        </w:rPr>
        <w:tab/>
      </w:r>
      <w:hyperlink r:id="rId362" w:history="1">
        <w:r w:rsidRPr="00310C4C">
          <w:rPr>
            <w:rStyle w:val="Hyperlink"/>
            <w:rFonts w:asciiTheme="minorHAnsi" w:eastAsia="PMingLiU" w:hAnsiTheme="minorHAnsi" w:cstheme="minorHAnsi"/>
            <w:szCs w:val="24"/>
            <w:lang w:val="en-US" w:eastAsia="zh-TW"/>
          </w:rPr>
          <w:t>https://doi.org/10.1890/02-</w:t>
        </w:r>
        <w:r w:rsidRPr="00310C4C">
          <w:rPr>
            <w:rStyle w:val="Hyperlink"/>
            <w:rFonts w:asciiTheme="minorHAnsi" w:eastAsia="PMingLiU" w:hAnsiTheme="minorHAnsi" w:cstheme="minorHAnsi"/>
            <w:szCs w:val="24"/>
            <w:lang w:val="en-US" w:eastAsia="zh-TW"/>
          </w:rPr>
          <w:tab/>
          <w:t>5188</w:t>
        </w:r>
      </w:hyperlink>
      <w:r w:rsidRPr="00310C4C">
        <w:rPr>
          <w:rFonts w:asciiTheme="minorHAnsi" w:eastAsia="PMingLiU" w:hAnsiTheme="minorHAnsi" w:cstheme="minorHAnsi"/>
          <w:szCs w:val="24"/>
          <w:lang w:val="en-US" w:eastAsia="zh-TW"/>
        </w:rPr>
        <w:t xml:space="preserve"> </w:t>
      </w:r>
    </w:p>
    <w:p w14:paraId="35217A1C"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Gonsalves, L. &amp; Law, B. (2017a). Distribution and key foraging habitat of the Large-</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footed </w:t>
      </w:r>
      <w:r w:rsidRPr="00310C4C">
        <w:rPr>
          <w:rFonts w:asciiTheme="minorHAnsi" w:eastAsia="PMingLiU" w:hAnsiTheme="minorHAnsi" w:cstheme="minorHAnsi"/>
          <w:szCs w:val="24"/>
          <w:lang w:val="en-US" w:eastAsia="zh-TW"/>
        </w:rPr>
        <w:tab/>
        <w:t xml:space="preserve">Myotis Myotis macropus in the highly modified Port Jackson estuary,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Sydney, Australia: an </w:t>
      </w:r>
      <w:r w:rsidRPr="00310C4C">
        <w:rPr>
          <w:rFonts w:asciiTheme="minorHAnsi" w:eastAsia="PMingLiU" w:hAnsiTheme="minorHAnsi" w:cstheme="minorHAnsi"/>
          <w:szCs w:val="24"/>
          <w:lang w:val="en-US" w:eastAsia="zh-TW"/>
        </w:rPr>
        <w:tab/>
        <w:t xml:space="preserve">overlooked, but vulnerable bat. </w:t>
      </w:r>
      <w:r w:rsidRPr="00310C4C">
        <w:rPr>
          <w:rFonts w:asciiTheme="minorHAnsi" w:eastAsia="PMingLiU" w:hAnsiTheme="minorHAnsi" w:cstheme="minorHAnsi"/>
          <w:i/>
          <w:iCs/>
          <w:szCs w:val="24"/>
          <w:lang w:val="en-US" w:eastAsia="zh-TW"/>
        </w:rPr>
        <w:t xml:space="preserve">Australian Zoologist,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38</w:t>
      </w:r>
      <w:r w:rsidRPr="00310C4C">
        <w:rPr>
          <w:rFonts w:asciiTheme="minorHAnsi" w:eastAsia="PMingLiU" w:hAnsiTheme="minorHAnsi" w:cstheme="minorHAnsi"/>
          <w:szCs w:val="24"/>
          <w:lang w:val="en-US" w:eastAsia="zh-TW"/>
        </w:rPr>
        <w:t xml:space="preserve">(4), 629–642. </w:t>
      </w:r>
      <w:hyperlink r:id="rId363" w:history="1">
        <w:r w:rsidRPr="00310C4C">
          <w:rPr>
            <w:rStyle w:val="Hyperlink"/>
            <w:rFonts w:asciiTheme="minorHAnsi" w:eastAsia="PMingLiU" w:hAnsiTheme="minorHAnsi" w:cstheme="minorHAnsi"/>
            <w:szCs w:val="24"/>
            <w:lang w:val="en-US" w:eastAsia="zh-TW"/>
          </w:rPr>
          <w:t>https://doi.org/10.7882/AZ.2017.012</w:t>
        </w:r>
      </w:hyperlink>
      <w:r w:rsidRPr="00310C4C">
        <w:rPr>
          <w:rFonts w:asciiTheme="minorHAnsi" w:eastAsia="PMingLiU" w:hAnsiTheme="minorHAnsi" w:cstheme="minorHAnsi"/>
          <w:szCs w:val="24"/>
          <w:lang w:val="en-US" w:eastAsia="zh-TW"/>
        </w:rPr>
        <w:t xml:space="preserve"> </w:t>
      </w:r>
    </w:p>
    <w:p w14:paraId="60564AC1" w14:textId="77777777" w:rsidR="002A08FA" w:rsidRDefault="002A08FA"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Gonsalves, L. &amp; Law, B. (2018). Seasonal activity patterns of bats in North Sydney,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Implications for urban bat monitoring programs.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Australian Mammalogy, 40</w:t>
      </w:r>
      <w:r w:rsidRPr="00310C4C">
        <w:rPr>
          <w:rFonts w:asciiTheme="minorHAnsi" w:eastAsia="PMingLiU" w:hAnsiTheme="minorHAnsi" w:cstheme="minorHAnsi"/>
          <w:szCs w:val="24"/>
          <w:lang w:val="en-US" w:eastAsia="zh-TW"/>
        </w:rPr>
        <w:t xml:space="preserve">(2), 220–229. </w:t>
      </w:r>
      <w:hyperlink r:id="rId364" w:history="1">
        <w:r w:rsidRPr="002D0BC5">
          <w:rPr>
            <w:rStyle w:val="Hyperlink"/>
            <w:rFonts w:asciiTheme="minorHAnsi" w:eastAsia="PMingLiU" w:hAnsiTheme="minorHAnsi" w:cstheme="minorHAnsi"/>
            <w:szCs w:val="24"/>
            <w:lang w:val="en-US" w:eastAsia="zh-TW"/>
          </w:rPr>
          <w:t>https://doi.org/10.1071/AM17031</w:t>
        </w:r>
      </w:hyperlink>
    </w:p>
    <w:p w14:paraId="697EABFF"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Gorecki, V., Rhodes, M., &amp; Parsons, S. (2020). Roost selection in concrete culverts by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the large-footed myotis (Myotis macropus) is limited by the availability of </w:t>
      </w:r>
      <w:r>
        <w:rPr>
          <w:rFonts w:asciiTheme="minorHAnsi" w:eastAsia="PMingLiU" w:hAnsiTheme="minorHAnsi" w:cstheme="minorHAnsi"/>
          <w:szCs w:val="24"/>
          <w:lang w:val="en-US" w:eastAsia="zh-TW"/>
        </w:rPr>
        <w:lastRenderedPageBreak/>
        <w:tab/>
      </w:r>
      <w:r w:rsidRPr="00310C4C">
        <w:rPr>
          <w:rFonts w:asciiTheme="minorHAnsi" w:eastAsia="PMingLiU" w:hAnsiTheme="minorHAnsi" w:cstheme="minorHAnsi"/>
          <w:szCs w:val="24"/>
          <w:lang w:val="en-US" w:eastAsia="zh-TW"/>
        </w:rPr>
        <w:t xml:space="preserve">microhabitat. </w:t>
      </w:r>
      <w:r w:rsidRPr="00310C4C">
        <w:rPr>
          <w:rFonts w:asciiTheme="minorHAnsi" w:eastAsia="PMingLiU" w:hAnsiTheme="minorHAnsi" w:cstheme="minorHAnsi"/>
          <w:i/>
          <w:iCs/>
          <w:szCs w:val="24"/>
          <w:lang w:val="en-US" w:eastAsia="zh-TW"/>
        </w:rPr>
        <w:t>Australian Journal of Zoology, 67</w:t>
      </w:r>
      <w:r w:rsidRPr="00310C4C">
        <w:rPr>
          <w:rFonts w:asciiTheme="minorHAnsi" w:eastAsia="PMingLiU" w:hAnsiTheme="minorHAnsi" w:cstheme="minorHAnsi"/>
          <w:szCs w:val="24"/>
          <w:lang w:val="en-US" w:eastAsia="zh-TW"/>
        </w:rPr>
        <w:t xml:space="preserve">(6), 281-289. </w:t>
      </w:r>
      <w:r>
        <w:rPr>
          <w:rFonts w:asciiTheme="minorHAnsi" w:eastAsia="PMingLiU" w:hAnsiTheme="minorHAnsi" w:cstheme="minorHAnsi"/>
          <w:szCs w:val="24"/>
          <w:lang w:val="en-US" w:eastAsia="zh-TW"/>
        </w:rPr>
        <w:tab/>
      </w:r>
      <w:hyperlink r:id="rId365" w:history="1">
        <w:r w:rsidRPr="00310C4C">
          <w:rPr>
            <w:rStyle w:val="Hyperlink"/>
            <w:rFonts w:asciiTheme="minorHAnsi" w:eastAsia="PMingLiU" w:hAnsiTheme="minorHAnsi" w:cstheme="minorHAnsi"/>
            <w:szCs w:val="24"/>
            <w:lang w:val="en-US" w:eastAsia="zh-TW"/>
          </w:rPr>
          <w:t>https://doi.org/10.1071/ZO20033</w:t>
        </w:r>
      </w:hyperlink>
      <w:r w:rsidRPr="00310C4C">
        <w:rPr>
          <w:rFonts w:asciiTheme="minorHAnsi" w:eastAsia="PMingLiU" w:hAnsiTheme="minorHAnsi" w:cstheme="minorHAnsi"/>
          <w:szCs w:val="24"/>
          <w:lang w:val="en-US" w:eastAsia="zh-TW"/>
        </w:rPr>
        <w:t xml:space="preserve"> </w:t>
      </w:r>
    </w:p>
    <w:p w14:paraId="3B994654"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Griffiths, S., Lumsden, L., Robert, K., &amp; Lentini, P. (2020). Nest boxes do not cause a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shift in bat community composition in an urbanised landscape. </w:t>
      </w:r>
      <w:r w:rsidRPr="00310C4C">
        <w:rPr>
          <w:rFonts w:asciiTheme="minorHAnsi" w:eastAsia="PMingLiU" w:hAnsiTheme="minorHAnsi" w:cstheme="minorHAnsi"/>
          <w:i/>
          <w:iCs/>
          <w:szCs w:val="24"/>
          <w:lang w:val="en-US" w:eastAsia="zh-TW"/>
        </w:rPr>
        <w:t xml:space="preserve">Scientific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Reports, 10</w:t>
      </w:r>
      <w:r w:rsidRPr="00310C4C">
        <w:rPr>
          <w:rFonts w:asciiTheme="minorHAnsi" w:eastAsia="PMingLiU" w:hAnsiTheme="minorHAnsi" w:cstheme="minorHAnsi"/>
          <w:szCs w:val="24"/>
          <w:lang w:val="en-US" w:eastAsia="zh-TW"/>
        </w:rPr>
        <w:t xml:space="preserve">(1), 6210–6210. </w:t>
      </w:r>
      <w:hyperlink r:id="rId366" w:history="1">
        <w:r w:rsidRPr="00310C4C">
          <w:rPr>
            <w:rStyle w:val="Hyperlink"/>
            <w:rFonts w:asciiTheme="minorHAnsi" w:eastAsia="PMingLiU" w:hAnsiTheme="minorHAnsi" w:cstheme="minorHAnsi"/>
            <w:szCs w:val="24"/>
            <w:lang w:val="en-US" w:eastAsia="zh-TW"/>
          </w:rPr>
          <w:t>https://doi.org/10.1038/s41598-020-63003-w</w:t>
        </w:r>
      </w:hyperlink>
      <w:r w:rsidRPr="00310C4C">
        <w:rPr>
          <w:rFonts w:asciiTheme="minorHAnsi" w:eastAsia="PMingLiU" w:hAnsiTheme="minorHAnsi" w:cstheme="minorHAnsi"/>
          <w:szCs w:val="24"/>
          <w:lang w:val="en-US" w:eastAsia="zh-TW"/>
        </w:rPr>
        <w:t xml:space="preserve"> </w:t>
      </w:r>
    </w:p>
    <w:p w14:paraId="022BE58D"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Hall, L. S. (1982). The effect of cave microclimate on winter roosting behaviour in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the bat, Miniopterus schreibersii blepotis. </w:t>
      </w:r>
      <w:r w:rsidRPr="00310C4C">
        <w:rPr>
          <w:rFonts w:asciiTheme="minorHAnsi" w:eastAsia="PMingLiU" w:hAnsiTheme="minorHAnsi" w:cstheme="minorHAnsi"/>
          <w:i/>
          <w:iCs/>
          <w:szCs w:val="24"/>
          <w:lang w:val="en-US" w:eastAsia="zh-TW"/>
        </w:rPr>
        <w:t xml:space="preserve">Australian Journal of Ecology,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7</w:t>
      </w:r>
      <w:r w:rsidRPr="00310C4C">
        <w:rPr>
          <w:rFonts w:asciiTheme="minorHAnsi" w:eastAsia="PMingLiU" w:hAnsiTheme="minorHAnsi" w:cstheme="minorHAnsi"/>
          <w:szCs w:val="24"/>
          <w:lang w:val="en-US" w:eastAsia="zh-TW"/>
        </w:rPr>
        <w:t xml:space="preserve">(2), 129–136. </w:t>
      </w:r>
      <w:hyperlink r:id="rId367" w:history="1">
        <w:r w:rsidRPr="00310C4C">
          <w:rPr>
            <w:rStyle w:val="Hyperlink"/>
            <w:rFonts w:asciiTheme="minorHAnsi" w:eastAsia="PMingLiU" w:hAnsiTheme="minorHAnsi" w:cstheme="minorHAnsi"/>
            <w:szCs w:val="24"/>
            <w:lang w:val="en-US" w:eastAsia="zh-TW"/>
          </w:rPr>
          <w:t>https://doi.org/10.1111/j.1442-9993.1982.tb01586.x</w:t>
        </w:r>
      </w:hyperlink>
    </w:p>
    <w:p w14:paraId="69120E50" w14:textId="77777777" w:rsidR="002A08FA" w:rsidRPr="00310C4C" w:rsidRDefault="002A08FA" w:rsidP="00746203">
      <w:pPr>
        <w:spacing w:after="240" w:line="259" w:lineRule="auto"/>
        <w:rPr>
          <w:rFonts w:asciiTheme="minorHAnsi" w:eastAsia="PMingLiU" w:hAnsiTheme="minorHAnsi" w:cstheme="minorHAnsi"/>
          <w:color w:val="000000"/>
          <w:szCs w:val="24"/>
          <w:lang w:eastAsia="zh-TW"/>
        </w:rPr>
      </w:pPr>
      <w:r w:rsidRPr="00310C4C">
        <w:rPr>
          <w:rFonts w:asciiTheme="minorHAnsi" w:eastAsia="PMingLiU" w:hAnsiTheme="minorHAnsi" w:cstheme="minorHAnsi"/>
          <w:color w:val="000000"/>
          <w:szCs w:val="24"/>
          <w:lang w:eastAsia="zh-TW"/>
        </w:rPr>
        <w:t xml:space="preserve">Hall, L. S. (2015). </w:t>
      </w:r>
      <w:r w:rsidRPr="00310C4C">
        <w:rPr>
          <w:rFonts w:asciiTheme="minorHAnsi" w:eastAsia="PMingLiU" w:hAnsiTheme="minorHAnsi" w:cstheme="minorHAnsi"/>
          <w:i/>
          <w:color w:val="000000"/>
          <w:szCs w:val="24"/>
          <w:lang w:eastAsia="zh-TW"/>
        </w:rPr>
        <w:t>A report on the Yugar tunnel for the Moreton Bay Regional Council</w:t>
      </w:r>
      <w:r w:rsidRPr="00310C4C">
        <w:rPr>
          <w:rFonts w:asciiTheme="minorHAnsi" w:eastAsia="PMingLiU" w:hAnsiTheme="minorHAnsi" w:cstheme="minorHAnsi"/>
          <w:color w:val="000000"/>
          <w:szCs w:val="24"/>
          <w:lang w:eastAsia="zh-TW"/>
        </w:rPr>
        <w:t xml:space="preserve">. </w:t>
      </w:r>
      <w:r>
        <w:rPr>
          <w:rFonts w:asciiTheme="minorHAnsi" w:eastAsia="PMingLiU" w:hAnsiTheme="minorHAnsi" w:cstheme="minorHAnsi"/>
          <w:color w:val="000000"/>
          <w:szCs w:val="24"/>
          <w:lang w:eastAsia="zh-TW"/>
        </w:rPr>
        <w:tab/>
      </w:r>
      <w:r w:rsidRPr="00310C4C">
        <w:rPr>
          <w:rFonts w:asciiTheme="minorHAnsi" w:eastAsia="PMingLiU" w:hAnsiTheme="minorHAnsi" w:cstheme="minorHAnsi"/>
          <w:color w:val="000000"/>
          <w:szCs w:val="24"/>
          <w:lang w:eastAsia="zh-TW"/>
        </w:rPr>
        <w:t>Brisbane, QLD, Moreton Bay Regional Council</w:t>
      </w:r>
    </w:p>
    <w:p w14:paraId="74BC06D3"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Hall, L. S., Young, R., &amp; Spate, A. (1975). Roost selection of the eastern horseshoe </w:t>
      </w:r>
      <w:r w:rsidRPr="00357A62">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bat Rhinolophus megaphyllus. In </w:t>
      </w:r>
      <w:r w:rsidRPr="00310C4C">
        <w:rPr>
          <w:rFonts w:asciiTheme="minorHAnsi" w:eastAsia="PMingLiU" w:hAnsiTheme="minorHAnsi" w:cstheme="minorHAnsi"/>
          <w:i/>
          <w:iCs/>
          <w:szCs w:val="24"/>
          <w:lang w:val="en-US" w:eastAsia="zh-TW"/>
        </w:rPr>
        <w:t xml:space="preserve">Proceedings of the 10th Biennial </w:t>
      </w:r>
      <w:r w:rsidRPr="00357A62">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Conference of the Australian </w:t>
      </w:r>
      <w:r w:rsidRPr="00310C4C">
        <w:rPr>
          <w:rFonts w:asciiTheme="minorHAnsi" w:eastAsia="PMingLiU" w:hAnsiTheme="minorHAnsi" w:cstheme="minorHAnsi"/>
          <w:i/>
          <w:iCs/>
          <w:szCs w:val="24"/>
          <w:lang w:val="en-US" w:eastAsia="zh-TW"/>
        </w:rPr>
        <w:tab/>
        <w:t>Speleological Federation</w:t>
      </w:r>
      <w:r w:rsidRPr="00310C4C">
        <w:rPr>
          <w:rFonts w:asciiTheme="minorHAnsi" w:eastAsia="PMingLiU" w:hAnsiTheme="minorHAnsi" w:cstheme="minorHAnsi"/>
          <w:szCs w:val="24"/>
          <w:lang w:val="en-US" w:eastAsia="zh-TW"/>
        </w:rPr>
        <w:t xml:space="preserve"> (pp. 47–56). </w:t>
      </w:r>
      <w:r w:rsidRPr="00357A62">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Australian Speleological Federation.</w:t>
      </w:r>
    </w:p>
    <w:p w14:paraId="6C5ED5D8"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Ho, Y.</w:t>
      </w:r>
      <w:r>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szCs w:val="24"/>
          <w:lang w:val="en-US" w:eastAsia="zh-TW"/>
        </w:rPr>
        <w:t xml:space="preserve">&amp; Lee, L. (2003). Roost Selection by Formosan Leaf-Nosed Bats (Hipposideros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armiger terasensis). </w:t>
      </w:r>
      <w:r w:rsidRPr="00310C4C">
        <w:rPr>
          <w:rFonts w:asciiTheme="minorHAnsi" w:eastAsia="PMingLiU" w:hAnsiTheme="minorHAnsi" w:cstheme="minorHAnsi"/>
          <w:i/>
          <w:iCs/>
          <w:szCs w:val="24"/>
          <w:lang w:val="en-US" w:eastAsia="zh-TW"/>
        </w:rPr>
        <w:t>Zoological science, 20</w:t>
      </w:r>
      <w:r w:rsidRPr="00310C4C">
        <w:rPr>
          <w:rFonts w:asciiTheme="minorHAnsi" w:eastAsia="PMingLiU" w:hAnsiTheme="minorHAnsi" w:cstheme="minorHAnsi"/>
          <w:szCs w:val="24"/>
          <w:lang w:val="en-US" w:eastAsia="zh-TW"/>
        </w:rPr>
        <w:t xml:space="preserve">(8), 1017–1024. </w:t>
      </w:r>
      <w:r>
        <w:rPr>
          <w:rFonts w:asciiTheme="minorHAnsi" w:eastAsia="PMingLiU" w:hAnsiTheme="minorHAnsi" w:cstheme="minorHAnsi"/>
          <w:szCs w:val="24"/>
          <w:lang w:val="en-US" w:eastAsia="zh-TW"/>
        </w:rPr>
        <w:tab/>
      </w:r>
      <w:hyperlink r:id="rId368" w:history="1">
        <w:r w:rsidRPr="00310C4C">
          <w:rPr>
            <w:rStyle w:val="Hyperlink"/>
            <w:rFonts w:asciiTheme="minorHAnsi" w:eastAsia="PMingLiU" w:hAnsiTheme="minorHAnsi" w:cstheme="minorHAnsi"/>
            <w:szCs w:val="24"/>
            <w:lang w:val="en-US" w:eastAsia="zh-TW"/>
          </w:rPr>
          <w:t>https://doi.org/10.2108/zsj.20.1017</w:t>
        </w:r>
      </w:hyperlink>
    </w:p>
    <w:p w14:paraId="0D3EAFCA"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Hoeh, J., Bakken, G., Mitchell, W., &amp; O’Keefe, J. (2018). In artificial roost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comparison, bats show preference for rocket box style. </w:t>
      </w:r>
      <w:r w:rsidRPr="00310C4C">
        <w:rPr>
          <w:rFonts w:asciiTheme="minorHAnsi" w:eastAsia="PMingLiU" w:hAnsiTheme="minorHAnsi" w:cstheme="minorHAnsi"/>
          <w:i/>
          <w:iCs/>
          <w:szCs w:val="24"/>
          <w:lang w:val="en-US" w:eastAsia="zh-TW"/>
        </w:rPr>
        <w:t>PloS One, 13</w:t>
      </w:r>
      <w:r w:rsidRPr="00310C4C">
        <w:rPr>
          <w:rFonts w:asciiTheme="minorHAnsi" w:eastAsia="PMingLiU" w:hAnsiTheme="minorHAnsi" w:cstheme="minorHAnsi"/>
          <w:szCs w:val="24"/>
          <w:lang w:val="en-US" w:eastAsia="zh-TW"/>
        </w:rPr>
        <w:t xml:space="preserve">(10),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e0205701–e0205701. </w:t>
      </w:r>
      <w:hyperlink r:id="rId369" w:history="1">
        <w:r w:rsidRPr="00310C4C">
          <w:rPr>
            <w:rStyle w:val="Hyperlink"/>
            <w:rFonts w:asciiTheme="minorHAnsi" w:eastAsia="PMingLiU" w:hAnsiTheme="minorHAnsi" w:cstheme="minorHAnsi"/>
            <w:szCs w:val="24"/>
            <w:lang w:val="en-US" w:eastAsia="zh-TW"/>
          </w:rPr>
          <w:t>https://doi.org/10.1371/journal.pone.0205701</w:t>
        </w:r>
      </w:hyperlink>
      <w:r w:rsidRPr="00310C4C">
        <w:rPr>
          <w:rFonts w:asciiTheme="minorHAnsi" w:eastAsia="PMingLiU" w:hAnsiTheme="minorHAnsi" w:cstheme="minorHAnsi"/>
          <w:szCs w:val="24"/>
          <w:lang w:val="en-US" w:eastAsia="zh-TW"/>
        </w:rPr>
        <w:t xml:space="preserve"> </w:t>
      </w:r>
    </w:p>
    <w:p w14:paraId="38EA96A6" w14:textId="77777777" w:rsidR="002A08FA" w:rsidRDefault="002A08FA"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Hope, P. &amp; Jones, G. (2013). An entrained circadian cycle of peak activity in a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population of </w:t>
      </w:r>
      <w:r w:rsidRPr="00310C4C">
        <w:rPr>
          <w:rFonts w:asciiTheme="minorHAnsi" w:eastAsia="PMingLiU" w:hAnsiTheme="minorHAnsi" w:cstheme="minorHAnsi"/>
          <w:szCs w:val="24"/>
          <w:lang w:val="en-US" w:eastAsia="zh-TW"/>
        </w:rPr>
        <w:tab/>
        <w:t xml:space="preserve">hibernating bats. </w:t>
      </w:r>
      <w:r w:rsidRPr="00310C4C">
        <w:rPr>
          <w:rFonts w:asciiTheme="minorHAnsi" w:eastAsia="PMingLiU" w:hAnsiTheme="minorHAnsi" w:cstheme="minorHAnsi"/>
          <w:i/>
          <w:iCs/>
          <w:szCs w:val="24"/>
          <w:lang w:val="en-US" w:eastAsia="zh-TW"/>
        </w:rPr>
        <w:t>Journal of Mammalogy, 94</w:t>
      </w:r>
      <w:r w:rsidRPr="00310C4C">
        <w:rPr>
          <w:rFonts w:asciiTheme="minorHAnsi" w:eastAsia="PMingLiU" w:hAnsiTheme="minorHAnsi" w:cstheme="minorHAnsi"/>
          <w:szCs w:val="24"/>
          <w:lang w:val="en-US" w:eastAsia="zh-TW"/>
        </w:rPr>
        <w:t xml:space="preserve">(2), 497–505.              </w:t>
      </w:r>
      <w:r w:rsidRPr="00310C4C">
        <w:rPr>
          <w:rFonts w:asciiTheme="minorHAnsi" w:eastAsia="PMingLiU" w:hAnsiTheme="minorHAnsi" w:cstheme="minorHAnsi"/>
          <w:szCs w:val="24"/>
          <w:lang w:val="en-US" w:eastAsia="zh-TW"/>
        </w:rPr>
        <w:tab/>
      </w:r>
      <w:hyperlink r:id="rId370" w:history="1">
        <w:r w:rsidRPr="002D0BC5">
          <w:rPr>
            <w:rStyle w:val="Hyperlink"/>
            <w:rFonts w:asciiTheme="minorHAnsi" w:eastAsia="PMingLiU" w:hAnsiTheme="minorHAnsi" w:cstheme="minorHAnsi"/>
            <w:szCs w:val="24"/>
            <w:lang w:val="en-US" w:eastAsia="zh-TW"/>
          </w:rPr>
          <w:t>https://doi.org/10.1644/12-MAMM-A-095.1</w:t>
        </w:r>
      </w:hyperlink>
    </w:p>
    <w:p w14:paraId="1AA235F9" w14:textId="77777777" w:rsidR="002A08FA" w:rsidRPr="00310C4C" w:rsidRDefault="002A08FA" w:rsidP="005C6470">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Hoye, G. &amp; Spence, J. (2004). The Large Bent-wing Bat Miniopterus schreibersii in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Urban </w:t>
      </w:r>
      <w:r w:rsidRPr="00310C4C">
        <w:rPr>
          <w:rFonts w:asciiTheme="minorHAnsi" w:eastAsia="PMingLiU" w:hAnsiTheme="minorHAnsi" w:cstheme="minorHAnsi"/>
          <w:szCs w:val="24"/>
          <w:lang w:val="en-US" w:eastAsia="zh-TW"/>
        </w:rPr>
        <w:tab/>
        <w:t xml:space="preserve">Environments: a survivor?. In D. Lunney &amp; S. Burgin (Eds.), </w:t>
      </w:r>
      <w:r w:rsidRPr="00310C4C">
        <w:rPr>
          <w:rFonts w:asciiTheme="minorHAnsi" w:eastAsia="PMingLiU" w:hAnsiTheme="minorHAnsi" w:cstheme="minorHAnsi"/>
          <w:i/>
          <w:iCs/>
          <w:szCs w:val="24"/>
          <w:lang w:val="en-US" w:eastAsia="zh-TW"/>
        </w:rPr>
        <w:t xml:space="preserve">Urban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Wildlife: more than meets the eye </w:t>
      </w:r>
      <w:r w:rsidRPr="00310C4C">
        <w:rPr>
          <w:rFonts w:asciiTheme="minorHAnsi" w:eastAsia="PMingLiU" w:hAnsiTheme="minorHAnsi" w:cstheme="minorHAnsi"/>
          <w:szCs w:val="24"/>
          <w:lang w:val="en-US" w:eastAsia="zh-TW"/>
        </w:rPr>
        <w:t xml:space="preserve">(pp. 138–147). Royal Zoological Society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w:t>
      </w:r>
      <w:hyperlink r:id="rId371" w:history="1">
        <w:r w:rsidRPr="00310C4C">
          <w:rPr>
            <w:rStyle w:val="Hyperlink"/>
            <w:rFonts w:asciiTheme="minorHAnsi" w:eastAsia="PMingLiU" w:hAnsiTheme="minorHAnsi" w:cstheme="minorHAnsi"/>
            <w:szCs w:val="24"/>
            <w:lang w:val="en-US" w:eastAsia="zh-TW"/>
          </w:rPr>
          <w:t>https://doi.org/10.7882/FS.2004.090</w:t>
        </w:r>
      </w:hyperlink>
    </w:p>
    <w:p w14:paraId="5BFD58DD"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Kim, S., Choi, Y., Kim, B., Yoo, J. (2009). The Current Distribution and Habitat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Preferences of Hibernating Myotis formosus in Korea. </w:t>
      </w:r>
      <w:r w:rsidRPr="00310C4C">
        <w:rPr>
          <w:rFonts w:asciiTheme="minorHAnsi" w:eastAsia="PMingLiU" w:hAnsiTheme="minorHAnsi" w:cstheme="minorHAnsi"/>
          <w:i/>
          <w:iCs/>
          <w:szCs w:val="24"/>
          <w:lang w:val="en-US" w:eastAsia="zh-TW"/>
        </w:rPr>
        <w:t xml:space="preserve">Journal of Ecology and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Field Biology, 32</w:t>
      </w:r>
      <w:r w:rsidRPr="00310C4C">
        <w:rPr>
          <w:rFonts w:asciiTheme="minorHAnsi" w:eastAsia="PMingLiU" w:hAnsiTheme="minorHAnsi" w:cstheme="minorHAnsi"/>
          <w:szCs w:val="24"/>
          <w:lang w:val="en-US" w:eastAsia="zh-TW"/>
        </w:rPr>
        <w:t xml:space="preserve">. </w:t>
      </w:r>
      <w:hyperlink r:id="rId372" w:history="1">
        <w:r w:rsidRPr="00310C4C">
          <w:rPr>
            <w:rStyle w:val="Hyperlink"/>
            <w:rFonts w:asciiTheme="minorHAnsi" w:eastAsia="PMingLiU" w:hAnsiTheme="minorHAnsi" w:cstheme="minorHAnsi"/>
            <w:szCs w:val="24"/>
            <w:lang w:val="en-US" w:eastAsia="zh-TW"/>
          </w:rPr>
          <w:t>https://doi.org/10.5141/JEFB.2009.32.3.191</w:t>
        </w:r>
      </w:hyperlink>
    </w:p>
    <w:p w14:paraId="2146F419"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Klüg-Baerwald, B., Lausen, C., Willis, C. &amp; Brigham, R. (2017). Home is where you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hang your bat: winter roost selection by prairie-living big brown bats.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Journal of Mammalogy</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98</w:t>
      </w:r>
      <w:r w:rsidRPr="00310C4C">
        <w:rPr>
          <w:rFonts w:asciiTheme="minorHAnsi" w:eastAsia="PMingLiU" w:hAnsiTheme="minorHAnsi" w:cstheme="minorHAnsi"/>
          <w:szCs w:val="24"/>
          <w:lang w:val="en-US" w:eastAsia="zh-TW"/>
        </w:rPr>
        <w:t xml:space="preserve">(3), 752–760. </w:t>
      </w:r>
      <w:r>
        <w:rPr>
          <w:rFonts w:asciiTheme="minorHAnsi" w:eastAsia="PMingLiU" w:hAnsiTheme="minorHAnsi" w:cstheme="minorHAnsi"/>
          <w:szCs w:val="24"/>
          <w:lang w:val="en-US" w:eastAsia="zh-TW"/>
        </w:rPr>
        <w:tab/>
      </w:r>
      <w:hyperlink r:id="rId373" w:history="1">
        <w:r w:rsidRPr="00310C4C">
          <w:rPr>
            <w:rStyle w:val="Hyperlink"/>
            <w:rFonts w:asciiTheme="minorHAnsi" w:eastAsia="PMingLiU" w:hAnsiTheme="minorHAnsi" w:cstheme="minorHAnsi"/>
            <w:szCs w:val="24"/>
            <w:lang w:val="en-US" w:eastAsia="zh-TW"/>
          </w:rPr>
          <w:t>https://doi.org/10.1093/jmammal/gyx039</w:t>
        </w:r>
      </w:hyperlink>
    </w:p>
    <w:p w14:paraId="3A0F2671"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Kłys, G., &amp; Wołoszyn, B. (2010). Ecological aspects of bat hibernacula in temperate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climate zone of Central Europe. </w:t>
      </w:r>
      <w:r w:rsidRPr="00310C4C">
        <w:rPr>
          <w:rFonts w:asciiTheme="minorHAnsi" w:eastAsia="PMingLiU" w:hAnsiTheme="minorHAnsi" w:cstheme="minorHAnsi"/>
          <w:i/>
          <w:iCs/>
          <w:szCs w:val="24"/>
          <w:lang w:val="en-US" w:eastAsia="zh-TW"/>
        </w:rPr>
        <w:t xml:space="preserve">Travaux Du Muséum National D’histoire </w:t>
      </w:r>
      <w:r>
        <w:rPr>
          <w:rFonts w:asciiTheme="minorHAnsi" w:eastAsia="PMingLiU" w:hAnsiTheme="minorHAnsi" w:cstheme="minorHAnsi"/>
          <w:i/>
          <w:iCs/>
          <w:szCs w:val="24"/>
          <w:lang w:val="en-US" w:eastAsia="zh-TW"/>
        </w:rPr>
        <w:lastRenderedPageBreak/>
        <w:tab/>
      </w:r>
      <w:r w:rsidRPr="00310C4C">
        <w:rPr>
          <w:rFonts w:asciiTheme="minorHAnsi" w:eastAsia="PMingLiU" w:hAnsiTheme="minorHAnsi" w:cstheme="minorHAnsi"/>
          <w:i/>
          <w:iCs/>
          <w:szCs w:val="24"/>
          <w:lang w:val="en-US" w:eastAsia="zh-TW"/>
        </w:rPr>
        <w:t>Naturelle “Grigore Antipa,” 53</w:t>
      </w:r>
      <w:r w:rsidRPr="00310C4C">
        <w:rPr>
          <w:rFonts w:asciiTheme="minorHAnsi" w:eastAsia="PMingLiU" w:hAnsiTheme="minorHAnsi" w:cstheme="minorHAnsi"/>
          <w:szCs w:val="24"/>
          <w:lang w:val="en-US" w:eastAsia="zh-TW"/>
        </w:rPr>
        <w:t xml:space="preserve">(1), 489–497. </w:t>
      </w:r>
      <w:r>
        <w:rPr>
          <w:rFonts w:asciiTheme="minorHAnsi" w:eastAsia="PMingLiU" w:hAnsiTheme="minorHAnsi" w:cstheme="minorHAnsi"/>
          <w:szCs w:val="24"/>
          <w:lang w:val="en-US" w:eastAsia="zh-TW"/>
        </w:rPr>
        <w:tab/>
      </w:r>
      <w:hyperlink r:id="rId374" w:history="1">
        <w:r w:rsidRPr="00310C4C">
          <w:rPr>
            <w:rStyle w:val="Hyperlink"/>
            <w:rFonts w:asciiTheme="minorHAnsi" w:eastAsia="PMingLiU" w:hAnsiTheme="minorHAnsi" w:cstheme="minorHAnsi"/>
            <w:szCs w:val="24"/>
            <w:lang w:val="en-US" w:eastAsia="zh-TW"/>
          </w:rPr>
          <w:t>https://doi.org/10.2478/v10191-010-0034-3</w:t>
        </w:r>
      </w:hyperlink>
    </w:p>
    <w:p w14:paraId="7242A234"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Knight, T., &amp; Jones, G. (2009). Importance of night roosts for bat conservation: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Roosting behaviour of the lesser horseshoe bat Rhinolophus hipposideros.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Endangered Species Research, 8</w:t>
      </w:r>
      <w:r w:rsidRPr="00310C4C">
        <w:rPr>
          <w:rFonts w:asciiTheme="minorHAnsi" w:eastAsia="PMingLiU" w:hAnsiTheme="minorHAnsi" w:cstheme="minorHAnsi"/>
          <w:szCs w:val="24"/>
          <w:lang w:val="en-US" w:eastAsia="zh-TW"/>
        </w:rPr>
        <w:t>(1-2),</w:t>
      </w:r>
      <w:r>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szCs w:val="24"/>
          <w:lang w:val="en-US" w:eastAsia="zh-TW"/>
        </w:rPr>
        <w:t xml:space="preserve">79–86. </w:t>
      </w:r>
      <w:r>
        <w:rPr>
          <w:rFonts w:asciiTheme="minorHAnsi" w:eastAsia="PMingLiU" w:hAnsiTheme="minorHAnsi" w:cstheme="minorHAnsi"/>
          <w:szCs w:val="24"/>
          <w:lang w:val="en-US" w:eastAsia="zh-TW"/>
        </w:rPr>
        <w:tab/>
      </w:r>
      <w:hyperlink r:id="rId375" w:history="1">
        <w:r w:rsidRPr="00310C4C">
          <w:rPr>
            <w:rStyle w:val="Hyperlink"/>
            <w:rFonts w:asciiTheme="minorHAnsi" w:eastAsia="PMingLiU" w:hAnsiTheme="minorHAnsi" w:cstheme="minorHAnsi"/>
            <w:szCs w:val="24"/>
            <w:lang w:val="en-US" w:eastAsia="zh-TW"/>
          </w:rPr>
          <w:t>https://doi.org/10.3354/esr00194</w:t>
        </w:r>
      </w:hyperlink>
      <w:r w:rsidRPr="00310C4C">
        <w:rPr>
          <w:rFonts w:asciiTheme="minorHAnsi" w:eastAsia="PMingLiU" w:hAnsiTheme="minorHAnsi" w:cstheme="minorHAnsi"/>
          <w:szCs w:val="24"/>
          <w:lang w:val="en-US" w:eastAsia="zh-TW"/>
        </w:rPr>
        <w:t xml:space="preserve"> </w:t>
      </w:r>
    </w:p>
    <w:p w14:paraId="015586FA" w14:textId="77777777" w:rsidR="002A08FA" w:rsidRDefault="002A08FA"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Krutzsch P., Young R. &amp; Crichton, E. (1992). Observations on the Reproductive-</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Biology and Anatomy of Rhinolophus-Megaphyllus (Chiroptera,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Rhinolophidae) in Eastern Australia. </w:t>
      </w:r>
      <w:r w:rsidRPr="00310C4C">
        <w:rPr>
          <w:rFonts w:asciiTheme="minorHAnsi" w:eastAsia="PMingLiU" w:hAnsiTheme="minorHAnsi" w:cstheme="minorHAnsi"/>
          <w:i/>
          <w:iCs/>
          <w:szCs w:val="24"/>
          <w:lang w:val="en-US" w:eastAsia="zh-TW"/>
        </w:rPr>
        <w:t>Australian Journal of Zoology, 40</w:t>
      </w:r>
      <w:r w:rsidRPr="00310C4C">
        <w:rPr>
          <w:rFonts w:asciiTheme="minorHAnsi" w:eastAsia="PMingLiU" w:hAnsiTheme="minorHAnsi" w:cstheme="minorHAnsi"/>
          <w:szCs w:val="24"/>
          <w:lang w:val="en-US" w:eastAsia="zh-TW"/>
        </w:rPr>
        <w:t xml:space="preserve">(5),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533–549. </w:t>
      </w:r>
      <w:hyperlink r:id="rId376" w:history="1">
        <w:r w:rsidRPr="002D0BC5">
          <w:rPr>
            <w:rStyle w:val="Hyperlink"/>
            <w:rFonts w:asciiTheme="minorHAnsi" w:eastAsia="PMingLiU" w:hAnsiTheme="minorHAnsi" w:cstheme="minorHAnsi"/>
            <w:szCs w:val="24"/>
            <w:lang w:val="en-US" w:eastAsia="zh-TW"/>
          </w:rPr>
          <w:t>https://doi.org/10.1071/ZO9920533</w:t>
        </w:r>
      </w:hyperlink>
    </w:p>
    <w:p w14:paraId="4927CF74"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Kubista, C., &amp; Bruckner, A. (2015). Importance of urban trees and buildings as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daytime roosts for bats. </w:t>
      </w:r>
      <w:r w:rsidRPr="00310C4C">
        <w:rPr>
          <w:rFonts w:asciiTheme="minorHAnsi" w:eastAsia="PMingLiU" w:hAnsiTheme="minorHAnsi" w:cstheme="minorHAnsi"/>
          <w:i/>
          <w:iCs/>
          <w:szCs w:val="24"/>
          <w:lang w:val="en-US" w:eastAsia="zh-TW"/>
        </w:rPr>
        <w:t>Biológia, 70</w:t>
      </w:r>
      <w:r w:rsidRPr="00310C4C">
        <w:rPr>
          <w:rFonts w:asciiTheme="minorHAnsi" w:eastAsia="PMingLiU" w:hAnsiTheme="minorHAnsi" w:cstheme="minorHAnsi"/>
          <w:szCs w:val="24"/>
          <w:lang w:val="en-US" w:eastAsia="zh-TW"/>
        </w:rPr>
        <w:t xml:space="preserve">(11), 1545–1552. </w:t>
      </w:r>
      <w:r>
        <w:rPr>
          <w:rFonts w:asciiTheme="minorHAnsi" w:eastAsia="PMingLiU" w:hAnsiTheme="minorHAnsi" w:cstheme="minorHAnsi"/>
          <w:szCs w:val="24"/>
          <w:lang w:val="en-US" w:eastAsia="zh-TW"/>
        </w:rPr>
        <w:tab/>
      </w:r>
      <w:hyperlink r:id="rId377" w:history="1">
        <w:r w:rsidRPr="00310C4C">
          <w:rPr>
            <w:rStyle w:val="Hyperlink"/>
            <w:rFonts w:asciiTheme="minorHAnsi" w:eastAsia="PMingLiU" w:hAnsiTheme="minorHAnsi" w:cstheme="minorHAnsi"/>
            <w:szCs w:val="24"/>
            <w:lang w:val="en-US" w:eastAsia="zh-TW"/>
          </w:rPr>
          <w:t>https://doi.org/10.1515/biolog-2015-0179</w:t>
        </w:r>
      </w:hyperlink>
    </w:p>
    <w:p w14:paraId="174E7C8C"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Kunz T. H. (1982) Roosting Ecology of Bats. In T.H. Kunz (ed.), </w:t>
      </w:r>
      <w:r w:rsidRPr="00310C4C">
        <w:rPr>
          <w:rFonts w:asciiTheme="minorHAnsi" w:eastAsia="PMingLiU" w:hAnsiTheme="minorHAnsi" w:cstheme="minorHAnsi"/>
          <w:i/>
          <w:iCs/>
          <w:szCs w:val="24"/>
          <w:lang w:val="en-US" w:eastAsia="zh-TW"/>
        </w:rPr>
        <w:t xml:space="preserve">Ecology of Bats </w:t>
      </w:r>
      <w:r w:rsidRPr="00310C4C">
        <w:rPr>
          <w:rFonts w:asciiTheme="minorHAnsi" w:eastAsia="PMingLiU" w:hAnsiTheme="minorHAnsi" w:cstheme="minorHAnsi"/>
          <w:szCs w:val="24"/>
          <w:lang w:val="en-US" w:eastAsia="zh-TW"/>
        </w:rPr>
        <w:t>(pp. 1–</w:t>
      </w:r>
      <w:r w:rsidRPr="00F77C15">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55). Springer. </w:t>
      </w:r>
      <w:hyperlink r:id="rId378" w:history="1">
        <w:r w:rsidRPr="00310C4C">
          <w:rPr>
            <w:rStyle w:val="Hyperlink"/>
            <w:rFonts w:asciiTheme="minorHAnsi" w:eastAsia="PMingLiU" w:hAnsiTheme="minorHAnsi" w:cstheme="minorHAnsi"/>
            <w:szCs w:val="24"/>
            <w:lang w:val="en-US" w:eastAsia="zh-TW"/>
          </w:rPr>
          <w:t>https://doi.org/10.1007/978-1-4613-3421-7_1</w:t>
        </w:r>
      </w:hyperlink>
    </w:p>
    <w:p w14:paraId="390CB8EA" w14:textId="77777777" w:rsidR="002A08FA" w:rsidRPr="00310C4C" w:rsidRDefault="002A08FA" w:rsidP="00746203">
      <w:pPr>
        <w:spacing w:after="240" w:line="259" w:lineRule="auto"/>
        <w:rPr>
          <w:rFonts w:asciiTheme="minorHAnsi" w:eastAsia="PMingLiU" w:hAnsiTheme="minorHAnsi" w:cstheme="minorHAnsi"/>
          <w:szCs w:val="24"/>
          <w:lang w:eastAsia="zh-TW"/>
        </w:rPr>
      </w:pPr>
      <w:r w:rsidRPr="00310C4C">
        <w:rPr>
          <w:rFonts w:asciiTheme="minorHAnsi" w:eastAsia="PMingLiU" w:hAnsiTheme="minorHAnsi" w:cstheme="minorHAnsi"/>
          <w:szCs w:val="24"/>
          <w:lang w:eastAsia="zh-TW"/>
        </w:rPr>
        <w:t xml:space="preserve">Kunz, T. H., &amp; Lumsden, L. F. (2003) Ecology of cavity and foliage roosting bats. In: T. </w:t>
      </w:r>
      <w:r>
        <w:rPr>
          <w:rFonts w:asciiTheme="minorHAnsi" w:eastAsia="PMingLiU" w:hAnsiTheme="minorHAnsi" w:cstheme="minorHAnsi"/>
          <w:szCs w:val="24"/>
          <w:lang w:eastAsia="zh-TW"/>
        </w:rPr>
        <w:tab/>
      </w:r>
      <w:r w:rsidRPr="00310C4C">
        <w:rPr>
          <w:rFonts w:asciiTheme="minorHAnsi" w:eastAsia="PMingLiU" w:hAnsiTheme="minorHAnsi" w:cstheme="minorHAnsi"/>
          <w:szCs w:val="24"/>
          <w:lang w:eastAsia="zh-TW"/>
        </w:rPr>
        <w:t xml:space="preserve">H. Kunz &amp; M. B. Fenton (Eds.), </w:t>
      </w:r>
      <w:r w:rsidRPr="00310C4C">
        <w:rPr>
          <w:rFonts w:asciiTheme="minorHAnsi" w:eastAsia="PMingLiU" w:hAnsiTheme="minorHAnsi" w:cstheme="minorHAnsi"/>
          <w:i/>
          <w:iCs/>
          <w:szCs w:val="24"/>
          <w:lang w:eastAsia="zh-TW"/>
        </w:rPr>
        <w:t>Bat ecology</w:t>
      </w:r>
      <w:r w:rsidRPr="00310C4C">
        <w:rPr>
          <w:rFonts w:asciiTheme="minorHAnsi" w:eastAsia="PMingLiU" w:hAnsiTheme="minorHAnsi" w:cstheme="minorHAnsi"/>
          <w:szCs w:val="24"/>
          <w:lang w:eastAsia="zh-TW"/>
        </w:rPr>
        <w:t xml:space="preserve"> (pp. 3–89). The University of </w:t>
      </w:r>
      <w:r>
        <w:rPr>
          <w:rFonts w:asciiTheme="minorHAnsi" w:eastAsia="PMingLiU" w:hAnsiTheme="minorHAnsi" w:cstheme="minorHAnsi"/>
          <w:szCs w:val="24"/>
          <w:lang w:eastAsia="zh-TW"/>
        </w:rPr>
        <w:tab/>
      </w:r>
      <w:r w:rsidRPr="00310C4C">
        <w:rPr>
          <w:rFonts w:asciiTheme="minorHAnsi" w:eastAsia="PMingLiU" w:hAnsiTheme="minorHAnsi" w:cstheme="minorHAnsi"/>
          <w:szCs w:val="24"/>
          <w:lang w:eastAsia="zh-TW"/>
        </w:rPr>
        <w:t xml:space="preserve">Chicago Press. </w:t>
      </w:r>
    </w:p>
    <w:p w14:paraId="381EA95F"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Lausen C. L. &amp; Barclay, R. M. R. (2006). Benefits of living in a building: Big Brown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Bats (Eptesicusfuscus) in Rrocks versus buildings. </w:t>
      </w:r>
      <w:r w:rsidRPr="00310C4C">
        <w:rPr>
          <w:rFonts w:asciiTheme="minorHAnsi" w:eastAsia="PMingLiU" w:hAnsiTheme="minorHAnsi" w:cstheme="minorHAnsi"/>
          <w:i/>
          <w:iCs/>
          <w:szCs w:val="24"/>
          <w:lang w:val="en-US" w:eastAsia="zh-TW"/>
        </w:rPr>
        <w:t xml:space="preserve">Journal of Mammalogy,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87</w:t>
      </w:r>
      <w:r w:rsidRPr="00310C4C">
        <w:rPr>
          <w:rFonts w:asciiTheme="minorHAnsi" w:eastAsia="PMingLiU" w:hAnsiTheme="minorHAnsi" w:cstheme="minorHAnsi"/>
          <w:szCs w:val="24"/>
          <w:lang w:val="en-US" w:eastAsia="zh-TW"/>
        </w:rPr>
        <w:t xml:space="preserve">(2), 362–370. </w:t>
      </w:r>
      <w:hyperlink r:id="rId379" w:history="1">
        <w:r w:rsidRPr="00310C4C">
          <w:rPr>
            <w:rStyle w:val="Hyperlink"/>
            <w:rFonts w:asciiTheme="minorHAnsi" w:eastAsia="PMingLiU" w:hAnsiTheme="minorHAnsi" w:cstheme="minorHAnsi"/>
            <w:szCs w:val="24"/>
            <w:lang w:val="en-US" w:eastAsia="zh-TW"/>
          </w:rPr>
          <w:t>https://doi.org/10.1644/05-MAMM-A-127R1.1</w:t>
        </w:r>
      </w:hyperlink>
    </w:p>
    <w:p w14:paraId="0B547C7A" w14:textId="77777777" w:rsidR="002A08FA" w:rsidRDefault="002A08FA"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Law, B. (2018). Long-term research on forest bats: We have the technology.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Australian Zoologist, 39</w:t>
      </w:r>
      <w:r w:rsidRPr="00310C4C">
        <w:rPr>
          <w:rFonts w:asciiTheme="minorHAnsi" w:eastAsia="PMingLiU" w:hAnsiTheme="minorHAnsi" w:cstheme="minorHAnsi"/>
          <w:szCs w:val="24"/>
          <w:lang w:val="en-US" w:eastAsia="zh-TW"/>
        </w:rPr>
        <w:t xml:space="preserve">(4), 658–668. </w:t>
      </w:r>
      <w:hyperlink r:id="rId380" w:history="1">
        <w:r w:rsidRPr="002D0BC5">
          <w:rPr>
            <w:rStyle w:val="Hyperlink"/>
            <w:rFonts w:asciiTheme="minorHAnsi" w:eastAsia="PMingLiU" w:hAnsiTheme="minorHAnsi" w:cstheme="minorHAnsi"/>
            <w:szCs w:val="24"/>
            <w:lang w:val="en-US" w:eastAsia="zh-TW"/>
          </w:rPr>
          <w:t>https://doi.org/10.7882/AZ.2018.028</w:t>
        </w:r>
      </w:hyperlink>
    </w:p>
    <w:p w14:paraId="43381B6D"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Law, B., Chidel, M., &amp; Law, P. (2018). Forest bat population dynamics over 14 years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at a climate refuge: Effects of timber harvesting and weather extremes. </w:t>
      </w:r>
      <w:r w:rsidRPr="00310C4C">
        <w:rPr>
          <w:rFonts w:asciiTheme="minorHAnsi" w:eastAsia="PMingLiU" w:hAnsiTheme="minorHAnsi" w:cstheme="minorHAnsi"/>
          <w:i/>
          <w:iCs/>
          <w:szCs w:val="24"/>
          <w:lang w:val="en-US" w:eastAsia="zh-TW"/>
        </w:rPr>
        <w:t xml:space="preserve">PloS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One, 13</w:t>
      </w:r>
      <w:r w:rsidRPr="00310C4C">
        <w:rPr>
          <w:rFonts w:asciiTheme="minorHAnsi" w:eastAsia="PMingLiU" w:hAnsiTheme="minorHAnsi" w:cstheme="minorHAnsi"/>
          <w:szCs w:val="24"/>
          <w:lang w:val="en-US" w:eastAsia="zh-TW"/>
        </w:rPr>
        <w:t xml:space="preserve">(2), e0191471–e0191471. </w:t>
      </w:r>
      <w:r>
        <w:rPr>
          <w:rFonts w:asciiTheme="minorHAnsi" w:eastAsia="PMingLiU" w:hAnsiTheme="minorHAnsi" w:cstheme="minorHAnsi"/>
          <w:szCs w:val="24"/>
          <w:lang w:val="en-US" w:eastAsia="zh-TW"/>
        </w:rPr>
        <w:tab/>
      </w:r>
      <w:hyperlink r:id="rId381" w:history="1">
        <w:r w:rsidRPr="00310C4C">
          <w:rPr>
            <w:rStyle w:val="Hyperlink"/>
            <w:rFonts w:asciiTheme="minorHAnsi" w:eastAsia="PMingLiU" w:hAnsiTheme="minorHAnsi" w:cstheme="minorHAnsi"/>
            <w:szCs w:val="24"/>
            <w:lang w:val="en-US" w:eastAsia="zh-TW"/>
          </w:rPr>
          <w:t>https://doi.org/10.1371/journal.pone.0191471</w:t>
        </w:r>
      </w:hyperlink>
      <w:r w:rsidRPr="00310C4C">
        <w:rPr>
          <w:rFonts w:asciiTheme="minorHAnsi" w:eastAsia="PMingLiU" w:hAnsiTheme="minorHAnsi" w:cstheme="minorHAnsi"/>
          <w:szCs w:val="24"/>
          <w:lang w:val="en-US" w:eastAsia="zh-TW"/>
        </w:rPr>
        <w:t xml:space="preserve"> </w:t>
      </w:r>
    </w:p>
    <w:p w14:paraId="5A810CE6"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Law, B., Chidel, M., &amp; Law, P. (2020). Multi-year population dynamics of a specialist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trawling bat at streams with contrasting disturbance. </w:t>
      </w:r>
      <w:r w:rsidRPr="00310C4C">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Mammalogy, 101</w:t>
      </w:r>
      <w:r w:rsidRPr="00310C4C">
        <w:rPr>
          <w:rFonts w:asciiTheme="minorHAnsi" w:eastAsia="PMingLiU" w:hAnsiTheme="minorHAnsi" w:cstheme="minorHAnsi"/>
          <w:szCs w:val="24"/>
          <w:lang w:val="en-US" w:eastAsia="zh-TW"/>
        </w:rPr>
        <w:t xml:space="preserve">(2), 433–447. </w:t>
      </w:r>
      <w:hyperlink r:id="rId382" w:history="1">
        <w:r w:rsidRPr="00310C4C">
          <w:rPr>
            <w:rStyle w:val="Hyperlink"/>
            <w:rFonts w:asciiTheme="minorHAnsi" w:eastAsia="PMingLiU" w:hAnsiTheme="minorHAnsi" w:cstheme="minorHAnsi"/>
            <w:szCs w:val="24"/>
            <w:lang w:val="en-US" w:eastAsia="zh-TW"/>
          </w:rPr>
          <w:t>https://doi.org/10.1093/jmammal/gyz210</w:t>
        </w:r>
      </w:hyperlink>
    </w:p>
    <w:p w14:paraId="23D8A767"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Leivers, S., Meierhofer, M., Pierce, B., Evans, J., &amp; Morrison, M. (2019). External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temperature and distance from nearest entrance influence microclimates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cave and culvert‐roosting tri‐colored bats (Perimyotis subflavus). </w:t>
      </w:r>
      <w:r w:rsidRPr="00310C4C">
        <w:rPr>
          <w:rFonts w:asciiTheme="minorHAnsi" w:eastAsia="PMingLiU" w:hAnsiTheme="minorHAnsi" w:cstheme="minorHAnsi"/>
          <w:i/>
          <w:iCs/>
          <w:szCs w:val="24"/>
          <w:lang w:val="en-US" w:eastAsia="zh-TW"/>
        </w:rPr>
        <w:t xml:space="preserve">Ecology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and Evolution, 9</w:t>
      </w:r>
      <w:r w:rsidRPr="00310C4C">
        <w:rPr>
          <w:rFonts w:asciiTheme="minorHAnsi" w:eastAsia="PMingLiU" w:hAnsiTheme="minorHAnsi" w:cstheme="minorHAnsi"/>
          <w:szCs w:val="24"/>
          <w:lang w:val="en-US" w:eastAsia="zh-TW"/>
        </w:rPr>
        <w:t xml:space="preserve">(24), 14042–14052. </w:t>
      </w:r>
      <w:hyperlink r:id="rId383" w:history="1">
        <w:r w:rsidRPr="00310C4C">
          <w:rPr>
            <w:rStyle w:val="Hyperlink"/>
            <w:rFonts w:asciiTheme="minorHAnsi" w:eastAsia="PMingLiU" w:hAnsiTheme="minorHAnsi" w:cstheme="minorHAnsi"/>
            <w:szCs w:val="24"/>
            <w:lang w:val="en-US" w:eastAsia="zh-TW"/>
          </w:rPr>
          <w:t>https://doi.org/10.1002/ece3.5841</w:t>
        </w:r>
      </w:hyperlink>
    </w:p>
    <w:p w14:paraId="499AD7B6"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Lima, C., Varzinczak, L., de Oliveira, R., &amp; Passos, F. (2017). New records on the use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of man-made </w:t>
      </w:r>
      <w:r w:rsidRPr="00310C4C">
        <w:rPr>
          <w:rFonts w:asciiTheme="minorHAnsi" w:eastAsia="PMingLiU" w:hAnsiTheme="minorHAnsi" w:cstheme="minorHAnsi"/>
          <w:szCs w:val="24"/>
          <w:lang w:val="en-US" w:eastAsia="zh-TW"/>
        </w:rPr>
        <w:tab/>
        <w:t xml:space="preserve">constructions as diurnal roosts by bats from the southern </w:t>
      </w:r>
      <w:r>
        <w:rPr>
          <w:rFonts w:asciiTheme="minorHAnsi" w:eastAsia="PMingLiU" w:hAnsiTheme="minorHAnsi" w:cstheme="minorHAnsi"/>
          <w:szCs w:val="24"/>
          <w:lang w:val="en-US" w:eastAsia="zh-TW"/>
        </w:rPr>
        <w:lastRenderedPageBreak/>
        <w:tab/>
      </w:r>
      <w:r w:rsidRPr="00310C4C">
        <w:rPr>
          <w:rFonts w:asciiTheme="minorHAnsi" w:eastAsia="PMingLiU" w:hAnsiTheme="minorHAnsi" w:cstheme="minorHAnsi"/>
          <w:szCs w:val="24"/>
          <w:lang w:val="en-US" w:eastAsia="zh-TW"/>
        </w:rPr>
        <w:t xml:space="preserve">Amazon in central Brazil. </w:t>
      </w:r>
      <w:r w:rsidRPr="00310C4C">
        <w:rPr>
          <w:rFonts w:asciiTheme="minorHAnsi" w:eastAsia="PMingLiU" w:hAnsiTheme="minorHAnsi" w:cstheme="minorHAnsi"/>
          <w:i/>
          <w:iCs/>
          <w:szCs w:val="24"/>
          <w:lang w:val="en-US" w:eastAsia="zh-TW"/>
        </w:rPr>
        <w:t>Acta Amazonica, 47</w:t>
      </w:r>
      <w:r w:rsidRPr="00310C4C">
        <w:rPr>
          <w:rFonts w:asciiTheme="minorHAnsi" w:eastAsia="PMingLiU" w:hAnsiTheme="minorHAnsi" w:cstheme="minorHAnsi"/>
          <w:szCs w:val="24"/>
          <w:lang w:val="en-US" w:eastAsia="zh-TW"/>
        </w:rPr>
        <w:t xml:space="preserve">(1), 79–82. </w:t>
      </w:r>
      <w:r>
        <w:rPr>
          <w:rFonts w:asciiTheme="minorHAnsi" w:eastAsia="PMingLiU" w:hAnsiTheme="minorHAnsi" w:cstheme="minorHAnsi"/>
          <w:szCs w:val="24"/>
          <w:lang w:val="en-US" w:eastAsia="zh-TW"/>
        </w:rPr>
        <w:tab/>
      </w:r>
      <w:hyperlink r:id="rId384" w:history="1">
        <w:r w:rsidRPr="00310C4C">
          <w:rPr>
            <w:rStyle w:val="Hyperlink"/>
            <w:rFonts w:asciiTheme="minorHAnsi" w:eastAsia="PMingLiU" w:hAnsiTheme="minorHAnsi" w:cstheme="minorHAnsi"/>
            <w:szCs w:val="24"/>
            <w:lang w:val="en-US" w:eastAsia="zh-TW"/>
          </w:rPr>
          <w:t>https://doi.org/10.1590/1809-4392201601443</w:t>
        </w:r>
      </w:hyperlink>
      <w:r w:rsidRPr="00310C4C">
        <w:rPr>
          <w:rFonts w:asciiTheme="minorHAnsi" w:eastAsia="PMingLiU" w:hAnsiTheme="minorHAnsi" w:cstheme="minorHAnsi"/>
          <w:szCs w:val="24"/>
          <w:lang w:val="en-US" w:eastAsia="zh-TW"/>
        </w:rPr>
        <w:t xml:space="preserve"> </w:t>
      </w:r>
    </w:p>
    <w:p w14:paraId="54522AEC"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Lima, S., &amp; O’Keefe, J. (2013). Do predators influence the behaviour of bats?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 xml:space="preserve">Biological Reviews of </w:t>
      </w:r>
      <w:r w:rsidRPr="00310C4C">
        <w:rPr>
          <w:rFonts w:asciiTheme="minorHAnsi" w:eastAsia="PMingLiU" w:hAnsiTheme="minorHAnsi" w:cstheme="minorHAnsi"/>
          <w:i/>
          <w:iCs/>
          <w:szCs w:val="24"/>
          <w:lang w:val="en-US" w:eastAsia="zh-TW"/>
        </w:rPr>
        <w:tab/>
        <w:t>the Cambridge Philosophical Society, 88</w:t>
      </w:r>
      <w:r w:rsidRPr="00310C4C">
        <w:rPr>
          <w:rFonts w:asciiTheme="minorHAnsi" w:eastAsia="PMingLiU" w:hAnsiTheme="minorHAnsi" w:cstheme="minorHAnsi"/>
          <w:szCs w:val="24"/>
          <w:lang w:val="en-US" w:eastAsia="zh-TW"/>
        </w:rPr>
        <w:t xml:space="preserve">(3), 626–644. </w:t>
      </w:r>
      <w:r>
        <w:rPr>
          <w:rFonts w:asciiTheme="minorHAnsi" w:eastAsia="PMingLiU" w:hAnsiTheme="minorHAnsi" w:cstheme="minorHAnsi"/>
          <w:szCs w:val="24"/>
          <w:lang w:val="en-US" w:eastAsia="zh-TW"/>
        </w:rPr>
        <w:tab/>
      </w:r>
      <w:hyperlink r:id="rId385" w:history="1">
        <w:r w:rsidRPr="00310C4C">
          <w:rPr>
            <w:rStyle w:val="Hyperlink"/>
            <w:rFonts w:asciiTheme="minorHAnsi" w:eastAsia="PMingLiU" w:hAnsiTheme="minorHAnsi" w:cstheme="minorHAnsi"/>
            <w:szCs w:val="24"/>
            <w:lang w:val="en-US" w:eastAsia="zh-TW"/>
          </w:rPr>
          <w:t>https://doi.org/10.1111/brv.12021</w:t>
        </w:r>
      </w:hyperlink>
    </w:p>
    <w:p w14:paraId="6F457659"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López-Baucells, A., Rocha, R., Andriatafika, Z., Tojosoa, T., Kemp, J., Forbes, K., &amp;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Cabeza, M. (2017). Roost selection by synanthropic bats in rural madagascar: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What makes non-traditional structures so tempting? </w:t>
      </w:r>
      <w:r w:rsidRPr="00310C4C">
        <w:rPr>
          <w:rFonts w:asciiTheme="minorHAnsi" w:eastAsia="PMingLiU" w:hAnsiTheme="minorHAnsi" w:cstheme="minorHAnsi"/>
          <w:i/>
          <w:iCs/>
          <w:szCs w:val="24"/>
          <w:lang w:val="en-US" w:eastAsia="zh-TW"/>
        </w:rPr>
        <w:t>Hystrix, 28</w:t>
      </w:r>
      <w:r w:rsidRPr="00310C4C">
        <w:rPr>
          <w:rFonts w:asciiTheme="minorHAnsi" w:eastAsia="PMingLiU" w:hAnsiTheme="minorHAnsi" w:cstheme="minorHAnsi"/>
          <w:szCs w:val="24"/>
          <w:lang w:val="en-US" w:eastAsia="zh-TW"/>
        </w:rPr>
        <w:t xml:space="preserve">(1). </w:t>
      </w:r>
      <w:r>
        <w:rPr>
          <w:rFonts w:asciiTheme="minorHAnsi" w:eastAsia="PMingLiU" w:hAnsiTheme="minorHAnsi" w:cstheme="minorHAnsi"/>
          <w:szCs w:val="24"/>
          <w:lang w:val="en-US" w:eastAsia="zh-TW"/>
        </w:rPr>
        <w:tab/>
      </w:r>
      <w:hyperlink r:id="rId386" w:history="1">
        <w:r w:rsidRPr="00310C4C">
          <w:rPr>
            <w:rStyle w:val="Hyperlink"/>
            <w:rFonts w:asciiTheme="minorHAnsi" w:eastAsia="PMingLiU" w:hAnsiTheme="minorHAnsi" w:cstheme="minorHAnsi"/>
            <w:szCs w:val="24"/>
            <w:lang w:val="en-US" w:eastAsia="zh-TW"/>
          </w:rPr>
          <w:t>https://doi.org/10.4404/hystrix-28.1-12046</w:t>
        </w:r>
      </w:hyperlink>
    </w:p>
    <w:p w14:paraId="56DA33A2" w14:textId="77777777" w:rsidR="002A08FA" w:rsidRDefault="002A08FA"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Lutsch, K. (2019</w:t>
      </w:r>
      <w:r w:rsidRPr="00310C4C">
        <w:rPr>
          <w:rFonts w:asciiTheme="minorHAnsi" w:eastAsia="PMingLiU" w:hAnsiTheme="minorHAnsi" w:cstheme="minorHAnsi"/>
          <w:i/>
          <w:iCs/>
          <w:szCs w:val="24"/>
          <w:lang w:val="en-US" w:eastAsia="zh-TW"/>
        </w:rPr>
        <w:t xml:space="preserve">). Assessment of Culverts and Bridges as Roosting Habitat for </w:t>
      </w:r>
      <w:r w:rsidRPr="0071604B">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Perimyotis subflavus</w:t>
      </w:r>
      <w:r w:rsidRPr="0071604B">
        <w:rPr>
          <w:rFonts w:asciiTheme="minorHAnsi" w:eastAsia="PMingLiU" w:hAnsiTheme="minorHAnsi" w:cstheme="minorHAnsi"/>
          <w:i/>
          <w:iCs/>
          <w:szCs w:val="24"/>
          <w:lang w:val="en-US" w:eastAsia="zh-TW"/>
        </w:rPr>
        <w:t xml:space="preserve"> </w:t>
      </w:r>
      <w:r w:rsidRPr="00310C4C">
        <w:rPr>
          <w:rFonts w:asciiTheme="minorHAnsi" w:eastAsia="PMingLiU" w:hAnsiTheme="minorHAnsi" w:cstheme="minorHAnsi"/>
          <w:i/>
          <w:iCs/>
          <w:szCs w:val="24"/>
          <w:lang w:val="en-US" w:eastAsia="zh-TW"/>
        </w:rPr>
        <w:t xml:space="preserve">(tri-colored bat) and Disease Transmission Corridors for </w:t>
      </w:r>
      <w:r w:rsidRPr="0071604B">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Pseudogymnoascus destructans</w:t>
      </w:r>
      <w:r w:rsidRPr="00310C4C">
        <w:rPr>
          <w:rFonts w:asciiTheme="minorHAnsi" w:eastAsia="PMingLiU" w:hAnsiTheme="minorHAnsi" w:cstheme="minorHAnsi"/>
          <w:szCs w:val="24"/>
          <w:lang w:val="en-US" w:eastAsia="zh-TW"/>
        </w:rPr>
        <w:t xml:space="preserve"> [Master’s thesis, Kennesaw State </w:t>
      </w:r>
      <w:r w:rsidRPr="0071604B">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University]. Kennesaw State University </w:t>
      </w:r>
      <w:r w:rsidRPr="00310C4C">
        <w:rPr>
          <w:rFonts w:asciiTheme="minorHAnsi" w:eastAsia="PMingLiU" w:hAnsiTheme="minorHAnsi" w:cstheme="minorHAnsi"/>
          <w:szCs w:val="24"/>
          <w:lang w:val="en-US" w:eastAsia="zh-TW"/>
        </w:rPr>
        <w:tab/>
      </w:r>
      <w:hyperlink r:id="rId387" w:history="1">
        <w:r w:rsidRPr="002D0BC5">
          <w:rPr>
            <w:rStyle w:val="Hyperlink"/>
            <w:rFonts w:asciiTheme="minorHAnsi" w:eastAsia="PMingLiU" w:hAnsiTheme="minorHAnsi" w:cstheme="minorHAnsi"/>
            <w:szCs w:val="24"/>
            <w:lang w:val="en-US" w:eastAsia="zh-TW"/>
          </w:rPr>
          <w:t>https://digitalcommons.kennesaw.edu/integrbioletd/44</w:t>
        </w:r>
      </w:hyperlink>
    </w:p>
    <w:p w14:paraId="0BFBBF12" w14:textId="77777777" w:rsidR="002A08FA" w:rsidRPr="00310C4C" w:rsidRDefault="002A08FA" w:rsidP="00746203">
      <w:pPr>
        <w:spacing w:after="240" w:line="259" w:lineRule="auto"/>
        <w:rPr>
          <w:rFonts w:asciiTheme="minorHAnsi" w:eastAsia="PMingLiU" w:hAnsiTheme="minorHAnsi" w:cstheme="minorHAnsi"/>
          <w:szCs w:val="24"/>
          <w:highlight w:val="yellow"/>
          <w:lang w:val="en-US" w:eastAsia="zh-TW"/>
        </w:rPr>
      </w:pPr>
      <w:r w:rsidRPr="00310C4C">
        <w:rPr>
          <w:rFonts w:asciiTheme="minorHAnsi" w:eastAsia="PMingLiU" w:hAnsiTheme="minorHAnsi" w:cstheme="minorHAnsi"/>
          <w:szCs w:val="24"/>
          <w:lang w:val="en-US" w:eastAsia="zh-TW"/>
        </w:rPr>
        <w:t xml:space="preserve">Marom, S., Korine, C., Wojciechowski, M., Tracy, C., &amp; Pinshow, B. (2006). Energy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Metabolism and Evaporative Water Loss in the European Free‐Tailed Bat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Hemprich’s Long‐Eared Bat (Microchiroptera): Species Sympatric in the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Negev Desert. </w:t>
      </w:r>
      <w:r w:rsidRPr="00310C4C">
        <w:rPr>
          <w:rFonts w:asciiTheme="minorHAnsi" w:eastAsia="PMingLiU" w:hAnsiTheme="minorHAnsi" w:cstheme="minorHAnsi"/>
          <w:i/>
          <w:iCs/>
          <w:szCs w:val="24"/>
          <w:lang w:val="en-US" w:eastAsia="zh-TW"/>
        </w:rPr>
        <w:t>Physiological and Biochemical Zoology, 79</w:t>
      </w:r>
      <w:r w:rsidRPr="00310C4C">
        <w:rPr>
          <w:rFonts w:asciiTheme="minorHAnsi" w:eastAsia="PMingLiU" w:hAnsiTheme="minorHAnsi" w:cstheme="minorHAnsi"/>
          <w:szCs w:val="24"/>
          <w:lang w:val="en-US" w:eastAsia="zh-TW"/>
        </w:rPr>
        <w:t xml:space="preserve">(5), 944–956. </w:t>
      </w:r>
      <w:r>
        <w:rPr>
          <w:rFonts w:asciiTheme="minorHAnsi" w:eastAsia="PMingLiU" w:hAnsiTheme="minorHAnsi" w:cstheme="minorHAnsi"/>
          <w:szCs w:val="24"/>
          <w:lang w:val="en-US" w:eastAsia="zh-TW"/>
        </w:rPr>
        <w:tab/>
      </w:r>
      <w:hyperlink r:id="rId388" w:history="1">
        <w:r w:rsidRPr="00310C4C">
          <w:rPr>
            <w:rStyle w:val="Hyperlink"/>
            <w:rFonts w:asciiTheme="minorHAnsi" w:eastAsia="PMingLiU" w:hAnsiTheme="minorHAnsi" w:cstheme="minorHAnsi"/>
            <w:szCs w:val="24"/>
            <w:lang w:val="en-US" w:eastAsia="zh-TW"/>
          </w:rPr>
          <w:t>https://doi.org/10.1086/505999</w:t>
        </w:r>
      </w:hyperlink>
    </w:p>
    <w:p w14:paraId="53DDDA9F"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Martínková, N., Baird, S., KaAa, V., &amp; Zima, J. (2020). Bat population recoveries give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insight into clustering strategies during hibernation. </w:t>
      </w:r>
      <w:r w:rsidRPr="00310C4C">
        <w:rPr>
          <w:rFonts w:asciiTheme="minorHAnsi" w:eastAsia="PMingLiU" w:hAnsiTheme="minorHAnsi" w:cstheme="minorHAnsi"/>
          <w:i/>
          <w:iCs/>
          <w:szCs w:val="24"/>
          <w:lang w:val="en-US" w:eastAsia="zh-TW"/>
        </w:rPr>
        <w:t xml:space="preserve">Frontiers in Zoology,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17</w:t>
      </w:r>
      <w:r w:rsidRPr="00310C4C">
        <w:rPr>
          <w:rFonts w:asciiTheme="minorHAnsi" w:eastAsia="PMingLiU" w:hAnsiTheme="minorHAnsi" w:cstheme="minorHAnsi"/>
          <w:szCs w:val="24"/>
          <w:lang w:val="en-US" w:eastAsia="zh-TW"/>
        </w:rPr>
        <w:t xml:space="preserve">(1), 1–26. </w:t>
      </w:r>
      <w:hyperlink r:id="rId389" w:history="1">
        <w:r w:rsidRPr="00310C4C">
          <w:rPr>
            <w:rStyle w:val="Hyperlink"/>
            <w:rFonts w:asciiTheme="minorHAnsi" w:eastAsia="PMingLiU" w:hAnsiTheme="minorHAnsi" w:cstheme="minorHAnsi"/>
            <w:szCs w:val="24"/>
            <w:lang w:val="en-US" w:eastAsia="zh-TW"/>
          </w:rPr>
          <w:t>https://doi.org/10.1186/s12983-020-00370-0</w:t>
        </w:r>
      </w:hyperlink>
    </w:p>
    <w:p w14:paraId="0118F1BD" w14:textId="77777777" w:rsidR="002A08FA" w:rsidRDefault="002A08FA" w:rsidP="00746203">
      <w:pPr>
        <w:spacing w:after="240" w:line="259" w:lineRule="auto"/>
        <w:rPr>
          <w:rFonts w:asciiTheme="minorHAnsi" w:eastAsia="PMingLiU" w:hAnsiTheme="minorHAnsi" w:cstheme="minorHAnsi"/>
          <w:color w:val="0563C1"/>
          <w:szCs w:val="24"/>
          <w:u w:val="single"/>
          <w:lang w:val="en-US" w:eastAsia="zh-TW"/>
        </w:rPr>
      </w:pPr>
      <w:r w:rsidRPr="00802137">
        <w:rPr>
          <w:rFonts w:asciiTheme="minorHAnsi" w:eastAsia="PMingLiU" w:hAnsiTheme="minorHAnsi" w:cstheme="minorHAnsi"/>
          <w:szCs w:val="24"/>
          <w:lang w:val="en-US" w:eastAsia="zh-TW"/>
        </w:rPr>
        <w:t xml:space="preserve">McCracken, G. F., Lumsden, L. F., Kunz, T. H. (2006). Roosting ecology and </w:t>
      </w:r>
      <w:r w:rsidRPr="00802137">
        <w:rPr>
          <w:rFonts w:asciiTheme="minorHAnsi" w:eastAsia="PMingLiU" w:hAnsiTheme="minorHAnsi" w:cstheme="minorHAnsi"/>
          <w:szCs w:val="24"/>
          <w:lang w:val="en-US" w:eastAsia="zh-TW"/>
        </w:rPr>
        <w:tab/>
        <w:t xml:space="preserve">population biology. In A. Zubaid, G. F. McCracken &amp; T. H. Kunz (Eds.), </w:t>
      </w:r>
      <w:r w:rsidRPr="00802137">
        <w:rPr>
          <w:rFonts w:asciiTheme="minorHAnsi" w:eastAsia="PMingLiU" w:hAnsiTheme="minorHAnsi" w:cstheme="minorHAnsi"/>
          <w:szCs w:val="24"/>
          <w:lang w:val="en-US" w:eastAsia="zh-TW"/>
        </w:rPr>
        <w:tab/>
      </w:r>
      <w:r w:rsidRPr="00802137">
        <w:rPr>
          <w:rFonts w:asciiTheme="minorHAnsi" w:eastAsia="PMingLiU" w:hAnsiTheme="minorHAnsi" w:cstheme="minorHAnsi"/>
          <w:i/>
          <w:iCs/>
          <w:szCs w:val="24"/>
          <w:lang w:val="en-US" w:eastAsia="zh-TW"/>
        </w:rPr>
        <w:t>Functional and evolutionary ecology of bats</w:t>
      </w:r>
      <w:r w:rsidRPr="00802137">
        <w:rPr>
          <w:rFonts w:asciiTheme="minorHAnsi" w:eastAsia="PMingLiU" w:hAnsiTheme="minorHAnsi" w:cstheme="minorHAnsi"/>
          <w:szCs w:val="24"/>
          <w:lang w:val="en-US" w:eastAsia="zh-TW"/>
        </w:rPr>
        <w:t xml:space="preserve"> (pp. 179– 184), Oxford </w:t>
      </w:r>
      <w:r w:rsidRPr="00802137">
        <w:rPr>
          <w:rFonts w:asciiTheme="minorHAnsi" w:eastAsia="PMingLiU" w:hAnsiTheme="minorHAnsi" w:cstheme="minorHAnsi"/>
          <w:szCs w:val="24"/>
          <w:lang w:val="en-US" w:eastAsia="zh-TW"/>
        </w:rPr>
        <w:tab/>
        <w:t xml:space="preserve">University Press. </w:t>
      </w:r>
      <w:hyperlink r:id="rId390" w:history="1">
        <w:r w:rsidRPr="002D0BC5">
          <w:rPr>
            <w:rStyle w:val="Hyperlink"/>
            <w:rFonts w:asciiTheme="minorHAnsi" w:eastAsia="PMingLiU" w:hAnsiTheme="minorHAnsi" w:cstheme="minorHAnsi"/>
            <w:szCs w:val="24"/>
            <w:lang w:val="en-US" w:eastAsia="zh-TW"/>
          </w:rPr>
          <w:t>https://doi.org/10.5860/choice.44-0931</w:t>
        </w:r>
      </w:hyperlink>
    </w:p>
    <w:p w14:paraId="34FE8952"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802137">
        <w:rPr>
          <w:rFonts w:asciiTheme="minorHAnsi" w:eastAsia="PMingLiU" w:hAnsiTheme="minorHAnsi" w:cstheme="minorHAnsi"/>
          <w:szCs w:val="24"/>
          <w:lang w:val="en-US" w:eastAsia="zh-TW"/>
        </w:rPr>
        <w:t xml:space="preserve">Menkhorst, P., &amp; Knight, F. (2011). </w:t>
      </w:r>
      <w:r w:rsidRPr="00802137">
        <w:rPr>
          <w:rFonts w:asciiTheme="minorHAnsi" w:eastAsia="PMingLiU" w:hAnsiTheme="minorHAnsi" w:cstheme="minorHAnsi"/>
          <w:i/>
          <w:iCs/>
          <w:szCs w:val="24"/>
          <w:lang w:val="en-US" w:eastAsia="zh-TW"/>
        </w:rPr>
        <w:t>A field guide to the mammals of Australia</w:t>
      </w:r>
      <w:r w:rsidRPr="00802137">
        <w:rPr>
          <w:rFonts w:asciiTheme="minorHAnsi" w:eastAsia="PMingLiU" w:hAnsiTheme="minorHAnsi" w:cstheme="minorHAnsi"/>
          <w:szCs w:val="24"/>
          <w:lang w:val="en-US" w:eastAsia="zh-TW"/>
        </w:rPr>
        <w:t xml:space="preserve"> (3rd </w:t>
      </w:r>
      <w:r w:rsidRPr="00802137">
        <w:rPr>
          <w:rFonts w:asciiTheme="minorHAnsi" w:eastAsia="PMingLiU" w:hAnsiTheme="minorHAnsi" w:cstheme="minorHAnsi"/>
          <w:szCs w:val="24"/>
          <w:lang w:val="en-US" w:eastAsia="zh-TW"/>
        </w:rPr>
        <w:tab/>
        <w:t xml:space="preserve">ed.). OxfordUniversity Press. </w:t>
      </w:r>
      <w:r w:rsidRPr="00802137">
        <w:rPr>
          <w:rFonts w:asciiTheme="minorHAnsi" w:eastAsia="PMingLiU" w:hAnsiTheme="minorHAnsi" w:cstheme="minorHAnsi"/>
          <w:szCs w:val="24"/>
          <w:lang w:val="en-US" w:eastAsia="zh-TW"/>
        </w:rPr>
        <w:tab/>
      </w:r>
      <w:hyperlink r:id="rId391" w:history="1">
        <w:r w:rsidRPr="00802137">
          <w:rPr>
            <w:rStyle w:val="Hyperlink"/>
            <w:rFonts w:asciiTheme="minorHAnsi" w:eastAsia="PMingLiU" w:hAnsiTheme="minorHAnsi" w:cstheme="minorHAnsi"/>
            <w:szCs w:val="24"/>
            <w:lang w:val="en-US" w:eastAsia="zh-TW"/>
          </w:rPr>
          <w:t xml:space="preserve">https://www.researchgate.net/publication/26 </w:t>
        </w:r>
        <w:r w:rsidRPr="00802137">
          <w:rPr>
            <w:rStyle w:val="Hyperlink"/>
            <w:rFonts w:asciiTheme="minorHAnsi" w:eastAsia="PMingLiU" w:hAnsiTheme="minorHAnsi" w:cstheme="minorHAnsi"/>
            <w:szCs w:val="24"/>
            <w:lang w:val="en-US" w:eastAsia="zh-TW"/>
          </w:rPr>
          <w:tab/>
          <w:t>8926099_A_Field_Guide to_the_Mammals of_Australia</w:t>
        </w:r>
      </w:hyperlink>
    </w:p>
    <w:p w14:paraId="23E6E855"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Menzies, A., Webber, Q., Baloun, D., McGuire, L., Muise, K., Coté, D., Tinkler, S., &amp;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Willis, C. (2016). Metabolic rate, latitude and thermal stability of roosts, but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not phylogeny, affect rewarming rates of bats. </w:t>
      </w:r>
      <w:r w:rsidRPr="00310C4C">
        <w:rPr>
          <w:rFonts w:asciiTheme="minorHAnsi" w:eastAsia="PMingLiU" w:hAnsiTheme="minorHAnsi" w:cstheme="minorHAnsi"/>
          <w:i/>
          <w:iCs/>
          <w:szCs w:val="24"/>
          <w:lang w:val="en-US" w:eastAsia="zh-TW"/>
        </w:rPr>
        <w:t>Physiology &amp; Behavior, 164</w:t>
      </w:r>
      <w:r w:rsidRPr="00310C4C">
        <w:rPr>
          <w:rFonts w:asciiTheme="minorHAnsi" w:eastAsia="PMingLiU" w:hAnsiTheme="minorHAnsi" w:cstheme="minorHAnsi"/>
          <w:szCs w:val="24"/>
          <w:lang w:val="en-US" w:eastAsia="zh-TW"/>
        </w:rPr>
        <w:t xml:space="preserve">(Pt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 361–368. </w:t>
      </w:r>
      <w:hyperlink r:id="rId392" w:history="1">
        <w:r w:rsidRPr="00310C4C">
          <w:rPr>
            <w:rStyle w:val="Hyperlink"/>
            <w:rFonts w:asciiTheme="minorHAnsi" w:eastAsia="PMingLiU" w:hAnsiTheme="minorHAnsi" w:cstheme="minorHAnsi"/>
            <w:szCs w:val="24"/>
            <w:lang w:val="en-US" w:eastAsia="zh-TW"/>
          </w:rPr>
          <w:t>https://doi.org/10.1016/j.physbeh.2016.06.015</w:t>
        </w:r>
      </w:hyperlink>
      <w:r w:rsidRPr="00310C4C">
        <w:rPr>
          <w:rFonts w:asciiTheme="minorHAnsi" w:eastAsia="PMingLiU" w:hAnsiTheme="minorHAnsi" w:cstheme="minorHAnsi"/>
          <w:szCs w:val="24"/>
          <w:lang w:val="en-US" w:eastAsia="zh-TW"/>
        </w:rPr>
        <w:t xml:space="preserve"> </w:t>
      </w:r>
    </w:p>
    <w:p w14:paraId="6C6BC62D"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Mering, E., &amp; Chambers, C. (2014). Thinking outside the box: A review of artificial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roosts for bats. </w:t>
      </w:r>
      <w:r w:rsidRPr="00310C4C">
        <w:rPr>
          <w:rFonts w:asciiTheme="minorHAnsi" w:eastAsia="PMingLiU" w:hAnsiTheme="minorHAnsi" w:cstheme="minorHAnsi"/>
          <w:i/>
          <w:iCs/>
          <w:szCs w:val="24"/>
          <w:lang w:val="en-US" w:eastAsia="zh-TW"/>
        </w:rPr>
        <w:t>Wildlife Society Bulletin, 38</w:t>
      </w:r>
      <w:r w:rsidRPr="00310C4C">
        <w:rPr>
          <w:rFonts w:asciiTheme="minorHAnsi" w:eastAsia="PMingLiU" w:hAnsiTheme="minorHAnsi" w:cstheme="minorHAnsi"/>
          <w:szCs w:val="24"/>
          <w:lang w:val="en-US" w:eastAsia="zh-TW"/>
        </w:rPr>
        <w:t xml:space="preserve">(4), 741–751. </w:t>
      </w:r>
      <w:r>
        <w:rPr>
          <w:rFonts w:asciiTheme="minorHAnsi" w:eastAsia="PMingLiU" w:hAnsiTheme="minorHAnsi" w:cstheme="minorHAnsi"/>
          <w:szCs w:val="24"/>
          <w:lang w:val="en-US" w:eastAsia="zh-TW"/>
        </w:rPr>
        <w:tab/>
      </w:r>
      <w:hyperlink r:id="rId393" w:history="1">
        <w:r w:rsidRPr="00310C4C">
          <w:rPr>
            <w:rStyle w:val="Hyperlink"/>
            <w:rFonts w:asciiTheme="minorHAnsi" w:eastAsia="PMingLiU" w:hAnsiTheme="minorHAnsi" w:cstheme="minorHAnsi"/>
            <w:szCs w:val="24"/>
            <w:lang w:val="en-US" w:eastAsia="zh-TW"/>
          </w:rPr>
          <w:t>https://doi.org/10.1002/wsb.461</w:t>
        </w:r>
      </w:hyperlink>
    </w:p>
    <w:p w14:paraId="7D9EA4DE"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Meyer, G., Senulis, J. &amp; Reinartz, J. (2016). Effects of temperature and availability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insect prey on </w:t>
      </w:r>
      <w:r w:rsidRPr="00310C4C">
        <w:rPr>
          <w:rFonts w:asciiTheme="minorHAnsi" w:eastAsia="PMingLiU" w:hAnsiTheme="minorHAnsi" w:cstheme="minorHAnsi"/>
          <w:szCs w:val="24"/>
          <w:lang w:val="en-US" w:eastAsia="zh-TW"/>
        </w:rPr>
        <w:tab/>
        <w:t xml:space="preserve">bat emergence from hibernation in spring. </w:t>
      </w:r>
      <w:r w:rsidRPr="00310C4C">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Mammalogy, 97</w:t>
      </w:r>
      <w:r w:rsidRPr="00310C4C">
        <w:rPr>
          <w:rFonts w:asciiTheme="minorHAnsi" w:eastAsia="PMingLiU" w:hAnsiTheme="minorHAnsi" w:cstheme="minorHAnsi"/>
          <w:szCs w:val="24"/>
          <w:lang w:val="en-US" w:eastAsia="zh-TW"/>
        </w:rPr>
        <w:t xml:space="preserve">(6), 1623–1633. </w:t>
      </w:r>
      <w:hyperlink r:id="rId394" w:history="1">
        <w:r w:rsidRPr="00310C4C">
          <w:rPr>
            <w:rStyle w:val="Hyperlink"/>
            <w:rFonts w:asciiTheme="minorHAnsi" w:eastAsia="PMingLiU" w:hAnsiTheme="minorHAnsi" w:cstheme="minorHAnsi"/>
            <w:szCs w:val="24"/>
            <w:lang w:val="en-US" w:eastAsia="zh-TW"/>
          </w:rPr>
          <w:t>https://doi.org/10.1093/jmammal/gyw126</w:t>
        </w:r>
      </w:hyperlink>
    </w:p>
    <w:p w14:paraId="4A27CC43" w14:textId="77777777" w:rsidR="002A08FA" w:rsidRDefault="002A08FA" w:rsidP="009667A0">
      <w:pPr>
        <w:spacing w:after="240" w:line="259" w:lineRule="auto"/>
        <w:rPr>
          <w:rFonts w:asciiTheme="minorHAnsi" w:eastAsia="PMingLiU" w:hAnsiTheme="minorHAnsi" w:cstheme="minorHAnsi"/>
          <w:szCs w:val="24"/>
          <w:lang w:val="en-US" w:eastAsia="zh-TW"/>
        </w:rPr>
      </w:pPr>
      <w:r w:rsidRPr="002F278F">
        <w:rPr>
          <w:rFonts w:asciiTheme="minorHAnsi" w:eastAsia="PMingLiU" w:hAnsiTheme="minorHAnsi" w:cstheme="minorHAnsi"/>
          <w:szCs w:val="24"/>
          <w:lang w:val="en-US" w:eastAsia="zh-TW"/>
        </w:rPr>
        <w:t>Mitchell-Jones, A. J., Bihari, Z., Masing, M.</w:t>
      </w:r>
      <w:r>
        <w:rPr>
          <w:rFonts w:asciiTheme="minorHAnsi" w:eastAsia="PMingLiU" w:hAnsiTheme="minorHAnsi" w:cstheme="minorHAnsi"/>
          <w:szCs w:val="24"/>
          <w:lang w:val="en-US" w:eastAsia="zh-TW"/>
        </w:rPr>
        <w:t>,</w:t>
      </w:r>
      <w:r w:rsidRPr="002F278F">
        <w:rPr>
          <w:rFonts w:asciiTheme="minorHAnsi" w:eastAsia="PMingLiU" w:hAnsiTheme="minorHAnsi" w:cstheme="minorHAnsi"/>
          <w:szCs w:val="24"/>
          <w:lang w:val="en-US" w:eastAsia="zh-TW"/>
        </w:rPr>
        <w:t xml:space="preserve"> &amp; Rodrigues, L. (2007)</w:t>
      </w:r>
      <w:r>
        <w:rPr>
          <w:rFonts w:asciiTheme="minorHAnsi" w:eastAsia="PMingLiU" w:hAnsiTheme="minorHAnsi" w:cstheme="minorHAnsi"/>
          <w:szCs w:val="24"/>
          <w:lang w:val="en-US" w:eastAsia="zh-TW"/>
        </w:rPr>
        <w:t>.</w:t>
      </w:r>
      <w:r w:rsidRPr="002F278F">
        <w:rPr>
          <w:rFonts w:asciiTheme="minorHAnsi" w:eastAsia="PMingLiU" w:hAnsiTheme="minorHAnsi" w:cstheme="minorHAnsi"/>
          <w:szCs w:val="24"/>
          <w:lang w:val="en-US" w:eastAsia="zh-TW"/>
        </w:rPr>
        <w:t xml:space="preserve"> </w:t>
      </w:r>
      <w:r w:rsidRPr="00B932E3">
        <w:rPr>
          <w:rFonts w:asciiTheme="minorHAnsi" w:eastAsia="PMingLiU" w:hAnsiTheme="minorHAnsi" w:cstheme="minorHAnsi"/>
          <w:i/>
          <w:iCs/>
          <w:szCs w:val="24"/>
          <w:lang w:val="en-US" w:eastAsia="zh-TW"/>
        </w:rPr>
        <w:t xml:space="preserve">Protecting and </w:t>
      </w:r>
      <w:r>
        <w:rPr>
          <w:rFonts w:asciiTheme="minorHAnsi" w:eastAsia="PMingLiU" w:hAnsiTheme="minorHAnsi" w:cstheme="minorHAnsi"/>
          <w:i/>
          <w:iCs/>
          <w:szCs w:val="24"/>
          <w:lang w:val="en-US" w:eastAsia="zh-TW"/>
        </w:rPr>
        <w:tab/>
      </w:r>
      <w:r w:rsidRPr="00B932E3">
        <w:rPr>
          <w:rFonts w:asciiTheme="minorHAnsi" w:eastAsia="PMingLiU" w:hAnsiTheme="minorHAnsi" w:cstheme="minorHAnsi"/>
          <w:i/>
          <w:iCs/>
          <w:szCs w:val="24"/>
          <w:lang w:val="en-US" w:eastAsia="zh-TW"/>
        </w:rPr>
        <w:t>managing underground sites for bats</w:t>
      </w:r>
      <w:r>
        <w:rPr>
          <w:rFonts w:asciiTheme="minorHAnsi" w:eastAsia="PMingLiU" w:hAnsiTheme="minorHAnsi" w:cstheme="minorHAnsi"/>
          <w:szCs w:val="24"/>
          <w:lang w:val="en-US" w:eastAsia="zh-TW"/>
        </w:rPr>
        <w:t xml:space="preserve"> (</w:t>
      </w:r>
      <w:r w:rsidRPr="002F278F">
        <w:rPr>
          <w:rFonts w:asciiTheme="minorHAnsi" w:eastAsia="PMingLiU" w:hAnsiTheme="minorHAnsi" w:cstheme="minorHAnsi"/>
          <w:szCs w:val="24"/>
          <w:lang w:val="en-US" w:eastAsia="zh-TW"/>
        </w:rPr>
        <w:t xml:space="preserve">EUROBATS Publication Series No. 2 </w:t>
      </w:r>
      <w:r>
        <w:rPr>
          <w:rFonts w:asciiTheme="minorHAnsi" w:eastAsia="PMingLiU" w:hAnsiTheme="minorHAnsi" w:cstheme="minorHAnsi"/>
          <w:szCs w:val="24"/>
          <w:lang w:val="en-US" w:eastAsia="zh-TW"/>
        </w:rPr>
        <w:tab/>
      </w:r>
      <w:r w:rsidRPr="002F278F">
        <w:rPr>
          <w:rFonts w:asciiTheme="minorHAnsi" w:eastAsia="PMingLiU" w:hAnsiTheme="minorHAnsi" w:cstheme="minorHAnsi"/>
          <w:szCs w:val="24"/>
          <w:lang w:val="en-US" w:eastAsia="zh-TW"/>
        </w:rPr>
        <w:t>(English version)</w:t>
      </w:r>
      <w:r>
        <w:rPr>
          <w:rFonts w:asciiTheme="minorHAnsi" w:eastAsia="PMingLiU" w:hAnsiTheme="minorHAnsi" w:cstheme="minorHAnsi"/>
          <w:szCs w:val="24"/>
          <w:lang w:val="en-US" w:eastAsia="zh-TW"/>
        </w:rPr>
        <w:t>)</w:t>
      </w:r>
      <w:r w:rsidRPr="002F278F">
        <w:rPr>
          <w:rFonts w:asciiTheme="minorHAnsi" w:eastAsia="PMingLiU" w:hAnsiTheme="minorHAnsi" w:cstheme="minorHAnsi"/>
          <w:szCs w:val="24"/>
          <w:lang w:val="en-US" w:eastAsia="zh-TW"/>
        </w:rPr>
        <w:t xml:space="preserve">. </w:t>
      </w:r>
      <w:r w:rsidRPr="004D6E3A">
        <w:rPr>
          <w:rFonts w:asciiTheme="minorHAnsi" w:eastAsia="PMingLiU" w:hAnsiTheme="minorHAnsi" w:cstheme="minorHAnsi"/>
          <w:szCs w:val="24"/>
          <w:lang w:val="en-US" w:eastAsia="zh-TW"/>
        </w:rPr>
        <w:t>InforMEA</w:t>
      </w:r>
      <w:r>
        <w:rPr>
          <w:rFonts w:asciiTheme="minorHAnsi" w:eastAsia="PMingLiU" w:hAnsiTheme="minorHAnsi" w:cstheme="minorHAnsi"/>
          <w:szCs w:val="24"/>
          <w:lang w:val="en-US" w:eastAsia="zh-TW"/>
        </w:rPr>
        <w:t xml:space="preserve">. </w:t>
      </w:r>
      <w:hyperlink r:id="rId395" w:history="1">
        <w:r w:rsidRPr="00F5766F">
          <w:rPr>
            <w:rStyle w:val="Hyperlink"/>
            <w:rFonts w:asciiTheme="minorHAnsi" w:eastAsia="PMingLiU" w:hAnsiTheme="minorHAnsi" w:cstheme="minorHAnsi"/>
            <w:szCs w:val="24"/>
            <w:lang w:val="en-US" w:eastAsia="zh-TW"/>
          </w:rPr>
          <w:t>https://www.informea.org/en/protecting-and-</w:t>
        </w:r>
        <w:r w:rsidRPr="00F5766F">
          <w:rPr>
            <w:rStyle w:val="Hyperlink"/>
            <w:rFonts w:asciiTheme="minorHAnsi" w:eastAsia="PMingLiU" w:hAnsiTheme="minorHAnsi" w:cstheme="minorHAnsi"/>
            <w:szCs w:val="24"/>
            <w:lang w:val="en-US" w:eastAsia="zh-TW"/>
          </w:rPr>
          <w:tab/>
          <w:t>managing-underground-sites-bats</w:t>
        </w:r>
      </w:hyperlink>
    </w:p>
    <w:p w14:paraId="73D40AAA"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Morni, M., Anwarali Khan, F., Rosli, Q., William Dee, J., Tingga, R., Abd Rahman, M.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(2018). Bats roost site preferences in wind cave nature reserve, Bau,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Sarawak. </w:t>
      </w:r>
      <w:r w:rsidRPr="00310C4C">
        <w:rPr>
          <w:rFonts w:asciiTheme="minorHAnsi" w:eastAsia="PMingLiU" w:hAnsiTheme="minorHAnsi" w:cstheme="minorHAnsi"/>
          <w:i/>
          <w:iCs/>
          <w:szCs w:val="24"/>
          <w:lang w:val="en-US" w:eastAsia="zh-TW"/>
        </w:rPr>
        <w:t>Malaysian Applied Biology, 47</w:t>
      </w:r>
      <w:r w:rsidRPr="00310C4C">
        <w:rPr>
          <w:rFonts w:asciiTheme="minorHAnsi" w:eastAsia="PMingLiU" w:hAnsiTheme="minorHAnsi" w:cstheme="minorHAnsi"/>
          <w:szCs w:val="24"/>
          <w:lang w:val="en-US" w:eastAsia="zh-TW"/>
        </w:rPr>
        <w:t xml:space="preserve">, 57-64. </w:t>
      </w:r>
    </w:p>
    <w:p w14:paraId="28AA2447" w14:textId="77777777" w:rsidR="002A08FA" w:rsidRDefault="002A08FA"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Murphy, M. (2014). Roost caves of the Eastern Horseshoe Bat “Rhinolophus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megaphyllus” Gray, 1834 (’Chiroptera: Rhinolophidae’) in the PiIIiga forest in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northern inland New South Wales, Australia. </w:t>
      </w:r>
      <w:r w:rsidRPr="00310C4C">
        <w:rPr>
          <w:rFonts w:asciiTheme="minorHAnsi" w:eastAsia="PMingLiU" w:hAnsiTheme="minorHAnsi" w:cstheme="minorHAnsi"/>
          <w:i/>
          <w:iCs/>
          <w:szCs w:val="24"/>
          <w:lang w:val="en-US" w:eastAsia="zh-TW"/>
        </w:rPr>
        <w:t>Australian Zoologist, 37</w:t>
      </w:r>
      <w:r w:rsidRPr="00310C4C">
        <w:rPr>
          <w:rFonts w:asciiTheme="minorHAnsi" w:eastAsia="PMingLiU" w:hAnsiTheme="minorHAnsi" w:cstheme="minorHAnsi"/>
          <w:szCs w:val="24"/>
          <w:lang w:val="en-US" w:eastAsia="zh-TW"/>
        </w:rPr>
        <w:t xml:space="preserve">(1),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117–126. </w:t>
      </w:r>
      <w:hyperlink r:id="rId396" w:history="1">
        <w:r w:rsidRPr="002D0BC5">
          <w:rPr>
            <w:rStyle w:val="Hyperlink"/>
            <w:rFonts w:asciiTheme="minorHAnsi" w:eastAsia="PMingLiU" w:hAnsiTheme="minorHAnsi" w:cstheme="minorHAnsi"/>
            <w:szCs w:val="24"/>
            <w:lang w:val="en-US" w:eastAsia="zh-TW"/>
          </w:rPr>
          <w:t>https://doi.org/10.7882/AZ.2014.008</w:t>
        </w:r>
      </w:hyperlink>
    </w:p>
    <w:p w14:paraId="223E8FD6"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Neubaum, D. (2018). Unsuspected retreats: Autumn transitional roosts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presumed winter hibernacula of little brown myotis in Colorado. </w:t>
      </w:r>
      <w:r w:rsidRPr="00310C4C">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Mammalogy, 99</w:t>
      </w:r>
      <w:r w:rsidRPr="00310C4C">
        <w:rPr>
          <w:rFonts w:asciiTheme="minorHAnsi" w:eastAsia="PMingLiU" w:hAnsiTheme="minorHAnsi" w:cstheme="minorHAnsi"/>
          <w:szCs w:val="24"/>
          <w:lang w:val="en-US" w:eastAsia="zh-TW"/>
        </w:rPr>
        <w:t xml:space="preserve">(6), 1294–1306. </w:t>
      </w:r>
      <w:hyperlink r:id="rId397" w:history="1">
        <w:r w:rsidRPr="00310C4C">
          <w:rPr>
            <w:rStyle w:val="Hyperlink"/>
            <w:rFonts w:asciiTheme="minorHAnsi" w:eastAsia="PMingLiU" w:hAnsiTheme="minorHAnsi" w:cstheme="minorHAnsi"/>
            <w:szCs w:val="24"/>
            <w:lang w:val="en-US" w:eastAsia="zh-TW"/>
          </w:rPr>
          <w:t>https://doi.org/10.1093/jmammal/gyy120</w:t>
        </w:r>
      </w:hyperlink>
      <w:r w:rsidRPr="00310C4C">
        <w:rPr>
          <w:rFonts w:asciiTheme="minorHAnsi" w:eastAsia="PMingLiU" w:hAnsiTheme="minorHAnsi" w:cstheme="minorHAnsi"/>
          <w:szCs w:val="24"/>
          <w:lang w:val="en-US" w:eastAsia="zh-TW"/>
        </w:rPr>
        <w:t xml:space="preserve"> </w:t>
      </w:r>
    </w:p>
    <w:p w14:paraId="5520C8A0"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Neubaum, D., Kenneth R, W., &amp; O’Shea, T. (2007). Urban Maternity-Roost Selection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by Big Brown Bats in Colorado. </w:t>
      </w:r>
      <w:r w:rsidRPr="00310C4C">
        <w:rPr>
          <w:rFonts w:asciiTheme="minorHAnsi" w:eastAsia="PMingLiU" w:hAnsiTheme="minorHAnsi" w:cstheme="minorHAnsi"/>
          <w:i/>
          <w:iCs/>
          <w:szCs w:val="24"/>
          <w:lang w:val="en-US" w:eastAsia="zh-TW"/>
        </w:rPr>
        <w:t>The Journal of Wildlife Management, 71</w:t>
      </w:r>
      <w:r w:rsidRPr="00310C4C">
        <w:rPr>
          <w:rFonts w:asciiTheme="minorHAnsi" w:eastAsia="PMingLiU" w:hAnsiTheme="minorHAnsi" w:cstheme="minorHAnsi"/>
          <w:szCs w:val="24"/>
          <w:lang w:val="en-US" w:eastAsia="zh-TW"/>
        </w:rPr>
        <w:t xml:space="preserve">(3),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728–736. </w:t>
      </w:r>
      <w:hyperlink r:id="rId398" w:history="1">
        <w:r w:rsidRPr="00310C4C">
          <w:rPr>
            <w:rStyle w:val="Hyperlink"/>
            <w:rFonts w:asciiTheme="minorHAnsi" w:eastAsia="PMingLiU" w:hAnsiTheme="minorHAnsi" w:cstheme="minorHAnsi"/>
            <w:szCs w:val="24"/>
            <w:lang w:val="en-US" w:eastAsia="zh-TW"/>
          </w:rPr>
          <w:t>https://doi.org/10.2193/2005-684</w:t>
        </w:r>
      </w:hyperlink>
    </w:p>
    <w:p w14:paraId="65BD91B1"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Nowack, J., Stawski, C., &amp; Geiser, F. (2017). More functions of torpor and their roles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 a changing world. </w:t>
      </w:r>
      <w:r w:rsidRPr="00310C4C">
        <w:rPr>
          <w:rFonts w:asciiTheme="minorHAnsi" w:eastAsia="PMingLiU" w:hAnsiTheme="minorHAnsi" w:cstheme="minorHAnsi"/>
          <w:i/>
          <w:iCs/>
          <w:szCs w:val="24"/>
          <w:lang w:val="en-US" w:eastAsia="zh-TW"/>
        </w:rPr>
        <w:t xml:space="preserve">Journal of Comparative Physiology. B, Biochemical,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Systemic, and Environmental Physiology, 187</w:t>
      </w:r>
      <w:r w:rsidRPr="00310C4C">
        <w:rPr>
          <w:rFonts w:asciiTheme="minorHAnsi" w:eastAsia="PMingLiU" w:hAnsiTheme="minorHAnsi" w:cstheme="minorHAnsi"/>
          <w:szCs w:val="24"/>
          <w:lang w:val="en-US" w:eastAsia="zh-TW"/>
        </w:rPr>
        <w:t xml:space="preserve">(5-6), 889–897. </w:t>
      </w:r>
      <w:r>
        <w:rPr>
          <w:rFonts w:asciiTheme="minorHAnsi" w:eastAsia="PMingLiU" w:hAnsiTheme="minorHAnsi" w:cstheme="minorHAnsi"/>
          <w:szCs w:val="24"/>
          <w:lang w:val="en-US" w:eastAsia="zh-TW"/>
        </w:rPr>
        <w:tab/>
      </w:r>
      <w:hyperlink r:id="rId399" w:history="1">
        <w:r w:rsidRPr="00310C4C">
          <w:rPr>
            <w:rStyle w:val="Hyperlink"/>
            <w:rFonts w:asciiTheme="minorHAnsi" w:eastAsia="PMingLiU" w:hAnsiTheme="minorHAnsi" w:cstheme="minorHAnsi"/>
            <w:szCs w:val="24"/>
            <w:lang w:val="en-US" w:eastAsia="zh-TW"/>
          </w:rPr>
          <w:t>https://doi.org/10.1007/s00360-017-1100-y</w:t>
        </w:r>
      </w:hyperlink>
    </w:p>
    <w:p w14:paraId="348B1EE6"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O’Malley, K., Kunin, W., Town, M., Mgoola, W., &amp; Stone, E. (2020). Roost selection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by Mauritian tomb bats (Taphozus mauritianus) in Lilongwe city, Malawi -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importance of woodland for sustainable urban planning. </w:t>
      </w:r>
      <w:r w:rsidRPr="00310C4C">
        <w:rPr>
          <w:rFonts w:asciiTheme="minorHAnsi" w:eastAsia="PMingLiU" w:hAnsiTheme="minorHAnsi" w:cstheme="minorHAnsi"/>
          <w:i/>
          <w:iCs/>
          <w:szCs w:val="24"/>
          <w:lang w:val="en-US" w:eastAsia="zh-TW"/>
        </w:rPr>
        <w:t>PloS One, 15</w:t>
      </w:r>
      <w:r w:rsidRPr="00310C4C">
        <w:rPr>
          <w:rFonts w:asciiTheme="minorHAnsi" w:eastAsia="PMingLiU" w:hAnsiTheme="minorHAnsi" w:cstheme="minorHAnsi"/>
          <w:szCs w:val="24"/>
          <w:lang w:val="en-US" w:eastAsia="zh-TW"/>
        </w:rPr>
        <w:t xml:space="preserve">(11),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e0240434–e0240434. </w:t>
      </w:r>
      <w:hyperlink r:id="rId400" w:history="1">
        <w:r w:rsidRPr="00310C4C">
          <w:rPr>
            <w:rStyle w:val="Hyperlink"/>
            <w:rFonts w:asciiTheme="minorHAnsi" w:eastAsia="PMingLiU" w:hAnsiTheme="minorHAnsi" w:cstheme="minorHAnsi"/>
            <w:szCs w:val="24"/>
            <w:lang w:val="en-US" w:eastAsia="zh-TW"/>
          </w:rPr>
          <w:t>https://doi.org/10.1371/journal.pone.0240434</w:t>
        </w:r>
      </w:hyperlink>
    </w:p>
    <w:p w14:paraId="582D3119"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Otto, M., Becker, N., &amp; Encarnação, J. (2016). Roost characteristics as indicators for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heterothermic behavior of forest-dwelling bats. </w:t>
      </w:r>
      <w:r w:rsidRPr="00310C4C">
        <w:rPr>
          <w:rFonts w:asciiTheme="minorHAnsi" w:eastAsia="PMingLiU" w:hAnsiTheme="minorHAnsi" w:cstheme="minorHAnsi"/>
          <w:i/>
          <w:iCs/>
          <w:szCs w:val="24"/>
          <w:lang w:val="en-US" w:eastAsia="zh-TW"/>
        </w:rPr>
        <w:t>Ecological Research, 31</w:t>
      </w:r>
      <w:r w:rsidRPr="00310C4C">
        <w:rPr>
          <w:rFonts w:asciiTheme="minorHAnsi" w:eastAsia="PMingLiU" w:hAnsiTheme="minorHAnsi" w:cstheme="minorHAnsi"/>
          <w:szCs w:val="24"/>
          <w:lang w:val="en-US" w:eastAsia="zh-TW"/>
        </w:rPr>
        <w:t xml:space="preserve">(3),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385–391. </w:t>
      </w:r>
      <w:hyperlink r:id="rId401" w:history="1">
        <w:r w:rsidRPr="00310C4C">
          <w:rPr>
            <w:rStyle w:val="Hyperlink"/>
            <w:rFonts w:asciiTheme="minorHAnsi" w:eastAsia="PMingLiU" w:hAnsiTheme="minorHAnsi" w:cstheme="minorHAnsi"/>
            <w:szCs w:val="24"/>
            <w:lang w:val="en-US" w:eastAsia="zh-TW"/>
          </w:rPr>
          <w:t>https://doi.org/10.1007/s11284-016-1348-9</w:t>
        </w:r>
      </w:hyperlink>
    </w:p>
    <w:p w14:paraId="58C17A3A"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Paksuz, S. (2017). Important caves in Turkish Thrace for bats: Dupnisa Cave System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and Koyunbaba Cave. In S. Karabulut &amp; M. C. Cinku (Eds.), </w:t>
      </w:r>
      <w:r w:rsidRPr="00310C4C">
        <w:rPr>
          <w:rFonts w:asciiTheme="minorHAnsi" w:eastAsia="PMingLiU" w:hAnsiTheme="minorHAnsi" w:cstheme="minorHAnsi"/>
          <w:i/>
          <w:iCs/>
          <w:szCs w:val="24"/>
          <w:lang w:val="en-US" w:eastAsia="zh-TW"/>
        </w:rPr>
        <w:t xml:space="preserve">Cave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Investigation</w:t>
      </w:r>
      <w:r w:rsidRPr="00310C4C">
        <w:rPr>
          <w:rFonts w:asciiTheme="minorHAnsi" w:eastAsia="PMingLiU" w:hAnsiTheme="minorHAnsi" w:cstheme="minorHAnsi"/>
          <w:szCs w:val="24"/>
          <w:lang w:val="en-US" w:eastAsia="zh-TW"/>
        </w:rPr>
        <w:t xml:space="preserve">. IntechOpen.  </w:t>
      </w:r>
      <w:hyperlink r:id="rId402" w:history="1">
        <w:r w:rsidRPr="00310C4C">
          <w:rPr>
            <w:rStyle w:val="Hyperlink"/>
            <w:rFonts w:asciiTheme="minorHAnsi" w:eastAsia="PMingLiU" w:hAnsiTheme="minorHAnsi" w:cstheme="minorHAnsi"/>
            <w:szCs w:val="24"/>
            <w:lang w:val="en-US" w:eastAsia="zh-TW"/>
          </w:rPr>
          <w:t>https://doi.org/10.5772/intechopen.68836</w:t>
        </w:r>
      </w:hyperlink>
    </w:p>
    <w:p w14:paraId="117ADD5D"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Pandurska, R., &amp; Beshkov, V. (1998). Species diversity of bats in underground roosts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of the Western Stara planina Mts.(Bulgaria). </w:t>
      </w:r>
      <w:r w:rsidRPr="00310C4C">
        <w:rPr>
          <w:rFonts w:asciiTheme="minorHAnsi" w:eastAsia="PMingLiU" w:hAnsiTheme="minorHAnsi" w:cstheme="minorHAnsi"/>
          <w:i/>
          <w:iCs/>
          <w:szCs w:val="24"/>
          <w:lang w:val="en-US" w:eastAsia="zh-TW"/>
        </w:rPr>
        <w:t>Vespertilio, 3</w:t>
      </w:r>
      <w:r w:rsidRPr="00310C4C">
        <w:rPr>
          <w:rFonts w:asciiTheme="minorHAnsi" w:eastAsia="PMingLiU" w:hAnsiTheme="minorHAnsi" w:cstheme="minorHAnsi"/>
          <w:szCs w:val="24"/>
          <w:lang w:val="en-US" w:eastAsia="zh-TW"/>
        </w:rPr>
        <w:t xml:space="preserve">, 81-9. </w:t>
      </w:r>
      <w:r>
        <w:rPr>
          <w:rFonts w:asciiTheme="minorHAnsi" w:eastAsia="PMingLiU" w:hAnsiTheme="minorHAnsi" w:cstheme="minorHAnsi"/>
          <w:szCs w:val="24"/>
          <w:lang w:val="en-US" w:eastAsia="zh-TW"/>
        </w:rPr>
        <w:lastRenderedPageBreak/>
        <w:tab/>
      </w:r>
      <w:hyperlink r:id="rId403" w:history="1">
        <w:r w:rsidRPr="00310C4C">
          <w:rPr>
            <w:rStyle w:val="Hyperlink"/>
            <w:rFonts w:asciiTheme="minorHAnsi" w:eastAsia="PMingLiU" w:hAnsiTheme="minorHAnsi" w:cstheme="minorHAnsi"/>
            <w:szCs w:val="24"/>
            <w:lang w:val="en-US" w:eastAsia="zh-TW"/>
          </w:rPr>
          <w:t>https://docplayer.net/41868400-Species-diversity-of-bats-in-underground-</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roosts-of-the-western-stara-planina-mts-bulgaria.html</w:t>
        </w:r>
      </w:hyperlink>
    </w:p>
    <w:p w14:paraId="318AE78B"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Papadatou, E., Butlin, R., &amp; Altringham, J. (2008). Seasonal Roosting Habits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Population Structure of the Long-fingered Bat Myotis capaccinii in Greece.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Journal of Mammalogy, 89(</w:t>
      </w:r>
      <w:r w:rsidRPr="00310C4C">
        <w:rPr>
          <w:rFonts w:asciiTheme="minorHAnsi" w:eastAsia="PMingLiU" w:hAnsiTheme="minorHAnsi" w:cstheme="minorHAnsi"/>
          <w:szCs w:val="24"/>
          <w:lang w:val="en-US" w:eastAsia="zh-TW"/>
        </w:rPr>
        <w:t xml:space="preserve">2), 503–512. </w:t>
      </w:r>
      <w:hyperlink r:id="rId404" w:history="1">
        <w:r w:rsidRPr="00310C4C">
          <w:rPr>
            <w:rStyle w:val="Hyperlink"/>
            <w:rFonts w:asciiTheme="minorHAnsi" w:eastAsia="PMingLiU" w:hAnsiTheme="minorHAnsi" w:cstheme="minorHAnsi"/>
            <w:szCs w:val="24"/>
            <w:lang w:val="en-US" w:eastAsia="zh-TW"/>
          </w:rPr>
          <w:t>https://doi.org/10.1644/07-</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MAMM-A-163R1.1</w:t>
        </w:r>
      </w:hyperlink>
    </w:p>
    <w:p w14:paraId="38E18029" w14:textId="77777777" w:rsidR="002A08FA" w:rsidRPr="00310C4C" w:rsidRDefault="002A08FA" w:rsidP="00746203">
      <w:pPr>
        <w:spacing w:after="240" w:line="259" w:lineRule="auto"/>
        <w:rPr>
          <w:rFonts w:asciiTheme="minorHAnsi" w:eastAsia="PMingLiU" w:hAnsiTheme="minorHAnsi" w:cstheme="minorHAnsi"/>
          <w:szCs w:val="24"/>
          <w:lang w:eastAsia="zh-TW"/>
        </w:rPr>
      </w:pPr>
      <w:r w:rsidRPr="00310C4C">
        <w:rPr>
          <w:rFonts w:asciiTheme="minorHAnsi" w:eastAsia="PMingLiU" w:hAnsiTheme="minorHAnsi" w:cstheme="minorHAnsi"/>
          <w:szCs w:val="24"/>
          <w:lang w:eastAsia="zh-TW"/>
        </w:rPr>
        <w:t xml:space="preserve">Park, J., Jones, G., Ransome, R. (2000). Torpor, arousal and activity of hibernating </w:t>
      </w:r>
      <w:r>
        <w:rPr>
          <w:rFonts w:asciiTheme="minorHAnsi" w:eastAsia="PMingLiU" w:hAnsiTheme="minorHAnsi" w:cstheme="minorHAnsi"/>
          <w:szCs w:val="24"/>
          <w:lang w:eastAsia="zh-TW"/>
        </w:rPr>
        <w:tab/>
      </w:r>
      <w:r w:rsidRPr="00310C4C">
        <w:rPr>
          <w:rFonts w:asciiTheme="minorHAnsi" w:eastAsia="PMingLiU" w:hAnsiTheme="minorHAnsi" w:cstheme="minorHAnsi"/>
          <w:szCs w:val="24"/>
          <w:lang w:eastAsia="zh-TW"/>
        </w:rPr>
        <w:t xml:space="preserve">Greater Horseshoe Bats (Rhinolophus ferrumequinum). </w:t>
      </w:r>
      <w:r w:rsidRPr="00310C4C">
        <w:rPr>
          <w:rFonts w:asciiTheme="minorHAnsi" w:eastAsia="PMingLiU" w:hAnsiTheme="minorHAnsi" w:cstheme="minorHAnsi"/>
          <w:i/>
          <w:iCs/>
          <w:szCs w:val="24"/>
          <w:lang w:eastAsia="zh-TW"/>
        </w:rPr>
        <w:t xml:space="preserve">Functional Ecology, </w:t>
      </w:r>
      <w:r>
        <w:rPr>
          <w:rFonts w:asciiTheme="minorHAnsi" w:eastAsia="PMingLiU" w:hAnsiTheme="minorHAnsi" w:cstheme="minorHAnsi"/>
          <w:i/>
          <w:iCs/>
          <w:szCs w:val="24"/>
          <w:lang w:eastAsia="zh-TW"/>
        </w:rPr>
        <w:tab/>
      </w:r>
      <w:r w:rsidRPr="00310C4C">
        <w:rPr>
          <w:rFonts w:asciiTheme="minorHAnsi" w:eastAsia="PMingLiU" w:hAnsiTheme="minorHAnsi" w:cstheme="minorHAnsi"/>
          <w:i/>
          <w:iCs/>
          <w:szCs w:val="24"/>
          <w:lang w:eastAsia="zh-TW"/>
        </w:rPr>
        <w:t>14</w:t>
      </w:r>
      <w:r w:rsidRPr="00310C4C">
        <w:rPr>
          <w:rFonts w:asciiTheme="minorHAnsi" w:eastAsia="PMingLiU" w:hAnsiTheme="minorHAnsi" w:cstheme="minorHAnsi"/>
          <w:szCs w:val="24"/>
          <w:lang w:eastAsia="zh-TW"/>
        </w:rPr>
        <w:t xml:space="preserve">(5), 580–588. </w:t>
      </w:r>
      <w:hyperlink r:id="rId405" w:history="1">
        <w:r w:rsidRPr="00310C4C">
          <w:rPr>
            <w:rStyle w:val="Hyperlink"/>
            <w:rFonts w:asciiTheme="minorHAnsi" w:eastAsia="PMingLiU" w:hAnsiTheme="minorHAnsi" w:cstheme="minorHAnsi"/>
            <w:szCs w:val="24"/>
            <w:lang w:eastAsia="zh-TW"/>
          </w:rPr>
          <w:t>https://doi.org/10.1046/j.1365-2435.2000.t01-1-00460.x</w:t>
        </w:r>
      </w:hyperlink>
    </w:p>
    <w:p w14:paraId="3DFE755E"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Park, K. (2015). Mitigating the impacts of agriculture on biodiversity: bats and their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potential role as bioindicators. </w:t>
      </w:r>
      <w:r w:rsidRPr="00310C4C">
        <w:rPr>
          <w:rFonts w:asciiTheme="minorHAnsi" w:eastAsia="PMingLiU" w:hAnsiTheme="minorHAnsi" w:cstheme="minorHAnsi"/>
          <w:i/>
          <w:iCs/>
          <w:szCs w:val="24"/>
          <w:lang w:val="en-US" w:eastAsia="zh-TW"/>
        </w:rPr>
        <w:t xml:space="preserve">Mammalian Biology : Zeitschrift Für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Säugetierkunde, 80</w:t>
      </w:r>
      <w:r w:rsidRPr="00310C4C">
        <w:rPr>
          <w:rFonts w:asciiTheme="minorHAnsi" w:eastAsia="PMingLiU" w:hAnsiTheme="minorHAnsi" w:cstheme="minorHAnsi"/>
          <w:szCs w:val="24"/>
          <w:lang w:val="en-US" w:eastAsia="zh-TW"/>
        </w:rPr>
        <w:t xml:space="preserve">(3), 191–204. </w:t>
      </w:r>
      <w:r>
        <w:rPr>
          <w:rFonts w:asciiTheme="minorHAnsi" w:eastAsia="PMingLiU" w:hAnsiTheme="minorHAnsi" w:cstheme="minorHAnsi"/>
          <w:szCs w:val="24"/>
          <w:lang w:val="en-US" w:eastAsia="zh-TW"/>
        </w:rPr>
        <w:tab/>
      </w:r>
      <w:hyperlink r:id="rId406" w:history="1">
        <w:r w:rsidRPr="00310C4C">
          <w:rPr>
            <w:rStyle w:val="Hyperlink"/>
            <w:rFonts w:asciiTheme="minorHAnsi" w:eastAsia="PMingLiU" w:hAnsiTheme="minorHAnsi" w:cstheme="minorHAnsi"/>
            <w:szCs w:val="24"/>
            <w:lang w:val="en-US" w:eastAsia="zh-TW"/>
          </w:rPr>
          <w:t>https://doi.org/10.1016/j.mambio.2014.10.004</w:t>
        </w:r>
      </w:hyperlink>
      <w:r w:rsidRPr="00310C4C">
        <w:rPr>
          <w:rFonts w:asciiTheme="minorHAnsi" w:eastAsia="PMingLiU" w:hAnsiTheme="minorHAnsi" w:cstheme="minorHAnsi"/>
          <w:szCs w:val="24"/>
          <w:lang w:val="en-US" w:eastAsia="zh-TW"/>
        </w:rPr>
        <w:t xml:space="preserve"> </w:t>
      </w:r>
    </w:p>
    <w:p w14:paraId="65E97422"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Pavey, C. (1998). Habitat use by the eastern horseshoe bat, Rhinolophus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megaphyllus, in a fragmented woodland mosaic. </w:t>
      </w:r>
      <w:r w:rsidRPr="00310C4C">
        <w:rPr>
          <w:rFonts w:asciiTheme="minorHAnsi" w:eastAsia="PMingLiU" w:hAnsiTheme="minorHAnsi" w:cstheme="minorHAnsi"/>
          <w:i/>
          <w:iCs/>
          <w:szCs w:val="24"/>
          <w:lang w:val="en-US" w:eastAsia="zh-TW"/>
        </w:rPr>
        <w:t xml:space="preserve">Wildlife Research (East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Melbourne), 25</w:t>
      </w:r>
      <w:r w:rsidRPr="00310C4C">
        <w:rPr>
          <w:rFonts w:asciiTheme="minorHAnsi" w:eastAsia="PMingLiU" w:hAnsiTheme="minorHAnsi" w:cstheme="minorHAnsi"/>
          <w:szCs w:val="24"/>
          <w:lang w:val="en-US" w:eastAsia="zh-TW"/>
        </w:rPr>
        <w:t xml:space="preserve">(5), 489–. </w:t>
      </w:r>
      <w:hyperlink r:id="rId407" w:history="1">
        <w:r w:rsidRPr="00310C4C">
          <w:rPr>
            <w:rStyle w:val="Hyperlink"/>
            <w:rFonts w:asciiTheme="minorHAnsi" w:eastAsia="PMingLiU" w:hAnsiTheme="minorHAnsi" w:cstheme="minorHAnsi"/>
            <w:szCs w:val="24"/>
            <w:lang w:val="en-US" w:eastAsia="zh-TW"/>
          </w:rPr>
          <w:t>https://doi.org/10.1071/WR98019</w:t>
        </w:r>
      </w:hyperlink>
    </w:p>
    <w:p w14:paraId="48192626" w14:textId="77777777" w:rsidR="002A08FA" w:rsidRDefault="002A08FA"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Pavey, C., &amp; Burwell, C. (2004). Foraging ecology of the horseshoe bat, Rhinolophus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megaphyllus (Rhinolophidae), in eastern Australia. </w:t>
      </w:r>
      <w:r w:rsidRPr="00310C4C">
        <w:rPr>
          <w:rFonts w:asciiTheme="minorHAnsi" w:eastAsia="PMingLiU" w:hAnsiTheme="minorHAnsi" w:cstheme="minorHAnsi"/>
          <w:i/>
          <w:iCs/>
          <w:szCs w:val="24"/>
          <w:lang w:val="en-US" w:eastAsia="zh-TW"/>
        </w:rPr>
        <w:t xml:space="preserve">Wildlife Research (East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Melbourne), 31</w:t>
      </w:r>
      <w:r w:rsidRPr="00310C4C">
        <w:rPr>
          <w:rFonts w:asciiTheme="minorHAnsi" w:eastAsia="PMingLiU" w:hAnsiTheme="minorHAnsi" w:cstheme="minorHAnsi"/>
          <w:szCs w:val="24"/>
          <w:lang w:val="en-US" w:eastAsia="zh-TW"/>
        </w:rPr>
        <w:t xml:space="preserve">(4), 403–413. </w:t>
      </w:r>
      <w:r w:rsidRPr="00310C4C">
        <w:rPr>
          <w:rFonts w:asciiTheme="minorHAnsi" w:eastAsia="PMingLiU" w:hAnsiTheme="minorHAnsi" w:cstheme="minorHAnsi"/>
          <w:szCs w:val="24"/>
          <w:lang w:val="en-US" w:eastAsia="zh-TW"/>
        </w:rPr>
        <w:tab/>
      </w:r>
      <w:hyperlink r:id="rId408" w:history="1">
        <w:r w:rsidRPr="002D0BC5">
          <w:rPr>
            <w:rStyle w:val="Hyperlink"/>
            <w:rFonts w:asciiTheme="minorHAnsi" w:eastAsia="PMingLiU" w:hAnsiTheme="minorHAnsi" w:cstheme="minorHAnsi"/>
            <w:szCs w:val="24"/>
            <w:lang w:val="en-US" w:eastAsia="zh-TW"/>
          </w:rPr>
          <w:t>https://doi.org/10.1071/WR03106</w:t>
        </w:r>
      </w:hyperlink>
    </w:p>
    <w:p w14:paraId="07D96BEE" w14:textId="77777777" w:rsidR="002A08FA" w:rsidRDefault="002A08FA"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Perry, R. W. (2013). A review of factors affecting cave climates for hibernating bats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 temperate North America. </w:t>
      </w:r>
      <w:r w:rsidRPr="00310C4C">
        <w:rPr>
          <w:rFonts w:asciiTheme="minorHAnsi" w:eastAsia="PMingLiU" w:hAnsiTheme="minorHAnsi" w:cstheme="minorHAnsi"/>
          <w:i/>
          <w:iCs/>
          <w:szCs w:val="24"/>
          <w:lang w:val="en-US" w:eastAsia="zh-TW"/>
        </w:rPr>
        <w:t>Environmental Reviews, 21</w:t>
      </w:r>
      <w:r w:rsidRPr="00310C4C">
        <w:rPr>
          <w:rFonts w:asciiTheme="minorHAnsi" w:eastAsia="PMingLiU" w:hAnsiTheme="minorHAnsi" w:cstheme="minorHAnsi"/>
          <w:szCs w:val="24"/>
          <w:lang w:val="en-US" w:eastAsia="zh-TW"/>
        </w:rPr>
        <w:t xml:space="preserve">, 28-39. </w:t>
      </w:r>
      <w:r>
        <w:rPr>
          <w:rFonts w:asciiTheme="minorHAnsi" w:eastAsia="PMingLiU" w:hAnsiTheme="minorHAnsi" w:cstheme="minorHAnsi"/>
          <w:szCs w:val="24"/>
          <w:lang w:val="en-US" w:eastAsia="zh-TW"/>
        </w:rPr>
        <w:tab/>
      </w:r>
      <w:hyperlink r:id="rId409" w:history="1">
        <w:r w:rsidRPr="002D0BC5">
          <w:rPr>
            <w:rStyle w:val="Hyperlink"/>
            <w:rFonts w:asciiTheme="minorHAnsi" w:eastAsia="PMingLiU" w:hAnsiTheme="minorHAnsi" w:cstheme="minorHAnsi"/>
            <w:szCs w:val="24"/>
            <w:lang w:val="en-US" w:eastAsia="zh-TW"/>
          </w:rPr>
          <w:t>https://doi.org/10.1139/er-2012-0042</w:t>
        </w:r>
      </w:hyperlink>
    </w:p>
    <w:p w14:paraId="3B0E410F" w14:textId="77777777" w:rsidR="002A08FA" w:rsidRDefault="002A08FA"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Queensland Government. (2019). About Dularcha. Retrieved from </w:t>
      </w:r>
      <w:r w:rsidRPr="00310C4C">
        <w:rPr>
          <w:rFonts w:asciiTheme="minorHAnsi" w:eastAsia="PMingLiU" w:hAnsiTheme="minorHAnsi" w:cstheme="minorHAnsi"/>
          <w:szCs w:val="24"/>
          <w:lang w:val="en-US" w:eastAsia="zh-TW"/>
        </w:rPr>
        <w:tab/>
      </w:r>
      <w:hyperlink r:id="rId410" w:history="1">
        <w:r w:rsidRPr="002D0BC5">
          <w:rPr>
            <w:rStyle w:val="Hyperlink"/>
            <w:rFonts w:asciiTheme="minorHAnsi" w:eastAsia="PMingLiU" w:hAnsiTheme="minorHAnsi" w:cstheme="minorHAnsi"/>
            <w:szCs w:val="24"/>
            <w:lang w:val="en-US" w:eastAsia="zh-TW"/>
          </w:rPr>
          <w:t>https://parks.des.qld.gov.au/parks/dularcha/about.html</w:t>
        </w:r>
      </w:hyperlink>
    </w:p>
    <w:p w14:paraId="2CE2ADBF" w14:textId="77777777" w:rsidR="002A08FA" w:rsidRDefault="002A08FA"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Rajasegaran, P., Shazali, N., Khan, F. (2018). Microclimate and Physiological Effects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 the Roosts of Cave Dwelling Bats: Implications in Roost Selection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Conservation in Sarawak, Malaysian </w:t>
      </w:r>
      <w:r w:rsidRPr="00310C4C">
        <w:rPr>
          <w:rFonts w:asciiTheme="minorHAnsi" w:eastAsia="PMingLiU" w:hAnsiTheme="minorHAnsi" w:cstheme="minorHAnsi"/>
          <w:szCs w:val="24"/>
          <w:lang w:val="en-US" w:eastAsia="zh-TW"/>
        </w:rPr>
        <w:tab/>
        <w:t xml:space="preserve">Borneo. </w:t>
      </w:r>
      <w:r w:rsidRPr="00310C4C">
        <w:rPr>
          <w:rFonts w:asciiTheme="minorHAnsi" w:eastAsia="PMingLiU" w:hAnsiTheme="minorHAnsi" w:cstheme="minorHAnsi"/>
          <w:i/>
          <w:iCs/>
          <w:szCs w:val="24"/>
          <w:lang w:val="en-US" w:eastAsia="zh-TW"/>
        </w:rPr>
        <w:t>Zoological Science. 35</w:t>
      </w:r>
      <w:r w:rsidRPr="00310C4C">
        <w:rPr>
          <w:rFonts w:asciiTheme="minorHAnsi" w:eastAsia="PMingLiU" w:hAnsiTheme="minorHAnsi" w:cstheme="minorHAnsi"/>
          <w:szCs w:val="24"/>
          <w:lang w:val="en-US" w:eastAsia="zh-TW"/>
        </w:rPr>
        <w:t>(6). 521-</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527. </w:t>
      </w:r>
      <w:hyperlink r:id="rId411" w:history="1">
        <w:r w:rsidRPr="002D0BC5">
          <w:rPr>
            <w:rStyle w:val="Hyperlink"/>
            <w:rFonts w:asciiTheme="minorHAnsi" w:eastAsia="PMingLiU" w:hAnsiTheme="minorHAnsi" w:cstheme="minorHAnsi"/>
            <w:szCs w:val="24"/>
            <w:lang w:val="en-US" w:eastAsia="zh-TW"/>
          </w:rPr>
          <w:t>https://doi.org/521-527. 10.2108/zs170144</w:t>
        </w:r>
      </w:hyperlink>
    </w:p>
    <w:p w14:paraId="0F30554D"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Ruczynski, I. (2006). Influence of temperature on maternity roost selection by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noctule bats (Nyctalus noctula) and Leislers bats (N. leisleri) in Bialowieza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Primeval Forest, Poland. </w:t>
      </w:r>
      <w:r w:rsidRPr="00310C4C">
        <w:rPr>
          <w:rFonts w:asciiTheme="minorHAnsi" w:eastAsia="PMingLiU" w:hAnsiTheme="minorHAnsi" w:cstheme="minorHAnsi"/>
          <w:i/>
          <w:iCs/>
          <w:szCs w:val="24"/>
          <w:lang w:val="en-US" w:eastAsia="zh-TW"/>
        </w:rPr>
        <w:t>Canadian Journal of Zoology, 84</w:t>
      </w:r>
      <w:r w:rsidRPr="00310C4C">
        <w:rPr>
          <w:rFonts w:asciiTheme="minorHAnsi" w:eastAsia="PMingLiU" w:hAnsiTheme="minorHAnsi" w:cstheme="minorHAnsi"/>
          <w:szCs w:val="24"/>
          <w:lang w:val="en-US" w:eastAsia="zh-TW"/>
        </w:rPr>
        <w:t xml:space="preserve">(6), 900–907. </w:t>
      </w:r>
      <w:r>
        <w:rPr>
          <w:rFonts w:asciiTheme="minorHAnsi" w:eastAsia="PMingLiU" w:hAnsiTheme="minorHAnsi" w:cstheme="minorHAnsi"/>
          <w:szCs w:val="24"/>
          <w:lang w:val="en-US" w:eastAsia="zh-TW"/>
        </w:rPr>
        <w:tab/>
      </w:r>
      <w:hyperlink r:id="rId412" w:history="1">
        <w:r w:rsidRPr="00310C4C">
          <w:rPr>
            <w:rStyle w:val="Hyperlink"/>
            <w:rFonts w:asciiTheme="minorHAnsi" w:eastAsia="PMingLiU" w:hAnsiTheme="minorHAnsi" w:cstheme="minorHAnsi"/>
            <w:szCs w:val="24"/>
            <w:lang w:val="en-US" w:eastAsia="zh-TW"/>
          </w:rPr>
          <w:t>https://doi.org/10.1139/Z06-060</w:t>
        </w:r>
      </w:hyperlink>
    </w:p>
    <w:p w14:paraId="4C452770"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Ruczyński, I., &amp; Bartoń, K. (2020). Seasonal changes and the influence of tree species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and ambient temperature on the fission-fusion dynamics of tree-roosting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bats. </w:t>
      </w:r>
      <w:r w:rsidRPr="00310C4C">
        <w:rPr>
          <w:rFonts w:asciiTheme="minorHAnsi" w:eastAsia="PMingLiU" w:hAnsiTheme="minorHAnsi" w:cstheme="minorHAnsi"/>
          <w:i/>
          <w:iCs/>
          <w:szCs w:val="24"/>
          <w:lang w:val="en-US" w:eastAsia="zh-TW"/>
        </w:rPr>
        <w:t xml:space="preserve">Behavioral Ecology and Sociobiology, </w:t>
      </w:r>
      <w:r w:rsidRPr="00310C4C">
        <w:rPr>
          <w:rFonts w:asciiTheme="minorHAnsi" w:eastAsia="PMingLiU" w:hAnsiTheme="minorHAnsi" w:cstheme="minorHAnsi"/>
          <w:szCs w:val="24"/>
          <w:lang w:val="en-US" w:eastAsia="zh-TW"/>
        </w:rPr>
        <w:t xml:space="preserve">74(5). </w:t>
      </w:r>
      <w:r>
        <w:rPr>
          <w:rFonts w:asciiTheme="minorHAnsi" w:eastAsia="PMingLiU" w:hAnsiTheme="minorHAnsi" w:cstheme="minorHAnsi"/>
          <w:szCs w:val="24"/>
          <w:lang w:val="en-US" w:eastAsia="zh-TW"/>
        </w:rPr>
        <w:tab/>
      </w:r>
      <w:hyperlink r:id="rId413" w:history="1">
        <w:r w:rsidRPr="00310C4C">
          <w:rPr>
            <w:rStyle w:val="Hyperlink"/>
            <w:rFonts w:asciiTheme="minorHAnsi" w:eastAsia="PMingLiU" w:hAnsiTheme="minorHAnsi" w:cstheme="minorHAnsi"/>
            <w:szCs w:val="24"/>
            <w:lang w:val="en-US" w:eastAsia="zh-TW"/>
          </w:rPr>
          <w:t>https://doi.org/10.1007/s00265-020-02840-1</w:t>
        </w:r>
      </w:hyperlink>
      <w:r w:rsidRPr="00310C4C">
        <w:rPr>
          <w:rFonts w:asciiTheme="minorHAnsi" w:eastAsia="PMingLiU" w:hAnsiTheme="minorHAnsi" w:cstheme="minorHAnsi"/>
          <w:szCs w:val="24"/>
          <w:lang w:val="en-US" w:eastAsia="zh-TW"/>
        </w:rPr>
        <w:t xml:space="preserve"> </w:t>
      </w:r>
    </w:p>
    <w:p w14:paraId="1406E3EF" w14:textId="77777777" w:rsidR="002A08FA" w:rsidRDefault="002A08FA"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lastRenderedPageBreak/>
        <w:t xml:space="preserve">Russo, D., &amp; Ancillotto, L. (2015). Sensitivity of bats to urbanization: a review.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Mammalian Biology: Zeitschrift Für Säugetierkunde, 80</w:t>
      </w:r>
      <w:r w:rsidRPr="00310C4C">
        <w:rPr>
          <w:rFonts w:asciiTheme="minorHAnsi" w:eastAsia="PMingLiU" w:hAnsiTheme="minorHAnsi" w:cstheme="minorHAnsi"/>
          <w:szCs w:val="24"/>
          <w:lang w:val="en-US" w:eastAsia="zh-TW"/>
        </w:rPr>
        <w:t xml:space="preserve">(3), 205–212. </w:t>
      </w:r>
      <w:r w:rsidRPr="00310C4C">
        <w:rPr>
          <w:rFonts w:asciiTheme="minorHAnsi" w:eastAsia="PMingLiU" w:hAnsiTheme="minorHAnsi" w:cstheme="minorHAnsi"/>
          <w:szCs w:val="24"/>
          <w:lang w:val="en-US" w:eastAsia="zh-TW"/>
        </w:rPr>
        <w:tab/>
      </w:r>
      <w:hyperlink r:id="rId414" w:history="1">
        <w:r w:rsidRPr="002D0BC5">
          <w:rPr>
            <w:rStyle w:val="Hyperlink"/>
            <w:rFonts w:asciiTheme="minorHAnsi" w:eastAsia="PMingLiU" w:hAnsiTheme="minorHAnsi" w:cstheme="minorHAnsi"/>
            <w:szCs w:val="24"/>
            <w:lang w:val="en-US" w:eastAsia="zh-TW"/>
          </w:rPr>
          <w:t>https://doi.org/10.1016/j.mambio.2014.10.003</w:t>
        </w:r>
      </w:hyperlink>
    </w:p>
    <w:p w14:paraId="6762FF0B" w14:textId="77777777" w:rsidR="002A08FA" w:rsidRDefault="002A08FA" w:rsidP="00746203">
      <w:pPr>
        <w:spacing w:after="240" w:line="276" w:lineRule="auto"/>
        <w:rPr>
          <w:rFonts w:asciiTheme="minorHAnsi" w:eastAsia="Arial" w:hAnsiTheme="minorHAnsi" w:cstheme="minorHAnsi"/>
          <w:color w:val="0563C1"/>
          <w:szCs w:val="24"/>
          <w:u w:val="single"/>
          <w:lang w:eastAsia="zh-TW"/>
        </w:rPr>
      </w:pPr>
      <w:r w:rsidRPr="00310C4C">
        <w:rPr>
          <w:rFonts w:asciiTheme="minorHAnsi" w:eastAsia="Arial" w:hAnsiTheme="minorHAnsi" w:cstheme="minorHAnsi"/>
          <w:szCs w:val="24"/>
          <w:lang w:eastAsia="zh-TW"/>
        </w:rPr>
        <w:t xml:space="preserve">Russo, D., Cistrone, L., Budinski, I., Console, G., Della Corte, M., Milighetti, C.,Di </w:t>
      </w:r>
      <w:r>
        <w:rPr>
          <w:rFonts w:asciiTheme="minorHAnsi" w:eastAsia="Arial" w:hAnsiTheme="minorHAnsi" w:cstheme="minorHAnsi"/>
          <w:szCs w:val="24"/>
          <w:lang w:eastAsia="zh-TW"/>
        </w:rPr>
        <w:tab/>
      </w:r>
      <w:r w:rsidRPr="00310C4C">
        <w:rPr>
          <w:rFonts w:asciiTheme="minorHAnsi" w:eastAsia="Arial" w:hAnsiTheme="minorHAnsi" w:cstheme="minorHAnsi"/>
          <w:szCs w:val="24"/>
          <w:lang w:eastAsia="zh-TW"/>
        </w:rPr>
        <w:t xml:space="preserve">Salvo, I., Nardone, V., </w:t>
      </w:r>
      <w:r w:rsidRPr="00310C4C">
        <w:rPr>
          <w:rFonts w:asciiTheme="minorHAnsi" w:eastAsia="Arial" w:hAnsiTheme="minorHAnsi" w:cstheme="minorHAnsi"/>
          <w:szCs w:val="24"/>
          <w:lang w:eastAsia="zh-TW"/>
        </w:rPr>
        <w:tab/>
        <w:t xml:space="preserve">Brigham, R. M., Ancillotto, L. (2017). Sociality </w:t>
      </w:r>
      <w:r>
        <w:rPr>
          <w:rFonts w:asciiTheme="minorHAnsi" w:eastAsia="Arial" w:hAnsiTheme="minorHAnsi" w:cstheme="minorHAnsi"/>
          <w:szCs w:val="24"/>
          <w:lang w:eastAsia="zh-TW"/>
        </w:rPr>
        <w:tab/>
      </w:r>
      <w:r w:rsidRPr="00310C4C">
        <w:rPr>
          <w:rFonts w:asciiTheme="minorHAnsi" w:eastAsia="Arial" w:hAnsiTheme="minorHAnsi" w:cstheme="minorHAnsi"/>
          <w:szCs w:val="24"/>
          <w:lang w:eastAsia="zh-TW"/>
        </w:rPr>
        <w:t xml:space="preserve">influences thermoregulation and roost switching in a forest bat using </w:t>
      </w:r>
      <w:r>
        <w:rPr>
          <w:rFonts w:asciiTheme="minorHAnsi" w:eastAsia="Arial" w:hAnsiTheme="minorHAnsi" w:cstheme="minorHAnsi"/>
          <w:szCs w:val="24"/>
          <w:lang w:eastAsia="zh-TW"/>
        </w:rPr>
        <w:tab/>
      </w:r>
      <w:r w:rsidRPr="00310C4C">
        <w:rPr>
          <w:rFonts w:asciiTheme="minorHAnsi" w:eastAsia="Arial" w:hAnsiTheme="minorHAnsi" w:cstheme="minorHAnsi"/>
          <w:szCs w:val="24"/>
          <w:lang w:eastAsia="zh-TW"/>
        </w:rPr>
        <w:t xml:space="preserve">ephemeral roosts. </w:t>
      </w:r>
      <w:r w:rsidRPr="00310C4C">
        <w:rPr>
          <w:rFonts w:asciiTheme="minorHAnsi" w:eastAsia="Arial" w:hAnsiTheme="minorHAnsi" w:cstheme="minorHAnsi"/>
          <w:i/>
          <w:szCs w:val="24"/>
          <w:lang w:eastAsia="zh-TW"/>
        </w:rPr>
        <w:t>Ecology and Evolution, 7</w:t>
      </w:r>
      <w:r w:rsidRPr="00310C4C">
        <w:rPr>
          <w:rFonts w:asciiTheme="minorHAnsi" w:eastAsia="Arial" w:hAnsiTheme="minorHAnsi" w:cstheme="minorHAnsi"/>
          <w:szCs w:val="24"/>
          <w:lang w:eastAsia="zh-TW"/>
        </w:rPr>
        <w:t>(14)</w:t>
      </w:r>
      <w:r w:rsidRPr="00310C4C">
        <w:rPr>
          <w:rFonts w:asciiTheme="minorHAnsi" w:eastAsia="Arial" w:hAnsiTheme="minorHAnsi" w:cstheme="minorHAnsi"/>
          <w:i/>
          <w:szCs w:val="24"/>
          <w:lang w:eastAsia="zh-TW"/>
        </w:rPr>
        <w:t>,</w:t>
      </w:r>
      <w:r w:rsidRPr="00310C4C">
        <w:rPr>
          <w:rFonts w:asciiTheme="minorHAnsi" w:eastAsia="Arial" w:hAnsiTheme="minorHAnsi" w:cstheme="minorHAnsi"/>
          <w:szCs w:val="24"/>
          <w:lang w:eastAsia="zh-TW"/>
        </w:rPr>
        <w:t xml:space="preserve"> 5310–5321. </w:t>
      </w:r>
      <w:r w:rsidRPr="00310C4C">
        <w:rPr>
          <w:rFonts w:asciiTheme="minorHAnsi" w:eastAsia="Arial" w:hAnsiTheme="minorHAnsi" w:cstheme="minorHAnsi"/>
          <w:szCs w:val="24"/>
          <w:lang w:eastAsia="zh-TW"/>
        </w:rPr>
        <w:tab/>
      </w:r>
      <w:hyperlink r:id="rId415" w:history="1">
        <w:r w:rsidRPr="002D0BC5">
          <w:rPr>
            <w:rStyle w:val="Hyperlink"/>
            <w:rFonts w:asciiTheme="minorHAnsi" w:eastAsia="Arial" w:hAnsiTheme="minorHAnsi" w:cstheme="minorHAnsi"/>
            <w:szCs w:val="24"/>
            <w:lang w:eastAsia="zh-TW"/>
          </w:rPr>
          <w:t>https://doi.org/10.1002/ece3.3111</w:t>
        </w:r>
      </w:hyperlink>
    </w:p>
    <w:p w14:paraId="5BDF442D"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Sedgeley, J. (2001), Quality of cavity microclimate as a factor influencing selection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maternityroosts by a tree‐dwelling bat, Chalinolobus tuberculatus, in New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Zealand. </w:t>
      </w:r>
      <w:r w:rsidRPr="00310C4C">
        <w:rPr>
          <w:rFonts w:asciiTheme="minorHAnsi" w:eastAsia="PMingLiU" w:hAnsiTheme="minorHAnsi" w:cstheme="minorHAnsi"/>
          <w:i/>
          <w:iCs/>
          <w:szCs w:val="24"/>
          <w:lang w:val="en-US" w:eastAsia="zh-TW"/>
        </w:rPr>
        <w:t xml:space="preserve">Journal of Applied </w:t>
      </w:r>
      <w:r w:rsidRPr="00310C4C">
        <w:rPr>
          <w:rFonts w:asciiTheme="minorHAnsi" w:eastAsia="PMingLiU" w:hAnsiTheme="minorHAnsi" w:cstheme="minorHAnsi"/>
          <w:i/>
          <w:iCs/>
          <w:szCs w:val="24"/>
          <w:lang w:val="en-US" w:eastAsia="zh-TW"/>
        </w:rPr>
        <w:tab/>
        <w:t>Ecology, 38</w:t>
      </w:r>
      <w:r w:rsidRPr="00310C4C">
        <w:rPr>
          <w:rFonts w:asciiTheme="minorHAnsi" w:eastAsia="PMingLiU" w:hAnsiTheme="minorHAnsi" w:cstheme="minorHAnsi"/>
          <w:szCs w:val="24"/>
          <w:lang w:val="en-US" w:eastAsia="zh-TW"/>
        </w:rPr>
        <w:t xml:space="preserve">(2), 425–438. </w:t>
      </w:r>
      <w:r>
        <w:rPr>
          <w:rFonts w:asciiTheme="minorHAnsi" w:eastAsia="PMingLiU" w:hAnsiTheme="minorHAnsi" w:cstheme="minorHAnsi"/>
          <w:szCs w:val="24"/>
          <w:lang w:val="en-US" w:eastAsia="zh-TW"/>
        </w:rPr>
        <w:tab/>
      </w:r>
      <w:hyperlink r:id="rId416" w:history="1">
        <w:r w:rsidRPr="00310C4C">
          <w:rPr>
            <w:rStyle w:val="Hyperlink"/>
            <w:rFonts w:asciiTheme="minorHAnsi" w:eastAsia="PMingLiU" w:hAnsiTheme="minorHAnsi" w:cstheme="minorHAnsi"/>
            <w:szCs w:val="24"/>
            <w:lang w:val="en-US" w:eastAsia="zh-TW"/>
          </w:rPr>
          <w:t>https://doi.org/10.1046/j.1365-2664.2001.00607.x</w:t>
        </w:r>
      </w:hyperlink>
    </w:p>
    <w:p w14:paraId="1F4763DE"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Sedgeley, J. (2003). Roost site selection and roosting behaviour in lesser short-tailed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bats (Mystacina tuberculata) in comparison with long-tailed bats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(Chalinolobus tuberculatus) in Nothofagus forest, Fiordland. </w:t>
      </w:r>
      <w:r w:rsidRPr="00310C4C">
        <w:rPr>
          <w:rFonts w:asciiTheme="minorHAnsi" w:eastAsia="PMingLiU" w:hAnsiTheme="minorHAnsi" w:cstheme="minorHAnsi"/>
          <w:i/>
          <w:iCs/>
          <w:szCs w:val="24"/>
          <w:lang w:val="en-US" w:eastAsia="zh-TW"/>
        </w:rPr>
        <w:t xml:space="preserve">New Zealand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Journal of Zoology, 30</w:t>
      </w:r>
      <w:r w:rsidRPr="00310C4C">
        <w:rPr>
          <w:rFonts w:asciiTheme="minorHAnsi" w:eastAsia="PMingLiU" w:hAnsiTheme="minorHAnsi" w:cstheme="minorHAnsi"/>
          <w:szCs w:val="24"/>
          <w:lang w:val="en-US" w:eastAsia="zh-TW"/>
        </w:rPr>
        <w:t xml:space="preserve">(3), 227–241. </w:t>
      </w:r>
      <w:r>
        <w:rPr>
          <w:rFonts w:asciiTheme="minorHAnsi" w:eastAsia="PMingLiU" w:hAnsiTheme="minorHAnsi" w:cstheme="minorHAnsi"/>
          <w:szCs w:val="24"/>
          <w:lang w:val="en-US" w:eastAsia="zh-TW"/>
        </w:rPr>
        <w:tab/>
      </w:r>
      <w:hyperlink r:id="rId417" w:history="1">
        <w:r w:rsidRPr="00310C4C">
          <w:rPr>
            <w:rStyle w:val="Hyperlink"/>
            <w:rFonts w:asciiTheme="minorHAnsi" w:eastAsia="PMingLiU" w:hAnsiTheme="minorHAnsi" w:cstheme="minorHAnsi"/>
            <w:szCs w:val="24"/>
            <w:lang w:val="en-US" w:eastAsia="zh-TW"/>
          </w:rPr>
          <w:t>https://doi.org/10.1080/03014223.2003.9518341</w:t>
        </w:r>
      </w:hyperlink>
    </w:p>
    <w:p w14:paraId="10CEF63F"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Sedgeley, J. (2006). Roost site selection by lesser short-tailed bats (Mystacina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tuberculata) in mixed </w:t>
      </w:r>
      <w:r w:rsidRPr="00310C4C">
        <w:rPr>
          <w:rFonts w:asciiTheme="minorHAnsi" w:eastAsia="PMingLiU" w:hAnsiTheme="minorHAnsi" w:cstheme="minorHAnsi"/>
          <w:szCs w:val="24"/>
          <w:lang w:val="en-US" w:eastAsia="zh-TW"/>
        </w:rPr>
        <w:tab/>
        <w:t xml:space="preserve">podocarp-hardwood forest, Whenua Hou/Codfish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Island, New Zealand. </w:t>
      </w:r>
      <w:r w:rsidRPr="00310C4C">
        <w:rPr>
          <w:rFonts w:asciiTheme="minorHAnsi" w:eastAsia="PMingLiU" w:hAnsiTheme="minorHAnsi" w:cstheme="minorHAnsi"/>
          <w:i/>
          <w:iCs/>
          <w:szCs w:val="24"/>
          <w:lang w:val="en-US" w:eastAsia="zh-TW"/>
        </w:rPr>
        <w:t>New Zealand Journal of Zoology, 33</w:t>
      </w:r>
      <w:r w:rsidRPr="00310C4C">
        <w:rPr>
          <w:rFonts w:asciiTheme="minorHAnsi" w:eastAsia="PMingLiU" w:hAnsiTheme="minorHAnsi" w:cstheme="minorHAnsi"/>
          <w:szCs w:val="24"/>
          <w:lang w:val="en-US" w:eastAsia="zh-TW"/>
        </w:rPr>
        <w:t xml:space="preserve">(2), 97–111. </w:t>
      </w:r>
      <w:r>
        <w:rPr>
          <w:rFonts w:asciiTheme="minorHAnsi" w:eastAsia="PMingLiU" w:hAnsiTheme="minorHAnsi" w:cstheme="minorHAnsi"/>
          <w:szCs w:val="24"/>
          <w:lang w:val="en-US" w:eastAsia="zh-TW"/>
        </w:rPr>
        <w:tab/>
      </w:r>
      <w:hyperlink r:id="rId418" w:history="1">
        <w:r w:rsidRPr="00310C4C">
          <w:rPr>
            <w:rStyle w:val="Hyperlink"/>
            <w:rFonts w:asciiTheme="minorHAnsi" w:eastAsia="PMingLiU" w:hAnsiTheme="minorHAnsi" w:cstheme="minorHAnsi"/>
            <w:szCs w:val="24"/>
            <w:lang w:val="en-US" w:eastAsia="zh-TW"/>
          </w:rPr>
          <w:t>https://doi.org/10.1080/03014223.2006.9518434</w:t>
        </w:r>
      </w:hyperlink>
      <w:r w:rsidRPr="00310C4C">
        <w:rPr>
          <w:rFonts w:asciiTheme="minorHAnsi" w:eastAsia="PMingLiU" w:hAnsiTheme="minorHAnsi" w:cstheme="minorHAnsi"/>
          <w:szCs w:val="24"/>
          <w:lang w:val="en-US" w:eastAsia="zh-TW"/>
        </w:rPr>
        <w:t xml:space="preserve"> </w:t>
      </w:r>
    </w:p>
    <w:p w14:paraId="6EC98402"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Sedgeley, J., &amp; O’Donnell, C. (1999). Factors influencing the selection of roost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cavities by a temperate rainforest bat (Vespertilionidae: Chalinolobus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tuberculatus) in New Zealand. </w:t>
      </w:r>
      <w:r w:rsidRPr="00310C4C">
        <w:rPr>
          <w:rFonts w:asciiTheme="minorHAnsi" w:eastAsia="PMingLiU" w:hAnsiTheme="minorHAnsi" w:cstheme="minorHAnsi"/>
          <w:i/>
          <w:iCs/>
          <w:szCs w:val="24"/>
          <w:lang w:val="en-US" w:eastAsia="zh-TW"/>
        </w:rPr>
        <w:t>Journal of Zoology (1987), 249</w:t>
      </w:r>
      <w:r w:rsidRPr="00310C4C">
        <w:rPr>
          <w:rFonts w:asciiTheme="minorHAnsi" w:eastAsia="PMingLiU" w:hAnsiTheme="minorHAnsi" w:cstheme="minorHAnsi"/>
          <w:szCs w:val="24"/>
          <w:lang w:val="en-US" w:eastAsia="zh-TW"/>
        </w:rPr>
        <w:t xml:space="preserve">(4), 437–446. </w:t>
      </w:r>
      <w:r>
        <w:rPr>
          <w:rFonts w:asciiTheme="minorHAnsi" w:eastAsia="PMingLiU" w:hAnsiTheme="minorHAnsi" w:cstheme="minorHAnsi"/>
          <w:szCs w:val="24"/>
          <w:lang w:val="en-US" w:eastAsia="zh-TW"/>
        </w:rPr>
        <w:tab/>
      </w:r>
      <w:hyperlink r:id="rId419" w:history="1">
        <w:r w:rsidRPr="00310C4C">
          <w:rPr>
            <w:rStyle w:val="Hyperlink"/>
            <w:rFonts w:asciiTheme="minorHAnsi" w:eastAsia="PMingLiU" w:hAnsiTheme="minorHAnsi" w:cstheme="minorHAnsi"/>
            <w:szCs w:val="24"/>
            <w:lang w:val="en-US" w:eastAsia="zh-TW"/>
          </w:rPr>
          <w:t>https://doi.org/10.1017/S0952836999009838</w:t>
        </w:r>
      </w:hyperlink>
    </w:p>
    <w:p w14:paraId="43DA389D"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Sedgeley, J., &amp; O'Donnell, C. (2004). Roost use by long-tailed bats in South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Canterbury: Examining predictions of roost-site selection in a highly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fragmented landscape. </w:t>
      </w:r>
      <w:r w:rsidRPr="00310C4C">
        <w:rPr>
          <w:rFonts w:asciiTheme="minorHAnsi" w:eastAsia="PMingLiU" w:hAnsiTheme="minorHAnsi" w:cstheme="minorHAnsi"/>
          <w:i/>
          <w:iCs/>
          <w:szCs w:val="24"/>
          <w:lang w:val="en-US" w:eastAsia="zh-TW"/>
        </w:rPr>
        <w:t>New Zealand Journal of Ecology, 28</w:t>
      </w:r>
      <w:r w:rsidRPr="00310C4C">
        <w:rPr>
          <w:rFonts w:asciiTheme="minorHAnsi" w:eastAsia="PMingLiU" w:hAnsiTheme="minorHAnsi" w:cstheme="minorHAnsi"/>
          <w:szCs w:val="24"/>
          <w:lang w:val="en-US" w:eastAsia="zh-TW"/>
        </w:rPr>
        <w:t xml:space="preserve">, 1-18. </w:t>
      </w:r>
    </w:p>
    <w:p w14:paraId="25BAAA7D"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Siivonen, Y., &amp; Wermundsen, T. (2008). Characteristics of winter roosts of bat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species in southernFinland. </w:t>
      </w:r>
      <w:r w:rsidRPr="00310C4C">
        <w:rPr>
          <w:rFonts w:asciiTheme="minorHAnsi" w:eastAsia="PMingLiU" w:hAnsiTheme="minorHAnsi" w:cstheme="minorHAnsi"/>
          <w:i/>
          <w:iCs/>
          <w:szCs w:val="24"/>
          <w:lang w:val="en-US" w:eastAsia="zh-TW"/>
        </w:rPr>
        <w:t>Mammalia. 72</w:t>
      </w:r>
      <w:r w:rsidRPr="00310C4C">
        <w:rPr>
          <w:rFonts w:asciiTheme="minorHAnsi" w:eastAsia="PMingLiU" w:hAnsiTheme="minorHAnsi" w:cstheme="minorHAnsi"/>
          <w:szCs w:val="24"/>
          <w:lang w:val="en-US" w:eastAsia="zh-TW"/>
        </w:rPr>
        <w:t xml:space="preserve">. 50-56. </w:t>
      </w:r>
      <w:r>
        <w:rPr>
          <w:rFonts w:asciiTheme="minorHAnsi" w:eastAsia="PMingLiU" w:hAnsiTheme="minorHAnsi" w:cstheme="minorHAnsi"/>
          <w:szCs w:val="24"/>
          <w:lang w:val="en-US" w:eastAsia="zh-TW"/>
        </w:rPr>
        <w:tab/>
      </w:r>
      <w:hyperlink r:id="rId420" w:history="1">
        <w:r w:rsidRPr="00310C4C">
          <w:rPr>
            <w:rStyle w:val="Hyperlink"/>
            <w:rFonts w:asciiTheme="minorHAnsi" w:eastAsia="PMingLiU" w:hAnsiTheme="minorHAnsi" w:cstheme="minorHAnsi"/>
            <w:szCs w:val="24"/>
            <w:lang w:val="en-US" w:eastAsia="zh-TW"/>
          </w:rPr>
          <w:t>https://doi.org/10.1515/MAMM.2008.003</w:t>
        </w:r>
      </w:hyperlink>
    </w:p>
    <w:p w14:paraId="052B53E2"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Slade, C., &amp; Law, B. (2007) Seasonal changes in bats at a derelict mine in southern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w:t>
      </w:r>
      <w:r w:rsidRPr="00310C4C">
        <w:rPr>
          <w:rFonts w:asciiTheme="minorHAnsi" w:eastAsia="PMingLiU" w:hAnsiTheme="minorHAnsi" w:cstheme="minorHAnsi"/>
          <w:i/>
          <w:iCs/>
          <w:szCs w:val="24"/>
          <w:lang w:val="en-US" w:eastAsia="zh-TW"/>
        </w:rPr>
        <w:t>Australian Zoologist</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34</w:t>
      </w:r>
      <w:r w:rsidRPr="00310C4C">
        <w:rPr>
          <w:rFonts w:asciiTheme="minorHAnsi" w:eastAsia="PMingLiU" w:hAnsiTheme="minorHAnsi" w:cstheme="minorHAnsi"/>
          <w:szCs w:val="24"/>
          <w:lang w:val="en-US" w:eastAsia="zh-TW"/>
        </w:rPr>
        <w:t xml:space="preserve">(2), 173–180. </w:t>
      </w:r>
      <w:r>
        <w:rPr>
          <w:rFonts w:asciiTheme="minorHAnsi" w:eastAsia="PMingLiU" w:hAnsiTheme="minorHAnsi" w:cstheme="minorHAnsi"/>
          <w:szCs w:val="24"/>
          <w:lang w:val="en-US" w:eastAsia="zh-TW"/>
        </w:rPr>
        <w:tab/>
      </w:r>
      <w:hyperlink r:id="rId421" w:history="1">
        <w:r w:rsidRPr="00310C4C">
          <w:rPr>
            <w:rStyle w:val="Hyperlink"/>
            <w:rFonts w:asciiTheme="minorHAnsi" w:eastAsia="PMingLiU" w:hAnsiTheme="minorHAnsi" w:cstheme="minorHAnsi"/>
            <w:szCs w:val="24"/>
            <w:lang w:val="en-US" w:eastAsia="zh-TW"/>
          </w:rPr>
          <w:t>https://doi.org/10.7882/AZ.2007.015</w:t>
        </w:r>
      </w:hyperlink>
    </w:p>
    <w:p w14:paraId="6A3DA9BD"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Smith, H. J., &amp; Stevenson, J. S. (2013). The Thermal Environment of a Concrete </w:t>
      </w:r>
      <w:r w:rsidRPr="005D15A5">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Bridge and Its </w:t>
      </w:r>
      <w:r w:rsidRPr="00310C4C">
        <w:rPr>
          <w:rFonts w:asciiTheme="minorHAnsi" w:eastAsia="PMingLiU" w:hAnsiTheme="minorHAnsi" w:cstheme="minorHAnsi"/>
          <w:szCs w:val="24"/>
          <w:lang w:val="en-US" w:eastAsia="zh-TW"/>
        </w:rPr>
        <w:tab/>
        <w:t xml:space="preserve">Influence on Roost Site Selection By Bats (Mammalia </w:t>
      </w:r>
      <w:r w:rsidRPr="005D15A5">
        <w:rPr>
          <w:rFonts w:asciiTheme="minorHAnsi" w:eastAsia="PMingLiU" w:hAnsiTheme="minorHAnsi" w:cstheme="minorHAnsi"/>
          <w:szCs w:val="24"/>
          <w:lang w:val="en-US" w:eastAsia="zh-TW"/>
        </w:rPr>
        <w:lastRenderedPageBreak/>
        <w:tab/>
      </w:r>
      <w:r w:rsidRPr="00310C4C">
        <w:rPr>
          <w:rFonts w:asciiTheme="minorHAnsi" w:eastAsia="PMingLiU" w:hAnsiTheme="minorHAnsi" w:cstheme="minorHAnsi"/>
          <w:szCs w:val="24"/>
          <w:lang w:val="en-US" w:eastAsia="zh-TW"/>
        </w:rPr>
        <w:t xml:space="preserve">chiroptera). </w:t>
      </w:r>
      <w:r w:rsidRPr="00310C4C">
        <w:rPr>
          <w:rFonts w:asciiTheme="minorHAnsi" w:eastAsia="PMingLiU" w:hAnsiTheme="minorHAnsi" w:cstheme="minorHAnsi"/>
          <w:i/>
          <w:iCs/>
          <w:szCs w:val="24"/>
          <w:lang w:val="en-US" w:eastAsia="zh-TW"/>
        </w:rPr>
        <w:t xml:space="preserve">Proceeding of the 2013 International Conference on Ecology and </w:t>
      </w:r>
      <w:r w:rsidRPr="005D15A5">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Transportation. </w:t>
      </w:r>
      <w:hyperlink r:id="rId422" w:history="1">
        <w:r w:rsidRPr="00310C4C">
          <w:rPr>
            <w:rStyle w:val="Hyperlink"/>
            <w:rFonts w:asciiTheme="minorHAnsi" w:eastAsia="PMingLiU" w:hAnsiTheme="minorHAnsi" w:cstheme="minorHAnsi"/>
            <w:szCs w:val="24"/>
            <w:lang w:val="en-US" w:eastAsia="zh-TW"/>
          </w:rPr>
          <w:t>https://www.icoet.net/ICOET_2013/proceedings.asp</w:t>
        </w:r>
      </w:hyperlink>
    </w:p>
    <w:p w14:paraId="5AA5B10B"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Solick, D., &amp; Barclay, R. (2007). Geographic variation in the use of torpor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roosting behaviour of </w:t>
      </w:r>
      <w:r w:rsidRPr="00310C4C">
        <w:rPr>
          <w:rFonts w:asciiTheme="minorHAnsi" w:eastAsia="PMingLiU" w:hAnsiTheme="minorHAnsi" w:cstheme="minorHAnsi"/>
          <w:szCs w:val="24"/>
          <w:lang w:val="en-US" w:eastAsia="zh-TW"/>
        </w:rPr>
        <w:tab/>
        <w:t xml:space="preserve">female western long‐eared bats. </w:t>
      </w:r>
      <w:r w:rsidRPr="00310C4C">
        <w:rPr>
          <w:rFonts w:asciiTheme="minorHAnsi" w:eastAsia="PMingLiU" w:hAnsiTheme="minorHAnsi" w:cstheme="minorHAnsi"/>
          <w:i/>
          <w:iCs/>
          <w:szCs w:val="24"/>
          <w:lang w:val="en-US" w:eastAsia="zh-TW"/>
        </w:rPr>
        <w:t xml:space="preserve">Journal of Zoology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(1987), 272</w:t>
      </w:r>
      <w:r w:rsidRPr="00310C4C">
        <w:rPr>
          <w:rFonts w:asciiTheme="minorHAnsi" w:eastAsia="PMingLiU" w:hAnsiTheme="minorHAnsi" w:cstheme="minorHAnsi"/>
          <w:szCs w:val="24"/>
          <w:lang w:val="en-US" w:eastAsia="zh-TW"/>
        </w:rPr>
        <w:t xml:space="preserve">(4), 358–366. </w:t>
      </w:r>
      <w:hyperlink r:id="rId423" w:history="1">
        <w:r w:rsidRPr="00310C4C">
          <w:rPr>
            <w:rStyle w:val="Hyperlink"/>
            <w:rFonts w:asciiTheme="minorHAnsi" w:eastAsia="PMingLiU" w:hAnsiTheme="minorHAnsi" w:cstheme="minorHAnsi"/>
            <w:szCs w:val="24"/>
            <w:lang w:val="en-US" w:eastAsia="zh-TW"/>
          </w:rPr>
          <w:t>https://doi.org/10.1111/j.1469-7998.2006.00276.x</w:t>
        </w:r>
      </w:hyperlink>
    </w:p>
    <w:p w14:paraId="2185D6BA"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Sparks, D., Whitaker Jr, J., &amp; Duchamp, J. (2004). Foraging-habitat selection by bats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at an urban-rural interface: comparison between a successful and a less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successful species. </w:t>
      </w:r>
      <w:r w:rsidRPr="00310C4C">
        <w:rPr>
          <w:rFonts w:asciiTheme="minorHAnsi" w:eastAsia="PMingLiU" w:hAnsiTheme="minorHAnsi" w:cstheme="minorHAnsi"/>
          <w:i/>
          <w:iCs/>
          <w:szCs w:val="24"/>
          <w:lang w:val="en-US" w:eastAsia="zh-TW"/>
        </w:rPr>
        <w:t xml:space="preserve">Canadian Journal </w:t>
      </w:r>
      <w:r w:rsidRPr="00310C4C">
        <w:rPr>
          <w:rFonts w:asciiTheme="minorHAnsi" w:eastAsia="PMingLiU" w:hAnsiTheme="minorHAnsi" w:cstheme="minorHAnsi"/>
          <w:i/>
          <w:iCs/>
          <w:szCs w:val="24"/>
          <w:lang w:val="en-US" w:eastAsia="zh-TW"/>
        </w:rPr>
        <w:tab/>
        <w:t>of Zoology, 82</w:t>
      </w:r>
      <w:r w:rsidRPr="00310C4C">
        <w:rPr>
          <w:rFonts w:asciiTheme="minorHAnsi" w:eastAsia="PMingLiU" w:hAnsiTheme="minorHAnsi" w:cstheme="minorHAnsi"/>
          <w:szCs w:val="24"/>
          <w:lang w:val="en-US" w:eastAsia="zh-TW"/>
        </w:rPr>
        <w:t xml:space="preserve">(7), 1157–1164. </w:t>
      </w:r>
      <w:r>
        <w:rPr>
          <w:rFonts w:asciiTheme="minorHAnsi" w:eastAsia="PMingLiU" w:hAnsiTheme="minorHAnsi" w:cstheme="minorHAnsi"/>
          <w:szCs w:val="24"/>
          <w:lang w:val="en-US" w:eastAsia="zh-TW"/>
        </w:rPr>
        <w:tab/>
      </w:r>
      <w:hyperlink r:id="rId424" w:history="1">
        <w:r w:rsidRPr="00310C4C">
          <w:rPr>
            <w:rStyle w:val="Hyperlink"/>
            <w:rFonts w:asciiTheme="minorHAnsi" w:eastAsia="PMingLiU" w:hAnsiTheme="minorHAnsi" w:cstheme="minorHAnsi"/>
            <w:szCs w:val="24"/>
            <w:lang w:val="en-US" w:eastAsia="zh-TW"/>
          </w:rPr>
          <w:t>https://doi.org/10.1139/z04-095</w:t>
        </w:r>
      </w:hyperlink>
      <w:r w:rsidRPr="00310C4C">
        <w:rPr>
          <w:rFonts w:asciiTheme="minorHAnsi" w:eastAsia="PMingLiU" w:hAnsiTheme="minorHAnsi" w:cstheme="minorHAnsi"/>
          <w:szCs w:val="24"/>
          <w:lang w:val="en-US" w:eastAsia="zh-TW"/>
        </w:rPr>
        <w:t xml:space="preserve"> </w:t>
      </w:r>
    </w:p>
    <w:p w14:paraId="268B6E58"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Thomson, T. (2013). </w:t>
      </w:r>
      <w:r w:rsidRPr="00310C4C">
        <w:rPr>
          <w:rFonts w:asciiTheme="minorHAnsi" w:eastAsia="PMingLiU" w:hAnsiTheme="minorHAnsi" w:cstheme="minorHAnsi"/>
          <w:i/>
          <w:iCs/>
          <w:szCs w:val="24"/>
          <w:lang w:val="en-US" w:eastAsia="zh-TW"/>
        </w:rPr>
        <w:t xml:space="preserve">Roost ecology of Eastern Small Footed Bats (Myotis Leibii) in the </w:t>
      </w:r>
      <w:r w:rsidRPr="00C508B3">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Southern Appalachain Mountains </w:t>
      </w:r>
      <w:r w:rsidRPr="00310C4C">
        <w:rPr>
          <w:rFonts w:asciiTheme="minorHAnsi" w:eastAsia="PMingLiU" w:hAnsiTheme="minorHAnsi" w:cstheme="minorHAnsi"/>
          <w:szCs w:val="24"/>
          <w:lang w:val="en-US" w:eastAsia="zh-TW"/>
        </w:rPr>
        <w:t xml:space="preserve">[Master’s thesis, Indiana State University]. </w:t>
      </w:r>
      <w:r w:rsidRPr="00C508B3">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Semantic Scholar. </w:t>
      </w:r>
      <w:hyperlink r:id="rId425" w:anchor="citing-papers" w:history="1">
        <w:r w:rsidRPr="00310C4C">
          <w:rPr>
            <w:rStyle w:val="Hyperlink"/>
            <w:rFonts w:asciiTheme="minorHAnsi" w:eastAsia="PMingLiU" w:hAnsiTheme="minorHAnsi" w:cstheme="minorHAnsi"/>
            <w:szCs w:val="24"/>
            <w:lang w:val="en-US" w:eastAsia="zh-TW"/>
          </w:rPr>
          <w:t>https://www.semanticscholar.org/paper/Roost-ecology-</w:t>
        </w:r>
        <w:r w:rsidRPr="00C508B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of-eastern-small-footed-bats-(Myotis-</w:t>
        </w:r>
        <w:r w:rsidRPr="00C508B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Thomson/577a1d9eb8d4265b38ee573abac01aef8237c865#citing-papers</w:t>
        </w:r>
      </w:hyperlink>
    </w:p>
    <w:p w14:paraId="4E14F877"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Threlfall, C., Law, B. &amp; Banks, P. (2013). Roost selection in suburban bushland by the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urban sensitive bat Nyctophilus gouldi. </w:t>
      </w:r>
      <w:r w:rsidRPr="00310C4C">
        <w:rPr>
          <w:rFonts w:asciiTheme="minorHAnsi" w:eastAsia="PMingLiU" w:hAnsiTheme="minorHAnsi" w:cstheme="minorHAnsi"/>
          <w:i/>
          <w:iCs/>
          <w:szCs w:val="24"/>
          <w:lang w:val="en-US" w:eastAsia="zh-TW"/>
        </w:rPr>
        <w:t>Journal of Mammalogy. 94</w:t>
      </w:r>
      <w:r w:rsidRPr="00310C4C">
        <w:rPr>
          <w:rFonts w:asciiTheme="minorHAnsi" w:eastAsia="PMingLiU" w:hAnsiTheme="minorHAnsi" w:cstheme="minorHAnsi"/>
          <w:szCs w:val="24"/>
          <w:lang w:val="en-US" w:eastAsia="zh-TW"/>
        </w:rPr>
        <w:t>(2), 307–</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319. </w:t>
      </w:r>
      <w:hyperlink r:id="rId426" w:history="1">
        <w:r w:rsidRPr="00310C4C">
          <w:rPr>
            <w:rStyle w:val="Hyperlink"/>
            <w:rFonts w:asciiTheme="minorHAnsi" w:eastAsia="PMingLiU" w:hAnsiTheme="minorHAnsi" w:cstheme="minorHAnsi"/>
            <w:szCs w:val="24"/>
            <w:lang w:val="en-US" w:eastAsia="zh-TW"/>
          </w:rPr>
          <w:t>https://doi.org/10.1644/11-MAMM-A-393.1</w:t>
        </w:r>
      </w:hyperlink>
    </w:p>
    <w:p w14:paraId="158CC68C"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Toowoomba Regional Council. (2019). Cooyar-Muntapa Tunnel. Retrieved from </w:t>
      </w:r>
      <w:r w:rsidRPr="00310C4C">
        <w:rPr>
          <w:rFonts w:asciiTheme="minorHAnsi" w:eastAsia="PMingLiU" w:hAnsiTheme="minorHAnsi" w:cstheme="minorHAnsi"/>
          <w:szCs w:val="24"/>
          <w:lang w:val="en-US" w:eastAsia="zh-TW"/>
        </w:rPr>
        <w:tab/>
      </w:r>
      <w:hyperlink r:id="rId427" w:history="1">
        <w:r w:rsidRPr="00310C4C">
          <w:rPr>
            <w:rStyle w:val="Hyperlink"/>
            <w:rFonts w:asciiTheme="minorHAnsi" w:eastAsia="PMingLiU" w:hAnsiTheme="minorHAnsi" w:cstheme="minorHAnsi"/>
            <w:szCs w:val="24"/>
            <w:lang w:val="en-US" w:eastAsia="zh-TW"/>
          </w:rPr>
          <w:t>http://www.tr.qld.gov.au/facilities-recreation/parks-gardens/parks-by-</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location/cooyar-muntapa-tunnel</w:t>
        </w:r>
      </w:hyperlink>
    </w:p>
    <w:p w14:paraId="54A9B01E" w14:textId="77777777" w:rsidR="002A08FA" w:rsidRDefault="002A08FA" w:rsidP="00746203">
      <w:pPr>
        <w:spacing w:after="240" w:line="259" w:lineRule="auto"/>
        <w:rPr>
          <w:rFonts w:asciiTheme="minorHAnsi" w:eastAsia="PMingLiU" w:hAnsiTheme="minorHAnsi" w:cstheme="minorHAnsi"/>
          <w:color w:val="0070C0"/>
          <w:szCs w:val="24"/>
          <w:u w:val="single"/>
          <w:lang w:val="en-US" w:eastAsia="zh-TW"/>
        </w:rPr>
      </w:pPr>
      <w:r w:rsidRPr="00310C4C">
        <w:rPr>
          <w:rFonts w:asciiTheme="minorHAnsi" w:eastAsia="PMingLiU" w:hAnsiTheme="minorHAnsi" w:cstheme="minorHAnsi"/>
          <w:szCs w:val="24"/>
          <w:lang w:val="en-US" w:eastAsia="zh-TW"/>
        </w:rPr>
        <w:t xml:space="preserve">Torquetti, C., Silva, M., &amp; Talamoni, S. (2017). Differences between caves with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without bats in a Brazilian karst habitat. </w:t>
      </w:r>
      <w:r w:rsidRPr="00310C4C">
        <w:rPr>
          <w:rFonts w:asciiTheme="minorHAnsi" w:eastAsia="PMingLiU" w:hAnsiTheme="minorHAnsi" w:cstheme="minorHAnsi"/>
          <w:i/>
          <w:iCs/>
          <w:szCs w:val="24"/>
          <w:lang w:val="en-US" w:eastAsia="zh-TW"/>
        </w:rPr>
        <w:t>Zoologia (Curitiba, Brazil), 34</w:t>
      </w:r>
      <w:r w:rsidRPr="00310C4C">
        <w:rPr>
          <w:rFonts w:asciiTheme="minorHAnsi" w:eastAsia="PMingLiU" w:hAnsiTheme="minorHAnsi" w:cstheme="minorHAnsi"/>
          <w:szCs w:val="24"/>
          <w:lang w:val="en-US" w:eastAsia="zh-TW"/>
        </w:rPr>
        <w:t xml:space="preserve">, 1–7. </w:t>
      </w:r>
      <w:r w:rsidRPr="00310C4C">
        <w:rPr>
          <w:rFonts w:asciiTheme="minorHAnsi" w:eastAsia="PMingLiU" w:hAnsiTheme="minorHAnsi" w:cstheme="minorHAnsi"/>
          <w:szCs w:val="24"/>
          <w:lang w:val="en-US" w:eastAsia="zh-TW"/>
        </w:rPr>
        <w:tab/>
      </w:r>
      <w:hyperlink r:id="rId428" w:history="1">
        <w:r w:rsidRPr="002D0BC5">
          <w:rPr>
            <w:rStyle w:val="Hyperlink"/>
            <w:rFonts w:asciiTheme="minorHAnsi" w:eastAsia="PMingLiU" w:hAnsiTheme="minorHAnsi" w:cstheme="minorHAnsi"/>
            <w:szCs w:val="24"/>
            <w:lang w:val="en-US" w:eastAsia="zh-TW"/>
          </w:rPr>
          <w:t>https://doi.org/10.3897/zoologia.34.e13732</w:t>
        </w:r>
      </w:hyperlink>
    </w:p>
    <w:p w14:paraId="0CD63EC7"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Upton, L. (2011). </w:t>
      </w:r>
      <w:r w:rsidRPr="00310C4C">
        <w:rPr>
          <w:rFonts w:asciiTheme="minorHAnsi" w:eastAsia="PMingLiU" w:hAnsiTheme="minorHAnsi" w:cstheme="minorHAnsi"/>
          <w:i/>
          <w:iCs/>
          <w:szCs w:val="24"/>
          <w:lang w:val="en-US" w:eastAsia="zh-TW"/>
        </w:rPr>
        <w:t>How do micorbats tolerate the conditions of tropical hot roosts?.</w:t>
      </w:r>
      <w:r w:rsidRPr="00310C4C">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National Climate Change Adaptation Research Facility. </w:t>
      </w:r>
      <w:r w:rsidRPr="00310C4C">
        <w:rPr>
          <w:rFonts w:asciiTheme="minorHAnsi" w:eastAsia="PMingLiU" w:hAnsiTheme="minorHAnsi" w:cstheme="minorHAnsi"/>
          <w:szCs w:val="24"/>
          <w:lang w:val="en-US" w:eastAsia="zh-TW"/>
        </w:rPr>
        <w:tab/>
      </w:r>
      <w:hyperlink r:id="rId429" w:history="1">
        <w:r w:rsidRPr="00310C4C">
          <w:rPr>
            <w:rStyle w:val="Hyperlink"/>
            <w:rFonts w:asciiTheme="minorHAnsi" w:eastAsia="PMingLiU" w:hAnsiTheme="minorHAnsi" w:cstheme="minorHAnsi"/>
            <w:szCs w:val="24"/>
            <w:lang w:val="en-US" w:eastAsia="zh-TW"/>
          </w:rPr>
          <w:t>https://nccarf.jcu.edu.au/terrestrialbiodiversity/index.php/40-research-</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tools/239-honours-projects.html</w:t>
        </w:r>
      </w:hyperlink>
    </w:p>
    <w:p w14:paraId="1232FD89"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Usman, K. (1988). Role of light and temperature in the roosting ecology of tropical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microchiropteran bats. Proceedings of the Indian Academy of Sciences.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Animal Sciences, 97</w:t>
      </w:r>
      <w:r w:rsidRPr="00310C4C">
        <w:rPr>
          <w:rFonts w:asciiTheme="minorHAnsi" w:eastAsia="PMingLiU" w:hAnsiTheme="minorHAnsi" w:cstheme="minorHAnsi"/>
          <w:szCs w:val="24"/>
          <w:lang w:val="en-US" w:eastAsia="zh-TW"/>
        </w:rPr>
        <w:t xml:space="preserve">(6), 551–559. </w:t>
      </w:r>
      <w:hyperlink r:id="rId430" w:history="1">
        <w:r w:rsidRPr="00310C4C">
          <w:rPr>
            <w:rStyle w:val="Hyperlink"/>
            <w:rFonts w:asciiTheme="minorHAnsi" w:eastAsia="PMingLiU" w:hAnsiTheme="minorHAnsi" w:cstheme="minorHAnsi"/>
            <w:szCs w:val="24"/>
            <w:lang w:val="en-US" w:eastAsia="zh-TW"/>
          </w:rPr>
          <w:t>https://doi.org/10.1007/BF03179557</w:t>
        </w:r>
      </w:hyperlink>
    </w:p>
    <w:p w14:paraId="49352ECF" w14:textId="77777777" w:rsidR="002A08FA" w:rsidRDefault="002A08FA"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Van de Wetering, J. (2011). Tunnelling through Boolboonda. Retrieved from </w:t>
      </w:r>
      <w:r w:rsidRPr="00310C4C">
        <w:rPr>
          <w:rFonts w:asciiTheme="minorHAnsi" w:eastAsia="PMingLiU" w:hAnsiTheme="minorHAnsi" w:cstheme="minorHAnsi"/>
          <w:szCs w:val="24"/>
          <w:lang w:val="en-US" w:eastAsia="zh-TW"/>
        </w:rPr>
        <w:tab/>
      </w:r>
      <w:hyperlink r:id="rId431" w:history="1">
        <w:r w:rsidRPr="002D0BC5">
          <w:rPr>
            <w:rStyle w:val="Hyperlink"/>
            <w:rFonts w:asciiTheme="minorHAnsi" w:eastAsia="PMingLiU" w:hAnsiTheme="minorHAnsi" w:cstheme="minorHAnsi"/>
            <w:szCs w:val="24"/>
            <w:lang w:val="en-US" w:eastAsia="zh-TW"/>
          </w:rPr>
          <w:t>http://www.abc.net.au/local/photos/2011/08/31/3306743.htm</w:t>
        </w:r>
      </w:hyperlink>
    </w:p>
    <w:p w14:paraId="1851A454"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Voigt C. C., Phelps K. L., Aguirre L. F., Corrie Schoeman, M., Vanitharani, J., Zubaid, </w:t>
      </w:r>
      <w:r w:rsidRPr="00D36B37">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 (2016). Bats and Buildings: The Conservation of Synanthropic Bats. In C. C. </w:t>
      </w:r>
      <w:r w:rsidRPr="00D36B37">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Voigt, T. Kingston (Eds.), </w:t>
      </w:r>
      <w:r w:rsidRPr="00310C4C">
        <w:rPr>
          <w:rFonts w:asciiTheme="minorHAnsi" w:eastAsia="PMingLiU" w:hAnsiTheme="minorHAnsi" w:cstheme="minorHAnsi"/>
          <w:i/>
          <w:iCs/>
          <w:szCs w:val="24"/>
          <w:lang w:val="en-US" w:eastAsia="zh-TW"/>
        </w:rPr>
        <w:t xml:space="preserve">Bats in the Anthropocene: Conservation of Bats in a </w:t>
      </w:r>
      <w:r w:rsidRPr="00D36B37">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Changing World</w:t>
      </w:r>
      <w:r w:rsidRPr="00310C4C">
        <w:rPr>
          <w:rFonts w:asciiTheme="minorHAnsi" w:eastAsia="PMingLiU" w:hAnsiTheme="minorHAnsi" w:cstheme="minorHAnsi"/>
          <w:szCs w:val="24"/>
          <w:lang w:val="en-US" w:eastAsia="zh-TW"/>
        </w:rPr>
        <w:t xml:space="preserve">. Springer. </w:t>
      </w:r>
      <w:hyperlink r:id="rId432" w:history="1">
        <w:r w:rsidRPr="00310C4C">
          <w:rPr>
            <w:rStyle w:val="Hyperlink"/>
            <w:rFonts w:asciiTheme="minorHAnsi" w:eastAsia="PMingLiU" w:hAnsiTheme="minorHAnsi" w:cstheme="minorHAnsi"/>
            <w:szCs w:val="24"/>
            <w:lang w:val="en-US" w:eastAsia="zh-TW"/>
          </w:rPr>
          <w:t>https://doi.org/10.1007/978-3-319-25220-914</w:t>
        </w:r>
      </w:hyperlink>
    </w:p>
    <w:p w14:paraId="0F19D7ED"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White, A. (2011). Roosting dynamics of Eastern Bent-wing Bats Miniopterus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schreibersii oceanensis in disused military sites in eastern Sydney. </w:t>
      </w:r>
      <w:r w:rsidRPr="00310C4C">
        <w:rPr>
          <w:rFonts w:asciiTheme="minorHAnsi" w:eastAsia="PMingLiU" w:hAnsiTheme="minorHAnsi" w:cstheme="minorHAnsi"/>
          <w:i/>
          <w:iCs/>
          <w:szCs w:val="24"/>
          <w:lang w:val="en-US" w:eastAsia="zh-TW"/>
        </w:rPr>
        <w:t xml:space="preserve">Australian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Zoologist. 35</w:t>
      </w:r>
      <w:r w:rsidRPr="00310C4C">
        <w:rPr>
          <w:rFonts w:asciiTheme="minorHAnsi" w:eastAsia="PMingLiU" w:hAnsiTheme="minorHAnsi" w:cstheme="minorHAnsi"/>
          <w:szCs w:val="24"/>
          <w:lang w:val="en-US" w:eastAsia="zh-TW"/>
        </w:rPr>
        <w:t>. 471-484.</w:t>
      </w:r>
      <w:hyperlink r:id="rId433" w:history="1">
        <w:r w:rsidRPr="00310C4C">
          <w:rPr>
            <w:rStyle w:val="Hyperlink"/>
            <w:rFonts w:asciiTheme="minorHAnsi" w:eastAsia="PMingLiU" w:hAnsiTheme="minorHAnsi" w:cstheme="minorHAnsi"/>
            <w:szCs w:val="24"/>
            <w:lang w:eastAsia="zh-TW"/>
          </w:rPr>
          <w:t>https://doi.org/10.7882/FS.2011.047</w:t>
        </w:r>
      </w:hyperlink>
    </w:p>
    <w:p w14:paraId="6D7D556B"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Willis, C., &amp; Brigham, R. (2007). Social Thermoregulation Exerts More Influence than </w:t>
      </w:r>
      <w:r w:rsidRPr="00310C4C">
        <w:rPr>
          <w:rFonts w:asciiTheme="minorHAnsi" w:eastAsia="PMingLiU" w:hAnsiTheme="minorHAnsi" w:cstheme="minorHAnsi"/>
          <w:szCs w:val="24"/>
          <w:lang w:val="en-US" w:eastAsia="zh-TW"/>
        </w:rPr>
        <w:tab/>
        <w:t xml:space="preserve">Microclimate on Forest Roost Preferences by a Cavity-Dwelling Bat.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Behavioral Ecology and Sociobiology, 62</w:t>
      </w:r>
      <w:r w:rsidRPr="00310C4C">
        <w:rPr>
          <w:rFonts w:asciiTheme="minorHAnsi" w:eastAsia="PMingLiU" w:hAnsiTheme="minorHAnsi" w:cstheme="minorHAnsi"/>
          <w:szCs w:val="24"/>
          <w:lang w:val="en-US" w:eastAsia="zh-TW"/>
        </w:rPr>
        <w:t xml:space="preserve">(1), 97–108. </w:t>
      </w:r>
      <w:r>
        <w:rPr>
          <w:rFonts w:asciiTheme="minorHAnsi" w:eastAsia="PMingLiU" w:hAnsiTheme="minorHAnsi" w:cstheme="minorHAnsi"/>
          <w:szCs w:val="24"/>
          <w:lang w:val="en-US" w:eastAsia="zh-TW"/>
        </w:rPr>
        <w:tab/>
      </w:r>
      <w:hyperlink r:id="rId434" w:history="1">
        <w:r w:rsidRPr="00310C4C">
          <w:rPr>
            <w:rStyle w:val="Hyperlink"/>
            <w:rFonts w:asciiTheme="minorHAnsi" w:eastAsia="PMingLiU" w:hAnsiTheme="minorHAnsi" w:cstheme="minorHAnsi"/>
            <w:szCs w:val="24"/>
            <w:lang w:val="en-US" w:eastAsia="zh-TW"/>
          </w:rPr>
          <w:t>https://doi.org/10.1007/s00265-007-0442-y</w:t>
        </w:r>
      </w:hyperlink>
    </w:p>
    <w:p w14:paraId="7C42DE28"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Willis, C., Menzies, A., Boyles, J., &amp; Wojciechowski, M. (2011). Evaporative Water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Loss Is a Plausible Explanation for Mortality of Bats from White-Nose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Syndrome. </w:t>
      </w:r>
      <w:r w:rsidRPr="00310C4C">
        <w:rPr>
          <w:rFonts w:asciiTheme="minorHAnsi" w:eastAsia="PMingLiU" w:hAnsiTheme="minorHAnsi" w:cstheme="minorHAnsi"/>
          <w:i/>
          <w:iCs/>
          <w:szCs w:val="24"/>
          <w:lang w:val="en-US" w:eastAsia="zh-TW"/>
        </w:rPr>
        <w:t>Integrative and Comparative Biology, 51</w:t>
      </w:r>
      <w:r w:rsidRPr="00310C4C">
        <w:rPr>
          <w:rFonts w:asciiTheme="minorHAnsi" w:eastAsia="PMingLiU" w:hAnsiTheme="minorHAnsi" w:cstheme="minorHAnsi"/>
          <w:szCs w:val="24"/>
          <w:lang w:val="en-US" w:eastAsia="zh-TW"/>
        </w:rPr>
        <w:t xml:space="preserve">(3), 364–373. </w:t>
      </w:r>
      <w:r>
        <w:rPr>
          <w:rFonts w:asciiTheme="minorHAnsi" w:eastAsia="PMingLiU" w:hAnsiTheme="minorHAnsi" w:cstheme="minorHAnsi"/>
          <w:szCs w:val="24"/>
          <w:lang w:val="en-US" w:eastAsia="zh-TW"/>
        </w:rPr>
        <w:tab/>
      </w:r>
      <w:hyperlink r:id="rId435" w:history="1">
        <w:r w:rsidRPr="00310C4C">
          <w:rPr>
            <w:rStyle w:val="Hyperlink"/>
            <w:rFonts w:asciiTheme="minorHAnsi" w:eastAsia="PMingLiU" w:hAnsiTheme="minorHAnsi" w:cstheme="minorHAnsi"/>
            <w:szCs w:val="24"/>
            <w:lang w:val="en-US" w:eastAsia="zh-TW"/>
          </w:rPr>
          <w:t>https://doi.org/10.1093/icb/icr076</w:t>
        </w:r>
      </w:hyperlink>
    </w:p>
    <w:p w14:paraId="2C51A123"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Winter, R., Mantilla-Contreras, J., &amp; Schmidt, S. (2020). Usage of buildings in the life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cycle of two endangered Rhinolophus species in the Mediterranean region: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implications for roost protection. </w:t>
      </w:r>
      <w:r w:rsidRPr="00310C4C">
        <w:rPr>
          <w:rFonts w:asciiTheme="minorHAnsi" w:eastAsia="PMingLiU" w:hAnsiTheme="minorHAnsi" w:cstheme="minorHAnsi"/>
          <w:i/>
          <w:iCs/>
          <w:szCs w:val="24"/>
          <w:lang w:val="en-US" w:eastAsia="zh-TW"/>
        </w:rPr>
        <w:t xml:space="preserve">European Journal of Wildlife Research,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66</w:t>
      </w:r>
      <w:r w:rsidRPr="00310C4C">
        <w:rPr>
          <w:rFonts w:asciiTheme="minorHAnsi" w:eastAsia="PMingLiU" w:hAnsiTheme="minorHAnsi" w:cstheme="minorHAnsi"/>
          <w:szCs w:val="24"/>
          <w:lang w:val="en-US" w:eastAsia="zh-TW"/>
        </w:rPr>
        <w:t>(3).</w:t>
      </w:r>
      <w:r>
        <w:rPr>
          <w:rFonts w:asciiTheme="minorHAnsi" w:eastAsia="PMingLiU" w:hAnsiTheme="minorHAnsi" w:cstheme="minorHAnsi"/>
          <w:szCs w:val="24"/>
          <w:lang w:val="en-US" w:eastAsia="zh-TW"/>
        </w:rPr>
        <w:t xml:space="preserve"> </w:t>
      </w:r>
      <w:hyperlink r:id="rId436" w:history="1">
        <w:r w:rsidRPr="00310C4C">
          <w:rPr>
            <w:rStyle w:val="Hyperlink"/>
            <w:rFonts w:asciiTheme="minorHAnsi" w:eastAsia="PMingLiU" w:hAnsiTheme="minorHAnsi" w:cstheme="minorHAnsi"/>
            <w:szCs w:val="24"/>
            <w:lang w:val="en-US" w:eastAsia="zh-TW"/>
          </w:rPr>
          <w:t>https://doi.org/10.1007/s10344-020-01374-1</w:t>
        </w:r>
      </w:hyperlink>
    </w:p>
    <w:p w14:paraId="529F9840" w14:textId="77777777" w:rsidR="002A08FA" w:rsidRPr="00D253EF"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Young, R. (2001). The eastern horseshoe bat, Rhinolophus megaphyllus, in south-</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east Queensland, Australia: colony demography and dynamics, activity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levels, seasonal weight changes, and capture-recapture analyses. </w:t>
      </w:r>
      <w:r w:rsidRPr="00310C4C">
        <w:rPr>
          <w:rFonts w:asciiTheme="minorHAnsi" w:eastAsia="PMingLiU" w:hAnsiTheme="minorHAnsi" w:cstheme="minorHAnsi"/>
          <w:i/>
          <w:iCs/>
          <w:szCs w:val="24"/>
          <w:lang w:val="en-US" w:eastAsia="zh-TW"/>
        </w:rPr>
        <w:t xml:space="preserve">Wildlife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Research (East Melbourne), 28</w:t>
      </w:r>
      <w:r w:rsidRPr="00310C4C">
        <w:rPr>
          <w:rFonts w:asciiTheme="minorHAnsi" w:eastAsia="PMingLiU" w:hAnsiTheme="minorHAnsi" w:cstheme="minorHAnsi"/>
          <w:szCs w:val="24"/>
          <w:lang w:val="en-US" w:eastAsia="zh-TW"/>
        </w:rPr>
        <w:t xml:space="preserve">(4), 425–. </w:t>
      </w:r>
      <w:hyperlink r:id="rId437" w:history="1">
        <w:r w:rsidRPr="00310C4C">
          <w:rPr>
            <w:rStyle w:val="Hyperlink"/>
            <w:rFonts w:asciiTheme="minorHAnsi" w:eastAsia="PMingLiU" w:hAnsiTheme="minorHAnsi" w:cstheme="minorHAnsi"/>
            <w:szCs w:val="24"/>
            <w:lang w:val="en-US" w:eastAsia="zh-TW"/>
          </w:rPr>
          <w:t>https://doi.org/10.1071/WR99106</w:t>
        </w:r>
      </w:hyperlink>
    </w:p>
    <w:p w14:paraId="4FA0B59A"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Zahn, A. &amp; Dippel, B. (1997). Male roosting habits and mating behaviour of Myotis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myotis. </w:t>
      </w:r>
      <w:r w:rsidRPr="00310C4C">
        <w:rPr>
          <w:rFonts w:asciiTheme="minorHAnsi" w:eastAsia="PMingLiU" w:hAnsiTheme="minorHAnsi" w:cstheme="minorHAnsi"/>
          <w:i/>
          <w:iCs/>
          <w:szCs w:val="24"/>
          <w:lang w:val="en-US" w:eastAsia="zh-TW"/>
        </w:rPr>
        <w:t>Journal of Zoology (1987), 243</w:t>
      </w:r>
      <w:r w:rsidRPr="00310C4C">
        <w:rPr>
          <w:rFonts w:asciiTheme="minorHAnsi" w:eastAsia="PMingLiU" w:hAnsiTheme="minorHAnsi" w:cstheme="minorHAnsi"/>
          <w:szCs w:val="24"/>
          <w:lang w:val="en-US" w:eastAsia="zh-TW"/>
        </w:rPr>
        <w:t xml:space="preserve">(4), 659–674. </w:t>
      </w:r>
      <w:r>
        <w:rPr>
          <w:rFonts w:asciiTheme="minorHAnsi" w:eastAsia="PMingLiU" w:hAnsiTheme="minorHAnsi" w:cstheme="minorHAnsi"/>
          <w:szCs w:val="24"/>
          <w:lang w:val="en-US" w:eastAsia="zh-TW"/>
        </w:rPr>
        <w:tab/>
      </w:r>
      <w:hyperlink r:id="rId438" w:history="1">
        <w:r w:rsidRPr="00310C4C">
          <w:rPr>
            <w:rStyle w:val="Hyperlink"/>
            <w:rFonts w:asciiTheme="minorHAnsi" w:eastAsia="PMingLiU" w:hAnsiTheme="minorHAnsi" w:cstheme="minorHAnsi"/>
            <w:szCs w:val="24"/>
            <w:lang w:val="en-US" w:eastAsia="zh-TW"/>
          </w:rPr>
          <w:t>https://doi.org/10.1111/j.1469-7998.1997.tb01968.x</w:t>
        </w:r>
      </w:hyperlink>
    </w:p>
    <w:p w14:paraId="6363B36E" w14:textId="77777777" w:rsidR="002A08FA" w:rsidRDefault="002A08FA"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Zahn, A. (1999). Reproductive success, colony size and roost temperature in attic-</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dwelling bat Myotis myotis. </w:t>
      </w:r>
      <w:r w:rsidRPr="00310C4C">
        <w:rPr>
          <w:rFonts w:asciiTheme="minorHAnsi" w:eastAsia="PMingLiU" w:hAnsiTheme="minorHAnsi" w:cstheme="minorHAnsi"/>
          <w:i/>
          <w:iCs/>
          <w:szCs w:val="24"/>
          <w:lang w:val="en-US" w:eastAsia="zh-TW"/>
        </w:rPr>
        <w:t>Journal of Zoology (1987), 247</w:t>
      </w:r>
      <w:r w:rsidRPr="00310C4C">
        <w:rPr>
          <w:rFonts w:asciiTheme="minorHAnsi" w:eastAsia="PMingLiU" w:hAnsiTheme="minorHAnsi" w:cstheme="minorHAnsi"/>
          <w:szCs w:val="24"/>
          <w:lang w:val="en-US" w:eastAsia="zh-TW"/>
        </w:rPr>
        <w:t xml:space="preserve">(2), 275–280.     </w:t>
      </w:r>
      <w:r w:rsidRPr="00310C4C">
        <w:rPr>
          <w:rFonts w:asciiTheme="minorHAnsi" w:eastAsia="PMingLiU" w:hAnsiTheme="minorHAnsi" w:cstheme="minorHAnsi"/>
          <w:szCs w:val="24"/>
          <w:lang w:val="en-US" w:eastAsia="zh-TW"/>
        </w:rPr>
        <w:tab/>
      </w:r>
      <w:hyperlink r:id="rId439" w:history="1">
        <w:r w:rsidRPr="002D0BC5">
          <w:rPr>
            <w:rStyle w:val="Hyperlink"/>
            <w:rFonts w:asciiTheme="minorHAnsi" w:eastAsia="PMingLiU" w:hAnsiTheme="minorHAnsi" w:cstheme="minorHAnsi"/>
            <w:szCs w:val="24"/>
            <w:lang w:val="en-US" w:eastAsia="zh-TW"/>
          </w:rPr>
          <w:t>https://doi.org/10.1111/j.1469-7998.1999.tb00991.x</w:t>
        </w:r>
      </w:hyperlink>
    </w:p>
    <w:p w14:paraId="02E75EAD" w14:textId="77777777" w:rsidR="002A08FA" w:rsidRPr="00310C4C" w:rsidRDefault="002A08FA"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Zukal, J., Berková, H., Banďouchová, H., Kováčová, V., Pikula, J. (2017). Bats and </w:t>
      </w:r>
      <w:r w:rsidRPr="00102AC0">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caves: activity and ecology of bats wintering in caves. In S. Karabulut &amp; M. C. </w:t>
      </w:r>
      <w:r w:rsidRPr="00102AC0">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Cinku (Eds.), </w:t>
      </w:r>
      <w:r w:rsidRPr="00310C4C">
        <w:rPr>
          <w:rFonts w:asciiTheme="minorHAnsi" w:eastAsia="PMingLiU" w:hAnsiTheme="minorHAnsi" w:cstheme="minorHAnsi"/>
          <w:i/>
          <w:iCs/>
          <w:szCs w:val="24"/>
          <w:lang w:val="en-US" w:eastAsia="zh-TW"/>
        </w:rPr>
        <w:t>Cave investigation</w:t>
      </w:r>
      <w:r w:rsidRPr="00310C4C">
        <w:rPr>
          <w:rFonts w:asciiTheme="minorHAnsi" w:eastAsia="PMingLiU" w:hAnsiTheme="minorHAnsi" w:cstheme="minorHAnsi"/>
          <w:szCs w:val="24"/>
          <w:lang w:val="en-US" w:eastAsia="zh-TW"/>
        </w:rPr>
        <w:t xml:space="preserve"> (pp. 51–75). IntechOpen. </w:t>
      </w:r>
      <w:r w:rsidRPr="00102AC0">
        <w:rPr>
          <w:rFonts w:asciiTheme="minorHAnsi" w:eastAsia="PMingLiU" w:hAnsiTheme="minorHAnsi" w:cstheme="minorHAnsi"/>
          <w:szCs w:val="24"/>
          <w:lang w:val="en-US" w:eastAsia="zh-TW"/>
        </w:rPr>
        <w:tab/>
      </w:r>
      <w:hyperlink r:id="rId440" w:history="1">
        <w:r w:rsidRPr="00310C4C">
          <w:rPr>
            <w:rStyle w:val="Hyperlink"/>
            <w:rFonts w:asciiTheme="minorHAnsi" w:eastAsia="PMingLiU" w:hAnsiTheme="minorHAnsi" w:cstheme="minorHAnsi"/>
            <w:szCs w:val="24"/>
            <w:lang w:val="en-US" w:eastAsia="zh-TW"/>
          </w:rPr>
          <w:t>https://doi.org/10.5772/intechopen.69267</w:t>
        </w:r>
      </w:hyperlink>
    </w:p>
    <w:p w14:paraId="46547A2A" w14:textId="7A298C30" w:rsidR="00002C7F" w:rsidRPr="00D253EF" w:rsidRDefault="007007B6" w:rsidP="00D81B4C">
      <w:pPr>
        <w:rPr>
          <w:rFonts w:asciiTheme="minorHAnsi" w:hAnsiTheme="minorHAnsi" w:cstheme="minorHAnsi"/>
          <w:lang w:val="en-US"/>
        </w:rPr>
        <w:sectPr w:rsidR="00002C7F" w:rsidRPr="00D253EF" w:rsidSect="0050652C">
          <w:pgSz w:w="11907" w:h="16840" w:code="9"/>
          <w:pgMar w:top="1418" w:right="1418" w:bottom="1418" w:left="2268" w:header="720" w:footer="720" w:gutter="0"/>
          <w:cols w:space="720"/>
          <w:docGrid w:linePitch="326"/>
        </w:sectPr>
      </w:pPr>
      <w:r>
        <w:rPr>
          <w:rFonts w:asciiTheme="minorHAnsi" w:hAnsiTheme="minorHAnsi" w:cstheme="minorHAnsi"/>
          <w:lang w:val="en-US"/>
        </w:rPr>
        <w:br w:type="page"/>
      </w:r>
    </w:p>
    <w:p w14:paraId="64C3D2BA" w14:textId="0CCB0682" w:rsidR="00462F80" w:rsidRPr="00D253EF" w:rsidRDefault="00E1001B" w:rsidP="007C10FC">
      <w:pPr>
        <w:pStyle w:val="Heading1"/>
        <w:pBdr>
          <w:bottom w:val="single" w:sz="4" w:space="1" w:color="auto"/>
        </w:pBdr>
        <w:spacing w:line="360" w:lineRule="auto"/>
        <w:rPr>
          <w:rFonts w:asciiTheme="minorHAnsi" w:hAnsiTheme="minorHAnsi" w:cstheme="minorHAnsi"/>
          <w:sz w:val="40"/>
          <w:szCs w:val="40"/>
        </w:rPr>
      </w:pPr>
      <w:bookmarkStart w:id="302" w:name="_Toc86701845"/>
      <w:bookmarkEnd w:id="179"/>
      <w:r w:rsidRPr="00D253EF">
        <w:rPr>
          <w:rFonts w:asciiTheme="minorHAnsi" w:hAnsiTheme="minorHAnsi" w:cstheme="minorHAnsi"/>
          <w:sz w:val="40"/>
          <w:szCs w:val="40"/>
        </w:rPr>
        <w:lastRenderedPageBreak/>
        <w:t>Understanding the ultilisation of the surrounding environment by bats in the tunnel</w:t>
      </w:r>
      <w:bookmarkEnd w:id="302"/>
    </w:p>
    <w:p w14:paraId="3F6DFEB3" w14:textId="59F82631" w:rsidR="002C4736" w:rsidRDefault="002C4736" w:rsidP="007852D7">
      <w:pPr>
        <w:pStyle w:val="Heading2"/>
        <w:rPr>
          <w:rFonts w:asciiTheme="minorHAnsi" w:hAnsiTheme="minorHAnsi" w:cstheme="minorHAnsi"/>
          <w:sz w:val="36"/>
          <w:szCs w:val="36"/>
        </w:rPr>
      </w:pPr>
      <w:bookmarkStart w:id="303" w:name="_Toc86701846"/>
      <w:r w:rsidRPr="007852D7">
        <w:rPr>
          <w:rFonts w:asciiTheme="minorHAnsi" w:hAnsiTheme="minorHAnsi" w:cstheme="minorHAnsi"/>
          <w:sz w:val="36"/>
          <w:szCs w:val="36"/>
        </w:rPr>
        <w:t>4.1</w:t>
      </w:r>
      <w:r w:rsidRPr="007852D7">
        <w:rPr>
          <w:rFonts w:asciiTheme="minorHAnsi" w:hAnsiTheme="minorHAnsi" w:cstheme="minorHAnsi"/>
          <w:sz w:val="36"/>
          <w:szCs w:val="36"/>
        </w:rPr>
        <w:tab/>
        <w:t>Introduction</w:t>
      </w:r>
      <w:bookmarkEnd w:id="303"/>
    </w:p>
    <w:p w14:paraId="1FDE1AC4" w14:textId="77777777" w:rsidR="007852D7" w:rsidRPr="007852D7" w:rsidRDefault="007852D7" w:rsidP="007852D7"/>
    <w:p w14:paraId="068F0B40" w14:textId="2D56083F" w:rsidR="002C4736" w:rsidRPr="002C4736" w:rsidRDefault="00832F3D" w:rsidP="002C4736">
      <w:pPr>
        <w:spacing w:after="240" w:line="360" w:lineRule="auto"/>
        <w:ind w:firstLine="567"/>
        <w:jc w:val="both"/>
        <w:rPr>
          <w:rFonts w:asciiTheme="minorHAnsi" w:eastAsia="PMingLiU" w:hAnsiTheme="minorHAnsi" w:cstheme="minorHAnsi"/>
          <w:szCs w:val="24"/>
          <w:lang w:val="en-US" w:eastAsia="zh-TW"/>
        </w:rPr>
      </w:pPr>
      <w:r w:rsidRPr="002C4736">
        <w:rPr>
          <w:rFonts w:asciiTheme="minorHAnsi" w:eastAsia="PMingLiU" w:hAnsiTheme="minorHAnsi" w:cstheme="minorHAnsi"/>
          <w:szCs w:val="24"/>
          <w:lang w:val="en-US" w:eastAsia="zh-TW"/>
        </w:rPr>
        <w:t xml:space="preserve">The foraging habitats and use of landscape elements by bats varies among species, and also strongly influences their choice of roosting location (Webala et al. 2010; Ciechanowski 2015). </w:t>
      </w:r>
      <w:r w:rsidR="002C4736" w:rsidRPr="002C4736">
        <w:rPr>
          <w:rFonts w:asciiTheme="minorHAnsi" w:eastAsia="PMingLiU" w:hAnsiTheme="minorHAnsi" w:cstheme="minorHAnsi"/>
          <w:szCs w:val="24"/>
          <w:lang w:val="en-US" w:eastAsia="zh-TW"/>
        </w:rPr>
        <w:t xml:space="preserve">Insectivorous bats are highly mobile opportunistic feeders, and their ability to fly enables them to access a variety of resources at a landscape scale (Rainho et al. 2011). For example, </w:t>
      </w:r>
      <w:r w:rsidR="002C4736" w:rsidRPr="002C4736">
        <w:rPr>
          <w:rFonts w:asciiTheme="minorHAnsi" w:eastAsia="PMingLiU" w:hAnsiTheme="minorHAnsi" w:cstheme="minorHAnsi"/>
          <w:i/>
          <w:iCs/>
          <w:szCs w:val="24"/>
          <w:lang w:val="en-US" w:eastAsia="zh-TW"/>
        </w:rPr>
        <w:t>Rhinonicteris aurantia</w:t>
      </w:r>
      <w:r w:rsidR="002C4736" w:rsidRPr="002C4736">
        <w:rPr>
          <w:rFonts w:asciiTheme="minorHAnsi" w:eastAsia="PMingLiU" w:hAnsiTheme="minorHAnsi" w:cstheme="minorHAnsi"/>
          <w:szCs w:val="24"/>
          <w:lang w:val="en-US" w:eastAsia="zh-TW"/>
        </w:rPr>
        <w:t xml:space="preserve"> (Cramer et al. 2016), </w:t>
      </w:r>
      <w:r w:rsidR="002C4736" w:rsidRPr="002C4736">
        <w:rPr>
          <w:rFonts w:asciiTheme="minorHAnsi" w:eastAsia="PMingLiU" w:hAnsiTheme="minorHAnsi" w:cstheme="minorHAnsi"/>
          <w:i/>
          <w:iCs/>
          <w:szCs w:val="24"/>
          <w:lang w:val="en-US" w:eastAsia="zh-TW"/>
        </w:rPr>
        <w:t>Tadarida teniotis</w:t>
      </w:r>
      <w:r w:rsidR="002C4736" w:rsidRPr="002C4736">
        <w:rPr>
          <w:rFonts w:asciiTheme="minorHAnsi" w:eastAsia="PMingLiU" w:hAnsiTheme="minorHAnsi" w:cstheme="minorHAnsi"/>
          <w:szCs w:val="24"/>
          <w:lang w:val="en-US" w:eastAsia="zh-TW"/>
        </w:rPr>
        <w:t xml:space="preserve"> and </w:t>
      </w:r>
      <w:r w:rsidR="002C4736" w:rsidRPr="002C4736">
        <w:rPr>
          <w:rFonts w:asciiTheme="minorHAnsi" w:eastAsia="PMingLiU" w:hAnsiTheme="minorHAnsi" w:cstheme="minorHAnsi"/>
          <w:i/>
          <w:iCs/>
          <w:szCs w:val="24"/>
          <w:lang w:val="en-US" w:eastAsia="zh-TW"/>
        </w:rPr>
        <w:t>Rhinolophus mehelyi</w:t>
      </w:r>
      <w:r w:rsidR="002C4736" w:rsidRPr="002C4736">
        <w:rPr>
          <w:rFonts w:asciiTheme="minorHAnsi" w:eastAsia="PMingLiU" w:hAnsiTheme="minorHAnsi" w:cstheme="minorHAnsi"/>
          <w:szCs w:val="24"/>
          <w:lang w:val="en-US" w:eastAsia="zh-TW"/>
        </w:rPr>
        <w:t xml:space="preserve"> (Rainho et al. 2011) can travel more than 20 km away from their roosts for foraging, while </w:t>
      </w:r>
      <w:r w:rsidR="005E006D">
        <w:rPr>
          <w:rFonts w:asciiTheme="minorHAnsi" w:eastAsia="Calibri" w:hAnsiTheme="minorHAnsi" w:cstheme="minorHAnsi"/>
          <w:i/>
        </w:rPr>
        <w:t>Austronomus</w:t>
      </w:r>
      <w:r w:rsidR="002C4736" w:rsidRPr="002C4736">
        <w:rPr>
          <w:rFonts w:asciiTheme="minorHAnsi" w:eastAsia="PMingLiU" w:hAnsiTheme="minorHAnsi" w:cstheme="minorHAnsi"/>
          <w:i/>
          <w:iCs/>
          <w:szCs w:val="24"/>
          <w:lang w:val="en-US" w:eastAsia="zh-TW"/>
        </w:rPr>
        <w:t xml:space="preserve"> australis </w:t>
      </w:r>
      <w:r w:rsidR="002C4736" w:rsidRPr="002C4736">
        <w:rPr>
          <w:rFonts w:asciiTheme="minorHAnsi" w:eastAsia="PMingLiU" w:hAnsiTheme="minorHAnsi" w:cstheme="minorHAnsi"/>
          <w:szCs w:val="24"/>
          <w:lang w:val="en-US" w:eastAsia="zh-TW"/>
        </w:rPr>
        <w:t xml:space="preserve">(Rhodes &amp; Catterall 2008) and </w:t>
      </w:r>
      <w:r w:rsidR="002C4736" w:rsidRPr="002C4736">
        <w:rPr>
          <w:rFonts w:asciiTheme="minorHAnsi" w:eastAsia="PMingLiU" w:hAnsiTheme="minorHAnsi" w:cstheme="minorHAnsi"/>
          <w:i/>
          <w:iCs/>
          <w:szCs w:val="24"/>
          <w:lang w:val="en-US" w:eastAsia="zh-TW"/>
        </w:rPr>
        <w:t>Rhinolophus megaphyllus</w:t>
      </w:r>
      <w:r w:rsidR="002C4736" w:rsidRPr="002C4736">
        <w:rPr>
          <w:rFonts w:asciiTheme="minorHAnsi" w:eastAsia="PMingLiU" w:hAnsiTheme="minorHAnsi" w:cstheme="minorHAnsi"/>
          <w:szCs w:val="24"/>
          <w:lang w:val="en-US" w:eastAsia="zh-TW"/>
        </w:rPr>
        <w:t xml:space="preserve"> (Pavey 1998) are often found foraging only a few kilometers away from their roost. </w:t>
      </w:r>
    </w:p>
    <w:p w14:paraId="38AF3798" w14:textId="62A0F0E3" w:rsidR="002C4736" w:rsidRPr="002C4736" w:rsidRDefault="002C4736" w:rsidP="002C4736">
      <w:pPr>
        <w:spacing w:after="240" w:line="360" w:lineRule="auto"/>
        <w:ind w:firstLine="567"/>
        <w:jc w:val="both"/>
        <w:rPr>
          <w:rFonts w:asciiTheme="minorHAnsi" w:eastAsia="PMingLiU" w:hAnsiTheme="minorHAnsi" w:cstheme="minorHAnsi"/>
          <w:szCs w:val="24"/>
          <w:lang w:val="en-US" w:eastAsia="zh-TW"/>
        </w:rPr>
      </w:pPr>
      <w:r w:rsidRPr="002C4736">
        <w:rPr>
          <w:rFonts w:asciiTheme="minorHAnsi" w:eastAsia="PMingLiU" w:hAnsiTheme="minorHAnsi" w:cstheme="minorHAnsi"/>
          <w:szCs w:val="24"/>
          <w:lang w:val="en-US" w:eastAsia="zh-TW"/>
        </w:rPr>
        <w:t xml:space="preserve">Environmental factors such as insect diversity, vegetation type and structure, water availability, along with morphological features such as wing morphology and echolocation call characteristics also affect the how insectivorous bats exploit their environment. Vegetation type and structure (e.g. open, edge, clutter) have been suggested to influence bat species diversity and abundance (Medellin et al. 2000; Heer et al. 2015; Ciechanowski 2015); environmental heterogeneity impacts the diversity and abundance of feeding resource within habitats and consequently bat diversity (Fahr &amp; Kalko 2011; Heer et al. 2015; dos Santos et al. 2016). Among three habitat types, edge; open and cluttered, edge habitats are expected to have a higher bat diversity. Edge habitats are transitional zones which connect adjacent habitats and offer a higher diversity of food resources and aid bats’ navigation across landscapes through the presence of linear elements (i.e. waterways, vegetation edges) (Jantzen &amp; Fenton 2013; Carlier et al. 2019; Kalda et al. 2015; Jensen et al. 2005; Grüebler et al. 2008). Cluttered habitats contain vegetations with </w:t>
      </w:r>
      <w:r w:rsidR="00832F3D">
        <w:rPr>
          <w:rFonts w:asciiTheme="minorHAnsi" w:eastAsia="PMingLiU" w:hAnsiTheme="minorHAnsi" w:cstheme="minorHAnsi"/>
          <w:szCs w:val="24"/>
          <w:lang w:val="en-US" w:eastAsia="zh-TW"/>
        </w:rPr>
        <w:t>a</w:t>
      </w:r>
      <w:r w:rsidR="00A15194">
        <w:rPr>
          <w:rFonts w:asciiTheme="minorHAnsi" w:eastAsia="PMingLiU" w:hAnsiTheme="minorHAnsi" w:cstheme="minorHAnsi"/>
          <w:szCs w:val="24"/>
          <w:lang w:val="en-US" w:eastAsia="zh-TW"/>
        </w:rPr>
        <w:t xml:space="preserve"> relatively</w:t>
      </w:r>
      <w:r w:rsidR="00832F3D">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 xml:space="preserve">more closed canopy which provide potential roosting sites (Ciechanowski 2015; </w:t>
      </w:r>
      <w:r w:rsidRPr="002C4736">
        <w:rPr>
          <w:rFonts w:asciiTheme="minorHAnsi" w:eastAsia="PMingLiU" w:hAnsiTheme="minorHAnsi" w:cstheme="minorHAnsi"/>
          <w:szCs w:val="24"/>
          <w:lang w:val="en-US" w:eastAsia="zh-TW"/>
        </w:rPr>
        <w:lastRenderedPageBreak/>
        <w:t>Callahan et al. 1997; Sedgeley 2003) and favorable foraging condition for clutter adapted species (Wegiel et al. 2019; Patriquin &amp; Barclay 2003). Open habitats such as arable lands, grasslands and above forest canopies are the least attract</w:t>
      </w:r>
      <w:r w:rsidR="00832F3D">
        <w:rPr>
          <w:rFonts w:asciiTheme="minorHAnsi" w:eastAsia="PMingLiU" w:hAnsiTheme="minorHAnsi" w:cstheme="minorHAnsi"/>
          <w:szCs w:val="24"/>
          <w:lang w:val="en-US" w:eastAsia="zh-TW"/>
        </w:rPr>
        <w:t>ive</w:t>
      </w:r>
      <w:r w:rsidRPr="002C4736">
        <w:rPr>
          <w:rFonts w:asciiTheme="minorHAnsi" w:eastAsia="PMingLiU" w:hAnsiTheme="minorHAnsi" w:cstheme="minorHAnsi"/>
          <w:szCs w:val="24"/>
          <w:lang w:val="en-US" w:eastAsia="zh-TW"/>
        </w:rPr>
        <w:t xml:space="preserve"> to many bat species due to the lack of protection </w:t>
      </w:r>
      <w:r w:rsidR="00832F3D">
        <w:rPr>
          <w:rFonts w:asciiTheme="minorHAnsi" w:eastAsia="PMingLiU" w:hAnsiTheme="minorHAnsi" w:cstheme="minorHAnsi"/>
          <w:szCs w:val="24"/>
          <w:lang w:val="en-US" w:eastAsia="zh-TW"/>
        </w:rPr>
        <w:t>from</w:t>
      </w:r>
      <w:r w:rsidR="00832F3D" w:rsidRPr="002C4736">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predators and wind (Ciechanowski 2015; Heim et al. 2015)</w:t>
      </w:r>
      <w:r w:rsidR="00832F3D">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open-space adapted species a</w:t>
      </w:r>
      <w:r w:rsidR="00832F3D">
        <w:rPr>
          <w:rFonts w:asciiTheme="minorHAnsi" w:eastAsia="PMingLiU" w:hAnsiTheme="minorHAnsi" w:cstheme="minorHAnsi"/>
          <w:szCs w:val="24"/>
          <w:lang w:val="en-US" w:eastAsia="zh-TW"/>
        </w:rPr>
        <w:t>re capable of</w:t>
      </w:r>
      <w:r w:rsidRPr="002C4736">
        <w:rPr>
          <w:rFonts w:asciiTheme="minorHAnsi" w:eastAsia="PMingLiU" w:hAnsiTheme="minorHAnsi" w:cstheme="minorHAnsi"/>
          <w:szCs w:val="24"/>
          <w:lang w:val="en-US" w:eastAsia="zh-TW"/>
        </w:rPr>
        <w:t xml:space="preserve"> fast</w:t>
      </w:r>
      <w:r w:rsidR="005D0BBA">
        <w:rPr>
          <w:rFonts w:asciiTheme="minorHAnsi" w:eastAsia="PMingLiU" w:hAnsiTheme="minorHAnsi" w:cstheme="minorHAnsi"/>
          <w:szCs w:val="24"/>
          <w:lang w:val="en-US" w:eastAsia="zh-TW"/>
        </w:rPr>
        <w:t xml:space="preserve"> and</w:t>
      </w:r>
      <w:r w:rsidRPr="002C4736">
        <w:rPr>
          <w:rFonts w:asciiTheme="minorHAnsi" w:eastAsia="PMingLiU" w:hAnsiTheme="minorHAnsi" w:cstheme="minorHAnsi"/>
          <w:szCs w:val="24"/>
          <w:lang w:val="en-US" w:eastAsia="zh-TW"/>
        </w:rPr>
        <w:t xml:space="preserve"> efficient flight across long distances (Peixoto et al. 2018; Heim et al. 2015). Menzel et al. (2005) suggested that insect densities should be higher in cluttered </w:t>
      </w:r>
      <w:r w:rsidR="00832F3D">
        <w:rPr>
          <w:rFonts w:asciiTheme="minorHAnsi" w:eastAsia="PMingLiU" w:hAnsiTheme="minorHAnsi" w:cstheme="minorHAnsi"/>
          <w:szCs w:val="24"/>
          <w:lang w:val="en-US" w:eastAsia="zh-TW"/>
        </w:rPr>
        <w:t>versus</w:t>
      </w:r>
      <w:r w:rsidRPr="002C4736">
        <w:rPr>
          <w:rFonts w:asciiTheme="minorHAnsi" w:eastAsia="PMingLiU" w:hAnsiTheme="minorHAnsi" w:cstheme="minorHAnsi"/>
          <w:szCs w:val="24"/>
          <w:lang w:val="en-US" w:eastAsia="zh-TW"/>
        </w:rPr>
        <w:t xml:space="preserve"> open habitats and consequently </w:t>
      </w:r>
      <w:r w:rsidR="00832F3D">
        <w:rPr>
          <w:rFonts w:asciiTheme="minorHAnsi" w:eastAsia="PMingLiU" w:hAnsiTheme="minorHAnsi" w:cstheme="minorHAnsi"/>
          <w:szCs w:val="24"/>
          <w:lang w:val="en-US" w:eastAsia="zh-TW"/>
        </w:rPr>
        <w:t xml:space="preserve">have higher </w:t>
      </w:r>
      <w:r w:rsidRPr="002C4736">
        <w:rPr>
          <w:rFonts w:asciiTheme="minorHAnsi" w:eastAsia="PMingLiU" w:hAnsiTheme="minorHAnsi" w:cstheme="minorHAnsi"/>
          <w:szCs w:val="24"/>
          <w:lang w:val="en-US" w:eastAsia="zh-TW"/>
        </w:rPr>
        <w:t xml:space="preserve">bat activity. Seasonal variation in climate conditions may </w:t>
      </w:r>
      <w:r w:rsidR="00832F3D">
        <w:rPr>
          <w:rFonts w:asciiTheme="minorHAnsi" w:eastAsia="PMingLiU" w:hAnsiTheme="minorHAnsi" w:cstheme="minorHAnsi"/>
          <w:szCs w:val="24"/>
          <w:lang w:val="en-US" w:eastAsia="zh-TW"/>
        </w:rPr>
        <w:t xml:space="preserve">also </w:t>
      </w:r>
      <w:r w:rsidRPr="002C4736">
        <w:rPr>
          <w:rFonts w:asciiTheme="minorHAnsi" w:eastAsia="PMingLiU" w:hAnsiTheme="minorHAnsi" w:cstheme="minorHAnsi"/>
          <w:szCs w:val="24"/>
          <w:lang w:val="en-US" w:eastAsia="zh-TW"/>
        </w:rPr>
        <w:t>impact resource availability and bat abundance and diversity, and this effect may</w:t>
      </w:r>
      <w:r w:rsidR="00832F3D">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be habitat specific (Klingbeil &amp; Willig 2010; Martinez-Ferreira et al. 2020; Peixoto et al. 2018; Stevens 2013). For example, in winter bats may hibernate or migrate to overcome</w:t>
      </w:r>
      <w:r w:rsidR="00832F3D">
        <w:rPr>
          <w:rFonts w:asciiTheme="minorHAnsi" w:eastAsia="PMingLiU" w:hAnsiTheme="minorHAnsi" w:cstheme="minorHAnsi"/>
          <w:szCs w:val="24"/>
          <w:lang w:val="en-US" w:eastAsia="zh-TW"/>
        </w:rPr>
        <w:t xml:space="preserve"> a</w:t>
      </w:r>
      <w:r w:rsidRPr="002C4736">
        <w:rPr>
          <w:rFonts w:asciiTheme="minorHAnsi" w:eastAsia="PMingLiU" w:hAnsiTheme="minorHAnsi" w:cstheme="minorHAnsi"/>
          <w:szCs w:val="24"/>
          <w:lang w:val="en-US" w:eastAsia="zh-TW"/>
        </w:rPr>
        <w:t xml:space="preserve"> </w:t>
      </w:r>
      <w:r w:rsidR="00832F3D">
        <w:rPr>
          <w:rFonts w:asciiTheme="minorHAnsi" w:eastAsia="PMingLiU" w:hAnsiTheme="minorHAnsi" w:cstheme="minorHAnsi"/>
          <w:szCs w:val="24"/>
          <w:lang w:val="en-US" w:eastAsia="zh-TW"/>
        </w:rPr>
        <w:t>shortage</w:t>
      </w:r>
      <w:r w:rsidR="00832F3D" w:rsidRPr="002C4736">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 xml:space="preserve">of available resources, </w:t>
      </w:r>
      <w:r w:rsidR="00832F3D">
        <w:rPr>
          <w:rFonts w:asciiTheme="minorHAnsi" w:eastAsia="PMingLiU" w:hAnsiTheme="minorHAnsi" w:cstheme="minorHAnsi"/>
          <w:szCs w:val="24"/>
          <w:lang w:val="en-US" w:eastAsia="zh-TW"/>
        </w:rPr>
        <w:t xml:space="preserve">and </w:t>
      </w:r>
      <w:r w:rsidRPr="002C4736">
        <w:rPr>
          <w:rFonts w:asciiTheme="minorHAnsi" w:eastAsia="PMingLiU" w:hAnsiTheme="minorHAnsi" w:cstheme="minorHAnsi"/>
          <w:szCs w:val="24"/>
          <w:lang w:val="en-US" w:eastAsia="zh-TW"/>
        </w:rPr>
        <w:t xml:space="preserve">some bats may use prolonged torpor or return earlier from foraging </w:t>
      </w:r>
      <w:r w:rsidR="00832F3D">
        <w:rPr>
          <w:rFonts w:asciiTheme="minorHAnsi" w:eastAsia="PMingLiU" w:hAnsiTheme="minorHAnsi" w:cstheme="minorHAnsi"/>
          <w:szCs w:val="24"/>
          <w:lang w:val="en-US" w:eastAsia="zh-TW"/>
        </w:rPr>
        <w:t xml:space="preserve">trips </w:t>
      </w:r>
      <w:r w:rsidRPr="002C4736">
        <w:rPr>
          <w:rFonts w:asciiTheme="minorHAnsi" w:eastAsia="PMingLiU" w:hAnsiTheme="minorHAnsi" w:cstheme="minorHAnsi"/>
          <w:szCs w:val="24"/>
          <w:lang w:val="en-US" w:eastAsia="zh-TW"/>
        </w:rPr>
        <w:t>to minimi</w:t>
      </w:r>
      <w:r w:rsidR="008421CA">
        <w:rPr>
          <w:rFonts w:asciiTheme="minorHAnsi" w:eastAsia="PMingLiU" w:hAnsiTheme="minorHAnsi" w:cstheme="minorHAnsi"/>
          <w:szCs w:val="24"/>
          <w:lang w:val="en-US" w:eastAsia="zh-TW"/>
        </w:rPr>
        <w:t>s</w:t>
      </w:r>
      <w:r w:rsidRPr="002C4736">
        <w:rPr>
          <w:rFonts w:asciiTheme="minorHAnsi" w:eastAsia="PMingLiU" w:hAnsiTheme="minorHAnsi" w:cstheme="minorHAnsi"/>
          <w:szCs w:val="24"/>
          <w:lang w:val="en-US" w:eastAsia="zh-TW"/>
        </w:rPr>
        <w:t>e energy loss when food availability is limited, thus reduce overall bat activity</w:t>
      </w:r>
      <w:r w:rsidR="005D0BBA">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 xml:space="preserve">(Stawski et al. 2009; Klug-Baerwald et al. 2016; Griffiths 2007; Meyer et al. 2016). </w:t>
      </w:r>
    </w:p>
    <w:p w14:paraId="34F4958A" w14:textId="10DB488B" w:rsidR="002C4736" w:rsidRPr="002C4736" w:rsidRDefault="002C4736" w:rsidP="002C4736">
      <w:pPr>
        <w:spacing w:after="240" w:line="360" w:lineRule="auto"/>
        <w:ind w:firstLine="567"/>
        <w:jc w:val="both"/>
        <w:rPr>
          <w:rFonts w:asciiTheme="minorHAnsi" w:eastAsia="PMingLiU" w:hAnsiTheme="minorHAnsi" w:cstheme="minorHAnsi"/>
          <w:szCs w:val="24"/>
          <w:lang w:val="en-US" w:eastAsia="zh-TW"/>
        </w:rPr>
      </w:pPr>
      <w:r w:rsidRPr="002C4736">
        <w:rPr>
          <w:rFonts w:asciiTheme="minorHAnsi" w:eastAsia="PMingLiU" w:hAnsiTheme="minorHAnsi" w:cstheme="minorHAnsi"/>
          <w:szCs w:val="24"/>
          <w:lang w:val="en-US" w:eastAsia="zh-TW"/>
        </w:rPr>
        <w:tab/>
      </w:r>
      <w:r w:rsidR="00832F3D" w:rsidRPr="002C4736">
        <w:rPr>
          <w:rFonts w:asciiTheme="minorHAnsi" w:eastAsia="PMingLiU" w:hAnsiTheme="minorHAnsi" w:cstheme="minorHAnsi"/>
          <w:szCs w:val="24"/>
          <w:lang w:val="en-US" w:eastAsia="zh-TW"/>
        </w:rPr>
        <w:t>It is important to understand the interaction between bats and habitats within fragmented landscape, and the use of the surrounding environment near their roost.</w:t>
      </w:r>
      <w:r w:rsidR="00832F3D">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 xml:space="preserve">Within the peri-urban landscapes of </w:t>
      </w:r>
      <w:r w:rsidR="00832F3D">
        <w:rPr>
          <w:rFonts w:asciiTheme="minorHAnsi" w:eastAsia="PMingLiU" w:hAnsiTheme="minorHAnsi" w:cstheme="minorHAnsi"/>
          <w:szCs w:val="24"/>
          <w:lang w:val="en-US" w:eastAsia="zh-TW"/>
        </w:rPr>
        <w:t xml:space="preserve">the </w:t>
      </w:r>
      <w:r w:rsidRPr="002C4736">
        <w:rPr>
          <w:rFonts w:asciiTheme="minorHAnsi" w:eastAsia="PMingLiU" w:hAnsiTheme="minorHAnsi" w:cstheme="minorHAnsi"/>
          <w:szCs w:val="24"/>
          <w:lang w:val="en-US" w:eastAsia="zh-TW"/>
        </w:rPr>
        <w:t xml:space="preserve">Samford region to the west of Brisbane, </w:t>
      </w:r>
      <w:r w:rsidR="00832F3D">
        <w:rPr>
          <w:rFonts w:asciiTheme="minorHAnsi" w:eastAsia="PMingLiU" w:hAnsiTheme="minorHAnsi" w:cstheme="minorHAnsi"/>
          <w:szCs w:val="24"/>
          <w:lang w:val="en-US" w:eastAsia="zh-TW"/>
        </w:rPr>
        <w:t>unmodified environments</w:t>
      </w:r>
      <w:r w:rsidRPr="002C4736">
        <w:rPr>
          <w:rFonts w:asciiTheme="minorHAnsi" w:eastAsia="PMingLiU" w:hAnsiTheme="minorHAnsi" w:cstheme="minorHAnsi"/>
          <w:szCs w:val="24"/>
          <w:lang w:val="en-US" w:eastAsia="zh-TW"/>
        </w:rPr>
        <w:t xml:space="preserve"> have been gradually replaced by suburban and managed agricultural areas (Moreton Bay Regional Council 2021). The gradual increase in agricultural expansion, urbanization and land use change may </w:t>
      </w:r>
      <w:r w:rsidR="00832F3D">
        <w:rPr>
          <w:rFonts w:asciiTheme="minorHAnsi" w:eastAsia="PMingLiU" w:hAnsiTheme="minorHAnsi" w:cstheme="minorHAnsi"/>
          <w:szCs w:val="24"/>
          <w:lang w:val="en-US" w:eastAsia="zh-TW"/>
        </w:rPr>
        <w:t>have</w:t>
      </w:r>
      <w:r w:rsidR="00832F3D" w:rsidRPr="002C4736">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negative impacts on habitat heterogeneity and biodiversity in the Samford region (Nolte 2011). Bats play an important role in ecosystem services by contributing to ecological services such as seed dispersal, arthropod suppression and pollination (Kunz et al. 2011; Margareta et al. 2008; Kasso &amp; Balakrishnan 2013). Bats exhibit high species diversity in different foraging assemblages associated with their functional guilds and show diverse mechanism for resource partitioning (Kasso &amp; Balakrishnan 2013; Emrich et al. 2014). The space, environment and the respon</w:t>
      </w:r>
      <w:r w:rsidR="00832F3D">
        <w:rPr>
          <w:rFonts w:asciiTheme="minorHAnsi" w:eastAsia="PMingLiU" w:hAnsiTheme="minorHAnsi" w:cstheme="minorHAnsi"/>
          <w:szCs w:val="24"/>
          <w:lang w:val="en-US" w:eastAsia="zh-TW"/>
        </w:rPr>
        <w:t>se</w:t>
      </w:r>
      <w:r w:rsidRPr="002C4736">
        <w:rPr>
          <w:rFonts w:asciiTheme="minorHAnsi" w:eastAsia="PMingLiU" w:hAnsiTheme="minorHAnsi" w:cstheme="minorHAnsi"/>
          <w:szCs w:val="24"/>
          <w:lang w:val="en-US" w:eastAsia="zh-TW"/>
        </w:rPr>
        <w:t xml:space="preserve"> to </w:t>
      </w:r>
      <w:commentRangeStart w:id="304"/>
      <w:r w:rsidRPr="002C4736">
        <w:rPr>
          <w:rFonts w:asciiTheme="minorHAnsi" w:eastAsia="PMingLiU" w:hAnsiTheme="minorHAnsi" w:cstheme="minorHAnsi"/>
          <w:szCs w:val="24"/>
          <w:lang w:val="en-US" w:eastAsia="zh-TW"/>
        </w:rPr>
        <w:t xml:space="preserve">vegetation structures </w:t>
      </w:r>
      <w:commentRangeEnd w:id="304"/>
      <w:r w:rsidRPr="002C4736">
        <w:rPr>
          <w:rFonts w:asciiTheme="minorHAnsi" w:eastAsia="PMingLiU" w:hAnsiTheme="minorHAnsi" w:cstheme="minorHAnsi"/>
          <w:szCs w:val="24"/>
          <w:lang w:eastAsia="zh-TW"/>
        </w:rPr>
        <w:commentReference w:id="304"/>
      </w:r>
      <w:r w:rsidRPr="002C4736">
        <w:rPr>
          <w:rFonts w:asciiTheme="minorHAnsi" w:eastAsia="PMingLiU" w:hAnsiTheme="minorHAnsi" w:cstheme="minorHAnsi"/>
          <w:szCs w:val="24"/>
          <w:lang w:val="en-US" w:eastAsia="zh-TW"/>
        </w:rPr>
        <w:t xml:space="preserve">play important roles in shaping bat communities within habitats (dos Santos et al. 2016). The ability of different species to use habitats surrounding their roosts either for </w:t>
      </w:r>
      <w:r w:rsidRPr="002C4736">
        <w:rPr>
          <w:rFonts w:asciiTheme="minorHAnsi" w:eastAsia="PMingLiU" w:hAnsiTheme="minorHAnsi" w:cstheme="minorHAnsi"/>
          <w:szCs w:val="24"/>
          <w:lang w:val="en-US" w:eastAsia="zh-TW"/>
        </w:rPr>
        <w:lastRenderedPageBreak/>
        <w:t xml:space="preserve">foraging or as a movement corridor is reflected in their persistence across fragmented landscapes (Heer et al. 2015). </w:t>
      </w:r>
    </w:p>
    <w:p w14:paraId="17D23ECF" w14:textId="1B048C7B" w:rsidR="00D61DB9" w:rsidRDefault="002C4736" w:rsidP="007852D7">
      <w:pPr>
        <w:pStyle w:val="PhDNormal"/>
        <w:spacing w:after="240" w:line="360" w:lineRule="auto"/>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This aim of this chapter was to determine bat diversity and </w:t>
      </w:r>
      <w:r w:rsidRPr="00D253EF">
        <w:rPr>
          <w:rFonts w:asciiTheme="minorHAnsi" w:eastAsia="Calibri" w:hAnsiTheme="minorHAnsi" w:cstheme="minorHAnsi"/>
          <w:szCs w:val="24"/>
          <w:lang w:val="en-US" w:eastAsia="zh-TW"/>
        </w:rPr>
        <w:t>how each of the species inhabiting the tunnel</w:t>
      </w:r>
      <w:r w:rsidRPr="00D253EF">
        <w:rPr>
          <w:rFonts w:asciiTheme="minorHAnsi" w:eastAsia="PMingLiU" w:hAnsiTheme="minorHAnsi" w:cstheme="minorHAnsi"/>
          <w:szCs w:val="24"/>
          <w:lang w:val="en-US" w:eastAsia="zh-TW"/>
        </w:rPr>
        <w:t xml:space="preserve"> utilize the surrounding landscapes of the Yugar tunnel in summer and winter using acoustic recorders. By conducting acoustic monitoring surveys we will achieve the following objectives: 1) to determine bat species composition in the surrounding landscapes, 2) to determine bats diversity among habitat and vegetation types, 3) to determine the use of vegetation and habitat types in the surrounding landscapes by the bat species inhabiting in the tunnel.</w:t>
      </w:r>
    </w:p>
    <w:p w14:paraId="3C452061" w14:textId="77777777" w:rsidR="001906DD" w:rsidRPr="00D253EF" w:rsidRDefault="001906DD" w:rsidP="007852D7">
      <w:pPr>
        <w:pStyle w:val="PhDNormal"/>
        <w:spacing w:after="240" w:line="360" w:lineRule="auto"/>
        <w:rPr>
          <w:rFonts w:asciiTheme="minorHAnsi" w:eastAsia="PMingLiU" w:hAnsiTheme="minorHAnsi" w:cstheme="minorHAnsi"/>
          <w:szCs w:val="24"/>
          <w:lang w:val="en-US" w:eastAsia="zh-TW"/>
        </w:rPr>
      </w:pPr>
    </w:p>
    <w:p w14:paraId="2DED495B" w14:textId="7F2483FC" w:rsidR="007852D7" w:rsidRPr="007852D7" w:rsidRDefault="00D61DB9" w:rsidP="007852D7">
      <w:pPr>
        <w:pStyle w:val="Heading2"/>
        <w:rPr>
          <w:rFonts w:asciiTheme="minorHAnsi" w:eastAsia="PMingLiU" w:hAnsiTheme="minorHAnsi" w:cstheme="minorHAnsi"/>
          <w:sz w:val="36"/>
          <w:szCs w:val="36"/>
          <w:lang w:val="en-US" w:eastAsia="zh-TW"/>
        </w:rPr>
      </w:pPr>
      <w:bookmarkStart w:id="305" w:name="_Toc86701847"/>
      <w:r w:rsidRPr="007852D7">
        <w:rPr>
          <w:rFonts w:asciiTheme="minorHAnsi" w:eastAsia="PMingLiU" w:hAnsiTheme="minorHAnsi" w:cstheme="minorHAnsi"/>
          <w:sz w:val="36"/>
          <w:szCs w:val="36"/>
          <w:lang w:val="en-US" w:eastAsia="zh-TW"/>
        </w:rPr>
        <w:t>4.2</w:t>
      </w:r>
      <w:r w:rsidRPr="007852D7">
        <w:rPr>
          <w:rFonts w:asciiTheme="minorHAnsi" w:eastAsia="PMingLiU" w:hAnsiTheme="minorHAnsi" w:cstheme="minorHAnsi"/>
          <w:sz w:val="36"/>
          <w:szCs w:val="36"/>
          <w:lang w:val="en-US" w:eastAsia="zh-TW"/>
        </w:rPr>
        <w:tab/>
        <w:t>Method and analysis</w:t>
      </w:r>
      <w:bookmarkEnd w:id="305"/>
    </w:p>
    <w:p w14:paraId="3778DCF3" w14:textId="77777777" w:rsidR="00D61DB9" w:rsidRPr="00D253EF" w:rsidRDefault="00D61DB9" w:rsidP="00D61DB9">
      <w:pPr>
        <w:rPr>
          <w:rFonts w:asciiTheme="minorHAnsi" w:eastAsia="PMingLiU" w:hAnsiTheme="minorHAnsi" w:cstheme="minorHAnsi"/>
          <w:lang w:val="en-US" w:eastAsia="zh-TW"/>
        </w:rPr>
      </w:pPr>
    </w:p>
    <w:p w14:paraId="295D1AB5" w14:textId="38B885E9" w:rsidR="00D61DB9" w:rsidRPr="00D61DB9" w:rsidRDefault="00D61DB9" w:rsidP="00D61DB9">
      <w:pPr>
        <w:spacing w:after="240" w:line="360" w:lineRule="auto"/>
        <w:ind w:firstLine="567"/>
        <w:jc w:val="both"/>
        <w:rPr>
          <w:rFonts w:asciiTheme="minorHAnsi" w:eastAsia="Calibri" w:hAnsiTheme="minorHAnsi" w:cstheme="minorHAnsi"/>
          <w:szCs w:val="24"/>
          <w:lang w:val="en-US" w:eastAsia="zh-TW"/>
        </w:rPr>
      </w:pPr>
      <w:r w:rsidRPr="00D61DB9">
        <w:rPr>
          <w:rFonts w:asciiTheme="minorHAnsi" w:eastAsia="Calibri" w:hAnsiTheme="minorHAnsi" w:cstheme="minorHAnsi"/>
          <w:szCs w:val="24"/>
          <w:highlight w:val="white"/>
          <w:lang w:val="en-US" w:eastAsia="zh-TW"/>
        </w:rPr>
        <w:t>Acoustic surveys were conducted in three vegetation types within a 3 km radius of the tunnel</w:t>
      </w:r>
      <w:r w:rsidR="0037744C" w:rsidRPr="00D253EF">
        <w:rPr>
          <w:rFonts w:asciiTheme="minorHAnsi" w:eastAsia="Calibri" w:hAnsiTheme="minorHAnsi" w:cstheme="minorHAnsi"/>
          <w:szCs w:val="24"/>
          <w:highlight w:val="white"/>
          <w:lang w:val="en-US" w:eastAsia="zh-TW"/>
        </w:rPr>
        <w:t xml:space="preserve"> (Figure 4-1)</w:t>
      </w:r>
      <w:r w:rsidRPr="00D61DB9">
        <w:rPr>
          <w:rFonts w:asciiTheme="minorHAnsi" w:eastAsia="Calibri" w:hAnsiTheme="minorHAnsi" w:cstheme="minorHAnsi"/>
          <w:szCs w:val="24"/>
          <w:highlight w:val="white"/>
          <w:lang w:val="en-US" w:eastAsia="zh-TW"/>
        </w:rPr>
        <w:t xml:space="preserve">. This distance was selected as it covers the foraging range of the three species found in the tunnel </w:t>
      </w:r>
      <w:r w:rsidRPr="00D61DB9">
        <w:rPr>
          <w:rFonts w:asciiTheme="minorHAnsi" w:eastAsia="Calibri" w:hAnsiTheme="minorHAnsi" w:cstheme="minorHAnsi"/>
          <w:szCs w:val="24"/>
          <w:lang w:val="en-US" w:eastAsia="zh-TW"/>
        </w:rPr>
        <w:t>(Brown &amp; Bernard, 1994; Gonsalves &amp; Law 2017; Pavey &amp; Burwell 2004</w:t>
      </w:r>
      <w:r w:rsidRPr="00D61DB9">
        <w:rPr>
          <w:rFonts w:asciiTheme="minorHAnsi" w:eastAsia="Calibri" w:hAnsiTheme="minorHAnsi" w:cstheme="minorHAnsi"/>
          <w:szCs w:val="24"/>
          <w:highlight w:val="white"/>
          <w:lang w:val="en-US" w:eastAsia="zh-TW"/>
        </w:rPr>
        <w:t xml:space="preserve">). The three vegetation types used were </w:t>
      </w:r>
      <w:r w:rsidRPr="00D61DB9">
        <w:rPr>
          <w:rFonts w:asciiTheme="minorHAnsi" w:eastAsia="Calibri" w:hAnsiTheme="minorHAnsi" w:cstheme="minorHAnsi"/>
          <w:szCs w:val="24"/>
          <w:lang w:val="en-US" w:eastAsia="zh-TW"/>
        </w:rPr>
        <w:t>remnant open forest of mixed eucalypts (open forest), regrowth</w:t>
      </w:r>
      <w:r w:rsidRPr="00D61DB9">
        <w:rPr>
          <w:rFonts w:asciiTheme="minorHAnsi" w:eastAsia="PMingLiU" w:hAnsiTheme="minorHAnsi" w:cstheme="minorHAnsi"/>
          <w:szCs w:val="24"/>
          <w:lang w:val="en-US" w:eastAsia="zh-TW"/>
        </w:rPr>
        <w:t xml:space="preserve"> </w:t>
      </w:r>
      <w:r w:rsidRPr="00D61DB9">
        <w:rPr>
          <w:rFonts w:asciiTheme="minorHAnsi" w:eastAsia="Calibri" w:hAnsiTheme="minorHAnsi" w:cstheme="minorHAnsi"/>
          <w:szCs w:val="24"/>
          <w:lang w:val="en-US" w:eastAsia="zh-TW"/>
        </w:rPr>
        <w:t>open forest of mixed eucalypts (regrowth open forest), and endangered notophyll/</w:t>
      </w:r>
      <w:del w:id="306" w:author="Stuart Parsons" w:date="2021-10-31T12:17:00Z">
        <w:r w:rsidRPr="00D61DB9" w:rsidDel="00C709C0">
          <w:rPr>
            <w:rFonts w:asciiTheme="minorHAnsi" w:eastAsia="Calibri" w:hAnsiTheme="minorHAnsi" w:cstheme="minorHAnsi"/>
            <w:szCs w:val="24"/>
            <w:lang w:val="en-US" w:eastAsia="zh-TW"/>
          </w:rPr>
          <w:delText xml:space="preserve"> </w:delText>
        </w:r>
      </w:del>
      <w:r w:rsidRPr="00D61DB9">
        <w:rPr>
          <w:rFonts w:asciiTheme="minorHAnsi" w:eastAsia="Calibri" w:hAnsiTheme="minorHAnsi" w:cstheme="minorHAnsi"/>
          <w:szCs w:val="24"/>
          <w:lang w:val="en-US" w:eastAsia="zh-TW"/>
        </w:rPr>
        <w:t xml:space="preserve">microphyll vine forest (riparian forest) </w:t>
      </w:r>
      <w:r w:rsidRPr="00D76907">
        <w:rPr>
          <w:rFonts w:asciiTheme="minorHAnsi" w:eastAsia="Calibri" w:hAnsiTheme="minorHAnsi" w:cstheme="minorHAnsi"/>
          <w:szCs w:val="24"/>
          <w:lang w:val="en-US" w:eastAsia="zh-TW"/>
        </w:rPr>
        <w:t>(</w:t>
      </w:r>
      <w:r w:rsidR="00A26824" w:rsidRPr="00D76907">
        <w:rPr>
          <w:rFonts w:asciiTheme="minorHAnsi" w:eastAsia="Calibri" w:hAnsiTheme="minorHAnsi" w:cstheme="minorHAnsi"/>
          <w:szCs w:val="24"/>
          <w:lang w:val="en-US" w:eastAsia="zh-TW"/>
        </w:rPr>
        <w:t>Queensland Government 2019</w:t>
      </w:r>
      <w:r w:rsidRPr="00D76907">
        <w:rPr>
          <w:rFonts w:asciiTheme="minorHAnsi" w:eastAsia="Calibri" w:hAnsiTheme="minorHAnsi" w:cstheme="minorHAnsi"/>
          <w:szCs w:val="24"/>
          <w:lang w:val="en-US" w:eastAsia="zh-TW"/>
        </w:rPr>
        <w:t>). Each vegetation type was replicated 5 times</w:t>
      </w:r>
      <w:ins w:id="307" w:author="Stuart Parsons" w:date="2021-10-31T12:17:00Z">
        <w:r w:rsidR="00C709C0" w:rsidRPr="00D76907">
          <w:rPr>
            <w:rFonts w:asciiTheme="minorHAnsi" w:eastAsia="Calibri" w:hAnsiTheme="minorHAnsi" w:cstheme="minorHAnsi"/>
            <w:szCs w:val="24"/>
            <w:lang w:val="en-US" w:eastAsia="zh-TW"/>
          </w:rPr>
          <w:t>,</w:t>
        </w:r>
      </w:ins>
      <w:r w:rsidR="00E721D4" w:rsidRPr="00D76907">
        <w:rPr>
          <w:rFonts w:asciiTheme="minorHAnsi" w:eastAsia="Calibri" w:hAnsiTheme="minorHAnsi" w:cstheme="minorHAnsi"/>
          <w:szCs w:val="24"/>
          <w:lang w:val="en-US" w:eastAsia="zh-TW"/>
        </w:rPr>
        <w:t xml:space="preserve"> </w:t>
      </w:r>
      <w:r w:rsidR="00040100" w:rsidRPr="00D76907">
        <w:rPr>
          <w:rFonts w:asciiTheme="minorHAnsi" w:eastAsia="Calibri" w:hAnsiTheme="minorHAnsi" w:cstheme="minorHAnsi"/>
          <w:szCs w:val="24"/>
          <w:lang w:val="en-US" w:eastAsia="zh-TW"/>
        </w:rPr>
        <w:t>approximately</w:t>
      </w:r>
      <w:r w:rsidR="00E721D4" w:rsidRPr="00D76907">
        <w:rPr>
          <w:rFonts w:asciiTheme="minorHAnsi" w:eastAsia="Calibri" w:hAnsiTheme="minorHAnsi" w:cstheme="minorHAnsi"/>
          <w:szCs w:val="24"/>
          <w:lang w:val="en-US" w:eastAsia="zh-TW"/>
        </w:rPr>
        <w:t xml:space="preserve"> 1</w:t>
      </w:r>
      <w:r w:rsidR="00040100" w:rsidRPr="00D76907">
        <w:rPr>
          <w:rFonts w:asciiTheme="minorHAnsi" w:eastAsia="Calibri" w:hAnsiTheme="minorHAnsi" w:cstheme="minorHAnsi"/>
          <w:szCs w:val="24"/>
          <w:lang w:val="en-US" w:eastAsia="zh-TW"/>
        </w:rPr>
        <w:t>.5</w:t>
      </w:r>
      <w:r w:rsidR="00E84A47" w:rsidRPr="00D76907">
        <w:rPr>
          <w:rFonts w:asciiTheme="minorHAnsi" w:eastAsia="Calibri" w:hAnsiTheme="minorHAnsi" w:cstheme="minorHAnsi"/>
          <w:szCs w:val="24"/>
          <w:lang w:val="en-US" w:eastAsia="zh-TW"/>
        </w:rPr>
        <w:t xml:space="preserve"> </w:t>
      </w:r>
      <w:r w:rsidR="00E721D4" w:rsidRPr="00D76907">
        <w:rPr>
          <w:rFonts w:asciiTheme="minorHAnsi" w:eastAsia="Calibri" w:hAnsiTheme="minorHAnsi" w:cstheme="minorHAnsi"/>
          <w:szCs w:val="24"/>
          <w:lang w:val="en-US" w:eastAsia="zh-TW"/>
        </w:rPr>
        <w:t>km apart</w:t>
      </w:r>
      <w:r w:rsidRPr="00D61DB9">
        <w:rPr>
          <w:rFonts w:asciiTheme="minorHAnsi" w:eastAsia="Calibri" w:hAnsiTheme="minorHAnsi" w:cstheme="minorHAnsi"/>
          <w:szCs w:val="24"/>
          <w:lang w:val="en-US" w:eastAsia="zh-TW"/>
        </w:rPr>
        <w:t>. Within vegetation types, two vegetation structures were sampled: forest edge and forest interior. Edge was on the outside edge of the vegetation, on the boundary of a large open area while interior was within the vegetation and at least 100 m from the edge. Within the riparian habitat, the edges used were along creeks which may or may not have contained water. We distinguish these from other edges by referring to them as “Creek”.</w:t>
      </w:r>
    </w:p>
    <w:p w14:paraId="0310101C" w14:textId="2FECDB5F" w:rsidR="00D61DB9" w:rsidRPr="00D61DB9" w:rsidRDefault="00D61DB9" w:rsidP="00D61DB9">
      <w:pPr>
        <w:shd w:val="clear" w:color="auto" w:fill="FFFFFF"/>
        <w:spacing w:after="240" w:line="360" w:lineRule="auto"/>
        <w:ind w:firstLine="567"/>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highlight w:val="white"/>
          <w:lang w:val="en-US" w:eastAsia="zh-TW"/>
        </w:rPr>
        <w:tab/>
        <w:t xml:space="preserve">One SM3 acoustic recorder was deployed in each vegetation structure, within each vegetation type, giving a total of 30 SM3 sampling sites (5 replicates of 3 vegetation types, with 2 vegetation structures in each). Because, there was insufficient SM3 recorders available to sample all sites simultaneously, three </w:t>
      </w:r>
      <w:r w:rsidRPr="00D61DB9">
        <w:rPr>
          <w:rFonts w:asciiTheme="minorHAnsi" w:eastAsia="Calibri" w:hAnsiTheme="minorHAnsi" w:cstheme="minorHAnsi"/>
          <w:szCs w:val="24"/>
          <w:highlight w:val="white"/>
          <w:lang w:val="en-US" w:eastAsia="zh-TW"/>
        </w:rPr>
        <w:lastRenderedPageBreak/>
        <w:t>deployments were used during summer and five during winter (due to fewer SM3s being available in winter). In summer, two replicates of each vegetation type was</w:t>
      </w:r>
      <w:r w:rsidR="00AF50E7">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highlight w:val="white"/>
          <w:lang w:val="en-US" w:eastAsia="zh-TW"/>
        </w:rPr>
        <w:t xml:space="preserve">sampled in the first two deployment sessions, and one of each vegetation type was </w:t>
      </w:r>
      <w:r w:rsidR="00AF50E7">
        <w:rPr>
          <w:rFonts w:asciiTheme="minorHAnsi" w:eastAsia="Calibri" w:hAnsiTheme="minorHAnsi" w:cstheme="minorHAnsi"/>
          <w:szCs w:val="24"/>
          <w:highlight w:val="white"/>
          <w:lang w:val="en-US" w:eastAsia="zh-TW"/>
        </w:rPr>
        <w:t xml:space="preserve">sampled </w:t>
      </w:r>
      <w:r w:rsidRPr="00D61DB9">
        <w:rPr>
          <w:rFonts w:asciiTheme="minorHAnsi" w:eastAsia="Calibri" w:hAnsiTheme="minorHAnsi" w:cstheme="minorHAnsi"/>
          <w:szCs w:val="24"/>
          <w:highlight w:val="white"/>
          <w:lang w:val="en-US" w:eastAsia="zh-TW"/>
        </w:rPr>
        <w:t>in the last deployment session. In winter, one of each vegetation type was sampled within each deployment session. The SM3 units used automated trigger sampling with a sampl</w:t>
      </w:r>
      <w:r w:rsidRPr="00D61DB9">
        <w:rPr>
          <w:rFonts w:asciiTheme="minorHAnsi" w:eastAsia="Calibri" w:hAnsiTheme="minorHAnsi" w:cstheme="minorHAnsi"/>
          <w:szCs w:val="24"/>
          <w:lang w:val="en-US" w:eastAsia="zh-TW"/>
        </w:rPr>
        <w:t xml:space="preserve">ing rate of 384 kHz with 16-bit precision. Recordings were made from </w:t>
      </w:r>
      <w:r w:rsidRPr="00D61DB9">
        <w:rPr>
          <w:rFonts w:asciiTheme="minorHAnsi" w:eastAsia="Calibri" w:hAnsiTheme="minorHAnsi" w:cstheme="minorHAnsi"/>
          <w:szCs w:val="24"/>
          <w:highlight w:val="white"/>
          <w:lang w:val="en-US" w:eastAsia="zh-TW"/>
        </w:rPr>
        <w:t>30 minutes before dusk until 3 hours after dusk for 10 consecutive days. A total of 30 days was sampled in summer (between 12 January – 22 February 2020) and 50 days in winter (between 13 July – 13 September 2020).</w:t>
      </w:r>
      <w:r w:rsidR="002D312D" w:rsidRPr="00D253EF">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highlight w:val="white"/>
          <w:lang w:val="en-US" w:eastAsia="zh-TW"/>
        </w:rPr>
        <w:t>Recordings</w:t>
      </w:r>
      <w:r w:rsidR="002D312D" w:rsidRPr="00D253EF">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highlight w:val="white"/>
          <w:lang w:val="en-US" w:eastAsia="zh-TW"/>
        </w:rPr>
        <w:t>were</w:t>
      </w:r>
      <w:r w:rsidR="002D312D" w:rsidRPr="00D253EF">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highlight w:val="white"/>
          <w:lang w:val="en-US" w:eastAsia="zh-TW"/>
        </w:rPr>
        <w:t xml:space="preserve">collected from the field and transferred to computer where they were analysed using Raven Pro (Cornell Laboratory of Ornithology, Ithaca NY). While reviewing recordings, calls from bats were classified to species based on </w:t>
      </w:r>
      <w:r w:rsidR="00E6494E" w:rsidRPr="00E6494E">
        <w:rPr>
          <w:rFonts w:asciiTheme="minorHAnsi" w:eastAsia="Calibri" w:hAnsiTheme="minorHAnsi" w:cstheme="minorHAnsi"/>
          <w:szCs w:val="24"/>
          <w:lang w:val="en-US" w:eastAsia="zh-TW"/>
        </w:rPr>
        <w:t>Reinhold et al</w:t>
      </w:r>
      <w:r w:rsidR="007E50E4">
        <w:rPr>
          <w:rFonts w:asciiTheme="minorHAnsi" w:eastAsia="Calibri" w:hAnsiTheme="minorHAnsi" w:cstheme="minorHAnsi"/>
          <w:szCs w:val="24"/>
          <w:lang w:val="en-US" w:eastAsia="zh-TW"/>
        </w:rPr>
        <w:t>.</w:t>
      </w:r>
      <w:r w:rsidR="00E6494E" w:rsidRPr="00E6494E">
        <w:rPr>
          <w:rFonts w:asciiTheme="minorHAnsi" w:eastAsia="Calibri" w:hAnsiTheme="minorHAnsi" w:cstheme="minorHAnsi"/>
          <w:szCs w:val="24"/>
          <w:lang w:val="en-US" w:eastAsia="zh-TW"/>
        </w:rPr>
        <w:t xml:space="preserve"> (2001) </w:t>
      </w:r>
      <w:r w:rsidRPr="00D61DB9">
        <w:rPr>
          <w:rFonts w:asciiTheme="minorHAnsi" w:eastAsia="Calibri" w:hAnsiTheme="minorHAnsi" w:cstheme="minorHAnsi"/>
          <w:szCs w:val="24"/>
          <w:highlight w:val="white"/>
          <w:lang w:val="en-US" w:eastAsia="zh-TW"/>
        </w:rPr>
        <w:t>key. Calls recorded were further classified as being either search phase or feeding</w:t>
      </w:r>
      <w:r w:rsidR="00C709C0">
        <w:rPr>
          <w:rFonts w:asciiTheme="minorHAnsi" w:eastAsia="Calibri" w:hAnsiTheme="minorHAnsi" w:cstheme="minorHAnsi"/>
          <w:szCs w:val="24"/>
          <w:highlight w:val="white"/>
          <w:lang w:val="en-US" w:eastAsia="zh-TW"/>
        </w:rPr>
        <w:t xml:space="preserve">. As with Chapter 2 </w:t>
      </w:r>
      <w:r w:rsidR="00C709C0" w:rsidRPr="00896019">
        <w:rPr>
          <w:rFonts w:asciiTheme="minorHAnsi" w:eastAsia="Calibri" w:hAnsiTheme="minorHAnsi" w:cstheme="minorHAnsi"/>
          <w:szCs w:val="24"/>
          <w:lang w:val="en-US" w:eastAsia="zh-TW"/>
        </w:rPr>
        <w:t>recordings,</w:t>
      </w:r>
      <w:r w:rsidR="00000E57" w:rsidRPr="00896019">
        <w:rPr>
          <w:rFonts w:asciiTheme="minorHAnsi" w:eastAsia="Calibri" w:hAnsiTheme="minorHAnsi" w:cstheme="minorHAnsi"/>
          <w:szCs w:val="24"/>
          <w:lang w:val="en-US" w:eastAsia="zh-TW"/>
        </w:rPr>
        <w:t xml:space="preserve"> some call identifications were reviewed and </w:t>
      </w:r>
      <w:r w:rsidR="00C709C0" w:rsidRPr="00896019">
        <w:rPr>
          <w:rFonts w:asciiTheme="minorHAnsi" w:eastAsia="Calibri" w:hAnsiTheme="minorHAnsi" w:cstheme="minorHAnsi"/>
          <w:szCs w:val="24"/>
          <w:lang w:val="en-US" w:eastAsia="zh-TW"/>
        </w:rPr>
        <w:t xml:space="preserve">assessed </w:t>
      </w:r>
      <w:r w:rsidR="00000E57" w:rsidRPr="00896019">
        <w:rPr>
          <w:rFonts w:asciiTheme="minorHAnsi" w:eastAsia="Calibri" w:hAnsiTheme="minorHAnsi" w:cstheme="minorHAnsi"/>
          <w:szCs w:val="24"/>
          <w:lang w:val="en-US" w:eastAsia="zh-TW"/>
        </w:rPr>
        <w:t xml:space="preserve">by bat expert Dr. Roger Coles to improve accuracy. </w:t>
      </w:r>
      <w:r w:rsidR="00C709C0" w:rsidRPr="00896019">
        <w:rPr>
          <w:rFonts w:asciiTheme="minorHAnsi" w:eastAsia="Calibri" w:hAnsiTheme="minorHAnsi" w:cstheme="minorHAnsi"/>
          <w:szCs w:val="24"/>
          <w:lang w:val="en-US" w:eastAsia="zh-TW"/>
        </w:rPr>
        <w:t>C</w:t>
      </w:r>
      <w:r w:rsidR="00000E57" w:rsidRPr="00896019">
        <w:rPr>
          <w:rFonts w:asciiTheme="minorHAnsi" w:eastAsia="Calibri" w:hAnsiTheme="minorHAnsi" w:cstheme="minorHAnsi"/>
          <w:szCs w:val="24"/>
          <w:lang w:val="en-US" w:eastAsia="zh-TW"/>
        </w:rPr>
        <w:t xml:space="preserve">alls </w:t>
      </w:r>
      <w:r w:rsidR="00C709C0" w:rsidRPr="00896019">
        <w:rPr>
          <w:rFonts w:asciiTheme="minorHAnsi" w:eastAsia="Calibri" w:hAnsiTheme="minorHAnsi" w:cstheme="minorHAnsi"/>
          <w:szCs w:val="24"/>
          <w:lang w:val="en-US" w:eastAsia="zh-TW"/>
        </w:rPr>
        <w:t xml:space="preserve">whose identify remained ambiguous were removed from further analyses. </w:t>
      </w:r>
      <w:r w:rsidRPr="00D61DB9">
        <w:rPr>
          <w:rFonts w:asciiTheme="minorHAnsi" w:eastAsia="Calibri" w:hAnsiTheme="minorHAnsi" w:cstheme="minorHAnsi"/>
          <w:szCs w:val="24"/>
          <w:highlight w:val="white"/>
          <w:lang w:val="en-US" w:eastAsia="zh-TW"/>
        </w:rPr>
        <w:t>Activity was quantified as the number of passes per minute, with a pass defined as a series of calls, separated from another series of calls by at least 1.5 seconds of silence.</w:t>
      </w:r>
      <w:r w:rsidR="00000E57" w:rsidRPr="00000E57">
        <w:rPr>
          <w:rFonts w:asciiTheme="minorHAnsi" w:eastAsia="Calibri" w:hAnsiTheme="minorHAnsi" w:cstheme="minorHAnsi"/>
          <w:szCs w:val="24"/>
          <w:highlight w:val="green"/>
          <w:lang w:val="en-US" w:eastAsia="zh-TW"/>
        </w:rPr>
        <w:t xml:space="preserve"> </w:t>
      </w:r>
    </w:p>
    <w:p w14:paraId="73171155" w14:textId="5A5DE3DB" w:rsidR="009E0D41" w:rsidRDefault="00D61DB9" w:rsidP="00EA6969">
      <w:pPr>
        <w:shd w:val="clear" w:color="auto" w:fill="FFFFFF"/>
        <w:spacing w:after="240" w:line="360" w:lineRule="auto"/>
        <w:ind w:firstLine="567"/>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lang w:val="en-US" w:eastAsia="zh-TW"/>
        </w:rPr>
        <w:t xml:space="preserve">A total of 2100 hours of acoustic recordings were collected from the summer and winter surveys. To facilitate analysis of such a large amount of data, we subsampled at a 1:5 ratio by analysing the first 12 minutes of every complete hour, and the first 6 minutes of every incomplete hour, of each sampling day (e.g. for SM3s recording between 18:18 – 21:48 in summer, recordings made between 18:18 – 18:24 and 21:00 – 21:06 were analysed). The number of searching and feeding passes of each bat species from each acoustic recording file was summed within the same minute for analysis. </w:t>
      </w:r>
      <w:r w:rsidRPr="00D61DB9">
        <w:rPr>
          <w:rFonts w:asciiTheme="minorHAnsi" w:eastAsia="Calibri" w:hAnsiTheme="minorHAnsi" w:cstheme="minorHAnsi"/>
          <w:szCs w:val="24"/>
          <w:highlight w:val="white"/>
          <w:lang w:val="en-US" w:eastAsia="zh-TW"/>
        </w:rPr>
        <w:t>A species accumulation graph was generated to indicate if the amount of sampling effort was sufficient to detect all the species present at all sampled locations. All reached an asymptote.</w:t>
      </w:r>
    </w:p>
    <w:p w14:paraId="25E170E9" w14:textId="5FFC74BB" w:rsidR="00D61DB9" w:rsidRPr="00D61DB9" w:rsidRDefault="00D61DB9" w:rsidP="001E78D0">
      <w:pPr>
        <w:spacing w:after="240" w:line="360" w:lineRule="auto"/>
        <w:ind w:firstLine="567"/>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highlight w:val="white"/>
          <w:lang w:val="en-US" w:eastAsia="zh-TW"/>
        </w:rPr>
        <w:t>Species diversity across each habitat type, within each vegetation structure, was calculated using the Shannon-Weaver diversity index. Evenness was calculated using the two formulas:</w:t>
      </w:r>
    </w:p>
    <w:p w14:paraId="54B56F76" w14:textId="77777777" w:rsidR="00D61DB9" w:rsidRPr="00D61DB9" w:rsidRDefault="00D61DB9" w:rsidP="00D61DB9">
      <w:pPr>
        <w:shd w:val="clear" w:color="auto" w:fill="FFFFFF"/>
        <w:spacing w:after="240" w:line="360" w:lineRule="auto"/>
        <w:ind w:firstLine="567"/>
        <w:jc w:val="center"/>
        <w:rPr>
          <w:rFonts w:asciiTheme="minorHAnsi" w:eastAsia="Calibri" w:hAnsiTheme="minorHAnsi" w:cstheme="minorHAnsi"/>
          <w:szCs w:val="24"/>
          <w:highlight w:val="white"/>
          <w:lang w:val="en-US" w:eastAsia="zh-TW"/>
        </w:rPr>
      </w:pPr>
      <m:oMath>
        <m:r>
          <w:rPr>
            <w:rFonts w:ascii="Cambria Math" w:eastAsia="Calibri" w:hAnsi="Cambria Math" w:cstheme="minorHAnsi"/>
            <w:szCs w:val="24"/>
            <w:highlight w:val="white"/>
            <w:lang w:val="en-US" w:eastAsia="zh-TW"/>
          </w:rPr>
          <w:lastRenderedPageBreak/>
          <m:t>H= ∑[(</m:t>
        </m:r>
        <m:sSub>
          <m:sSubPr>
            <m:ctrlPr>
              <w:rPr>
                <w:rFonts w:ascii="Cambria Math" w:eastAsia="Calibri" w:hAnsi="Cambria Math" w:cstheme="minorHAnsi"/>
                <w:i/>
                <w:szCs w:val="24"/>
                <w:lang w:val="en-US" w:eastAsia="zh-TW"/>
              </w:rPr>
            </m:ctrlPr>
          </m:sSubPr>
          <m:e>
            <m:r>
              <w:rPr>
                <w:rFonts w:ascii="Cambria Math" w:eastAsia="Calibri" w:hAnsi="Cambria Math" w:cstheme="minorHAnsi"/>
                <w:szCs w:val="24"/>
                <w:lang w:val="en-US" w:eastAsia="zh-TW"/>
              </w:rPr>
              <m:t>p</m:t>
            </m:r>
          </m:e>
          <m:sub>
            <m:r>
              <w:rPr>
                <w:rFonts w:ascii="Cambria Math" w:eastAsia="Calibri" w:hAnsi="Cambria Math" w:cstheme="minorHAnsi"/>
                <w:szCs w:val="24"/>
                <w:lang w:val="en-US" w:eastAsia="zh-TW"/>
              </w:rPr>
              <m:t>i</m:t>
            </m:r>
          </m:sub>
        </m:sSub>
        <m:r>
          <w:rPr>
            <w:rFonts w:ascii="Cambria Math" w:eastAsia="Calibri" w:hAnsi="Cambria Math" w:cstheme="minorHAnsi"/>
            <w:szCs w:val="24"/>
            <w:highlight w:val="white"/>
            <w:lang w:val="en-US" w:eastAsia="zh-TW"/>
          </w:rPr>
          <m:t xml:space="preserve"> ×ln⁡(</m:t>
        </m:r>
        <m:sSub>
          <m:sSubPr>
            <m:ctrlPr>
              <w:rPr>
                <w:rFonts w:ascii="Cambria Math" w:eastAsia="Calibri" w:hAnsi="Cambria Math" w:cstheme="minorHAnsi"/>
                <w:i/>
                <w:szCs w:val="24"/>
                <w:lang w:val="en-US" w:eastAsia="zh-TW"/>
              </w:rPr>
            </m:ctrlPr>
          </m:sSubPr>
          <m:e>
            <m:r>
              <w:rPr>
                <w:rFonts w:ascii="Cambria Math" w:eastAsia="Calibri" w:hAnsi="Cambria Math" w:cstheme="minorHAnsi"/>
                <w:szCs w:val="24"/>
                <w:lang w:val="en-US" w:eastAsia="zh-TW"/>
              </w:rPr>
              <m:t>p</m:t>
            </m:r>
          </m:e>
          <m:sub>
            <m:r>
              <w:rPr>
                <w:rFonts w:ascii="Cambria Math" w:eastAsia="Calibri" w:hAnsi="Cambria Math" w:cstheme="minorHAnsi"/>
                <w:szCs w:val="24"/>
                <w:lang w:val="en-US" w:eastAsia="zh-TW"/>
              </w:rPr>
              <m:t>i</m:t>
            </m:r>
          </m:sub>
        </m:sSub>
        <m:r>
          <w:rPr>
            <w:rFonts w:ascii="Cambria Math" w:eastAsia="Calibri" w:hAnsi="Cambria Math" w:cstheme="minorHAnsi"/>
            <w:szCs w:val="24"/>
            <w:highlight w:val="white"/>
            <w:lang w:val="en-US" w:eastAsia="zh-TW"/>
          </w:rPr>
          <m:t>)</m:t>
        </m:r>
      </m:oMath>
      <w:r w:rsidRPr="00D61DB9">
        <w:rPr>
          <w:rFonts w:asciiTheme="minorHAnsi" w:eastAsia="Calibri" w:hAnsiTheme="minorHAnsi" w:cstheme="minorHAnsi"/>
          <w:szCs w:val="24"/>
          <w:highlight w:val="white"/>
          <w:lang w:val="en-US" w:eastAsia="zh-TW"/>
        </w:rPr>
        <w:t>)</w:t>
      </w:r>
    </w:p>
    <w:p w14:paraId="4F81F362" w14:textId="77777777" w:rsidR="00D61DB9" w:rsidRPr="00D61DB9" w:rsidRDefault="00D61DB9" w:rsidP="001E78D0">
      <w:pPr>
        <w:shd w:val="clear" w:color="auto" w:fill="FFFFFF"/>
        <w:spacing w:after="240" w:line="360" w:lineRule="auto"/>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highlight w:val="white"/>
          <w:lang w:val="en-US" w:eastAsia="zh-TW"/>
        </w:rPr>
        <w:t>where</w:t>
      </w:r>
      <w:r w:rsidRPr="00D61DB9">
        <w:rPr>
          <w:rFonts w:asciiTheme="minorHAnsi" w:eastAsia="Calibri" w:hAnsiTheme="minorHAnsi" w:cstheme="minorHAnsi"/>
          <w:szCs w:val="24"/>
          <w:lang w:val="en-US" w:eastAsia="zh-TW"/>
        </w:rPr>
        <w:t xml:space="preserve"> </w:t>
      </w:r>
      <m:oMath>
        <m:sSub>
          <m:sSubPr>
            <m:ctrlPr>
              <w:rPr>
                <w:rFonts w:ascii="Cambria Math" w:eastAsia="Calibri" w:hAnsi="Cambria Math" w:cstheme="minorHAnsi"/>
                <w:i/>
                <w:szCs w:val="24"/>
                <w:lang w:val="en-US" w:eastAsia="zh-TW"/>
              </w:rPr>
            </m:ctrlPr>
          </m:sSubPr>
          <m:e>
            <m:r>
              <w:rPr>
                <w:rFonts w:ascii="Cambria Math" w:eastAsia="Calibri" w:hAnsi="Cambria Math" w:cstheme="minorHAnsi"/>
                <w:szCs w:val="24"/>
                <w:lang w:val="en-US" w:eastAsia="zh-TW"/>
              </w:rPr>
              <m:t>p</m:t>
            </m:r>
          </m:e>
          <m:sub>
            <m:r>
              <w:rPr>
                <w:rFonts w:ascii="Cambria Math" w:eastAsia="Calibri" w:hAnsi="Cambria Math" w:cstheme="minorHAnsi"/>
                <w:szCs w:val="24"/>
                <w:lang w:val="en-US" w:eastAsia="zh-TW"/>
              </w:rPr>
              <m:t>i</m:t>
            </m:r>
          </m:sub>
        </m:sSub>
      </m:oMath>
      <w:r w:rsidRPr="00D61DB9">
        <w:rPr>
          <w:rFonts w:asciiTheme="minorHAnsi" w:eastAsia="Calibri" w:hAnsiTheme="minorHAnsi" w:cstheme="minorHAnsi"/>
          <w:szCs w:val="24"/>
          <w:lang w:val="en-US" w:eastAsia="zh-TW"/>
        </w:rPr>
        <w:t xml:space="preserve"> = proportion of total searching passes of each species, and </w:t>
      </w:r>
      <w:r w:rsidRPr="00D61DB9">
        <w:rPr>
          <w:rFonts w:asciiTheme="minorHAnsi" w:eastAsia="Calibri" w:hAnsiTheme="minorHAnsi" w:cstheme="minorHAnsi"/>
          <w:i/>
          <w:iCs/>
          <w:szCs w:val="24"/>
          <w:lang w:val="en-US" w:eastAsia="zh-TW"/>
        </w:rPr>
        <w:t>H</w:t>
      </w:r>
      <w:r w:rsidRPr="00D61DB9">
        <w:rPr>
          <w:rFonts w:asciiTheme="minorHAnsi" w:eastAsia="Calibri" w:hAnsiTheme="minorHAnsi" w:cstheme="minorHAnsi"/>
          <w:szCs w:val="24"/>
          <w:lang w:val="en-US" w:eastAsia="zh-TW"/>
        </w:rPr>
        <w:t xml:space="preserve"> = </w:t>
      </w:r>
      <w:r w:rsidRPr="00D61DB9">
        <w:rPr>
          <w:rFonts w:asciiTheme="minorHAnsi" w:eastAsia="Calibri" w:hAnsiTheme="minorHAnsi" w:cstheme="minorHAnsi"/>
          <w:szCs w:val="24"/>
          <w:highlight w:val="white"/>
          <w:lang w:val="en-US" w:eastAsia="zh-TW"/>
        </w:rPr>
        <w:t>Shannon- Weaver diversity index (E)</w:t>
      </w:r>
      <m:oMath>
        <m:r>
          <w:rPr>
            <w:rFonts w:ascii="Cambria Math" w:eastAsia="Calibri" w:hAnsi="Cambria Math" w:cstheme="minorHAnsi"/>
            <w:szCs w:val="24"/>
            <w:highlight w:val="white"/>
            <w:lang w:val="en-US" w:eastAsia="zh-TW"/>
          </w:rPr>
          <m:t>:</m:t>
        </m:r>
      </m:oMath>
    </w:p>
    <w:p w14:paraId="4762D78F" w14:textId="77777777" w:rsidR="00D61DB9" w:rsidRPr="00D61DB9" w:rsidRDefault="00D61DB9" w:rsidP="00D61DB9">
      <w:pPr>
        <w:shd w:val="clear" w:color="auto" w:fill="FFFFFF"/>
        <w:spacing w:after="240" w:line="360" w:lineRule="auto"/>
        <w:ind w:firstLine="567"/>
        <w:jc w:val="center"/>
        <w:rPr>
          <w:rFonts w:asciiTheme="minorHAnsi" w:eastAsia="Calibri" w:hAnsiTheme="minorHAnsi" w:cstheme="minorHAnsi"/>
          <w:szCs w:val="24"/>
          <w:lang w:val="en-US" w:eastAsia="zh-TW"/>
        </w:rPr>
      </w:pPr>
      <m:oMathPara>
        <m:oMath>
          <m:r>
            <w:rPr>
              <w:rFonts w:ascii="Cambria Math" w:eastAsia="Calibri" w:hAnsi="Cambria Math" w:cstheme="minorHAnsi"/>
              <w:szCs w:val="24"/>
              <w:highlight w:val="white"/>
              <w:lang w:val="en-US" w:eastAsia="zh-TW"/>
            </w:rPr>
            <m:t xml:space="preserve">E= </m:t>
          </m:r>
          <m:f>
            <m:fPr>
              <m:ctrlPr>
                <w:rPr>
                  <w:rFonts w:ascii="Cambria Math" w:eastAsia="Calibri" w:hAnsi="Cambria Math" w:cstheme="minorHAnsi"/>
                  <w:i/>
                  <w:szCs w:val="24"/>
                  <w:lang w:val="en-US" w:eastAsia="zh-TW"/>
                </w:rPr>
              </m:ctrlPr>
            </m:fPr>
            <m:num>
              <m:r>
                <w:rPr>
                  <w:rFonts w:ascii="Cambria Math" w:eastAsia="Calibri" w:hAnsi="Cambria Math" w:cstheme="minorHAnsi"/>
                  <w:szCs w:val="24"/>
                  <w:lang w:val="en-US" w:eastAsia="zh-TW"/>
                </w:rPr>
                <m:t>H</m:t>
              </m:r>
            </m:num>
            <m:den>
              <m:r>
                <w:rPr>
                  <w:rFonts w:ascii="Cambria Math" w:eastAsia="Calibri" w:hAnsi="Cambria Math" w:cstheme="minorHAnsi"/>
                  <w:szCs w:val="24"/>
                  <w:lang w:val="en-US" w:eastAsia="zh-TW"/>
                </w:rPr>
                <m:t>ln</m:t>
              </m:r>
              <m:r>
                <m:rPr>
                  <m:sty m:val="p"/>
                </m:rPr>
                <w:rPr>
                  <w:rFonts w:ascii="Cambria Math" w:eastAsia="Calibri" w:hAnsi="Cambria Math" w:cstheme="minorHAnsi"/>
                  <w:szCs w:val="24"/>
                  <w:lang w:val="en-US" w:eastAsia="zh-TW"/>
                </w:rPr>
                <m:t>⁡</m:t>
              </m:r>
              <m:r>
                <w:rPr>
                  <w:rFonts w:ascii="Cambria Math" w:eastAsia="Calibri" w:hAnsi="Cambria Math" w:cstheme="minorHAnsi"/>
                  <w:szCs w:val="24"/>
                  <w:lang w:val="en-US" w:eastAsia="zh-TW"/>
                </w:rPr>
                <m:t>(S)</m:t>
              </m:r>
            </m:den>
          </m:f>
        </m:oMath>
      </m:oMathPara>
    </w:p>
    <w:p w14:paraId="35F46470" w14:textId="77777777" w:rsidR="00D61DB9" w:rsidRPr="00D61DB9" w:rsidRDefault="00D61DB9" w:rsidP="001E78D0">
      <w:pPr>
        <w:shd w:val="clear" w:color="auto" w:fill="FFFFFF"/>
        <w:spacing w:after="240" w:line="360" w:lineRule="auto"/>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lang w:val="en-US" w:eastAsia="zh-TW"/>
        </w:rPr>
        <w:t xml:space="preserve">where </w:t>
      </w:r>
      <w:r w:rsidRPr="00D61DB9">
        <w:rPr>
          <w:rFonts w:asciiTheme="minorHAnsi" w:eastAsia="Calibri" w:hAnsiTheme="minorHAnsi" w:cstheme="minorHAnsi"/>
          <w:i/>
          <w:iCs/>
          <w:szCs w:val="24"/>
          <w:lang w:val="en-US" w:eastAsia="zh-TW"/>
        </w:rPr>
        <w:t>E</w:t>
      </w:r>
      <w:r w:rsidRPr="00D61DB9">
        <w:rPr>
          <w:rFonts w:asciiTheme="minorHAnsi" w:eastAsia="Calibri" w:hAnsiTheme="minorHAnsi" w:cstheme="minorHAnsi"/>
          <w:szCs w:val="24"/>
          <w:lang w:val="en-US" w:eastAsia="zh-TW"/>
        </w:rPr>
        <w:t xml:space="preserve"> = evenness and </w:t>
      </w:r>
      <w:r w:rsidRPr="00D61DB9">
        <w:rPr>
          <w:rFonts w:asciiTheme="minorHAnsi" w:eastAsia="Calibri" w:hAnsiTheme="minorHAnsi" w:cstheme="minorHAnsi"/>
          <w:i/>
          <w:iCs/>
          <w:szCs w:val="24"/>
          <w:lang w:val="en-US" w:eastAsia="zh-TW"/>
        </w:rPr>
        <w:t>S</w:t>
      </w:r>
      <w:r w:rsidRPr="00D61DB9">
        <w:rPr>
          <w:rFonts w:asciiTheme="minorHAnsi" w:eastAsia="Calibri" w:hAnsiTheme="minorHAnsi" w:cstheme="minorHAnsi"/>
          <w:szCs w:val="24"/>
          <w:lang w:val="en-US" w:eastAsia="zh-TW"/>
        </w:rPr>
        <w:t xml:space="preserve"> = species richness</w:t>
      </w:r>
      <w:r w:rsidRPr="00D61DB9">
        <w:rPr>
          <w:rFonts w:asciiTheme="minorHAnsi" w:eastAsia="Calibri" w:hAnsiTheme="minorHAnsi" w:cstheme="minorHAnsi"/>
          <w:iCs/>
          <w:szCs w:val="24"/>
          <w:highlight w:val="white"/>
          <w:lang w:val="en-US" w:eastAsia="zh-TW"/>
        </w:rPr>
        <w:t>.</w:t>
      </w:r>
      <w:r w:rsidRPr="00D61DB9">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lang w:val="en-US" w:eastAsia="zh-TW"/>
        </w:rPr>
        <w:t xml:space="preserve">To determine activity of the three tunnel bat species, the number of search phase and feeding passes of all three species were combined separately for each sampling location to conduct statistical analysis. </w:t>
      </w:r>
    </w:p>
    <w:p w14:paraId="756F0EC7" w14:textId="790D93A0" w:rsidR="00EA6969" w:rsidRDefault="00D61DB9" w:rsidP="001E78D0">
      <w:pPr>
        <w:shd w:val="clear" w:color="auto" w:fill="FFFFFF"/>
        <w:spacing w:after="240" w:line="360" w:lineRule="auto"/>
        <w:ind w:firstLine="567"/>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lang w:val="en-US" w:eastAsia="zh-TW"/>
        </w:rPr>
        <w:tab/>
      </w:r>
      <w:r w:rsidRPr="00896019">
        <w:rPr>
          <w:rFonts w:asciiTheme="minorHAnsi" w:eastAsia="Calibri" w:hAnsiTheme="minorHAnsi" w:cstheme="minorHAnsi"/>
          <w:szCs w:val="24"/>
          <w:lang w:val="en-US" w:eastAsia="zh-TW"/>
        </w:rPr>
        <w:t>Shapiro-Wilk test</w:t>
      </w:r>
      <w:r w:rsidR="00B1042A" w:rsidRPr="00896019">
        <w:rPr>
          <w:rFonts w:asciiTheme="minorHAnsi" w:eastAsia="Calibri" w:hAnsiTheme="minorHAnsi" w:cstheme="minorHAnsi"/>
          <w:szCs w:val="24"/>
          <w:lang w:val="en-US" w:eastAsia="zh-TW"/>
        </w:rPr>
        <w:t>s</w:t>
      </w:r>
      <w:r w:rsidRPr="00896019">
        <w:rPr>
          <w:rFonts w:asciiTheme="minorHAnsi" w:eastAsia="Calibri" w:hAnsiTheme="minorHAnsi" w:cstheme="minorHAnsi"/>
          <w:szCs w:val="24"/>
          <w:lang w:val="en-US" w:eastAsia="zh-TW"/>
        </w:rPr>
        <w:t xml:space="preserve"> and scatterplots were used to test the assumptions of linearity </w:t>
      </w:r>
      <w:r w:rsidR="004C40E6" w:rsidRPr="00896019">
        <w:rPr>
          <w:rFonts w:asciiTheme="minorHAnsi" w:eastAsia="Calibri" w:hAnsiTheme="minorHAnsi" w:cstheme="minorHAnsi"/>
          <w:szCs w:val="24"/>
          <w:lang w:val="en-US" w:eastAsia="zh-TW"/>
        </w:rPr>
        <w:t>of the original data and the log transformed data</w:t>
      </w:r>
      <w:r w:rsidR="00B1042A" w:rsidRPr="00896019">
        <w:rPr>
          <w:rFonts w:asciiTheme="minorHAnsi" w:eastAsia="Calibri" w:hAnsiTheme="minorHAnsi" w:cstheme="minorHAnsi"/>
          <w:szCs w:val="24"/>
          <w:lang w:val="en-US" w:eastAsia="zh-TW"/>
        </w:rPr>
        <w:t>;</w:t>
      </w:r>
      <w:r w:rsidR="004C40E6" w:rsidRPr="00896019">
        <w:rPr>
          <w:rFonts w:asciiTheme="minorHAnsi" w:eastAsia="Calibri" w:hAnsiTheme="minorHAnsi" w:cstheme="minorHAnsi"/>
          <w:szCs w:val="24"/>
          <w:lang w:val="en-US" w:eastAsia="zh-TW"/>
        </w:rPr>
        <w:t xml:space="preserve"> both</w:t>
      </w:r>
      <w:r w:rsidRPr="00896019">
        <w:rPr>
          <w:rFonts w:asciiTheme="minorHAnsi" w:eastAsia="Calibri" w:hAnsiTheme="minorHAnsi" w:cstheme="minorHAnsi"/>
          <w:szCs w:val="24"/>
          <w:lang w:val="en-US" w:eastAsia="zh-TW"/>
        </w:rPr>
        <w:t xml:space="preserve"> indicated </w:t>
      </w:r>
      <w:r w:rsidR="00B1042A" w:rsidRPr="00896019">
        <w:rPr>
          <w:rFonts w:asciiTheme="minorHAnsi" w:eastAsia="Calibri" w:hAnsiTheme="minorHAnsi" w:cstheme="minorHAnsi"/>
          <w:szCs w:val="24"/>
          <w:lang w:val="en-US" w:eastAsia="zh-TW"/>
        </w:rPr>
        <w:t xml:space="preserve">original and transformed data had </w:t>
      </w:r>
      <w:r w:rsidRPr="00896019">
        <w:rPr>
          <w:rFonts w:asciiTheme="minorHAnsi" w:eastAsia="Calibri" w:hAnsiTheme="minorHAnsi" w:cstheme="minorHAnsi"/>
          <w:szCs w:val="24"/>
          <w:lang w:val="en-US" w:eastAsia="zh-TW"/>
        </w:rPr>
        <w:t>non-normal distribution</w:t>
      </w:r>
      <w:r w:rsidR="00B1042A" w:rsidRPr="00896019">
        <w:rPr>
          <w:rFonts w:asciiTheme="minorHAnsi" w:eastAsia="Calibri" w:hAnsiTheme="minorHAnsi" w:cstheme="minorHAnsi"/>
          <w:szCs w:val="24"/>
          <w:lang w:val="en-US" w:eastAsia="zh-TW"/>
        </w:rPr>
        <w:t>s</w:t>
      </w:r>
      <w:r w:rsidRPr="00896019">
        <w:rPr>
          <w:rFonts w:asciiTheme="minorHAnsi" w:eastAsia="Calibri" w:hAnsiTheme="minorHAnsi" w:cstheme="minorHAnsi"/>
          <w:szCs w:val="24"/>
          <w:lang w:val="en-US" w:eastAsia="zh-TW"/>
        </w:rPr>
        <w:t xml:space="preserve">. </w:t>
      </w:r>
      <w:r w:rsidRPr="00D61DB9">
        <w:rPr>
          <w:rFonts w:asciiTheme="minorHAnsi" w:eastAsia="Calibri" w:hAnsiTheme="minorHAnsi" w:cstheme="minorHAnsi"/>
          <w:szCs w:val="24"/>
          <w:highlight w:val="white"/>
          <w:lang w:val="en-US" w:eastAsia="zh-TW"/>
        </w:rPr>
        <w:t xml:space="preserve">Therefore, </w:t>
      </w:r>
      <w:r w:rsidR="006628CD">
        <w:rPr>
          <w:rFonts w:asciiTheme="minorHAnsi" w:eastAsia="Calibri" w:hAnsiTheme="minorHAnsi" w:cstheme="minorHAnsi"/>
          <w:szCs w:val="24"/>
          <w:highlight w:val="white"/>
          <w:lang w:val="en-US" w:eastAsia="zh-TW"/>
        </w:rPr>
        <w:t>two</w:t>
      </w:r>
      <w:r w:rsidRPr="00D61DB9">
        <w:rPr>
          <w:rFonts w:asciiTheme="minorHAnsi" w:eastAsia="Calibri" w:hAnsiTheme="minorHAnsi" w:cstheme="minorHAnsi"/>
          <w:szCs w:val="24"/>
          <w:highlight w:val="white"/>
          <w:lang w:val="en-US" w:eastAsia="zh-TW"/>
        </w:rPr>
        <w:t xml:space="preserve"> non-parametric approach</w:t>
      </w:r>
      <w:r w:rsidR="006628CD">
        <w:rPr>
          <w:rFonts w:asciiTheme="minorHAnsi" w:eastAsia="Calibri" w:hAnsiTheme="minorHAnsi" w:cstheme="minorHAnsi"/>
          <w:szCs w:val="24"/>
          <w:highlight w:val="white"/>
          <w:lang w:val="en-US" w:eastAsia="zh-TW"/>
        </w:rPr>
        <w:t>es</w:t>
      </w:r>
      <w:r w:rsidRPr="00D61DB9">
        <w:rPr>
          <w:rFonts w:asciiTheme="minorHAnsi" w:eastAsia="Calibri" w:hAnsiTheme="minorHAnsi" w:cstheme="minorHAnsi"/>
          <w:szCs w:val="24"/>
          <w:highlight w:val="white"/>
          <w:lang w:val="en-US" w:eastAsia="zh-TW"/>
        </w:rPr>
        <w:t xml:space="preserve"> w</w:t>
      </w:r>
      <w:r w:rsidR="006628CD">
        <w:rPr>
          <w:rFonts w:asciiTheme="minorHAnsi" w:eastAsia="Calibri" w:hAnsiTheme="minorHAnsi" w:cstheme="minorHAnsi"/>
          <w:szCs w:val="24"/>
          <w:highlight w:val="white"/>
          <w:lang w:val="en-US" w:eastAsia="zh-TW"/>
        </w:rPr>
        <w:t>ere</w:t>
      </w:r>
      <w:r w:rsidRPr="00D61DB9">
        <w:rPr>
          <w:rFonts w:asciiTheme="minorHAnsi" w:eastAsia="Calibri" w:hAnsiTheme="minorHAnsi" w:cstheme="minorHAnsi"/>
          <w:szCs w:val="24"/>
          <w:highlight w:val="white"/>
          <w:lang w:val="en-US" w:eastAsia="zh-TW"/>
        </w:rPr>
        <w:t xml:space="preserve"> used to carry out the statistical analyses. </w:t>
      </w:r>
      <w:r w:rsidRPr="00D61DB9">
        <w:rPr>
          <w:rFonts w:asciiTheme="minorHAnsi" w:eastAsia="Calibri" w:hAnsiTheme="minorHAnsi" w:cstheme="minorHAnsi"/>
          <w:szCs w:val="24"/>
          <w:lang w:val="en-US" w:eastAsia="zh-TW"/>
        </w:rPr>
        <w:t xml:space="preserve">A </w:t>
      </w:r>
      <w:r w:rsidR="006628CD">
        <w:rPr>
          <w:rFonts w:asciiTheme="minorHAnsi" w:eastAsia="Calibri" w:hAnsiTheme="minorHAnsi" w:cstheme="minorHAnsi"/>
          <w:szCs w:val="24"/>
          <w:lang w:val="en-US" w:eastAsia="zh-TW"/>
        </w:rPr>
        <w:t>three</w:t>
      </w:r>
      <w:r w:rsidRPr="00D61DB9">
        <w:rPr>
          <w:rFonts w:asciiTheme="minorHAnsi" w:eastAsia="Calibri" w:hAnsiTheme="minorHAnsi" w:cstheme="minorHAnsi"/>
          <w:szCs w:val="24"/>
          <w:lang w:val="en-US" w:eastAsia="zh-TW"/>
        </w:rPr>
        <w:t xml:space="preserve">-ways non-parametric ANOVA using a 0.05 rejection level </w:t>
      </w:r>
      <w:r w:rsidRPr="00D61DB9">
        <w:rPr>
          <w:rFonts w:asciiTheme="minorHAnsi" w:eastAsia="Calibri" w:hAnsiTheme="minorHAnsi" w:cstheme="minorHAnsi"/>
          <w:szCs w:val="24"/>
          <w:highlight w:val="white"/>
          <w:lang w:val="en-US" w:eastAsia="zh-TW"/>
        </w:rPr>
        <w:t xml:space="preserve">was conducted on the Shannon-Weaver indices and evenness among seasons, habitat and vegetation types. </w:t>
      </w:r>
      <w:r w:rsidR="006628CD">
        <w:rPr>
          <w:rFonts w:asciiTheme="minorHAnsi" w:eastAsia="Calibri" w:hAnsiTheme="minorHAnsi" w:cstheme="minorHAnsi"/>
          <w:szCs w:val="24"/>
          <w:highlight w:val="white"/>
          <w:lang w:val="en-US" w:eastAsia="zh-TW"/>
        </w:rPr>
        <w:t xml:space="preserve">A four-ways </w:t>
      </w:r>
      <w:r w:rsidR="006628CD" w:rsidRPr="00D61DB9">
        <w:rPr>
          <w:rFonts w:asciiTheme="minorHAnsi" w:eastAsia="Calibri" w:hAnsiTheme="minorHAnsi" w:cstheme="minorHAnsi"/>
          <w:szCs w:val="24"/>
          <w:lang w:val="en-US" w:eastAsia="zh-TW"/>
        </w:rPr>
        <w:t xml:space="preserve">non-parametric ANOVA using a 0.05 rejection level </w:t>
      </w:r>
      <w:r w:rsidRPr="00D61DB9">
        <w:rPr>
          <w:rFonts w:asciiTheme="minorHAnsi" w:eastAsia="Calibri" w:hAnsiTheme="minorHAnsi" w:cstheme="minorHAnsi"/>
          <w:szCs w:val="24"/>
          <w:highlight w:val="white"/>
          <w:lang w:val="en-US" w:eastAsia="zh-TW"/>
        </w:rPr>
        <w:t>was conducted across the 3 tunnel species (</w:t>
      </w:r>
      <w:r w:rsidRPr="00D61DB9">
        <w:rPr>
          <w:rFonts w:asciiTheme="minorHAnsi" w:eastAsia="Calibri" w:hAnsiTheme="minorHAnsi" w:cstheme="minorHAnsi"/>
          <w:i/>
          <w:iCs/>
          <w:szCs w:val="24"/>
          <w:highlight w:val="white"/>
          <w:lang w:val="en-US" w:eastAsia="zh-TW"/>
        </w:rPr>
        <w:t>Myotis macropus</w:t>
      </w:r>
      <w:r w:rsidRPr="00D61DB9">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i/>
          <w:iCs/>
          <w:szCs w:val="24"/>
          <w:highlight w:val="white"/>
          <w:lang w:val="en-US" w:eastAsia="zh-TW"/>
        </w:rPr>
        <w:t>Miniopterus australis</w:t>
      </w:r>
      <w:r w:rsidRPr="00D61DB9">
        <w:rPr>
          <w:rFonts w:asciiTheme="minorHAnsi" w:eastAsia="Calibri" w:hAnsiTheme="minorHAnsi" w:cstheme="minorHAnsi"/>
          <w:szCs w:val="24"/>
          <w:highlight w:val="white"/>
          <w:lang w:val="en-US" w:eastAsia="zh-TW"/>
        </w:rPr>
        <w:t xml:space="preserve">, and </w:t>
      </w:r>
      <w:r w:rsidRPr="00D61DB9">
        <w:rPr>
          <w:rFonts w:asciiTheme="minorHAnsi" w:eastAsia="Calibri" w:hAnsiTheme="minorHAnsi" w:cstheme="minorHAnsi"/>
          <w:i/>
          <w:iCs/>
          <w:szCs w:val="24"/>
          <w:highlight w:val="white"/>
          <w:lang w:val="en-US" w:eastAsia="zh-TW"/>
        </w:rPr>
        <w:t>Rhinolophus megaphyllus</w:t>
      </w:r>
      <w:r w:rsidRPr="00D61DB9">
        <w:rPr>
          <w:rFonts w:asciiTheme="minorHAnsi" w:eastAsia="Calibri" w:hAnsiTheme="minorHAnsi" w:cstheme="minorHAnsi"/>
          <w:szCs w:val="24"/>
          <w:highlight w:val="white"/>
          <w:lang w:val="en-US" w:eastAsia="zh-TW"/>
        </w:rPr>
        <w:t xml:space="preserve">) </w:t>
      </w:r>
      <w:r w:rsidR="006628CD">
        <w:rPr>
          <w:rFonts w:asciiTheme="minorHAnsi" w:eastAsia="Calibri" w:hAnsiTheme="minorHAnsi" w:cstheme="minorHAnsi"/>
          <w:szCs w:val="24"/>
          <w:highlight w:val="white"/>
          <w:lang w:val="en-US" w:eastAsia="zh-TW"/>
        </w:rPr>
        <w:t xml:space="preserve">on their number of search and feeding passes among seasons, habitat and vegetation types </w:t>
      </w:r>
      <w:r w:rsidRPr="00D61DB9">
        <w:rPr>
          <w:rFonts w:asciiTheme="minorHAnsi" w:eastAsia="Calibri" w:hAnsiTheme="minorHAnsi" w:cstheme="minorHAnsi"/>
          <w:szCs w:val="24"/>
          <w:highlight w:val="white"/>
          <w:lang w:val="en-US" w:eastAsia="zh-TW"/>
        </w:rPr>
        <w:t xml:space="preserve">to examine their foraging </w:t>
      </w:r>
      <w:r w:rsidR="00FF17D2">
        <w:rPr>
          <w:rFonts w:asciiTheme="minorHAnsi" w:eastAsia="Calibri" w:hAnsiTheme="minorHAnsi" w:cstheme="minorHAnsi"/>
          <w:szCs w:val="24"/>
          <w:highlight w:val="white"/>
          <w:lang w:val="en-US" w:eastAsia="zh-TW"/>
        </w:rPr>
        <w:t>location in the surrounding landscapes</w:t>
      </w:r>
      <w:r w:rsidRPr="00D61DB9">
        <w:rPr>
          <w:rFonts w:asciiTheme="minorHAnsi" w:eastAsia="Calibri" w:hAnsiTheme="minorHAnsi" w:cstheme="minorHAnsi"/>
          <w:szCs w:val="24"/>
          <w:highlight w:val="white"/>
          <w:lang w:val="en-US" w:eastAsia="zh-TW"/>
        </w:rPr>
        <w:t>. It should be noted that it is not known if the bats recorded actually came from the Yugar tunnel and so the results of this study should be interpreted accordingly.</w:t>
      </w:r>
    </w:p>
    <w:p w14:paraId="3078CA05" w14:textId="77777777" w:rsidR="00EA6969" w:rsidRDefault="00EA6969">
      <w:pPr>
        <w:rPr>
          <w:rFonts w:asciiTheme="minorHAnsi" w:eastAsia="Calibri" w:hAnsiTheme="minorHAnsi" w:cstheme="minorHAnsi"/>
          <w:szCs w:val="24"/>
          <w:highlight w:val="white"/>
          <w:lang w:val="en-US" w:eastAsia="zh-TW"/>
        </w:rPr>
      </w:pPr>
      <w:r>
        <w:rPr>
          <w:rFonts w:asciiTheme="minorHAnsi" w:eastAsia="Calibri" w:hAnsiTheme="minorHAnsi" w:cstheme="minorHAnsi"/>
          <w:szCs w:val="24"/>
          <w:highlight w:val="white"/>
          <w:lang w:val="en-US" w:eastAsia="zh-TW"/>
        </w:rPr>
        <w:br w:type="page"/>
      </w:r>
    </w:p>
    <w:p w14:paraId="5887A23B" w14:textId="5BC1336A" w:rsidR="005134C9" w:rsidRDefault="00EA6969" w:rsidP="001E78D0">
      <w:pPr>
        <w:shd w:val="clear" w:color="auto" w:fill="FFFFFF"/>
        <w:spacing w:after="240" w:line="360" w:lineRule="auto"/>
        <w:ind w:firstLine="567"/>
        <w:jc w:val="both"/>
        <w:rPr>
          <w:rFonts w:asciiTheme="minorHAnsi" w:eastAsia="Calibri" w:hAnsiTheme="minorHAnsi" w:cstheme="minorHAnsi"/>
          <w:szCs w:val="24"/>
          <w:highlight w:val="white"/>
          <w:lang w:val="en-US" w:eastAsia="zh-TW"/>
        </w:rPr>
      </w:pPr>
      <w:r w:rsidRPr="001E78D0">
        <w:rPr>
          <w:rFonts w:asciiTheme="minorHAnsi" w:eastAsia="Calibri" w:hAnsiTheme="minorHAnsi" w:cstheme="minorHAnsi"/>
          <w:noProof/>
          <w:szCs w:val="24"/>
          <w:highlight w:val="white"/>
          <w:lang w:val="en-US" w:eastAsia="zh-TW"/>
        </w:rPr>
        <w:lastRenderedPageBreak/>
        <w:drawing>
          <wp:anchor distT="0" distB="0" distL="114300" distR="114300" simplePos="0" relativeHeight="251862016" behindDoc="0" locked="0" layoutInCell="1" allowOverlap="1" wp14:anchorId="2ACF5231" wp14:editId="128DCB7F">
            <wp:simplePos x="0" y="0"/>
            <wp:positionH relativeFrom="margin">
              <wp:posOffset>13969</wp:posOffset>
            </wp:positionH>
            <wp:positionV relativeFrom="paragraph">
              <wp:posOffset>5344</wp:posOffset>
            </wp:positionV>
            <wp:extent cx="5193441" cy="4865298"/>
            <wp:effectExtent l="0" t="0" r="762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5200943" cy="48723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F33CFF" w14:textId="2E0DA009" w:rsidR="00120A4B" w:rsidRPr="00D253EF" w:rsidRDefault="00EA6969" w:rsidP="005134C9">
      <w:pPr>
        <w:shd w:val="clear" w:color="auto" w:fill="FFFFFF"/>
        <w:spacing w:after="240" w:line="360" w:lineRule="auto"/>
        <w:jc w:val="both"/>
        <w:rPr>
          <w:rFonts w:asciiTheme="minorHAnsi" w:eastAsia="Calibri" w:hAnsiTheme="minorHAnsi" w:cstheme="minorHAnsi"/>
          <w:szCs w:val="24"/>
          <w:highlight w:val="white"/>
          <w:lang w:val="en-US" w:eastAsia="zh-TW"/>
        </w:rPr>
      </w:pPr>
      <w:r>
        <w:rPr>
          <w:noProof/>
        </w:rPr>
        <mc:AlternateContent>
          <mc:Choice Requires="wps">
            <w:drawing>
              <wp:anchor distT="0" distB="0" distL="114300" distR="114300" simplePos="0" relativeHeight="251863040" behindDoc="1" locked="0" layoutInCell="1" allowOverlap="1" wp14:anchorId="4A7FFAD8" wp14:editId="64C487E0">
                <wp:simplePos x="0" y="0"/>
                <wp:positionH relativeFrom="margin">
                  <wp:align>right</wp:align>
                </wp:positionH>
                <wp:positionV relativeFrom="paragraph">
                  <wp:posOffset>4568873</wp:posOffset>
                </wp:positionV>
                <wp:extent cx="5218981" cy="635"/>
                <wp:effectExtent l="0" t="0" r="1270" b="635"/>
                <wp:wrapNone/>
                <wp:docPr id="7" name="Text Box 7"/>
                <wp:cNvGraphicFramePr/>
                <a:graphic xmlns:a="http://schemas.openxmlformats.org/drawingml/2006/main">
                  <a:graphicData uri="http://schemas.microsoft.com/office/word/2010/wordprocessingShape">
                    <wps:wsp>
                      <wps:cNvSpPr txBox="1"/>
                      <wps:spPr>
                        <a:xfrm>
                          <a:off x="0" y="0"/>
                          <a:ext cx="5538159" cy="635"/>
                        </a:xfrm>
                        <a:prstGeom prst="rect">
                          <a:avLst/>
                        </a:prstGeom>
                        <a:solidFill>
                          <a:prstClr val="white"/>
                        </a:solidFill>
                        <a:ln>
                          <a:noFill/>
                        </a:ln>
                      </wps:spPr>
                      <wps:txbx>
                        <w:txbxContent>
                          <w:p w14:paraId="02B6C288" w14:textId="6ED28F1D" w:rsidR="005134C9" w:rsidRPr="001E78D0" w:rsidRDefault="005134C9" w:rsidP="005134C9">
                            <w:pPr>
                              <w:pStyle w:val="Caption"/>
                              <w:jc w:val="both"/>
                              <w:rPr>
                                <w:rFonts w:asciiTheme="minorHAnsi" w:eastAsia="Calibri" w:hAnsiTheme="minorHAnsi" w:cstheme="minorHAnsi"/>
                                <w:b w:val="0"/>
                                <w:bCs w:val="0"/>
                                <w:lang w:val="en-US"/>
                              </w:rPr>
                            </w:pPr>
                            <w:bookmarkStart w:id="308" w:name="_Toc84262646"/>
                            <w:bookmarkStart w:id="309" w:name="_Toc85420517"/>
                            <w:r w:rsidRPr="001E78D0">
                              <w:rPr>
                                <w:rFonts w:asciiTheme="minorHAnsi" w:hAnsiTheme="minorHAnsi" w:cstheme="minorHAnsi"/>
                                <w:b w:val="0"/>
                                <w:bCs w:val="0"/>
                              </w:rPr>
                              <w:t xml:space="preserve">Figure </w:t>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STYLEREF 1 \s </w:instrText>
                            </w:r>
                            <w:r w:rsidRPr="001E78D0">
                              <w:rPr>
                                <w:rFonts w:asciiTheme="minorHAnsi" w:hAnsiTheme="minorHAnsi" w:cstheme="minorHAnsi"/>
                                <w:b w:val="0"/>
                                <w:bCs w:val="0"/>
                              </w:rPr>
                              <w:fldChar w:fldCharType="separate"/>
                            </w:r>
                            <w:r w:rsidR="009E45A0">
                              <w:rPr>
                                <w:rFonts w:asciiTheme="minorHAnsi" w:hAnsiTheme="minorHAnsi" w:cstheme="minorHAnsi"/>
                                <w:b w:val="0"/>
                                <w:bCs w:val="0"/>
                                <w:noProof/>
                              </w:rPr>
                              <w:t>4</w:t>
                            </w:r>
                            <w:r w:rsidRPr="001E78D0">
                              <w:rPr>
                                <w:rFonts w:asciiTheme="minorHAnsi" w:hAnsiTheme="minorHAnsi" w:cstheme="minorHAnsi"/>
                                <w:b w:val="0"/>
                                <w:bCs w:val="0"/>
                              </w:rPr>
                              <w:fldChar w:fldCharType="end"/>
                            </w:r>
                            <w:r w:rsidRPr="001E78D0">
                              <w:rPr>
                                <w:rFonts w:asciiTheme="minorHAnsi" w:hAnsiTheme="minorHAnsi" w:cstheme="minorHAnsi"/>
                                <w:b w:val="0"/>
                                <w:bCs w:val="0"/>
                              </w:rPr>
                              <w:noBreakHyphen/>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SEQ Figure \* ARABIC \s 1 </w:instrText>
                            </w:r>
                            <w:r w:rsidRPr="001E78D0">
                              <w:rPr>
                                <w:rFonts w:asciiTheme="minorHAnsi" w:hAnsiTheme="minorHAnsi" w:cstheme="minorHAnsi"/>
                                <w:b w:val="0"/>
                                <w:bCs w:val="0"/>
                              </w:rPr>
                              <w:fldChar w:fldCharType="separate"/>
                            </w:r>
                            <w:r w:rsidR="009E45A0">
                              <w:rPr>
                                <w:rFonts w:asciiTheme="minorHAnsi" w:hAnsiTheme="minorHAnsi" w:cstheme="minorHAnsi"/>
                                <w:b w:val="0"/>
                                <w:bCs w:val="0"/>
                                <w:noProof/>
                              </w:rPr>
                              <w:t>1</w:t>
                            </w:r>
                            <w:r w:rsidRPr="001E78D0">
                              <w:rPr>
                                <w:rFonts w:asciiTheme="minorHAnsi" w:hAnsiTheme="minorHAnsi" w:cstheme="minorHAnsi"/>
                                <w:b w:val="0"/>
                                <w:bCs w:val="0"/>
                              </w:rPr>
                              <w:fldChar w:fldCharType="end"/>
                            </w:r>
                            <w:r w:rsidRPr="001E78D0">
                              <w:rPr>
                                <w:rFonts w:asciiTheme="minorHAnsi" w:hAnsiTheme="minorHAnsi" w:cstheme="minorHAnsi"/>
                                <w:b w:val="0"/>
                                <w:bCs w:val="0"/>
                              </w:rPr>
                              <w:t xml:space="preserve"> SM3 units deployment locations overlaid on the Samford vegetation map provided by Moreton Bay Regional Council. Note: The centre of the red circle represents the location of the Yugar tunnel. (Red circles = Open forest sites, Yellow circles = Regrowth open forest sites, and Green circles = Riparian forest sites). Survey areas were all locate within a 3 km of the Yugar tunnel (represented by the yellow line). A total of 5 replicates of each vegetation type were sampled in summer and winter. An SM3 unit was deployed at the edge and interior within each vegetation types. Therefore, a total of 30 sites were sampled within each season.</w:t>
                            </w:r>
                            <w:bookmarkEnd w:id="308"/>
                            <w:bookmarkEnd w:id="3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7FFAD8" id="Text Box 7" o:spid="_x0000_s1073" type="#_x0000_t202" style="position:absolute;left:0;text-align:left;margin-left:359.75pt;margin-top:359.75pt;width:410.95pt;height:.05pt;z-index:-2514534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" stroked="f">
                <v:textbox style="mso-fit-shape-to-text:t" inset="0,0,0,0">
                  <w:txbxContent>
                    <w:p w14:paraId="02B6C288" w14:textId="6ED28F1D" w:rsidR="005134C9" w:rsidRPr="001E78D0" w:rsidRDefault="005134C9" w:rsidP="005134C9">
                      <w:pPr>
                        <w:pStyle w:val="Caption"/>
                        <w:jc w:val="both"/>
                        <w:rPr>
                          <w:rFonts w:asciiTheme="minorHAnsi" w:eastAsia="Calibri" w:hAnsiTheme="minorHAnsi" w:cstheme="minorHAnsi"/>
                          <w:b w:val="0"/>
                          <w:bCs w:val="0"/>
                          <w:lang w:val="en-US"/>
                        </w:rPr>
                      </w:pPr>
                      <w:bookmarkStart w:id="310" w:name="_Toc84262646"/>
                      <w:bookmarkStart w:id="311" w:name="_Toc85420517"/>
                      <w:r w:rsidRPr="001E78D0">
                        <w:rPr>
                          <w:rFonts w:asciiTheme="minorHAnsi" w:hAnsiTheme="minorHAnsi" w:cstheme="minorHAnsi"/>
                          <w:b w:val="0"/>
                          <w:bCs w:val="0"/>
                        </w:rPr>
                        <w:t xml:space="preserve">Figure </w:t>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STYLEREF 1 \s </w:instrText>
                      </w:r>
                      <w:r w:rsidRPr="001E78D0">
                        <w:rPr>
                          <w:rFonts w:asciiTheme="minorHAnsi" w:hAnsiTheme="minorHAnsi" w:cstheme="minorHAnsi"/>
                          <w:b w:val="0"/>
                          <w:bCs w:val="0"/>
                        </w:rPr>
                        <w:fldChar w:fldCharType="separate"/>
                      </w:r>
                      <w:r w:rsidR="009E45A0">
                        <w:rPr>
                          <w:rFonts w:asciiTheme="minorHAnsi" w:hAnsiTheme="minorHAnsi" w:cstheme="minorHAnsi"/>
                          <w:b w:val="0"/>
                          <w:bCs w:val="0"/>
                          <w:noProof/>
                        </w:rPr>
                        <w:t>4</w:t>
                      </w:r>
                      <w:r w:rsidRPr="001E78D0">
                        <w:rPr>
                          <w:rFonts w:asciiTheme="minorHAnsi" w:hAnsiTheme="minorHAnsi" w:cstheme="minorHAnsi"/>
                          <w:b w:val="0"/>
                          <w:bCs w:val="0"/>
                        </w:rPr>
                        <w:fldChar w:fldCharType="end"/>
                      </w:r>
                      <w:r w:rsidRPr="001E78D0">
                        <w:rPr>
                          <w:rFonts w:asciiTheme="minorHAnsi" w:hAnsiTheme="minorHAnsi" w:cstheme="minorHAnsi"/>
                          <w:b w:val="0"/>
                          <w:bCs w:val="0"/>
                        </w:rPr>
                        <w:noBreakHyphen/>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SEQ Figure \* ARABIC \s 1 </w:instrText>
                      </w:r>
                      <w:r w:rsidRPr="001E78D0">
                        <w:rPr>
                          <w:rFonts w:asciiTheme="minorHAnsi" w:hAnsiTheme="minorHAnsi" w:cstheme="minorHAnsi"/>
                          <w:b w:val="0"/>
                          <w:bCs w:val="0"/>
                        </w:rPr>
                        <w:fldChar w:fldCharType="separate"/>
                      </w:r>
                      <w:r w:rsidR="009E45A0">
                        <w:rPr>
                          <w:rFonts w:asciiTheme="minorHAnsi" w:hAnsiTheme="minorHAnsi" w:cstheme="minorHAnsi"/>
                          <w:b w:val="0"/>
                          <w:bCs w:val="0"/>
                          <w:noProof/>
                        </w:rPr>
                        <w:t>1</w:t>
                      </w:r>
                      <w:r w:rsidRPr="001E78D0">
                        <w:rPr>
                          <w:rFonts w:asciiTheme="minorHAnsi" w:hAnsiTheme="minorHAnsi" w:cstheme="minorHAnsi"/>
                          <w:b w:val="0"/>
                          <w:bCs w:val="0"/>
                        </w:rPr>
                        <w:fldChar w:fldCharType="end"/>
                      </w:r>
                      <w:r w:rsidRPr="001E78D0">
                        <w:rPr>
                          <w:rFonts w:asciiTheme="minorHAnsi" w:hAnsiTheme="minorHAnsi" w:cstheme="minorHAnsi"/>
                          <w:b w:val="0"/>
                          <w:bCs w:val="0"/>
                        </w:rPr>
                        <w:t xml:space="preserve"> SM3 units deployment locations overlaid on the Samford vegetation map provided by Moreton Bay Regional Council. Note: The centre of the red circle represents the location of the Yugar tunnel. (Red circles = Open forest sites, Yellow circles = Regrowth open forest sites, and Green circles = Riparian forest sites). Survey areas were all locate within a 3 km of the Yugar tunnel (represented by the yellow line). A total of 5 replicates of each vegetation type were sampled in summer and winter. An SM3 unit was deployed at the edge and interior within each vegetation types. Therefore, a total of 30 sites were sampled within each season.</w:t>
                      </w:r>
                      <w:bookmarkEnd w:id="310"/>
                      <w:bookmarkEnd w:id="311"/>
                    </w:p>
                  </w:txbxContent>
                </v:textbox>
                <w10:wrap anchorx="margin"/>
              </v:shape>
            </w:pict>
          </mc:Fallback>
        </mc:AlternateContent>
      </w:r>
      <w:r w:rsidR="001E78D0">
        <w:rPr>
          <w:rFonts w:asciiTheme="minorHAnsi" w:eastAsia="Calibri" w:hAnsiTheme="minorHAnsi" w:cstheme="minorHAnsi"/>
          <w:szCs w:val="24"/>
          <w:highlight w:val="white"/>
          <w:lang w:val="en-US" w:eastAsia="zh-TW"/>
        </w:rPr>
        <w:br w:type="page"/>
      </w:r>
    </w:p>
    <w:p w14:paraId="3032EB1C" w14:textId="6F70289C" w:rsidR="00120A4B" w:rsidRPr="007852D7" w:rsidRDefault="00C546C4" w:rsidP="00C546C4">
      <w:pPr>
        <w:pStyle w:val="Heading2"/>
        <w:rPr>
          <w:rFonts w:asciiTheme="minorHAnsi" w:eastAsia="Calibri" w:hAnsiTheme="minorHAnsi" w:cstheme="minorHAnsi"/>
          <w:sz w:val="36"/>
          <w:szCs w:val="36"/>
          <w:highlight w:val="white"/>
          <w:lang w:val="en-US" w:eastAsia="zh-TW"/>
        </w:rPr>
      </w:pPr>
      <w:bookmarkStart w:id="312" w:name="_Toc86701848"/>
      <w:r w:rsidRPr="007852D7">
        <w:rPr>
          <w:rFonts w:asciiTheme="minorHAnsi" w:eastAsia="Calibri" w:hAnsiTheme="minorHAnsi" w:cstheme="minorHAnsi"/>
          <w:sz w:val="36"/>
          <w:szCs w:val="36"/>
          <w:highlight w:val="white"/>
          <w:lang w:val="en-US" w:eastAsia="zh-TW"/>
        </w:rPr>
        <w:lastRenderedPageBreak/>
        <w:t>4.3</w:t>
      </w:r>
      <w:r w:rsidRPr="007852D7">
        <w:rPr>
          <w:rFonts w:asciiTheme="minorHAnsi" w:eastAsia="Calibri" w:hAnsiTheme="minorHAnsi" w:cstheme="minorHAnsi"/>
          <w:sz w:val="36"/>
          <w:szCs w:val="36"/>
          <w:highlight w:val="white"/>
          <w:lang w:val="en-US" w:eastAsia="zh-TW"/>
        </w:rPr>
        <w:tab/>
        <w:t>Results</w:t>
      </w:r>
      <w:bookmarkEnd w:id="312"/>
    </w:p>
    <w:p w14:paraId="3CD2DB2A" w14:textId="1F4ADC53" w:rsidR="00386BC9" w:rsidRPr="00D253EF" w:rsidRDefault="00386BC9" w:rsidP="00386BC9">
      <w:pPr>
        <w:rPr>
          <w:rFonts w:asciiTheme="minorHAnsi" w:eastAsia="Calibri" w:hAnsiTheme="minorHAnsi" w:cstheme="minorHAnsi"/>
          <w:highlight w:val="white"/>
          <w:lang w:val="en-US" w:eastAsia="zh-TW"/>
        </w:rPr>
      </w:pPr>
    </w:p>
    <w:p w14:paraId="335217E9" w14:textId="77777777" w:rsidR="004D434D" w:rsidRPr="0039750D" w:rsidRDefault="004D434D" w:rsidP="004D434D">
      <w:pPr>
        <w:spacing w:after="240" w:line="360" w:lineRule="auto"/>
        <w:ind w:firstLine="567"/>
        <w:jc w:val="both"/>
        <w:rPr>
          <w:rFonts w:asciiTheme="minorHAnsi" w:eastAsia="PMingLiU" w:hAnsiTheme="minorHAnsi" w:cstheme="minorHAnsi"/>
          <w:szCs w:val="24"/>
          <w:lang w:val="en-US" w:eastAsia="zh-TW"/>
        </w:rPr>
      </w:pPr>
      <w:r w:rsidRPr="0039750D">
        <w:rPr>
          <w:rFonts w:asciiTheme="minorHAnsi" w:eastAsia="PMingLiU" w:hAnsiTheme="minorHAnsi" w:cstheme="minorHAnsi"/>
          <w:szCs w:val="24"/>
          <w:lang w:val="en-US" w:eastAsia="zh-TW"/>
        </w:rPr>
        <w:t xml:space="preserve">Following subsampling, a total of 420 hours of bat acoustic activity were analysed; 140 hours each from riparian, open and regrowth open forest. In terms of habitat type within each vegetation type, 70 hours were analysed in both interior and edge / creek habitats within each forest type. </w:t>
      </w:r>
    </w:p>
    <w:p w14:paraId="6F6C2001" w14:textId="0E155B73" w:rsidR="004D434D" w:rsidRPr="0039750D" w:rsidRDefault="004D434D" w:rsidP="004D434D">
      <w:pPr>
        <w:spacing w:after="240" w:line="360" w:lineRule="auto"/>
        <w:ind w:firstLine="567"/>
        <w:rPr>
          <w:rFonts w:asciiTheme="minorHAnsi" w:eastAsia="PMingLiU" w:hAnsiTheme="minorHAnsi" w:cstheme="minorHAnsi"/>
          <w:szCs w:val="24"/>
          <w:lang w:val="en-US" w:eastAsia="zh-TW"/>
        </w:rPr>
      </w:pPr>
      <w:r w:rsidRPr="0039750D">
        <w:rPr>
          <w:rFonts w:asciiTheme="minorHAnsi" w:eastAsia="PMingLiU" w:hAnsiTheme="minorHAnsi" w:cstheme="minorHAnsi"/>
          <w:szCs w:val="24"/>
          <w:lang w:val="en-US" w:eastAsia="zh-TW"/>
        </w:rPr>
        <w:t xml:space="preserve">A total of 22 bat species were detected and identified from acoustic surveys in summer and winter; 21 species were found in summer and 18 in winter (Table </w:t>
      </w:r>
      <w:r w:rsidR="00040967" w:rsidRPr="0039750D">
        <w:rPr>
          <w:rFonts w:asciiTheme="minorHAnsi" w:eastAsia="PMingLiU" w:hAnsiTheme="minorHAnsi" w:cstheme="minorHAnsi"/>
          <w:szCs w:val="24"/>
          <w:lang w:val="en-US" w:eastAsia="zh-TW"/>
        </w:rPr>
        <w:t>4-</w:t>
      </w:r>
      <w:r w:rsidRPr="0039750D">
        <w:rPr>
          <w:rFonts w:asciiTheme="minorHAnsi" w:eastAsia="PMingLiU" w:hAnsiTheme="minorHAnsi" w:cstheme="minorHAnsi"/>
          <w:szCs w:val="24"/>
          <w:lang w:val="en-US" w:eastAsia="zh-TW"/>
        </w:rPr>
        <w:t xml:space="preserve">1). Total activity in summer (4168 passes) was greater than in winter (1805 passes) (Figures </w:t>
      </w:r>
      <w:r w:rsidR="00040967" w:rsidRPr="0039750D">
        <w:rPr>
          <w:rFonts w:asciiTheme="minorHAnsi" w:eastAsia="PMingLiU" w:hAnsiTheme="minorHAnsi" w:cstheme="minorHAnsi"/>
          <w:szCs w:val="24"/>
          <w:lang w:val="en-US" w:eastAsia="zh-TW"/>
        </w:rPr>
        <w:t>4-2</w:t>
      </w:r>
      <w:r w:rsidRPr="0039750D">
        <w:rPr>
          <w:rFonts w:asciiTheme="minorHAnsi" w:eastAsia="PMingLiU" w:hAnsiTheme="minorHAnsi" w:cstheme="minorHAnsi"/>
          <w:szCs w:val="24"/>
          <w:lang w:val="en-US" w:eastAsia="zh-TW"/>
        </w:rPr>
        <w:t xml:space="preserve"> &amp; </w:t>
      </w:r>
      <w:r w:rsidR="00040967" w:rsidRPr="0039750D">
        <w:rPr>
          <w:rFonts w:asciiTheme="minorHAnsi" w:eastAsia="PMingLiU" w:hAnsiTheme="minorHAnsi" w:cstheme="minorHAnsi"/>
          <w:szCs w:val="24"/>
          <w:lang w:val="en-US" w:eastAsia="zh-TW"/>
        </w:rPr>
        <w:t>4-3</w:t>
      </w:r>
      <w:r w:rsidRPr="0039750D">
        <w:rPr>
          <w:rFonts w:asciiTheme="minorHAnsi" w:eastAsia="PMingLiU" w:hAnsiTheme="minorHAnsi" w:cstheme="minorHAnsi"/>
          <w:szCs w:val="24"/>
          <w:lang w:val="en-US" w:eastAsia="zh-TW"/>
        </w:rPr>
        <w:t xml:space="preserve">). Of all species found in summer, the majority of activity was from 4 species: </w:t>
      </w:r>
      <w:r w:rsidR="00E778FA" w:rsidRPr="00E778FA">
        <w:rPr>
          <w:rFonts w:asciiTheme="minorHAnsi" w:eastAsia="PMingLiU" w:hAnsiTheme="minorHAnsi" w:cstheme="minorHAnsi"/>
          <w:i/>
          <w:iCs/>
          <w:szCs w:val="24"/>
          <w:lang w:val="en-US" w:eastAsia="zh-TW"/>
        </w:rPr>
        <w:t xml:space="preserve">Ozimops ridei/ Ozimops petersi </w:t>
      </w:r>
      <w:r w:rsidRPr="0039750D">
        <w:rPr>
          <w:rFonts w:asciiTheme="minorHAnsi" w:eastAsia="PMingLiU" w:hAnsiTheme="minorHAnsi" w:cstheme="minorHAnsi"/>
          <w:szCs w:val="24"/>
          <w:lang w:val="en-US" w:eastAsia="zh-TW"/>
        </w:rPr>
        <w:t xml:space="preserve">had the highest proportion of activity (37%) followed by </w:t>
      </w:r>
      <w:r w:rsidRPr="0039750D">
        <w:rPr>
          <w:rFonts w:asciiTheme="minorHAnsi" w:eastAsia="PMingLiU" w:hAnsiTheme="minorHAnsi" w:cstheme="minorHAnsi"/>
          <w:i/>
          <w:iCs/>
          <w:szCs w:val="24"/>
          <w:lang w:val="en-US" w:eastAsia="zh-TW"/>
        </w:rPr>
        <w:t>Myotis macropus</w:t>
      </w:r>
      <w:r w:rsidRPr="0039750D">
        <w:rPr>
          <w:rFonts w:asciiTheme="minorHAnsi" w:eastAsia="PMingLiU" w:hAnsiTheme="minorHAnsi" w:cstheme="minorHAnsi"/>
          <w:szCs w:val="24"/>
          <w:lang w:val="en-US" w:eastAsia="zh-TW"/>
        </w:rPr>
        <w:t xml:space="preserve"> (18%), </w:t>
      </w:r>
      <w:r w:rsidR="00735DCF" w:rsidRPr="00735DCF">
        <w:rPr>
          <w:rFonts w:asciiTheme="minorHAnsi" w:eastAsia="PMingLiU" w:hAnsiTheme="minorHAnsi" w:cstheme="minorHAnsi"/>
          <w:i/>
          <w:iCs/>
          <w:szCs w:val="24"/>
          <w:lang w:val="en-US" w:eastAsia="zh-TW"/>
        </w:rPr>
        <w:t>Scotorepens greyii</w:t>
      </w:r>
      <w:r w:rsidR="00735DCF">
        <w:rPr>
          <w:rFonts w:asciiTheme="minorHAnsi" w:eastAsia="PMingLiU" w:hAnsiTheme="minorHAnsi" w:cstheme="minorHAnsi"/>
          <w:i/>
          <w:iCs/>
          <w:szCs w:val="24"/>
          <w:lang w:val="en-US" w:eastAsia="zh-TW"/>
        </w:rPr>
        <w:t xml:space="preserve"> </w:t>
      </w:r>
      <w:r w:rsidRPr="0039750D">
        <w:rPr>
          <w:rFonts w:asciiTheme="minorHAnsi" w:eastAsia="PMingLiU" w:hAnsiTheme="minorHAnsi" w:cstheme="minorHAnsi"/>
          <w:szCs w:val="24"/>
          <w:lang w:val="en-US" w:eastAsia="zh-TW"/>
        </w:rPr>
        <w:t xml:space="preserve">(13%), and then </w:t>
      </w:r>
      <w:r w:rsidRPr="0039750D">
        <w:rPr>
          <w:rFonts w:asciiTheme="minorHAnsi" w:eastAsia="PMingLiU" w:hAnsiTheme="minorHAnsi" w:cstheme="minorHAnsi"/>
          <w:i/>
          <w:iCs/>
          <w:szCs w:val="24"/>
          <w:lang w:val="en-US" w:eastAsia="zh-TW"/>
        </w:rPr>
        <w:t>Chalinolobus gouldii</w:t>
      </w:r>
      <w:r w:rsidRPr="0039750D">
        <w:rPr>
          <w:rFonts w:asciiTheme="minorHAnsi" w:eastAsia="PMingLiU" w:hAnsiTheme="minorHAnsi" w:cstheme="minorHAnsi"/>
          <w:szCs w:val="24"/>
          <w:lang w:val="en-US" w:eastAsia="zh-TW"/>
        </w:rPr>
        <w:t xml:space="preserve"> (10%). In winter, the majority of activity was due to </w:t>
      </w:r>
      <w:r w:rsidRPr="0039750D">
        <w:rPr>
          <w:rFonts w:asciiTheme="minorHAnsi" w:eastAsia="PMingLiU" w:hAnsiTheme="minorHAnsi" w:cstheme="minorHAnsi"/>
          <w:i/>
          <w:iCs/>
          <w:szCs w:val="24"/>
          <w:lang w:val="en-US" w:eastAsia="zh-TW"/>
        </w:rPr>
        <w:t>Myotis macropus</w:t>
      </w:r>
      <w:r w:rsidRPr="0039750D">
        <w:rPr>
          <w:rFonts w:asciiTheme="minorHAnsi" w:eastAsia="PMingLiU" w:hAnsiTheme="minorHAnsi" w:cstheme="minorHAnsi"/>
          <w:szCs w:val="24"/>
          <w:lang w:val="en-US" w:eastAsia="zh-TW"/>
        </w:rPr>
        <w:t xml:space="preserve"> (42%), </w:t>
      </w:r>
      <w:r w:rsidRPr="0039750D">
        <w:rPr>
          <w:rFonts w:asciiTheme="minorHAnsi" w:eastAsia="PMingLiU" w:hAnsiTheme="minorHAnsi" w:cstheme="minorHAnsi"/>
          <w:i/>
          <w:iCs/>
          <w:szCs w:val="24"/>
          <w:lang w:val="en-US" w:eastAsia="zh-TW"/>
        </w:rPr>
        <w:t>Vespadelus pumilus</w:t>
      </w:r>
      <w:r w:rsidRPr="0039750D">
        <w:rPr>
          <w:rFonts w:asciiTheme="minorHAnsi" w:eastAsia="PMingLiU" w:hAnsiTheme="minorHAnsi" w:cstheme="minorHAnsi"/>
          <w:szCs w:val="24"/>
          <w:lang w:val="en-US" w:eastAsia="zh-TW"/>
        </w:rPr>
        <w:t xml:space="preserve"> (18%), </w:t>
      </w:r>
      <w:r w:rsidRPr="0039750D">
        <w:rPr>
          <w:rFonts w:asciiTheme="minorHAnsi" w:eastAsia="PMingLiU" w:hAnsiTheme="minorHAnsi" w:cstheme="minorHAnsi"/>
          <w:i/>
          <w:iCs/>
          <w:szCs w:val="24"/>
          <w:lang w:val="en-US" w:eastAsia="zh-TW"/>
        </w:rPr>
        <w:t>Miniopterus australis</w:t>
      </w:r>
      <w:r w:rsidRPr="0039750D">
        <w:rPr>
          <w:rFonts w:asciiTheme="minorHAnsi" w:eastAsia="PMingLiU" w:hAnsiTheme="minorHAnsi" w:cstheme="minorHAnsi"/>
          <w:szCs w:val="24"/>
          <w:lang w:val="en-US" w:eastAsia="zh-TW"/>
        </w:rPr>
        <w:t xml:space="preserve"> (12%), and </w:t>
      </w:r>
      <w:r w:rsidRPr="0039750D">
        <w:rPr>
          <w:rFonts w:asciiTheme="minorHAnsi" w:eastAsia="PMingLiU" w:hAnsiTheme="minorHAnsi" w:cstheme="minorHAnsi"/>
          <w:i/>
          <w:iCs/>
          <w:szCs w:val="24"/>
          <w:lang w:val="en-US" w:eastAsia="zh-TW"/>
        </w:rPr>
        <w:t>Rhinolophus megaphyllus</w:t>
      </w:r>
      <w:r w:rsidRPr="0039750D">
        <w:rPr>
          <w:rFonts w:asciiTheme="minorHAnsi" w:eastAsia="PMingLiU" w:hAnsiTheme="minorHAnsi" w:cstheme="minorHAnsi"/>
          <w:szCs w:val="24"/>
          <w:lang w:val="en-US" w:eastAsia="zh-TW"/>
        </w:rPr>
        <w:t xml:space="preserve"> (8%) (Figure </w:t>
      </w:r>
      <w:r w:rsidR="00040967" w:rsidRPr="0039750D">
        <w:rPr>
          <w:rFonts w:asciiTheme="minorHAnsi" w:eastAsia="PMingLiU" w:hAnsiTheme="minorHAnsi" w:cstheme="minorHAnsi"/>
          <w:szCs w:val="24"/>
          <w:lang w:val="en-US" w:eastAsia="zh-TW"/>
        </w:rPr>
        <w:t>4-2</w:t>
      </w:r>
      <w:r w:rsidRPr="0039750D">
        <w:rPr>
          <w:rFonts w:asciiTheme="minorHAnsi" w:eastAsia="PMingLiU" w:hAnsiTheme="minorHAnsi" w:cstheme="minorHAnsi"/>
          <w:szCs w:val="24"/>
          <w:lang w:val="en-US" w:eastAsia="zh-TW"/>
        </w:rPr>
        <w:t xml:space="preserve"> &amp; </w:t>
      </w:r>
      <w:r w:rsidR="00040967" w:rsidRPr="0039750D">
        <w:rPr>
          <w:rFonts w:asciiTheme="minorHAnsi" w:eastAsia="PMingLiU" w:hAnsiTheme="minorHAnsi" w:cstheme="minorHAnsi"/>
          <w:szCs w:val="24"/>
          <w:lang w:val="en-US" w:eastAsia="zh-TW"/>
        </w:rPr>
        <w:t>4-3</w:t>
      </w:r>
      <w:r w:rsidRPr="0039750D">
        <w:rPr>
          <w:rFonts w:asciiTheme="minorHAnsi" w:eastAsia="PMingLiU" w:hAnsiTheme="minorHAnsi" w:cstheme="minorHAnsi"/>
          <w:szCs w:val="24"/>
          <w:lang w:val="en-US" w:eastAsia="zh-TW"/>
        </w:rPr>
        <w:t xml:space="preserve">). </w:t>
      </w:r>
    </w:p>
    <w:p w14:paraId="2214C8D1" w14:textId="0E1DBCF9" w:rsidR="004D434D" w:rsidRPr="0039750D" w:rsidRDefault="004D434D" w:rsidP="004D434D">
      <w:pPr>
        <w:spacing w:after="240" w:line="360" w:lineRule="auto"/>
        <w:ind w:firstLine="567"/>
        <w:jc w:val="both"/>
        <w:rPr>
          <w:rFonts w:asciiTheme="minorHAnsi" w:eastAsia="PMingLiU" w:hAnsiTheme="minorHAnsi" w:cstheme="minorHAnsi"/>
          <w:szCs w:val="24"/>
          <w:lang w:val="en-US" w:eastAsia="zh-TW"/>
        </w:rPr>
      </w:pPr>
      <w:r w:rsidRPr="0039750D">
        <w:rPr>
          <w:rFonts w:asciiTheme="minorHAnsi" w:eastAsia="PMingLiU" w:hAnsiTheme="minorHAnsi" w:cstheme="minorHAnsi"/>
          <w:szCs w:val="24"/>
          <w:lang w:val="en-US" w:eastAsia="zh-TW"/>
        </w:rPr>
        <w:t xml:space="preserve">Among the three tunnel bat species in summer, </w:t>
      </w:r>
      <w:r w:rsidRPr="0039750D">
        <w:rPr>
          <w:rFonts w:asciiTheme="minorHAnsi" w:eastAsia="PMingLiU" w:hAnsiTheme="minorHAnsi" w:cstheme="minorHAnsi"/>
          <w:i/>
          <w:szCs w:val="24"/>
          <w:lang w:val="en-US" w:eastAsia="zh-TW"/>
        </w:rPr>
        <w:t>M. macropus</w:t>
      </w:r>
      <w:r w:rsidRPr="0039750D">
        <w:rPr>
          <w:rFonts w:asciiTheme="minorHAnsi" w:eastAsia="PMingLiU" w:hAnsiTheme="minorHAnsi" w:cstheme="minorHAnsi"/>
          <w:szCs w:val="24"/>
          <w:lang w:val="en-US" w:eastAsia="zh-TW"/>
        </w:rPr>
        <w:t xml:space="preserve"> was the dominant species </w:t>
      </w:r>
      <w:r w:rsidR="00896019">
        <w:rPr>
          <w:rFonts w:asciiTheme="minorHAnsi" w:eastAsia="PMingLiU" w:hAnsiTheme="minorHAnsi" w:cstheme="minorHAnsi"/>
          <w:szCs w:val="24"/>
          <w:lang w:val="en-US" w:eastAsia="zh-TW"/>
        </w:rPr>
        <w:t>whic</w:t>
      </w:r>
      <w:r w:rsidRPr="00896019">
        <w:rPr>
          <w:rFonts w:asciiTheme="minorHAnsi" w:eastAsia="PMingLiU" w:hAnsiTheme="minorHAnsi" w:cstheme="minorHAnsi"/>
          <w:szCs w:val="24"/>
          <w:lang w:val="en-US" w:eastAsia="zh-TW"/>
        </w:rPr>
        <w:t xml:space="preserve">h </w:t>
      </w:r>
      <w:r w:rsidR="00896019">
        <w:rPr>
          <w:rFonts w:asciiTheme="minorHAnsi" w:eastAsia="PMingLiU" w:hAnsiTheme="minorHAnsi" w:cstheme="minorHAnsi"/>
          <w:szCs w:val="24"/>
          <w:lang w:val="en-US" w:eastAsia="zh-TW"/>
        </w:rPr>
        <w:t xml:space="preserve">consisted approximately </w:t>
      </w:r>
      <w:commentRangeStart w:id="313"/>
      <w:r w:rsidR="00A042FA" w:rsidRPr="00896019">
        <w:rPr>
          <w:rFonts w:asciiTheme="minorHAnsi" w:eastAsia="PMingLiU" w:hAnsiTheme="minorHAnsi" w:cstheme="minorHAnsi"/>
          <w:szCs w:val="24"/>
          <w:lang w:val="en-US" w:eastAsia="zh-TW"/>
        </w:rPr>
        <w:t>90</w:t>
      </w:r>
      <w:r w:rsidRPr="00896019">
        <w:rPr>
          <w:rFonts w:asciiTheme="minorHAnsi" w:eastAsia="PMingLiU" w:hAnsiTheme="minorHAnsi" w:cstheme="minorHAnsi"/>
          <w:szCs w:val="24"/>
          <w:lang w:val="en-US" w:eastAsia="zh-TW"/>
        </w:rPr>
        <w:t>%</w:t>
      </w:r>
      <w:commentRangeEnd w:id="313"/>
      <w:r w:rsidR="00A042FA" w:rsidRPr="00896019">
        <w:rPr>
          <w:rStyle w:val="CommentReference"/>
          <w:rFonts w:asciiTheme="minorHAnsi" w:eastAsiaTheme="minorEastAsia" w:hAnsiTheme="minorHAnsi" w:cstheme="minorBidi"/>
          <w:sz w:val="24"/>
          <w:szCs w:val="24"/>
          <w:lang w:val="en-US" w:eastAsia="zh-TW"/>
        </w:rPr>
        <w:commentReference w:id="313"/>
      </w:r>
      <w:r w:rsidR="00896019">
        <w:rPr>
          <w:rFonts w:asciiTheme="minorHAnsi" w:eastAsia="PMingLiU" w:hAnsiTheme="minorHAnsi" w:cstheme="minorHAnsi"/>
          <w:szCs w:val="24"/>
          <w:lang w:val="en-US" w:eastAsia="zh-TW"/>
        </w:rPr>
        <w:t xml:space="preserve"> of the activity</w:t>
      </w:r>
      <w:r w:rsidRPr="00896019">
        <w:rPr>
          <w:rFonts w:asciiTheme="minorHAnsi" w:eastAsia="PMingLiU" w:hAnsiTheme="minorHAnsi" w:cstheme="minorHAnsi"/>
          <w:szCs w:val="24"/>
          <w:lang w:val="en-US" w:eastAsia="zh-TW"/>
        </w:rPr>
        <w:t>,</w:t>
      </w:r>
      <w:r w:rsidRPr="0039750D">
        <w:rPr>
          <w:rFonts w:asciiTheme="minorHAnsi" w:eastAsia="PMingLiU" w:hAnsiTheme="minorHAnsi" w:cstheme="minorHAnsi"/>
          <w:szCs w:val="24"/>
          <w:lang w:val="en-US" w:eastAsia="zh-TW"/>
        </w:rPr>
        <w:t xml:space="preserve"> </w:t>
      </w:r>
      <w:r w:rsidR="00896019">
        <w:rPr>
          <w:rFonts w:asciiTheme="minorHAnsi" w:eastAsia="PMingLiU" w:hAnsiTheme="minorHAnsi" w:cstheme="minorHAnsi"/>
          <w:szCs w:val="24"/>
          <w:lang w:val="en-US" w:eastAsia="zh-TW"/>
        </w:rPr>
        <w:t>while</w:t>
      </w:r>
      <w:r w:rsidRPr="0039750D">
        <w:rPr>
          <w:rFonts w:asciiTheme="minorHAnsi" w:eastAsia="PMingLiU" w:hAnsiTheme="minorHAnsi" w:cstheme="minorHAnsi"/>
          <w:szCs w:val="24"/>
          <w:lang w:val="en-US" w:eastAsia="zh-TW"/>
        </w:rPr>
        <w:t xml:space="preserve"> </w:t>
      </w:r>
      <w:r w:rsidRPr="0039750D">
        <w:rPr>
          <w:rFonts w:asciiTheme="minorHAnsi" w:eastAsia="PMingLiU" w:hAnsiTheme="minorHAnsi" w:cstheme="minorHAnsi"/>
          <w:i/>
          <w:szCs w:val="24"/>
          <w:lang w:val="en-US" w:eastAsia="zh-TW"/>
        </w:rPr>
        <w:t>M. australis</w:t>
      </w:r>
      <w:r w:rsidRPr="0039750D">
        <w:rPr>
          <w:rFonts w:asciiTheme="minorHAnsi" w:eastAsia="PMingLiU" w:hAnsiTheme="minorHAnsi" w:cstheme="minorHAnsi"/>
          <w:szCs w:val="24"/>
          <w:lang w:val="en-US" w:eastAsia="zh-TW"/>
        </w:rPr>
        <w:t xml:space="preserve"> (9%) and </w:t>
      </w:r>
      <w:r w:rsidRPr="0039750D">
        <w:rPr>
          <w:rFonts w:asciiTheme="minorHAnsi" w:eastAsia="PMingLiU" w:hAnsiTheme="minorHAnsi" w:cstheme="minorHAnsi"/>
          <w:i/>
          <w:szCs w:val="24"/>
          <w:lang w:val="en-US" w:eastAsia="zh-TW"/>
        </w:rPr>
        <w:t>R. megaphyllus</w:t>
      </w:r>
      <w:r w:rsidRPr="0039750D">
        <w:rPr>
          <w:rFonts w:asciiTheme="minorHAnsi" w:eastAsia="PMingLiU" w:hAnsiTheme="minorHAnsi" w:cstheme="minorHAnsi"/>
          <w:szCs w:val="24"/>
          <w:lang w:val="en-US" w:eastAsia="zh-TW"/>
        </w:rPr>
        <w:t xml:space="preserve"> (&lt; 1%) </w:t>
      </w:r>
      <w:r w:rsidR="00896019">
        <w:rPr>
          <w:rFonts w:asciiTheme="minorHAnsi" w:eastAsia="PMingLiU" w:hAnsiTheme="minorHAnsi" w:cstheme="minorHAnsi"/>
          <w:szCs w:val="24"/>
          <w:lang w:val="en-US" w:eastAsia="zh-TW"/>
        </w:rPr>
        <w:t xml:space="preserve">activities were </w:t>
      </w:r>
      <w:r w:rsidRPr="0039750D">
        <w:rPr>
          <w:rFonts w:asciiTheme="minorHAnsi" w:eastAsia="PMingLiU" w:hAnsiTheme="minorHAnsi" w:cstheme="minorHAnsi"/>
          <w:szCs w:val="24"/>
          <w:lang w:val="en-US" w:eastAsia="zh-TW"/>
        </w:rPr>
        <w:t xml:space="preserve">much lower. In winter, all three tunnel bat species made major contributions to the bat activity detected (Figures </w:t>
      </w:r>
      <w:r w:rsidR="00040967" w:rsidRPr="0039750D">
        <w:rPr>
          <w:rFonts w:asciiTheme="minorHAnsi" w:eastAsia="PMingLiU" w:hAnsiTheme="minorHAnsi" w:cstheme="minorHAnsi"/>
          <w:szCs w:val="24"/>
          <w:lang w:val="en-US" w:eastAsia="zh-TW"/>
        </w:rPr>
        <w:t>4-2</w:t>
      </w:r>
      <w:r w:rsidRPr="0039750D">
        <w:rPr>
          <w:rFonts w:asciiTheme="minorHAnsi" w:eastAsia="PMingLiU" w:hAnsiTheme="minorHAnsi" w:cstheme="minorHAnsi"/>
          <w:szCs w:val="24"/>
          <w:lang w:val="en-US" w:eastAsia="zh-TW"/>
        </w:rPr>
        <w:t xml:space="preserve"> &amp; </w:t>
      </w:r>
      <w:r w:rsidR="00040967" w:rsidRPr="0039750D">
        <w:rPr>
          <w:rFonts w:asciiTheme="minorHAnsi" w:eastAsia="PMingLiU" w:hAnsiTheme="minorHAnsi" w:cstheme="minorHAnsi"/>
          <w:szCs w:val="24"/>
          <w:lang w:val="en-US" w:eastAsia="zh-TW"/>
        </w:rPr>
        <w:t>4-3</w:t>
      </w:r>
      <w:r w:rsidRPr="0039750D">
        <w:rPr>
          <w:rFonts w:asciiTheme="minorHAnsi" w:eastAsia="PMingLiU" w:hAnsiTheme="minorHAnsi" w:cstheme="minorHAnsi"/>
          <w:szCs w:val="24"/>
          <w:lang w:val="en-US" w:eastAsia="zh-TW"/>
        </w:rPr>
        <w:t xml:space="preserve">). The activity of the three tunnel species differed between summer and winter. Activity recorded from </w:t>
      </w:r>
      <w:r w:rsidRPr="0039750D">
        <w:rPr>
          <w:rFonts w:asciiTheme="minorHAnsi" w:eastAsia="PMingLiU" w:hAnsiTheme="minorHAnsi" w:cstheme="minorHAnsi"/>
          <w:i/>
          <w:iCs/>
          <w:szCs w:val="24"/>
          <w:lang w:val="en-US" w:eastAsia="zh-TW"/>
        </w:rPr>
        <w:t>M. macropus</w:t>
      </w:r>
      <w:r w:rsidRPr="0039750D">
        <w:rPr>
          <w:rFonts w:asciiTheme="minorHAnsi" w:eastAsia="PMingLiU" w:hAnsiTheme="minorHAnsi" w:cstheme="minorHAnsi"/>
          <w:szCs w:val="24"/>
          <w:lang w:val="en-US" w:eastAsia="zh-TW"/>
        </w:rPr>
        <w:t xml:space="preserve"> was similar between summer (746 passes) and winter (759 passes); </w:t>
      </w:r>
      <w:r w:rsidRPr="0039750D">
        <w:rPr>
          <w:rFonts w:asciiTheme="minorHAnsi" w:eastAsia="PMingLiU" w:hAnsiTheme="minorHAnsi" w:cstheme="minorHAnsi"/>
          <w:i/>
          <w:iCs/>
          <w:szCs w:val="24"/>
          <w:lang w:val="en-US" w:eastAsia="zh-TW"/>
        </w:rPr>
        <w:t>M. australis</w:t>
      </w:r>
      <w:r w:rsidRPr="0039750D">
        <w:rPr>
          <w:rFonts w:asciiTheme="minorHAnsi" w:eastAsia="PMingLiU" w:hAnsiTheme="minorHAnsi" w:cstheme="minorHAnsi"/>
          <w:szCs w:val="24"/>
          <w:lang w:val="en-US" w:eastAsia="zh-TW"/>
        </w:rPr>
        <w:t xml:space="preserve"> was higher in summer (356 passes) than winter (217 passes); and </w:t>
      </w:r>
      <w:r w:rsidRPr="0039750D">
        <w:rPr>
          <w:rFonts w:asciiTheme="minorHAnsi" w:eastAsia="PMingLiU" w:hAnsiTheme="minorHAnsi" w:cstheme="minorHAnsi"/>
          <w:i/>
          <w:iCs/>
          <w:szCs w:val="24"/>
          <w:lang w:val="en-US" w:eastAsia="zh-TW"/>
        </w:rPr>
        <w:t>R. megaphyllus</w:t>
      </w:r>
      <w:r w:rsidRPr="0039750D">
        <w:rPr>
          <w:rFonts w:asciiTheme="minorHAnsi" w:eastAsia="PMingLiU" w:hAnsiTheme="minorHAnsi" w:cstheme="minorHAnsi"/>
          <w:szCs w:val="24"/>
          <w:lang w:val="en-US" w:eastAsia="zh-TW"/>
        </w:rPr>
        <w:t xml:space="preserve"> was higher in winter (143 passes) than summer (21 passes) (Figures </w:t>
      </w:r>
      <w:r w:rsidR="00040967" w:rsidRPr="0039750D">
        <w:rPr>
          <w:rFonts w:asciiTheme="minorHAnsi" w:eastAsia="PMingLiU" w:hAnsiTheme="minorHAnsi" w:cstheme="minorHAnsi"/>
          <w:szCs w:val="24"/>
          <w:lang w:val="en-US" w:eastAsia="zh-TW"/>
        </w:rPr>
        <w:t>4-2</w:t>
      </w:r>
      <w:r w:rsidRPr="0039750D">
        <w:rPr>
          <w:rFonts w:asciiTheme="minorHAnsi" w:eastAsia="PMingLiU" w:hAnsiTheme="minorHAnsi" w:cstheme="minorHAnsi"/>
          <w:szCs w:val="24"/>
          <w:lang w:val="en-US" w:eastAsia="zh-TW"/>
        </w:rPr>
        <w:t xml:space="preserve"> &amp; </w:t>
      </w:r>
      <w:r w:rsidR="00040967" w:rsidRPr="0039750D">
        <w:rPr>
          <w:rFonts w:asciiTheme="minorHAnsi" w:eastAsia="PMingLiU" w:hAnsiTheme="minorHAnsi" w:cstheme="minorHAnsi"/>
          <w:szCs w:val="24"/>
          <w:lang w:val="en-US" w:eastAsia="zh-TW"/>
        </w:rPr>
        <w:t>4-3</w:t>
      </w:r>
      <w:r w:rsidRPr="0039750D">
        <w:rPr>
          <w:rFonts w:asciiTheme="minorHAnsi" w:eastAsia="PMingLiU" w:hAnsiTheme="minorHAnsi" w:cstheme="minorHAnsi"/>
          <w:szCs w:val="24"/>
          <w:lang w:val="en-US" w:eastAsia="zh-TW"/>
        </w:rPr>
        <w:t xml:space="preserve">).  </w:t>
      </w:r>
    </w:p>
    <w:p w14:paraId="56BB83DC" w14:textId="2A77F278" w:rsidR="007129F8" w:rsidRPr="00897DF6" w:rsidRDefault="007129F8">
      <w:pPr>
        <w:rPr>
          <w:rFonts w:asciiTheme="minorHAnsi" w:eastAsia="Calibri" w:hAnsiTheme="minorHAnsi" w:cstheme="minorHAnsi"/>
          <w:highlight w:val="white"/>
          <w:lang w:val="en-US" w:eastAsia="zh-TW"/>
        </w:rPr>
      </w:pPr>
      <w:r w:rsidRPr="00D253EF">
        <w:rPr>
          <w:rFonts w:asciiTheme="minorHAnsi" w:hAnsiTheme="minorHAnsi" w:cstheme="minorHAnsi"/>
        </w:rPr>
        <w:br w:type="page"/>
      </w:r>
    </w:p>
    <w:p w14:paraId="1AE41C45" w14:textId="19480B54" w:rsidR="00962305" w:rsidRPr="00D253EF" w:rsidRDefault="00962305" w:rsidP="00962305">
      <w:pPr>
        <w:pStyle w:val="Caption"/>
        <w:keepNext/>
        <w:rPr>
          <w:rFonts w:asciiTheme="minorHAnsi" w:hAnsiTheme="minorHAnsi" w:cstheme="minorHAnsi"/>
          <w:b w:val="0"/>
          <w:bCs w:val="0"/>
        </w:rPr>
      </w:pPr>
      <w:bookmarkStart w:id="314" w:name="_Toc71670559"/>
      <w:r w:rsidRPr="006231A5">
        <w:rPr>
          <w:rFonts w:asciiTheme="minorHAnsi" w:hAnsiTheme="minorHAnsi" w:cstheme="minorHAnsi"/>
          <w:b w:val="0"/>
          <w:bCs w:val="0"/>
        </w:rPr>
        <w:lastRenderedPageBreak/>
        <w:t xml:space="preserve">Table </w:t>
      </w:r>
      <w:r w:rsidR="00F93AC5" w:rsidRPr="006231A5">
        <w:rPr>
          <w:rFonts w:asciiTheme="minorHAnsi" w:hAnsiTheme="minorHAnsi" w:cstheme="minorHAnsi"/>
          <w:b w:val="0"/>
          <w:bCs w:val="0"/>
        </w:rPr>
        <w:fldChar w:fldCharType="begin"/>
      </w:r>
      <w:r w:rsidR="00F93AC5" w:rsidRPr="006231A5">
        <w:rPr>
          <w:rFonts w:asciiTheme="minorHAnsi" w:hAnsiTheme="minorHAnsi" w:cstheme="minorHAnsi"/>
          <w:b w:val="0"/>
          <w:bCs w:val="0"/>
        </w:rPr>
        <w:instrText xml:space="preserve"> STYLEREF 1 \s </w:instrText>
      </w:r>
      <w:r w:rsidR="00F93AC5" w:rsidRPr="006231A5">
        <w:rPr>
          <w:rFonts w:asciiTheme="minorHAnsi" w:hAnsiTheme="minorHAnsi" w:cstheme="minorHAnsi"/>
          <w:b w:val="0"/>
          <w:bCs w:val="0"/>
        </w:rPr>
        <w:fldChar w:fldCharType="separate"/>
      </w:r>
      <w:r w:rsidR="009E45A0">
        <w:rPr>
          <w:rFonts w:asciiTheme="minorHAnsi" w:hAnsiTheme="minorHAnsi" w:cstheme="minorHAnsi"/>
          <w:b w:val="0"/>
          <w:bCs w:val="0"/>
          <w:noProof/>
        </w:rPr>
        <w:t>4</w:t>
      </w:r>
      <w:r w:rsidR="00F93AC5" w:rsidRPr="006231A5">
        <w:rPr>
          <w:rFonts w:asciiTheme="minorHAnsi" w:hAnsiTheme="minorHAnsi" w:cstheme="minorHAnsi"/>
          <w:b w:val="0"/>
          <w:bCs w:val="0"/>
        </w:rPr>
        <w:fldChar w:fldCharType="end"/>
      </w:r>
      <w:r w:rsidR="00F93AC5" w:rsidRPr="006231A5">
        <w:rPr>
          <w:rFonts w:asciiTheme="minorHAnsi" w:hAnsiTheme="minorHAnsi" w:cstheme="minorHAnsi"/>
          <w:b w:val="0"/>
          <w:bCs w:val="0"/>
        </w:rPr>
        <w:noBreakHyphen/>
      </w:r>
      <w:r w:rsidR="00F93AC5" w:rsidRPr="006231A5">
        <w:rPr>
          <w:rFonts w:asciiTheme="minorHAnsi" w:hAnsiTheme="minorHAnsi" w:cstheme="minorHAnsi"/>
          <w:b w:val="0"/>
          <w:bCs w:val="0"/>
        </w:rPr>
        <w:fldChar w:fldCharType="begin"/>
      </w:r>
      <w:r w:rsidR="00F93AC5" w:rsidRPr="006231A5">
        <w:rPr>
          <w:rFonts w:asciiTheme="minorHAnsi" w:hAnsiTheme="minorHAnsi" w:cstheme="minorHAnsi"/>
          <w:b w:val="0"/>
          <w:bCs w:val="0"/>
        </w:rPr>
        <w:instrText xml:space="preserve"> SEQ Table \* ARABIC \s 1 </w:instrText>
      </w:r>
      <w:r w:rsidR="00F93AC5" w:rsidRPr="006231A5">
        <w:rPr>
          <w:rFonts w:asciiTheme="minorHAnsi" w:hAnsiTheme="minorHAnsi" w:cstheme="minorHAnsi"/>
          <w:b w:val="0"/>
          <w:bCs w:val="0"/>
        </w:rPr>
        <w:fldChar w:fldCharType="separate"/>
      </w:r>
      <w:r w:rsidR="009E45A0">
        <w:rPr>
          <w:rFonts w:asciiTheme="minorHAnsi" w:hAnsiTheme="minorHAnsi" w:cstheme="minorHAnsi"/>
          <w:b w:val="0"/>
          <w:bCs w:val="0"/>
          <w:noProof/>
        </w:rPr>
        <w:t>1</w:t>
      </w:r>
      <w:r w:rsidR="00F93AC5" w:rsidRPr="006231A5">
        <w:rPr>
          <w:rFonts w:asciiTheme="minorHAnsi" w:hAnsiTheme="minorHAnsi" w:cstheme="minorHAnsi"/>
          <w:b w:val="0"/>
          <w:bCs w:val="0"/>
        </w:rPr>
        <w:fldChar w:fldCharType="end"/>
      </w:r>
      <w:r w:rsidRPr="006231A5">
        <w:rPr>
          <w:rFonts w:asciiTheme="minorHAnsi" w:hAnsiTheme="minorHAnsi" w:cstheme="minorHAnsi"/>
          <w:b w:val="0"/>
          <w:bCs w:val="0"/>
        </w:rPr>
        <w:t xml:space="preserve"> Total number of species identified across all sites in the surrounding area of the tunnel during summer and winter.</w:t>
      </w:r>
      <w:bookmarkEnd w:id="314"/>
    </w:p>
    <w:p w14:paraId="6D6BA5CE" w14:textId="65598C10" w:rsidR="00962305" w:rsidRPr="00D253EF" w:rsidRDefault="00962305" w:rsidP="00962305">
      <w:pPr>
        <w:rPr>
          <w:rFonts w:asciiTheme="minorHAnsi" w:hAnsiTheme="minorHAnsi" w:cstheme="minorHAnsi"/>
        </w:rPr>
      </w:pPr>
    </w:p>
    <w:tbl>
      <w:tblPr>
        <w:tblStyle w:val="TableGrid13"/>
        <w:tblW w:w="0" w:type="auto"/>
        <w:tblLook w:val="04A0" w:firstRow="1" w:lastRow="0" w:firstColumn="1" w:lastColumn="0" w:noHBand="0" w:noVBand="1"/>
      </w:tblPr>
      <w:tblGrid>
        <w:gridCol w:w="1039"/>
        <w:gridCol w:w="3601"/>
        <w:gridCol w:w="1708"/>
        <w:gridCol w:w="1863"/>
      </w:tblGrid>
      <w:tr w:rsidR="00962305" w:rsidRPr="00962305" w14:paraId="48CAD884" w14:textId="77777777" w:rsidTr="00E50F85">
        <w:trPr>
          <w:trHeight w:val="265"/>
        </w:trPr>
        <w:tc>
          <w:tcPr>
            <w:tcW w:w="1039" w:type="dxa"/>
          </w:tcPr>
          <w:p w14:paraId="496AB5EB" w14:textId="77777777" w:rsidR="00962305" w:rsidRPr="00962305" w:rsidRDefault="00962305" w:rsidP="000D29CE">
            <w:pPr>
              <w:jc w:val="center"/>
              <w:rPr>
                <w:rFonts w:asciiTheme="minorHAnsi" w:hAnsiTheme="minorHAnsi" w:cstheme="minorHAnsi"/>
                <w:bCs/>
                <w:sz w:val="22"/>
                <w:lang w:val="en-US" w:eastAsia="zh-TW"/>
              </w:rPr>
            </w:pPr>
            <w:r w:rsidRPr="00962305">
              <w:rPr>
                <w:rFonts w:asciiTheme="minorHAnsi" w:hAnsiTheme="minorHAnsi" w:cstheme="minorHAnsi"/>
                <w:bCs/>
                <w:sz w:val="22"/>
                <w:lang w:val="en-US" w:eastAsia="zh-TW"/>
              </w:rPr>
              <w:t>Number</w:t>
            </w:r>
          </w:p>
        </w:tc>
        <w:tc>
          <w:tcPr>
            <w:tcW w:w="3601" w:type="dxa"/>
          </w:tcPr>
          <w:p w14:paraId="1DD1DEBA" w14:textId="77777777" w:rsidR="00962305" w:rsidRPr="00962305" w:rsidRDefault="00962305" w:rsidP="00962305">
            <w:pPr>
              <w:rPr>
                <w:rFonts w:asciiTheme="minorHAnsi" w:hAnsiTheme="minorHAnsi" w:cstheme="minorHAnsi"/>
                <w:bCs/>
                <w:sz w:val="22"/>
                <w:lang w:val="en-US" w:eastAsia="zh-TW"/>
              </w:rPr>
            </w:pPr>
            <w:r w:rsidRPr="00962305">
              <w:rPr>
                <w:rFonts w:asciiTheme="minorHAnsi" w:hAnsiTheme="minorHAnsi" w:cstheme="minorHAnsi"/>
                <w:bCs/>
                <w:sz w:val="22"/>
                <w:lang w:val="en-US" w:eastAsia="zh-TW"/>
              </w:rPr>
              <w:t>Species</w:t>
            </w:r>
          </w:p>
        </w:tc>
        <w:tc>
          <w:tcPr>
            <w:tcW w:w="1708" w:type="dxa"/>
          </w:tcPr>
          <w:p w14:paraId="175A3DB2" w14:textId="77777777" w:rsidR="00962305" w:rsidRPr="00962305" w:rsidRDefault="00962305" w:rsidP="00962305">
            <w:pPr>
              <w:rPr>
                <w:rFonts w:asciiTheme="minorHAnsi" w:hAnsiTheme="minorHAnsi" w:cstheme="minorHAnsi"/>
                <w:bCs/>
                <w:sz w:val="22"/>
                <w:lang w:val="en-US" w:eastAsia="zh-TW"/>
              </w:rPr>
            </w:pPr>
            <w:r w:rsidRPr="00962305">
              <w:rPr>
                <w:rFonts w:asciiTheme="minorHAnsi" w:hAnsiTheme="minorHAnsi" w:cstheme="minorHAnsi"/>
                <w:bCs/>
                <w:sz w:val="22"/>
                <w:lang w:val="en-US" w:eastAsia="zh-TW"/>
              </w:rPr>
              <w:t>Summer</w:t>
            </w:r>
          </w:p>
        </w:tc>
        <w:tc>
          <w:tcPr>
            <w:tcW w:w="1863" w:type="dxa"/>
          </w:tcPr>
          <w:p w14:paraId="7BFD8B02" w14:textId="77777777" w:rsidR="00962305" w:rsidRPr="00962305" w:rsidRDefault="00962305" w:rsidP="00962305">
            <w:pPr>
              <w:rPr>
                <w:rFonts w:asciiTheme="minorHAnsi" w:hAnsiTheme="minorHAnsi" w:cstheme="minorHAnsi"/>
                <w:bCs/>
                <w:sz w:val="22"/>
                <w:lang w:val="en-US" w:eastAsia="zh-TW"/>
              </w:rPr>
            </w:pPr>
            <w:r w:rsidRPr="00962305">
              <w:rPr>
                <w:rFonts w:asciiTheme="minorHAnsi" w:hAnsiTheme="minorHAnsi" w:cstheme="minorHAnsi"/>
                <w:bCs/>
                <w:sz w:val="22"/>
                <w:lang w:val="en-US" w:eastAsia="zh-TW"/>
              </w:rPr>
              <w:t>Winter</w:t>
            </w:r>
          </w:p>
        </w:tc>
      </w:tr>
      <w:tr w:rsidR="00FF6F5B" w:rsidRPr="00D253EF" w14:paraId="28886C01" w14:textId="77777777" w:rsidTr="00E50F85">
        <w:trPr>
          <w:trHeight w:val="251"/>
        </w:trPr>
        <w:tc>
          <w:tcPr>
            <w:tcW w:w="1039" w:type="dxa"/>
          </w:tcPr>
          <w:p w14:paraId="3C07DC77"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1</w:t>
            </w:r>
          </w:p>
        </w:tc>
        <w:tc>
          <w:tcPr>
            <w:tcW w:w="3601" w:type="dxa"/>
            <w:vAlign w:val="center"/>
          </w:tcPr>
          <w:p w14:paraId="14A186C4" w14:textId="77777777" w:rsidR="00FF6F5B" w:rsidRPr="00962305" w:rsidRDefault="00FF6F5B" w:rsidP="00962305">
            <w:pPr>
              <w:rPr>
                <w:rFonts w:asciiTheme="minorHAnsi" w:hAnsiTheme="minorHAnsi" w:cstheme="minorHAnsi"/>
                <w:i/>
                <w:iCs/>
                <w:sz w:val="22"/>
                <w:lang w:val="en-US" w:eastAsia="zh-TW"/>
              </w:rPr>
            </w:pPr>
            <w:r w:rsidRPr="005E006D">
              <w:rPr>
                <w:rFonts w:asciiTheme="minorHAnsi" w:hAnsiTheme="minorHAnsi" w:cstheme="minorHAnsi"/>
                <w:i/>
                <w:iCs/>
                <w:color w:val="000000"/>
                <w:sz w:val="22"/>
                <w:lang w:eastAsia="zh-TW"/>
              </w:rPr>
              <w:t>Austronomus</w:t>
            </w:r>
            <w:r w:rsidRPr="00962305">
              <w:rPr>
                <w:rFonts w:asciiTheme="minorHAnsi" w:hAnsiTheme="minorHAnsi" w:cstheme="minorHAnsi"/>
                <w:i/>
                <w:iCs/>
                <w:color w:val="000000"/>
                <w:sz w:val="22"/>
                <w:lang w:eastAsia="zh-TW"/>
              </w:rPr>
              <w:t xml:space="preserve"> australis</w:t>
            </w:r>
          </w:p>
        </w:tc>
        <w:tc>
          <w:tcPr>
            <w:tcW w:w="1708" w:type="dxa"/>
            <w:shd w:val="clear" w:color="auto" w:fill="ED7D31"/>
          </w:tcPr>
          <w:p w14:paraId="13BBD643" w14:textId="77777777" w:rsidR="00FF6F5B" w:rsidRPr="00962305" w:rsidRDefault="00FF6F5B" w:rsidP="00962305">
            <w:pPr>
              <w:rPr>
                <w:rFonts w:asciiTheme="minorHAnsi" w:hAnsiTheme="minorHAnsi" w:cstheme="minorHAnsi"/>
                <w:sz w:val="22"/>
                <w:highlight w:val="yellow"/>
                <w:lang w:val="en-US" w:eastAsia="zh-TW"/>
              </w:rPr>
            </w:pPr>
          </w:p>
        </w:tc>
        <w:tc>
          <w:tcPr>
            <w:tcW w:w="1863" w:type="dxa"/>
            <w:shd w:val="clear" w:color="auto" w:fill="5B9BD5"/>
            <w:vAlign w:val="center"/>
          </w:tcPr>
          <w:p w14:paraId="28177FA4" w14:textId="77777777"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0F74F747" w14:textId="77777777" w:rsidTr="00E50F85">
        <w:trPr>
          <w:trHeight w:val="251"/>
        </w:trPr>
        <w:tc>
          <w:tcPr>
            <w:tcW w:w="1039" w:type="dxa"/>
          </w:tcPr>
          <w:p w14:paraId="14A42966"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2</w:t>
            </w:r>
          </w:p>
        </w:tc>
        <w:tc>
          <w:tcPr>
            <w:tcW w:w="3601" w:type="dxa"/>
            <w:vAlign w:val="center"/>
          </w:tcPr>
          <w:p w14:paraId="78D4E905" w14:textId="77777777" w:rsidR="00FF6F5B" w:rsidRPr="00962305" w:rsidRDefault="00FF6F5B"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Chalinolobus gouldii</w:t>
            </w:r>
          </w:p>
        </w:tc>
        <w:tc>
          <w:tcPr>
            <w:tcW w:w="1708" w:type="dxa"/>
            <w:shd w:val="clear" w:color="auto" w:fill="ED7D31"/>
          </w:tcPr>
          <w:p w14:paraId="1AFC6326" w14:textId="77777777" w:rsidR="00FF6F5B" w:rsidRPr="00962305" w:rsidRDefault="00FF6F5B" w:rsidP="00962305">
            <w:pPr>
              <w:rPr>
                <w:rFonts w:asciiTheme="minorHAnsi" w:hAnsiTheme="minorHAnsi" w:cstheme="minorHAnsi"/>
                <w:sz w:val="22"/>
                <w:lang w:val="en-US" w:eastAsia="zh-TW"/>
              </w:rPr>
            </w:pPr>
          </w:p>
        </w:tc>
        <w:tc>
          <w:tcPr>
            <w:tcW w:w="1863" w:type="dxa"/>
            <w:shd w:val="clear" w:color="auto" w:fill="5B9BD5"/>
            <w:vAlign w:val="center"/>
          </w:tcPr>
          <w:p w14:paraId="5F7465DF" w14:textId="77777777"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64F29F0C" w14:textId="77777777" w:rsidTr="00E50F85">
        <w:trPr>
          <w:trHeight w:val="265"/>
        </w:trPr>
        <w:tc>
          <w:tcPr>
            <w:tcW w:w="1039" w:type="dxa"/>
          </w:tcPr>
          <w:p w14:paraId="153F1B6A"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3</w:t>
            </w:r>
          </w:p>
        </w:tc>
        <w:tc>
          <w:tcPr>
            <w:tcW w:w="3601" w:type="dxa"/>
            <w:vAlign w:val="center"/>
          </w:tcPr>
          <w:p w14:paraId="310B62F6" w14:textId="77777777" w:rsidR="00FF6F5B" w:rsidRPr="00962305" w:rsidRDefault="00FF6F5B"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Chalinolobus morio</w:t>
            </w:r>
          </w:p>
        </w:tc>
        <w:tc>
          <w:tcPr>
            <w:tcW w:w="1708" w:type="dxa"/>
            <w:shd w:val="clear" w:color="auto" w:fill="ED7D31"/>
          </w:tcPr>
          <w:p w14:paraId="1CE04CB7" w14:textId="77777777" w:rsidR="00FF6F5B" w:rsidRPr="00962305" w:rsidRDefault="00FF6F5B" w:rsidP="00962305">
            <w:pPr>
              <w:rPr>
                <w:rFonts w:asciiTheme="minorHAnsi" w:hAnsiTheme="minorHAnsi" w:cstheme="minorHAnsi"/>
                <w:sz w:val="22"/>
                <w:highlight w:val="yellow"/>
                <w:lang w:val="en-US" w:eastAsia="zh-TW"/>
              </w:rPr>
            </w:pPr>
          </w:p>
        </w:tc>
        <w:tc>
          <w:tcPr>
            <w:tcW w:w="1863" w:type="dxa"/>
            <w:shd w:val="clear" w:color="auto" w:fill="5B9BD5"/>
            <w:vAlign w:val="center"/>
          </w:tcPr>
          <w:p w14:paraId="63EBB7AF" w14:textId="77777777"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7139AA5D" w14:textId="77777777" w:rsidTr="00E50F85">
        <w:trPr>
          <w:trHeight w:val="251"/>
        </w:trPr>
        <w:tc>
          <w:tcPr>
            <w:tcW w:w="1039" w:type="dxa"/>
          </w:tcPr>
          <w:p w14:paraId="4ACC6D78"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4</w:t>
            </w:r>
          </w:p>
        </w:tc>
        <w:tc>
          <w:tcPr>
            <w:tcW w:w="3601" w:type="dxa"/>
            <w:vAlign w:val="center"/>
          </w:tcPr>
          <w:p w14:paraId="1F9073D4" w14:textId="77777777" w:rsidR="00FF6F5B" w:rsidRPr="00962305" w:rsidRDefault="00FF6F5B"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Chalinolobus nigrogriseus</w:t>
            </w:r>
          </w:p>
        </w:tc>
        <w:tc>
          <w:tcPr>
            <w:tcW w:w="1708" w:type="dxa"/>
            <w:shd w:val="clear" w:color="auto" w:fill="ED7D31"/>
          </w:tcPr>
          <w:p w14:paraId="03B860B0" w14:textId="77777777" w:rsidR="00FF6F5B" w:rsidRPr="00962305" w:rsidRDefault="00FF6F5B" w:rsidP="00962305">
            <w:pPr>
              <w:rPr>
                <w:rFonts w:asciiTheme="minorHAnsi" w:hAnsiTheme="minorHAnsi" w:cstheme="minorHAnsi"/>
                <w:sz w:val="22"/>
                <w:highlight w:val="yellow"/>
                <w:lang w:val="en-US" w:eastAsia="zh-TW"/>
              </w:rPr>
            </w:pPr>
          </w:p>
        </w:tc>
        <w:tc>
          <w:tcPr>
            <w:tcW w:w="1863" w:type="dxa"/>
            <w:shd w:val="clear" w:color="auto" w:fill="5B9BD5"/>
            <w:vAlign w:val="center"/>
          </w:tcPr>
          <w:p w14:paraId="5361FD27" w14:textId="77777777"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5811D1E1" w14:textId="77777777" w:rsidTr="00E50F85">
        <w:trPr>
          <w:trHeight w:val="265"/>
        </w:trPr>
        <w:tc>
          <w:tcPr>
            <w:tcW w:w="1039" w:type="dxa"/>
          </w:tcPr>
          <w:p w14:paraId="4C49B2E3"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5</w:t>
            </w:r>
          </w:p>
        </w:tc>
        <w:tc>
          <w:tcPr>
            <w:tcW w:w="3601" w:type="dxa"/>
            <w:vAlign w:val="center"/>
          </w:tcPr>
          <w:p w14:paraId="4260871B" w14:textId="77777777" w:rsidR="00FF6F5B" w:rsidRPr="00962305" w:rsidRDefault="00FF6F5B"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Falsistrellus tasmaniensis</w:t>
            </w:r>
          </w:p>
        </w:tc>
        <w:tc>
          <w:tcPr>
            <w:tcW w:w="1708" w:type="dxa"/>
            <w:shd w:val="clear" w:color="auto" w:fill="ED7D31"/>
          </w:tcPr>
          <w:p w14:paraId="0C2BEC15" w14:textId="77777777" w:rsidR="00FF6F5B" w:rsidRPr="00962305" w:rsidRDefault="00FF6F5B" w:rsidP="00962305">
            <w:pPr>
              <w:rPr>
                <w:rFonts w:asciiTheme="minorHAnsi" w:hAnsiTheme="minorHAnsi" w:cstheme="minorHAnsi"/>
                <w:sz w:val="22"/>
                <w:highlight w:val="yellow"/>
                <w:lang w:val="en-US" w:eastAsia="zh-TW"/>
              </w:rPr>
            </w:pPr>
          </w:p>
        </w:tc>
        <w:tc>
          <w:tcPr>
            <w:tcW w:w="1863" w:type="dxa"/>
            <w:shd w:val="clear" w:color="auto" w:fill="5B9BD5"/>
            <w:vAlign w:val="center"/>
          </w:tcPr>
          <w:p w14:paraId="0C0C89DE" w14:textId="77777777"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6F11F0B6" w14:textId="77777777" w:rsidTr="00E50F85">
        <w:trPr>
          <w:trHeight w:val="251"/>
        </w:trPr>
        <w:tc>
          <w:tcPr>
            <w:tcW w:w="1039" w:type="dxa"/>
          </w:tcPr>
          <w:p w14:paraId="3EAD8279" w14:textId="324EFB28"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6</w:t>
            </w:r>
          </w:p>
        </w:tc>
        <w:tc>
          <w:tcPr>
            <w:tcW w:w="3601" w:type="dxa"/>
            <w:vAlign w:val="center"/>
          </w:tcPr>
          <w:p w14:paraId="21733EB7" w14:textId="77777777" w:rsidR="00FF6F5B" w:rsidRPr="00962305" w:rsidRDefault="00FF6F5B" w:rsidP="00962305">
            <w:pPr>
              <w:rPr>
                <w:rFonts w:asciiTheme="minorHAnsi" w:hAnsiTheme="minorHAnsi" w:cstheme="minorHAnsi"/>
                <w:i/>
                <w:iCs/>
                <w:sz w:val="22"/>
                <w:lang w:val="en-US" w:eastAsia="zh-TW"/>
              </w:rPr>
            </w:pPr>
            <w:r>
              <w:rPr>
                <w:rFonts w:asciiTheme="minorHAnsi" w:hAnsiTheme="minorHAnsi" w:cstheme="minorHAnsi"/>
                <w:i/>
                <w:iCs/>
                <w:color w:val="000000"/>
                <w:sz w:val="22"/>
                <w:lang w:eastAsia="zh-TW"/>
              </w:rPr>
              <w:t>Micronomus</w:t>
            </w:r>
            <w:r w:rsidRPr="00962305">
              <w:rPr>
                <w:rFonts w:asciiTheme="minorHAnsi" w:hAnsiTheme="minorHAnsi" w:cstheme="minorHAnsi"/>
                <w:i/>
                <w:iCs/>
                <w:color w:val="000000"/>
                <w:sz w:val="22"/>
                <w:lang w:eastAsia="zh-TW"/>
              </w:rPr>
              <w:t xml:space="preserve"> norfolkensis</w:t>
            </w:r>
          </w:p>
        </w:tc>
        <w:tc>
          <w:tcPr>
            <w:tcW w:w="1708" w:type="dxa"/>
            <w:shd w:val="clear" w:color="auto" w:fill="ED7D31"/>
          </w:tcPr>
          <w:p w14:paraId="5D39B564" w14:textId="77777777" w:rsidR="00FF6F5B" w:rsidRPr="00962305" w:rsidRDefault="00FF6F5B" w:rsidP="00962305">
            <w:pPr>
              <w:rPr>
                <w:rFonts w:asciiTheme="minorHAnsi" w:hAnsiTheme="minorHAnsi" w:cstheme="minorHAnsi"/>
                <w:sz w:val="22"/>
                <w:highlight w:val="yellow"/>
                <w:lang w:val="en-US" w:eastAsia="zh-TW"/>
              </w:rPr>
            </w:pPr>
          </w:p>
        </w:tc>
        <w:tc>
          <w:tcPr>
            <w:tcW w:w="1863" w:type="dxa"/>
            <w:shd w:val="clear" w:color="auto" w:fill="FFFFFF"/>
            <w:vAlign w:val="center"/>
          </w:tcPr>
          <w:p w14:paraId="09F09F0A" w14:textId="77777777"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6E9CEBCF" w14:textId="77777777" w:rsidTr="00E50F85">
        <w:trPr>
          <w:trHeight w:val="251"/>
        </w:trPr>
        <w:tc>
          <w:tcPr>
            <w:tcW w:w="1039" w:type="dxa"/>
          </w:tcPr>
          <w:p w14:paraId="1E4C6B28" w14:textId="0E7235FC"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7</w:t>
            </w:r>
          </w:p>
        </w:tc>
        <w:tc>
          <w:tcPr>
            <w:tcW w:w="3601" w:type="dxa"/>
            <w:vAlign w:val="center"/>
          </w:tcPr>
          <w:p w14:paraId="74B7ACE1" w14:textId="77777777" w:rsidR="00FF6F5B" w:rsidRPr="00962305" w:rsidRDefault="00FF6F5B"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Miniopterus australis</w:t>
            </w:r>
          </w:p>
        </w:tc>
        <w:tc>
          <w:tcPr>
            <w:tcW w:w="1708" w:type="dxa"/>
            <w:shd w:val="clear" w:color="auto" w:fill="ED7D31"/>
          </w:tcPr>
          <w:p w14:paraId="45701B4A" w14:textId="77777777" w:rsidR="00FF6F5B" w:rsidRPr="00962305" w:rsidRDefault="00FF6F5B" w:rsidP="00962305">
            <w:pPr>
              <w:rPr>
                <w:rFonts w:asciiTheme="minorHAnsi" w:hAnsiTheme="minorHAnsi" w:cstheme="minorHAnsi"/>
                <w:sz w:val="22"/>
                <w:highlight w:val="yellow"/>
                <w:lang w:val="en-US" w:eastAsia="zh-TW"/>
              </w:rPr>
            </w:pPr>
          </w:p>
        </w:tc>
        <w:tc>
          <w:tcPr>
            <w:tcW w:w="1863" w:type="dxa"/>
            <w:shd w:val="clear" w:color="auto" w:fill="5B9BD5"/>
            <w:vAlign w:val="center"/>
          </w:tcPr>
          <w:p w14:paraId="78D3C0EB" w14:textId="77777777"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4D3E12B9" w14:textId="77777777" w:rsidTr="00E50F85">
        <w:trPr>
          <w:trHeight w:val="251"/>
        </w:trPr>
        <w:tc>
          <w:tcPr>
            <w:tcW w:w="1039" w:type="dxa"/>
          </w:tcPr>
          <w:p w14:paraId="150F4888" w14:textId="16E85530" w:rsidR="00FF6F5B" w:rsidRPr="00962305" w:rsidRDefault="00FF6F5B" w:rsidP="000D29CE">
            <w:pPr>
              <w:jc w:val="center"/>
              <w:rPr>
                <w:rFonts w:asciiTheme="minorHAnsi" w:hAnsiTheme="minorHAnsi" w:cstheme="minorHAnsi"/>
                <w:sz w:val="22"/>
                <w:lang w:eastAsia="zh-TW"/>
              </w:rPr>
            </w:pPr>
            <w:bookmarkStart w:id="315" w:name="_Hlk71275876"/>
            <w:r>
              <w:rPr>
                <w:rFonts w:asciiTheme="minorHAnsi" w:hAnsiTheme="minorHAnsi" w:cstheme="minorHAnsi"/>
                <w:sz w:val="22"/>
                <w:lang w:eastAsia="zh-TW"/>
              </w:rPr>
              <w:t>8</w:t>
            </w:r>
          </w:p>
        </w:tc>
        <w:tc>
          <w:tcPr>
            <w:tcW w:w="3601" w:type="dxa"/>
            <w:vAlign w:val="center"/>
          </w:tcPr>
          <w:p w14:paraId="065E4547" w14:textId="77777777" w:rsidR="00FF6F5B" w:rsidRPr="002D2C79" w:rsidRDefault="00FF6F5B" w:rsidP="00962305">
            <w:pPr>
              <w:rPr>
                <w:rFonts w:asciiTheme="minorHAnsi" w:hAnsiTheme="minorHAnsi" w:cstheme="minorHAnsi"/>
                <w:i/>
                <w:iCs/>
                <w:sz w:val="22"/>
                <w:highlight w:val="cyan"/>
                <w:lang w:val="en-US" w:eastAsia="zh-TW"/>
              </w:rPr>
            </w:pPr>
            <w:r w:rsidRPr="00D674C9">
              <w:rPr>
                <w:rFonts w:asciiTheme="minorHAnsi" w:hAnsiTheme="minorHAnsi" w:cstheme="minorHAnsi"/>
                <w:i/>
                <w:iCs/>
                <w:color w:val="000000"/>
                <w:sz w:val="22"/>
                <w:lang w:eastAsia="zh-TW"/>
              </w:rPr>
              <w:t>Miniopterus orianae oceanensis</w:t>
            </w:r>
          </w:p>
        </w:tc>
        <w:tc>
          <w:tcPr>
            <w:tcW w:w="1708" w:type="dxa"/>
            <w:shd w:val="clear" w:color="auto" w:fill="ED7D31"/>
          </w:tcPr>
          <w:p w14:paraId="69946D49" w14:textId="208A552C" w:rsidR="00FF6F5B" w:rsidRPr="00962305" w:rsidRDefault="00FF6F5B" w:rsidP="00962305">
            <w:pPr>
              <w:rPr>
                <w:rFonts w:asciiTheme="minorHAnsi" w:hAnsiTheme="minorHAnsi" w:cstheme="minorHAnsi"/>
                <w:sz w:val="22"/>
                <w:highlight w:val="yellow"/>
                <w:lang w:val="en-US" w:eastAsia="zh-TW"/>
              </w:rPr>
            </w:pPr>
          </w:p>
        </w:tc>
        <w:tc>
          <w:tcPr>
            <w:tcW w:w="1863" w:type="dxa"/>
            <w:shd w:val="clear" w:color="auto" w:fill="5B9BD5"/>
            <w:vAlign w:val="center"/>
          </w:tcPr>
          <w:p w14:paraId="7E318812" w14:textId="77777777"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bookmarkEnd w:id="315"/>
      <w:tr w:rsidR="00FF6F5B" w:rsidRPr="00D253EF" w14:paraId="23E447EA" w14:textId="77777777" w:rsidTr="00E50F85">
        <w:trPr>
          <w:trHeight w:val="251"/>
        </w:trPr>
        <w:tc>
          <w:tcPr>
            <w:tcW w:w="1039" w:type="dxa"/>
          </w:tcPr>
          <w:p w14:paraId="61612A88"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9</w:t>
            </w:r>
          </w:p>
        </w:tc>
        <w:tc>
          <w:tcPr>
            <w:tcW w:w="3601" w:type="dxa"/>
            <w:vAlign w:val="center"/>
          </w:tcPr>
          <w:p w14:paraId="67A98FC0" w14:textId="77777777" w:rsidR="00FF6F5B" w:rsidRPr="00962305" w:rsidRDefault="00FF6F5B"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Myotis macropus</w:t>
            </w:r>
          </w:p>
        </w:tc>
        <w:tc>
          <w:tcPr>
            <w:tcW w:w="1708" w:type="dxa"/>
            <w:shd w:val="clear" w:color="auto" w:fill="ED7D31"/>
          </w:tcPr>
          <w:p w14:paraId="6EFCAB9D" w14:textId="3AF01EF0" w:rsidR="00FF6F5B" w:rsidRPr="00962305" w:rsidRDefault="00FF6F5B" w:rsidP="00962305">
            <w:pPr>
              <w:rPr>
                <w:rFonts w:asciiTheme="minorHAnsi" w:hAnsiTheme="minorHAnsi" w:cstheme="minorHAnsi"/>
                <w:sz w:val="22"/>
                <w:highlight w:val="yellow"/>
                <w:lang w:val="en-US" w:eastAsia="zh-TW"/>
              </w:rPr>
            </w:pPr>
          </w:p>
        </w:tc>
        <w:tc>
          <w:tcPr>
            <w:tcW w:w="1863" w:type="dxa"/>
            <w:shd w:val="clear" w:color="auto" w:fill="5B9BD5"/>
            <w:vAlign w:val="center"/>
          </w:tcPr>
          <w:p w14:paraId="6E509154" w14:textId="77777777"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5579407A" w14:textId="77777777" w:rsidTr="00E50F85">
        <w:trPr>
          <w:trHeight w:val="251"/>
        </w:trPr>
        <w:tc>
          <w:tcPr>
            <w:tcW w:w="1039" w:type="dxa"/>
          </w:tcPr>
          <w:p w14:paraId="07A7B45A"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10</w:t>
            </w:r>
          </w:p>
        </w:tc>
        <w:tc>
          <w:tcPr>
            <w:tcW w:w="3601" w:type="dxa"/>
            <w:vAlign w:val="center"/>
          </w:tcPr>
          <w:p w14:paraId="47BE9A17" w14:textId="77777777" w:rsidR="00FF6F5B" w:rsidRPr="00962305" w:rsidRDefault="00FF6F5B" w:rsidP="00962305">
            <w:pPr>
              <w:rPr>
                <w:rFonts w:asciiTheme="minorHAnsi" w:hAnsiTheme="minorHAnsi" w:cstheme="minorHAnsi"/>
                <w:i/>
                <w:iCs/>
                <w:sz w:val="22"/>
                <w:lang w:val="en-US" w:eastAsia="zh-TW"/>
              </w:rPr>
            </w:pPr>
            <w:r w:rsidRPr="00E2048E">
              <w:rPr>
                <w:rFonts w:asciiTheme="minorHAnsi" w:hAnsiTheme="minorHAnsi" w:cstheme="minorHAnsi"/>
                <w:i/>
                <w:iCs/>
                <w:color w:val="000000"/>
                <w:sz w:val="22"/>
                <w:lang w:eastAsia="zh-TW"/>
              </w:rPr>
              <w:t>Nyctophilus gouldi/ Nyctophilus bifax</w:t>
            </w:r>
          </w:p>
        </w:tc>
        <w:tc>
          <w:tcPr>
            <w:tcW w:w="1708" w:type="dxa"/>
            <w:shd w:val="clear" w:color="auto" w:fill="ED7D31"/>
          </w:tcPr>
          <w:p w14:paraId="762A4370" w14:textId="7F2838FE" w:rsidR="00FF6F5B" w:rsidRPr="00962305" w:rsidRDefault="00FF6F5B" w:rsidP="00962305">
            <w:pPr>
              <w:rPr>
                <w:rFonts w:asciiTheme="minorHAnsi" w:hAnsiTheme="minorHAnsi" w:cstheme="minorHAnsi"/>
                <w:sz w:val="22"/>
                <w:highlight w:val="yellow"/>
                <w:lang w:val="en-US" w:eastAsia="zh-TW"/>
              </w:rPr>
            </w:pPr>
          </w:p>
        </w:tc>
        <w:tc>
          <w:tcPr>
            <w:tcW w:w="1863" w:type="dxa"/>
            <w:shd w:val="clear" w:color="auto" w:fill="5B9BD5"/>
            <w:vAlign w:val="center"/>
          </w:tcPr>
          <w:p w14:paraId="4E6A0CC8" w14:textId="77777777"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35E1FE20" w14:textId="77777777" w:rsidTr="00E50F85">
        <w:trPr>
          <w:trHeight w:val="251"/>
        </w:trPr>
        <w:tc>
          <w:tcPr>
            <w:tcW w:w="1039" w:type="dxa"/>
          </w:tcPr>
          <w:p w14:paraId="27AB70C6"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11</w:t>
            </w:r>
          </w:p>
        </w:tc>
        <w:tc>
          <w:tcPr>
            <w:tcW w:w="3601" w:type="dxa"/>
            <w:vAlign w:val="center"/>
          </w:tcPr>
          <w:p w14:paraId="77121758" w14:textId="77777777" w:rsidR="00FF6F5B" w:rsidRPr="00955B95" w:rsidRDefault="00FF6F5B" w:rsidP="00962305">
            <w:pPr>
              <w:rPr>
                <w:rFonts w:asciiTheme="minorHAnsi" w:hAnsiTheme="minorHAnsi" w:cstheme="minorHAnsi"/>
                <w:i/>
                <w:iCs/>
                <w:color w:val="000000"/>
                <w:sz w:val="22"/>
                <w:lang w:eastAsia="zh-TW"/>
              </w:rPr>
            </w:pPr>
            <w:r w:rsidRPr="00132411">
              <w:rPr>
                <w:rFonts w:asciiTheme="minorHAnsi" w:hAnsiTheme="minorHAnsi" w:cstheme="minorHAnsi"/>
                <w:i/>
                <w:iCs/>
                <w:color w:val="000000"/>
                <w:sz w:val="22"/>
                <w:lang w:eastAsia="zh-TW"/>
              </w:rPr>
              <w:t xml:space="preserve">Ozimops lumsdenae </w:t>
            </w:r>
          </w:p>
        </w:tc>
        <w:tc>
          <w:tcPr>
            <w:tcW w:w="1708" w:type="dxa"/>
            <w:shd w:val="clear" w:color="auto" w:fill="ED7D31"/>
          </w:tcPr>
          <w:p w14:paraId="0C168CBF" w14:textId="791A8B3D" w:rsidR="00FF6F5B" w:rsidRPr="00962305" w:rsidRDefault="00FF6F5B" w:rsidP="00962305">
            <w:pPr>
              <w:rPr>
                <w:rFonts w:asciiTheme="minorHAnsi" w:hAnsiTheme="minorHAnsi" w:cstheme="minorHAnsi"/>
                <w:sz w:val="22"/>
                <w:highlight w:val="yellow"/>
                <w:lang w:val="en-US" w:eastAsia="zh-TW"/>
              </w:rPr>
            </w:pPr>
          </w:p>
        </w:tc>
        <w:tc>
          <w:tcPr>
            <w:tcW w:w="1863" w:type="dxa"/>
            <w:shd w:val="clear" w:color="auto" w:fill="5B9BD5"/>
            <w:vAlign w:val="center"/>
          </w:tcPr>
          <w:p w14:paraId="582245F0" w14:textId="77777777"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17055B67" w14:textId="77777777" w:rsidTr="00E50F85">
        <w:trPr>
          <w:trHeight w:val="251"/>
        </w:trPr>
        <w:tc>
          <w:tcPr>
            <w:tcW w:w="1039" w:type="dxa"/>
          </w:tcPr>
          <w:p w14:paraId="39DEE7B8"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12</w:t>
            </w:r>
          </w:p>
        </w:tc>
        <w:tc>
          <w:tcPr>
            <w:tcW w:w="3601" w:type="dxa"/>
            <w:vAlign w:val="center"/>
          </w:tcPr>
          <w:p w14:paraId="376C4C5F" w14:textId="77777777" w:rsidR="00FF6F5B" w:rsidRPr="00962305" w:rsidRDefault="00FF6F5B" w:rsidP="00962305">
            <w:pPr>
              <w:rPr>
                <w:rFonts w:asciiTheme="minorHAnsi" w:hAnsiTheme="minorHAnsi" w:cstheme="minorHAnsi"/>
                <w:i/>
                <w:iCs/>
                <w:sz w:val="22"/>
                <w:lang w:val="en-US" w:eastAsia="zh-TW"/>
              </w:rPr>
            </w:pPr>
            <w:r w:rsidRPr="00351259">
              <w:rPr>
                <w:rFonts w:asciiTheme="minorHAnsi" w:hAnsiTheme="minorHAnsi" w:cstheme="minorHAnsi"/>
                <w:i/>
                <w:iCs/>
                <w:color w:val="000000"/>
                <w:sz w:val="22"/>
                <w:lang w:eastAsia="zh-TW"/>
              </w:rPr>
              <w:t>Ozimops ridei/ Ozimops petersi</w:t>
            </w:r>
          </w:p>
        </w:tc>
        <w:tc>
          <w:tcPr>
            <w:tcW w:w="1708" w:type="dxa"/>
            <w:shd w:val="clear" w:color="auto" w:fill="ED7D31"/>
          </w:tcPr>
          <w:p w14:paraId="50BA99C6" w14:textId="2A1A92B1" w:rsidR="00FF6F5B" w:rsidRPr="00962305" w:rsidRDefault="00FF6F5B" w:rsidP="00962305">
            <w:pPr>
              <w:rPr>
                <w:rFonts w:asciiTheme="minorHAnsi" w:hAnsiTheme="minorHAnsi" w:cstheme="minorHAnsi"/>
                <w:sz w:val="22"/>
                <w:highlight w:val="yellow"/>
                <w:lang w:val="en-US" w:eastAsia="zh-TW"/>
              </w:rPr>
            </w:pPr>
          </w:p>
        </w:tc>
        <w:tc>
          <w:tcPr>
            <w:tcW w:w="1863" w:type="dxa"/>
            <w:shd w:val="clear" w:color="auto" w:fill="5B9BD5"/>
            <w:vAlign w:val="center"/>
          </w:tcPr>
          <w:p w14:paraId="21AA22CA" w14:textId="77777777"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01350604" w14:textId="77777777" w:rsidTr="00E50F85">
        <w:trPr>
          <w:trHeight w:val="251"/>
        </w:trPr>
        <w:tc>
          <w:tcPr>
            <w:tcW w:w="1039" w:type="dxa"/>
          </w:tcPr>
          <w:p w14:paraId="439044DA"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13</w:t>
            </w:r>
          </w:p>
        </w:tc>
        <w:tc>
          <w:tcPr>
            <w:tcW w:w="3601" w:type="dxa"/>
            <w:vAlign w:val="center"/>
          </w:tcPr>
          <w:p w14:paraId="10AE2F26" w14:textId="77777777" w:rsidR="00FF6F5B" w:rsidRPr="00962305" w:rsidRDefault="00FF6F5B"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Rhinolophus megaphyllus</w:t>
            </w:r>
          </w:p>
        </w:tc>
        <w:tc>
          <w:tcPr>
            <w:tcW w:w="1708" w:type="dxa"/>
            <w:shd w:val="clear" w:color="auto" w:fill="ED7D31"/>
          </w:tcPr>
          <w:p w14:paraId="05537104" w14:textId="3F68E91A" w:rsidR="00FF6F5B" w:rsidRPr="00962305" w:rsidRDefault="00FF6F5B" w:rsidP="00962305">
            <w:pPr>
              <w:rPr>
                <w:rFonts w:asciiTheme="minorHAnsi" w:hAnsiTheme="minorHAnsi" w:cstheme="minorHAnsi"/>
                <w:sz w:val="22"/>
                <w:highlight w:val="yellow"/>
                <w:lang w:val="en-US" w:eastAsia="zh-TW"/>
              </w:rPr>
            </w:pPr>
          </w:p>
        </w:tc>
        <w:tc>
          <w:tcPr>
            <w:tcW w:w="1863" w:type="dxa"/>
            <w:shd w:val="clear" w:color="auto" w:fill="5B9BD5"/>
            <w:vAlign w:val="center"/>
          </w:tcPr>
          <w:p w14:paraId="6D23605F" w14:textId="7DD93987"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2F11C6C9" w14:textId="77777777" w:rsidTr="00E50F85">
        <w:trPr>
          <w:trHeight w:val="251"/>
        </w:trPr>
        <w:tc>
          <w:tcPr>
            <w:tcW w:w="1039" w:type="dxa"/>
          </w:tcPr>
          <w:p w14:paraId="6A347156"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14</w:t>
            </w:r>
          </w:p>
        </w:tc>
        <w:tc>
          <w:tcPr>
            <w:tcW w:w="3601" w:type="dxa"/>
            <w:vAlign w:val="center"/>
          </w:tcPr>
          <w:p w14:paraId="78ECDEAF" w14:textId="77777777" w:rsidR="00FF6F5B" w:rsidRPr="00962305" w:rsidRDefault="00FF6F5B"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Saccolaimus flaviventris</w:t>
            </w:r>
          </w:p>
        </w:tc>
        <w:tc>
          <w:tcPr>
            <w:tcW w:w="1708" w:type="dxa"/>
            <w:shd w:val="clear" w:color="auto" w:fill="ED7D31"/>
          </w:tcPr>
          <w:p w14:paraId="3227E134" w14:textId="29BBFBEA" w:rsidR="00FF6F5B" w:rsidRPr="00962305" w:rsidRDefault="00FF6F5B" w:rsidP="00962305">
            <w:pPr>
              <w:rPr>
                <w:rFonts w:asciiTheme="minorHAnsi" w:hAnsiTheme="minorHAnsi" w:cstheme="minorHAnsi"/>
                <w:sz w:val="22"/>
                <w:highlight w:val="yellow"/>
                <w:lang w:val="en-US" w:eastAsia="zh-TW"/>
              </w:rPr>
            </w:pPr>
          </w:p>
        </w:tc>
        <w:tc>
          <w:tcPr>
            <w:tcW w:w="1863" w:type="dxa"/>
            <w:shd w:val="clear" w:color="auto" w:fill="5B9BD5"/>
            <w:vAlign w:val="center"/>
          </w:tcPr>
          <w:p w14:paraId="3EF744A8" w14:textId="439A4D34"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10174795" w14:textId="77777777" w:rsidTr="00E50F85">
        <w:trPr>
          <w:trHeight w:val="251"/>
        </w:trPr>
        <w:tc>
          <w:tcPr>
            <w:tcW w:w="1039" w:type="dxa"/>
          </w:tcPr>
          <w:p w14:paraId="5803DA1F"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15</w:t>
            </w:r>
          </w:p>
        </w:tc>
        <w:tc>
          <w:tcPr>
            <w:tcW w:w="3601" w:type="dxa"/>
            <w:vAlign w:val="center"/>
          </w:tcPr>
          <w:p w14:paraId="26D3AD95" w14:textId="77777777" w:rsidR="00FF6F5B" w:rsidRPr="00962305" w:rsidRDefault="00FF6F5B"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Scoteanax rueppellii</w:t>
            </w:r>
          </w:p>
        </w:tc>
        <w:tc>
          <w:tcPr>
            <w:tcW w:w="1708" w:type="dxa"/>
            <w:shd w:val="clear" w:color="auto" w:fill="ED7D31"/>
          </w:tcPr>
          <w:p w14:paraId="21B6EA33" w14:textId="77777777" w:rsidR="00FF6F5B" w:rsidRPr="00962305" w:rsidRDefault="00FF6F5B" w:rsidP="00962305">
            <w:pPr>
              <w:rPr>
                <w:rFonts w:asciiTheme="minorHAnsi" w:hAnsiTheme="minorHAnsi" w:cstheme="minorHAnsi"/>
                <w:sz w:val="22"/>
                <w:highlight w:val="yellow"/>
                <w:lang w:val="en-US" w:eastAsia="zh-TW"/>
              </w:rPr>
            </w:pPr>
          </w:p>
        </w:tc>
        <w:tc>
          <w:tcPr>
            <w:tcW w:w="1863" w:type="dxa"/>
            <w:shd w:val="clear" w:color="auto" w:fill="5B9BD5"/>
            <w:vAlign w:val="center"/>
          </w:tcPr>
          <w:p w14:paraId="01435B6E" w14:textId="293E60D5"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2701F117" w14:textId="77777777" w:rsidTr="00E50F85">
        <w:trPr>
          <w:trHeight w:val="251"/>
        </w:trPr>
        <w:tc>
          <w:tcPr>
            <w:tcW w:w="1039" w:type="dxa"/>
          </w:tcPr>
          <w:p w14:paraId="6821D095"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16</w:t>
            </w:r>
          </w:p>
        </w:tc>
        <w:tc>
          <w:tcPr>
            <w:tcW w:w="3601" w:type="dxa"/>
            <w:vAlign w:val="center"/>
          </w:tcPr>
          <w:p w14:paraId="744BC4F9" w14:textId="77777777" w:rsidR="00FF6F5B" w:rsidRPr="00962305" w:rsidRDefault="00FF6F5B"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Scotorepens balstoni</w:t>
            </w:r>
          </w:p>
        </w:tc>
        <w:tc>
          <w:tcPr>
            <w:tcW w:w="1708" w:type="dxa"/>
            <w:shd w:val="clear" w:color="auto" w:fill="ED7D31"/>
          </w:tcPr>
          <w:p w14:paraId="19D068B7" w14:textId="77777777" w:rsidR="00FF6F5B" w:rsidRPr="00962305" w:rsidRDefault="00FF6F5B" w:rsidP="00962305">
            <w:pPr>
              <w:rPr>
                <w:rFonts w:asciiTheme="minorHAnsi" w:hAnsiTheme="minorHAnsi" w:cstheme="minorHAnsi"/>
                <w:sz w:val="22"/>
                <w:highlight w:val="yellow"/>
                <w:lang w:val="en-US" w:eastAsia="zh-TW"/>
              </w:rPr>
            </w:pPr>
          </w:p>
        </w:tc>
        <w:tc>
          <w:tcPr>
            <w:tcW w:w="1863" w:type="dxa"/>
            <w:shd w:val="clear" w:color="auto" w:fill="auto"/>
            <w:vAlign w:val="center"/>
          </w:tcPr>
          <w:p w14:paraId="6B4DE974" w14:textId="54595481"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5C0F70FF" w14:textId="77777777" w:rsidTr="00E50F85">
        <w:trPr>
          <w:trHeight w:val="251"/>
        </w:trPr>
        <w:tc>
          <w:tcPr>
            <w:tcW w:w="1039" w:type="dxa"/>
          </w:tcPr>
          <w:p w14:paraId="108AD334"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17</w:t>
            </w:r>
          </w:p>
        </w:tc>
        <w:tc>
          <w:tcPr>
            <w:tcW w:w="3601" w:type="dxa"/>
            <w:vAlign w:val="center"/>
          </w:tcPr>
          <w:p w14:paraId="38D52F2F" w14:textId="77777777" w:rsidR="00FF6F5B" w:rsidRPr="00962305" w:rsidRDefault="00FF6F5B"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Scotorepens</w:t>
            </w:r>
            <w:r>
              <w:rPr>
                <w:rFonts w:asciiTheme="minorHAnsi" w:hAnsiTheme="minorHAnsi" w:cstheme="minorHAnsi"/>
                <w:i/>
                <w:iCs/>
                <w:color w:val="000000"/>
                <w:sz w:val="22"/>
                <w:lang w:eastAsia="zh-TW"/>
              </w:rPr>
              <w:t xml:space="preserve"> </w:t>
            </w:r>
            <w:r w:rsidRPr="00962305">
              <w:rPr>
                <w:rFonts w:asciiTheme="minorHAnsi" w:hAnsiTheme="minorHAnsi" w:cstheme="minorHAnsi"/>
                <w:i/>
                <w:iCs/>
                <w:color w:val="000000"/>
                <w:sz w:val="22"/>
                <w:lang w:eastAsia="zh-TW"/>
              </w:rPr>
              <w:t>greyii</w:t>
            </w:r>
          </w:p>
        </w:tc>
        <w:tc>
          <w:tcPr>
            <w:tcW w:w="1708" w:type="dxa"/>
            <w:shd w:val="clear" w:color="auto" w:fill="ED7D31"/>
          </w:tcPr>
          <w:p w14:paraId="657FE7E0" w14:textId="6903B64D" w:rsidR="00FF6F5B" w:rsidRPr="00962305" w:rsidRDefault="00FF6F5B" w:rsidP="00962305">
            <w:pPr>
              <w:rPr>
                <w:rFonts w:asciiTheme="minorHAnsi" w:hAnsiTheme="minorHAnsi" w:cstheme="minorHAnsi"/>
                <w:sz w:val="22"/>
                <w:highlight w:val="yellow"/>
                <w:lang w:val="en-US" w:eastAsia="zh-TW"/>
              </w:rPr>
            </w:pPr>
          </w:p>
        </w:tc>
        <w:tc>
          <w:tcPr>
            <w:tcW w:w="1863" w:type="dxa"/>
            <w:shd w:val="clear" w:color="auto" w:fill="5B9BD5"/>
            <w:vAlign w:val="center"/>
          </w:tcPr>
          <w:p w14:paraId="76EF795A" w14:textId="78C3166B"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6177036D" w14:textId="77777777" w:rsidTr="00E50F85">
        <w:trPr>
          <w:trHeight w:val="251"/>
        </w:trPr>
        <w:tc>
          <w:tcPr>
            <w:tcW w:w="1039" w:type="dxa"/>
          </w:tcPr>
          <w:p w14:paraId="576ED7DA"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18</w:t>
            </w:r>
          </w:p>
        </w:tc>
        <w:tc>
          <w:tcPr>
            <w:tcW w:w="3601" w:type="dxa"/>
            <w:vAlign w:val="center"/>
          </w:tcPr>
          <w:p w14:paraId="525BB1A4" w14:textId="77777777" w:rsidR="00FF6F5B" w:rsidRPr="00962305" w:rsidRDefault="00FF6F5B"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Vespadelus darlingtoni</w:t>
            </w:r>
          </w:p>
        </w:tc>
        <w:tc>
          <w:tcPr>
            <w:tcW w:w="1708" w:type="dxa"/>
            <w:shd w:val="clear" w:color="auto" w:fill="ED7D31"/>
          </w:tcPr>
          <w:p w14:paraId="22BACC8D" w14:textId="77777777" w:rsidR="00FF6F5B" w:rsidRPr="00962305" w:rsidRDefault="00FF6F5B" w:rsidP="00962305">
            <w:pPr>
              <w:rPr>
                <w:rFonts w:asciiTheme="minorHAnsi" w:hAnsiTheme="minorHAnsi" w:cstheme="minorHAnsi"/>
                <w:sz w:val="22"/>
                <w:highlight w:val="yellow"/>
                <w:lang w:val="en-US" w:eastAsia="zh-TW"/>
              </w:rPr>
            </w:pPr>
          </w:p>
        </w:tc>
        <w:tc>
          <w:tcPr>
            <w:tcW w:w="1863" w:type="dxa"/>
            <w:shd w:val="clear" w:color="auto" w:fill="5B9BD5"/>
            <w:vAlign w:val="center"/>
          </w:tcPr>
          <w:p w14:paraId="73460D3E" w14:textId="58557C57"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26BACBF2" w14:textId="77777777" w:rsidTr="00E50F85">
        <w:trPr>
          <w:trHeight w:val="251"/>
        </w:trPr>
        <w:tc>
          <w:tcPr>
            <w:tcW w:w="1039" w:type="dxa"/>
          </w:tcPr>
          <w:p w14:paraId="2DCB48D6"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19</w:t>
            </w:r>
          </w:p>
        </w:tc>
        <w:tc>
          <w:tcPr>
            <w:tcW w:w="3601" w:type="dxa"/>
            <w:vAlign w:val="center"/>
          </w:tcPr>
          <w:p w14:paraId="6AB60438" w14:textId="77777777" w:rsidR="00FF6F5B" w:rsidRPr="00962305" w:rsidRDefault="00FF6F5B"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Vespadelus pumilus</w:t>
            </w:r>
          </w:p>
        </w:tc>
        <w:tc>
          <w:tcPr>
            <w:tcW w:w="1708" w:type="dxa"/>
            <w:shd w:val="clear" w:color="auto" w:fill="ED7D31"/>
          </w:tcPr>
          <w:p w14:paraId="63CCC750" w14:textId="08C6234A" w:rsidR="00FF6F5B" w:rsidRPr="00962305" w:rsidRDefault="00FF6F5B" w:rsidP="00962305">
            <w:pPr>
              <w:rPr>
                <w:rFonts w:asciiTheme="minorHAnsi" w:hAnsiTheme="minorHAnsi" w:cstheme="minorHAnsi"/>
                <w:sz w:val="22"/>
                <w:highlight w:val="yellow"/>
                <w:lang w:val="en-US" w:eastAsia="zh-TW"/>
              </w:rPr>
            </w:pPr>
          </w:p>
        </w:tc>
        <w:tc>
          <w:tcPr>
            <w:tcW w:w="1863" w:type="dxa"/>
            <w:shd w:val="clear" w:color="auto" w:fill="5B9BD5"/>
            <w:vAlign w:val="center"/>
          </w:tcPr>
          <w:p w14:paraId="42072247" w14:textId="40E2E79E"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027BC895" w14:textId="77777777" w:rsidTr="00E50F85">
        <w:trPr>
          <w:trHeight w:val="251"/>
        </w:trPr>
        <w:tc>
          <w:tcPr>
            <w:tcW w:w="1039" w:type="dxa"/>
          </w:tcPr>
          <w:p w14:paraId="672EC7B2"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20</w:t>
            </w:r>
          </w:p>
        </w:tc>
        <w:tc>
          <w:tcPr>
            <w:tcW w:w="3601" w:type="dxa"/>
            <w:vAlign w:val="center"/>
          </w:tcPr>
          <w:p w14:paraId="08AFEE21" w14:textId="77777777" w:rsidR="00FF6F5B" w:rsidRPr="00962305" w:rsidRDefault="00FF6F5B" w:rsidP="00962305">
            <w:pPr>
              <w:rPr>
                <w:rFonts w:asciiTheme="minorHAnsi" w:hAnsiTheme="minorHAnsi" w:cstheme="minorHAnsi"/>
                <w:i/>
                <w:iCs/>
                <w:sz w:val="22"/>
                <w:lang w:eastAsia="zh-TW"/>
              </w:rPr>
            </w:pPr>
            <w:r w:rsidRPr="00962305">
              <w:rPr>
                <w:rFonts w:asciiTheme="minorHAnsi" w:hAnsiTheme="minorHAnsi" w:cstheme="minorHAnsi"/>
                <w:i/>
                <w:iCs/>
                <w:color w:val="000000"/>
                <w:sz w:val="22"/>
                <w:lang w:eastAsia="zh-TW"/>
              </w:rPr>
              <w:t>Vespadelus regulus</w:t>
            </w:r>
          </w:p>
        </w:tc>
        <w:tc>
          <w:tcPr>
            <w:tcW w:w="1708" w:type="dxa"/>
            <w:shd w:val="clear" w:color="auto" w:fill="ED7D31"/>
          </w:tcPr>
          <w:p w14:paraId="604F2222" w14:textId="1F14916D" w:rsidR="00FF6F5B" w:rsidRPr="00962305" w:rsidRDefault="00FF6F5B" w:rsidP="00962305">
            <w:pPr>
              <w:rPr>
                <w:rFonts w:asciiTheme="minorHAnsi" w:hAnsiTheme="minorHAnsi" w:cstheme="minorHAnsi"/>
                <w:sz w:val="22"/>
                <w:highlight w:val="yellow"/>
                <w:lang w:val="en-US" w:eastAsia="zh-TW"/>
              </w:rPr>
            </w:pPr>
          </w:p>
        </w:tc>
        <w:tc>
          <w:tcPr>
            <w:tcW w:w="1863" w:type="dxa"/>
            <w:shd w:val="clear" w:color="auto" w:fill="FFFFFF"/>
            <w:vAlign w:val="center"/>
          </w:tcPr>
          <w:p w14:paraId="56DD4A64" w14:textId="410DE2C3" w:rsidR="00FF6F5B" w:rsidRPr="00962305" w:rsidRDefault="00FF6F5B"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FF6F5B" w:rsidRPr="00D253EF" w14:paraId="4B4B41C2" w14:textId="77777777" w:rsidTr="00E50F85">
        <w:trPr>
          <w:trHeight w:val="251"/>
        </w:trPr>
        <w:tc>
          <w:tcPr>
            <w:tcW w:w="1039" w:type="dxa"/>
          </w:tcPr>
          <w:p w14:paraId="61CA9EF8" w14:textId="77777777" w:rsidR="00FF6F5B" w:rsidRPr="00962305" w:rsidRDefault="00FF6F5B" w:rsidP="000D29CE">
            <w:pPr>
              <w:jc w:val="center"/>
              <w:rPr>
                <w:rFonts w:asciiTheme="minorHAnsi" w:hAnsiTheme="minorHAnsi" w:cstheme="minorHAnsi"/>
                <w:sz w:val="22"/>
                <w:lang w:eastAsia="zh-TW"/>
              </w:rPr>
            </w:pPr>
            <w:r>
              <w:rPr>
                <w:rFonts w:asciiTheme="minorHAnsi" w:hAnsiTheme="minorHAnsi" w:cstheme="minorHAnsi"/>
                <w:sz w:val="22"/>
                <w:lang w:eastAsia="zh-TW"/>
              </w:rPr>
              <w:t>21</w:t>
            </w:r>
          </w:p>
        </w:tc>
        <w:tc>
          <w:tcPr>
            <w:tcW w:w="3601" w:type="dxa"/>
            <w:vAlign w:val="center"/>
          </w:tcPr>
          <w:p w14:paraId="35417BB2" w14:textId="77777777" w:rsidR="00FF6F5B" w:rsidRPr="00962305" w:rsidRDefault="00FF6F5B" w:rsidP="00962305">
            <w:pPr>
              <w:rPr>
                <w:rFonts w:asciiTheme="minorHAnsi" w:hAnsiTheme="minorHAnsi" w:cstheme="minorHAnsi"/>
                <w:i/>
                <w:iCs/>
                <w:sz w:val="22"/>
                <w:lang w:eastAsia="zh-TW"/>
              </w:rPr>
            </w:pPr>
            <w:bookmarkStart w:id="316" w:name="_Hlk71275850"/>
            <w:r w:rsidRPr="00962305">
              <w:rPr>
                <w:rFonts w:asciiTheme="minorHAnsi" w:hAnsiTheme="minorHAnsi" w:cstheme="minorHAnsi"/>
                <w:i/>
                <w:iCs/>
                <w:color w:val="000000"/>
                <w:sz w:val="22"/>
                <w:lang w:eastAsia="zh-TW"/>
              </w:rPr>
              <w:t>Vespadelus troughtoni</w:t>
            </w:r>
            <w:bookmarkEnd w:id="316"/>
          </w:p>
        </w:tc>
        <w:tc>
          <w:tcPr>
            <w:tcW w:w="1708" w:type="dxa"/>
            <w:shd w:val="clear" w:color="auto" w:fill="ED7D31"/>
          </w:tcPr>
          <w:p w14:paraId="2C331FDA" w14:textId="3EF573DE" w:rsidR="00FF6F5B" w:rsidRPr="00962305" w:rsidRDefault="00FF6F5B" w:rsidP="00962305">
            <w:pPr>
              <w:rPr>
                <w:rFonts w:asciiTheme="minorHAnsi" w:hAnsiTheme="minorHAnsi" w:cstheme="minorHAnsi"/>
                <w:sz w:val="22"/>
                <w:lang w:val="en-US" w:eastAsia="zh-TW"/>
              </w:rPr>
            </w:pPr>
          </w:p>
        </w:tc>
        <w:tc>
          <w:tcPr>
            <w:tcW w:w="1863" w:type="dxa"/>
            <w:shd w:val="clear" w:color="auto" w:fill="5B9BD5"/>
            <w:vAlign w:val="center"/>
          </w:tcPr>
          <w:p w14:paraId="4059ACE9" w14:textId="3B56B607" w:rsidR="00FF6F5B" w:rsidRPr="00962305" w:rsidRDefault="00FF6F5B" w:rsidP="00962305">
            <w:pPr>
              <w:rPr>
                <w:rFonts w:asciiTheme="minorHAnsi" w:hAnsiTheme="minorHAnsi" w:cstheme="minorHAnsi"/>
                <w:sz w:val="22"/>
                <w:lang w:val="en-US" w:eastAsia="zh-TW"/>
              </w:rPr>
            </w:pPr>
            <w:r w:rsidRPr="00962305">
              <w:rPr>
                <w:rFonts w:asciiTheme="minorHAnsi" w:hAnsiTheme="minorHAnsi" w:cstheme="minorHAnsi"/>
                <w:color w:val="000000"/>
                <w:sz w:val="22"/>
                <w:lang w:val="en-US" w:eastAsia="zh-TW"/>
              </w:rPr>
              <w:t> </w:t>
            </w:r>
          </w:p>
        </w:tc>
      </w:tr>
    </w:tbl>
    <w:p w14:paraId="53A299E3" w14:textId="22693506" w:rsidR="007129F8" w:rsidRPr="00D253EF" w:rsidRDefault="005B073B" w:rsidP="003E736B">
      <w:pPr>
        <w:pStyle w:val="PhDNormal"/>
        <w:spacing w:after="240" w:line="360" w:lineRule="auto"/>
        <w:ind w:firstLine="0"/>
        <w:rPr>
          <w:rFonts w:asciiTheme="minorHAnsi" w:hAnsiTheme="minorHAnsi" w:cstheme="minorHAnsi"/>
        </w:rPr>
      </w:pPr>
      <w:r>
        <w:rPr>
          <w:noProof/>
        </w:rPr>
        <w:drawing>
          <wp:anchor distT="0" distB="0" distL="114300" distR="114300" simplePos="0" relativeHeight="251912192" behindDoc="0" locked="0" layoutInCell="1" allowOverlap="1" wp14:anchorId="3087207E" wp14:editId="6E4C3A6A">
            <wp:simplePos x="0" y="0"/>
            <wp:positionH relativeFrom="margin">
              <wp:align>right</wp:align>
            </wp:positionH>
            <wp:positionV relativeFrom="paragraph">
              <wp:posOffset>249555</wp:posOffset>
            </wp:positionV>
            <wp:extent cx="5215890" cy="3303917"/>
            <wp:effectExtent l="0" t="0" r="3810" b="10795"/>
            <wp:wrapNone/>
            <wp:docPr id="118" name="Chart 118">
              <a:extLst xmlns:a="http://schemas.openxmlformats.org/drawingml/2006/main">
                <a:ext uri="{FF2B5EF4-FFF2-40B4-BE49-F238E27FC236}">
                  <a16:creationId xmlns:a16="http://schemas.microsoft.com/office/drawing/2014/main" id="{4ECA0E30-24D8-4A62-A06A-2ACAA78875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2"/>
              </a:graphicData>
            </a:graphic>
            <wp14:sizeRelH relativeFrom="margin">
              <wp14:pctWidth>0</wp14:pctWidth>
            </wp14:sizeRelH>
            <wp14:sizeRelV relativeFrom="margin">
              <wp14:pctHeight>0</wp14:pctHeight>
            </wp14:sizeRelV>
          </wp:anchor>
        </w:drawing>
      </w:r>
      <w:r w:rsidR="00495880" w:rsidRPr="00D253EF">
        <w:rPr>
          <w:rFonts w:asciiTheme="minorHAnsi" w:hAnsiTheme="minorHAnsi" w:cstheme="minorHAnsi"/>
          <w:noProof/>
        </w:rPr>
        <w:t xml:space="preserve"> </w:t>
      </w:r>
      <w:r w:rsidR="00495880" w:rsidRPr="00D253EF">
        <w:rPr>
          <w:rFonts w:asciiTheme="minorHAnsi" w:hAnsiTheme="minorHAnsi" w:cstheme="minorHAnsi"/>
          <w:noProof/>
        </w:rPr>
        <w:drawing>
          <wp:anchor distT="0" distB="0" distL="114300" distR="114300" simplePos="0" relativeHeight="251799552" behindDoc="0" locked="0" layoutInCell="1" allowOverlap="1" wp14:anchorId="77D767E5" wp14:editId="7BC04C21">
            <wp:simplePos x="0" y="0"/>
            <wp:positionH relativeFrom="margin">
              <wp:align>right</wp:align>
            </wp:positionH>
            <wp:positionV relativeFrom="paragraph">
              <wp:posOffset>277075</wp:posOffset>
            </wp:positionV>
            <wp:extent cx="5215890" cy="3278038"/>
            <wp:effectExtent l="0" t="0" r="3810" b="17780"/>
            <wp:wrapNone/>
            <wp:docPr id="70" name="Chart 70">
              <a:extLst xmlns:a="http://schemas.openxmlformats.org/drawingml/2006/main">
                <a:ext uri="{FF2B5EF4-FFF2-40B4-BE49-F238E27FC236}">
                  <a16:creationId xmlns:a16="http://schemas.microsoft.com/office/drawing/2014/main" id="{4ECA0E30-24D8-4A62-A06A-2ACAA78875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3"/>
              </a:graphicData>
            </a:graphic>
            <wp14:sizeRelH relativeFrom="margin">
              <wp14:pctWidth>0</wp14:pctWidth>
            </wp14:sizeRelH>
            <wp14:sizeRelV relativeFrom="margin">
              <wp14:pctHeight>0</wp14:pctHeight>
            </wp14:sizeRelV>
          </wp:anchor>
        </w:drawing>
      </w:r>
      <w:r w:rsidR="00E50F85" w:rsidRPr="00D253EF">
        <w:rPr>
          <w:rFonts w:asciiTheme="minorHAnsi" w:hAnsiTheme="minorHAnsi" w:cstheme="minorHAnsi"/>
          <w:noProof/>
        </w:rPr>
        <w:t xml:space="preserve">  </w:t>
      </w:r>
      <w:r w:rsidR="00495880" w:rsidRPr="00D253EF">
        <w:rPr>
          <w:rFonts w:asciiTheme="minorHAnsi" w:hAnsiTheme="minorHAnsi" w:cstheme="minorHAnsi"/>
          <w:noProof/>
        </w:rPr>
        <w:t xml:space="preserve"> </w:t>
      </w:r>
    </w:p>
    <w:p w14:paraId="38095E3C" w14:textId="3036FB81" w:rsidR="00C92657" w:rsidRPr="00D253EF" w:rsidRDefault="00C92657" w:rsidP="003E736B">
      <w:pPr>
        <w:pStyle w:val="PhDNormal"/>
        <w:spacing w:after="240" w:line="360" w:lineRule="auto"/>
        <w:ind w:firstLine="0"/>
        <w:rPr>
          <w:rFonts w:asciiTheme="minorHAnsi" w:hAnsiTheme="minorHAnsi" w:cstheme="minorHAnsi"/>
        </w:rPr>
      </w:pPr>
    </w:p>
    <w:p w14:paraId="7F59EB03" w14:textId="0DBE664F" w:rsidR="00C92657" w:rsidRPr="00D253EF" w:rsidRDefault="00C92657" w:rsidP="003E736B">
      <w:pPr>
        <w:pStyle w:val="PhDNormal"/>
        <w:spacing w:after="240" w:line="360" w:lineRule="auto"/>
        <w:ind w:firstLine="0"/>
        <w:rPr>
          <w:rFonts w:asciiTheme="minorHAnsi" w:hAnsiTheme="minorHAnsi" w:cstheme="minorHAnsi"/>
        </w:rPr>
      </w:pPr>
    </w:p>
    <w:p w14:paraId="2598DE49" w14:textId="37995B22" w:rsidR="00C92657" w:rsidRPr="00D253EF" w:rsidRDefault="00C92657" w:rsidP="003E736B">
      <w:pPr>
        <w:pStyle w:val="PhDNormal"/>
        <w:spacing w:after="240" w:line="360" w:lineRule="auto"/>
        <w:ind w:firstLine="0"/>
        <w:rPr>
          <w:rFonts w:asciiTheme="minorHAnsi" w:hAnsiTheme="minorHAnsi" w:cstheme="minorHAnsi"/>
        </w:rPr>
      </w:pPr>
    </w:p>
    <w:p w14:paraId="0AD62829" w14:textId="21727A5F" w:rsidR="00C92657" w:rsidRPr="00D253EF" w:rsidRDefault="00C92657" w:rsidP="003E736B">
      <w:pPr>
        <w:pStyle w:val="PhDNormal"/>
        <w:spacing w:after="240" w:line="360" w:lineRule="auto"/>
        <w:ind w:firstLine="0"/>
        <w:rPr>
          <w:rFonts w:asciiTheme="minorHAnsi" w:hAnsiTheme="minorHAnsi" w:cstheme="minorHAnsi"/>
        </w:rPr>
      </w:pPr>
    </w:p>
    <w:p w14:paraId="345CC965" w14:textId="45449CDB" w:rsidR="00C92657" w:rsidRPr="00D253EF" w:rsidRDefault="00C92657" w:rsidP="003A1224">
      <w:pPr>
        <w:pStyle w:val="PhDNormal"/>
        <w:spacing w:after="240" w:line="360" w:lineRule="auto"/>
        <w:rPr>
          <w:rFonts w:asciiTheme="minorHAnsi" w:hAnsiTheme="minorHAnsi" w:cstheme="minorHAnsi"/>
        </w:rPr>
      </w:pPr>
    </w:p>
    <w:p w14:paraId="696F18D8" w14:textId="14B89F6B" w:rsidR="00C92657" w:rsidRPr="00D253EF" w:rsidRDefault="00C92657" w:rsidP="003A1224">
      <w:pPr>
        <w:pStyle w:val="PhDNormal"/>
        <w:spacing w:after="240" w:line="360" w:lineRule="auto"/>
        <w:rPr>
          <w:rFonts w:asciiTheme="minorHAnsi" w:hAnsiTheme="minorHAnsi" w:cstheme="minorHAnsi"/>
        </w:rPr>
      </w:pPr>
    </w:p>
    <w:p w14:paraId="0DE2789A" w14:textId="24D12BD9" w:rsidR="00C8158A" w:rsidRPr="00D253EF" w:rsidRDefault="00C8158A" w:rsidP="003A1224">
      <w:pPr>
        <w:pStyle w:val="PhDNormal"/>
        <w:spacing w:after="240" w:line="360" w:lineRule="auto"/>
        <w:rPr>
          <w:rFonts w:asciiTheme="minorHAnsi" w:hAnsiTheme="minorHAnsi" w:cstheme="minorHAnsi"/>
        </w:rPr>
      </w:pPr>
    </w:p>
    <w:p w14:paraId="690142D6" w14:textId="7ECDB97C" w:rsidR="00C8158A" w:rsidRPr="00D253EF" w:rsidRDefault="00C8158A" w:rsidP="003A1224">
      <w:pPr>
        <w:pStyle w:val="PhDNormal"/>
        <w:spacing w:after="240" w:line="360" w:lineRule="auto"/>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01600" behindDoc="0" locked="0" layoutInCell="1" allowOverlap="1" wp14:anchorId="4E58E859" wp14:editId="1A92AFFD">
                <wp:simplePos x="0" y="0"/>
                <wp:positionH relativeFrom="margin">
                  <wp:align>right</wp:align>
                </wp:positionH>
                <wp:positionV relativeFrom="paragraph">
                  <wp:posOffset>129061</wp:posOffset>
                </wp:positionV>
                <wp:extent cx="5226889" cy="635"/>
                <wp:effectExtent l="0" t="0" r="0" b="5715"/>
                <wp:wrapNone/>
                <wp:docPr id="72" name="Text Box 72"/>
                <wp:cNvGraphicFramePr/>
                <a:graphic xmlns:a="http://schemas.openxmlformats.org/drawingml/2006/main">
                  <a:graphicData uri="http://schemas.microsoft.com/office/word/2010/wordprocessingShape">
                    <wps:wsp>
                      <wps:cNvSpPr txBox="1"/>
                      <wps:spPr>
                        <a:xfrm>
                          <a:off x="0" y="0"/>
                          <a:ext cx="5226889" cy="635"/>
                        </a:xfrm>
                        <a:prstGeom prst="rect">
                          <a:avLst/>
                        </a:prstGeom>
                        <a:solidFill>
                          <a:prstClr val="white"/>
                        </a:solidFill>
                        <a:ln>
                          <a:noFill/>
                        </a:ln>
                      </wps:spPr>
                      <wps:txbx>
                        <w:txbxContent>
                          <w:p w14:paraId="6F3B4127" w14:textId="4ACDF168" w:rsidR="00C92657" w:rsidRPr="00C92657" w:rsidRDefault="00C92657" w:rsidP="00DB3934">
                            <w:pPr>
                              <w:pStyle w:val="Caption"/>
                              <w:jc w:val="both"/>
                              <w:rPr>
                                <w:rFonts w:asciiTheme="minorHAnsi" w:hAnsiTheme="minorHAnsi" w:cstheme="minorHAnsi"/>
                                <w:b w:val="0"/>
                                <w:bCs w:val="0"/>
                                <w:noProof/>
                                <w:sz w:val="24"/>
                              </w:rPr>
                            </w:pPr>
                            <w:bookmarkStart w:id="317" w:name="_Toc84262648"/>
                            <w:bookmarkStart w:id="318" w:name="_Toc85420518"/>
                            <w:r w:rsidRPr="00C9265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C92657">
                              <w:rPr>
                                <w:rFonts w:asciiTheme="minorHAnsi" w:hAnsiTheme="minorHAnsi" w:cstheme="minorHAnsi"/>
                                <w:b w:val="0"/>
                                <w:bCs w:val="0"/>
                              </w:rPr>
                              <w:t xml:space="preserve"> Proportion of search-phase echolocation call passes recorded from the 10 most active bat species from all sites in summer. (Numbers within the pie chart indicates the number of search-phase passes and the proportion that each species contributed). Note: the species list legend is sorted in descending order based on the proportion of search-phase echolocation call passes. A total of 4168 bat passes were analysed.</w:t>
                            </w:r>
                            <w:bookmarkEnd w:id="317"/>
                            <w:bookmarkEnd w:id="3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58E859" id="Text Box 72" o:spid="_x0000_s1074" type="#_x0000_t202" style="position:absolute;left:0;text-align:left;margin-left:360.35pt;margin-top:10.15pt;width:411.55pt;height:.05pt;z-index:2518016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" stroked="f">
                <v:textbox style="mso-fit-shape-to-text:t" inset="0,0,0,0">
                  <w:txbxContent>
                    <w:p w14:paraId="6F3B4127" w14:textId="4ACDF168" w:rsidR="00C92657" w:rsidRPr="00C92657" w:rsidRDefault="00C92657" w:rsidP="00DB3934">
                      <w:pPr>
                        <w:pStyle w:val="Caption"/>
                        <w:jc w:val="both"/>
                        <w:rPr>
                          <w:rFonts w:asciiTheme="minorHAnsi" w:hAnsiTheme="minorHAnsi" w:cstheme="minorHAnsi"/>
                          <w:b w:val="0"/>
                          <w:bCs w:val="0"/>
                          <w:noProof/>
                          <w:sz w:val="24"/>
                        </w:rPr>
                      </w:pPr>
                      <w:bookmarkStart w:id="319" w:name="_Toc84262648"/>
                      <w:bookmarkStart w:id="320" w:name="_Toc85420518"/>
                      <w:r w:rsidRPr="00C9265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C92657">
                        <w:rPr>
                          <w:rFonts w:asciiTheme="minorHAnsi" w:hAnsiTheme="minorHAnsi" w:cstheme="minorHAnsi"/>
                          <w:b w:val="0"/>
                          <w:bCs w:val="0"/>
                        </w:rPr>
                        <w:t xml:space="preserve"> Proportion of search-phase echolocation call passes recorded from the 10 most active bat species from all sites in summer. (Numbers within the pie chart indicates the number of search-phase passes and the proportion that each species contributed). Note: the species list legend is sorted in descending order based on the proportion of search-phase echolocation call passes. A total of 4168 bat passes were analysed.</w:t>
                      </w:r>
                      <w:bookmarkEnd w:id="319"/>
                      <w:bookmarkEnd w:id="320"/>
                    </w:p>
                  </w:txbxContent>
                </v:textbox>
                <w10:wrap anchorx="margin"/>
              </v:shape>
            </w:pict>
          </mc:Fallback>
        </mc:AlternateContent>
      </w:r>
    </w:p>
    <w:p w14:paraId="0C413DA4" w14:textId="2AE71E82" w:rsidR="005B073B" w:rsidRDefault="005B073B" w:rsidP="003A1224">
      <w:pPr>
        <w:pStyle w:val="PhDNormal"/>
        <w:spacing w:after="240" w:line="360" w:lineRule="auto"/>
        <w:rPr>
          <w:rFonts w:asciiTheme="minorHAnsi" w:hAnsiTheme="minorHAnsi" w:cstheme="minorHAnsi"/>
        </w:rPr>
      </w:pPr>
    </w:p>
    <w:p w14:paraId="5214059F" w14:textId="1BCE027B" w:rsidR="00C8158A" w:rsidRPr="00D253EF" w:rsidRDefault="00574B94" w:rsidP="003A1224">
      <w:pPr>
        <w:pStyle w:val="PhDNormal"/>
        <w:spacing w:after="240" w:line="360" w:lineRule="auto"/>
        <w:rPr>
          <w:rFonts w:asciiTheme="minorHAnsi" w:hAnsiTheme="minorHAnsi" w:cstheme="minorHAnsi"/>
        </w:rPr>
      </w:pPr>
      <w:r>
        <w:rPr>
          <w:noProof/>
        </w:rPr>
        <w:lastRenderedPageBreak/>
        <w:drawing>
          <wp:anchor distT="0" distB="0" distL="114300" distR="114300" simplePos="0" relativeHeight="251913216" behindDoc="0" locked="0" layoutInCell="1" allowOverlap="1" wp14:anchorId="1504625D" wp14:editId="029B3A0C">
            <wp:simplePos x="0" y="0"/>
            <wp:positionH relativeFrom="margin">
              <wp:align>right</wp:align>
            </wp:positionH>
            <wp:positionV relativeFrom="paragraph">
              <wp:posOffset>5092</wp:posOffset>
            </wp:positionV>
            <wp:extent cx="5225523" cy="3200400"/>
            <wp:effectExtent l="0" t="0" r="13335" b="0"/>
            <wp:wrapNone/>
            <wp:docPr id="121" name="Chart 121">
              <a:extLst xmlns:a="http://schemas.openxmlformats.org/drawingml/2006/main">
                <a:ext uri="{FF2B5EF4-FFF2-40B4-BE49-F238E27FC236}">
                  <a16:creationId xmlns:a16="http://schemas.microsoft.com/office/drawing/2014/main" id="{3A7B3B3C-4D12-4322-8CD5-D3991ED201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4"/>
              </a:graphicData>
            </a:graphic>
            <wp14:sizeRelH relativeFrom="margin">
              <wp14:pctWidth>0</wp14:pctWidth>
            </wp14:sizeRelH>
            <wp14:sizeRelV relativeFrom="margin">
              <wp14:pctHeight>0</wp14:pctHeight>
            </wp14:sizeRelV>
          </wp:anchor>
        </w:drawing>
      </w:r>
      <w:r w:rsidR="00B8731B" w:rsidRPr="00D253EF">
        <w:rPr>
          <w:rFonts w:asciiTheme="minorHAnsi" w:hAnsiTheme="minorHAnsi" w:cstheme="minorHAnsi"/>
          <w:noProof/>
        </w:rPr>
        <w:drawing>
          <wp:anchor distT="0" distB="0" distL="114300" distR="114300" simplePos="0" relativeHeight="251803648" behindDoc="0" locked="0" layoutInCell="1" allowOverlap="1" wp14:anchorId="23197D04" wp14:editId="6E8303E2">
            <wp:simplePos x="0" y="0"/>
            <wp:positionH relativeFrom="margin">
              <wp:align>right</wp:align>
            </wp:positionH>
            <wp:positionV relativeFrom="paragraph">
              <wp:posOffset>5188</wp:posOffset>
            </wp:positionV>
            <wp:extent cx="5208738" cy="3200400"/>
            <wp:effectExtent l="0" t="0" r="11430" b="0"/>
            <wp:wrapNone/>
            <wp:docPr id="73" name="Chart 73">
              <a:extLst xmlns:a="http://schemas.openxmlformats.org/drawingml/2006/main">
                <a:ext uri="{FF2B5EF4-FFF2-40B4-BE49-F238E27FC236}">
                  <a16:creationId xmlns:a16="http://schemas.microsoft.com/office/drawing/2014/main" id="{3A7B3B3C-4D12-4322-8CD5-D3991ED201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5"/>
              </a:graphicData>
            </a:graphic>
            <wp14:sizeRelH relativeFrom="margin">
              <wp14:pctWidth>0</wp14:pctWidth>
            </wp14:sizeRelH>
            <wp14:sizeRelV relativeFrom="margin">
              <wp14:pctHeight>0</wp14:pctHeight>
            </wp14:sizeRelV>
          </wp:anchor>
        </w:drawing>
      </w:r>
    </w:p>
    <w:p w14:paraId="4CCBB1DA" w14:textId="15936319" w:rsidR="006622AD" w:rsidRPr="00D253EF" w:rsidRDefault="006622AD" w:rsidP="00966E41">
      <w:pPr>
        <w:pStyle w:val="PhDNormal"/>
        <w:spacing w:after="240" w:line="360" w:lineRule="auto"/>
        <w:ind w:firstLine="0"/>
        <w:rPr>
          <w:rFonts w:asciiTheme="minorHAnsi" w:hAnsiTheme="minorHAnsi" w:cstheme="minorHAnsi"/>
        </w:rPr>
      </w:pPr>
    </w:p>
    <w:p w14:paraId="614D72DE" w14:textId="17655232" w:rsidR="006622AD" w:rsidRPr="00D253EF" w:rsidRDefault="006622AD" w:rsidP="00966E41">
      <w:pPr>
        <w:pStyle w:val="PhDNormal"/>
        <w:spacing w:after="240" w:line="360" w:lineRule="auto"/>
        <w:ind w:firstLine="0"/>
        <w:rPr>
          <w:rFonts w:asciiTheme="minorHAnsi" w:hAnsiTheme="minorHAnsi" w:cstheme="minorHAnsi"/>
        </w:rPr>
      </w:pPr>
    </w:p>
    <w:p w14:paraId="0D52218E" w14:textId="7D09F99D" w:rsidR="006622AD" w:rsidRPr="00D253EF" w:rsidRDefault="006622AD" w:rsidP="00966E41">
      <w:pPr>
        <w:pStyle w:val="PhDNormal"/>
        <w:spacing w:after="240" w:line="360" w:lineRule="auto"/>
        <w:ind w:firstLine="0"/>
        <w:rPr>
          <w:rFonts w:asciiTheme="minorHAnsi" w:hAnsiTheme="minorHAnsi" w:cstheme="minorHAnsi"/>
        </w:rPr>
      </w:pPr>
    </w:p>
    <w:p w14:paraId="7AED3E4D" w14:textId="25468AEE" w:rsidR="006622AD" w:rsidRPr="00D253EF" w:rsidRDefault="006622AD" w:rsidP="00966E41">
      <w:pPr>
        <w:pStyle w:val="PhDNormal"/>
        <w:spacing w:after="240" w:line="360" w:lineRule="auto"/>
        <w:ind w:firstLine="0"/>
        <w:rPr>
          <w:rFonts w:asciiTheme="minorHAnsi" w:hAnsiTheme="minorHAnsi" w:cstheme="minorHAnsi"/>
        </w:rPr>
      </w:pPr>
    </w:p>
    <w:p w14:paraId="44F3686C" w14:textId="26656B31" w:rsidR="006622AD" w:rsidRPr="00D253EF" w:rsidRDefault="006622AD" w:rsidP="00966E41">
      <w:pPr>
        <w:pStyle w:val="PhDNormal"/>
        <w:spacing w:after="240" w:line="360" w:lineRule="auto"/>
        <w:ind w:firstLine="0"/>
        <w:rPr>
          <w:rFonts w:asciiTheme="minorHAnsi" w:hAnsiTheme="minorHAnsi" w:cstheme="minorHAnsi"/>
        </w:rPr>
      </w:pPr>
    </w:p>
    <w:p w14:paraId="50DE1B1F" w14:textId="77F1AF29" w:rsidR="006622AD" w:rsidRPr="00D253EF" w:rsidRDefault="006622AD" w:rsidP="00966E41">
      <w:pPr>
        <w:pStyle w:val="PhDNormal"/>
        <w:spacing w:after="240" w:line="360" w:lineRule="auto"/>
        <w:ind w:firstLine="0"/>
        <w:rPr>
          <w:rFonts w:asciiTheme="minorHAnsi" w:hAnsiTheme="minorHAnsi" w:cstheme="minorHAnsi"/>
        </w:rPr>
      </w:pPr>
    </w:p>
    <w:p w14:paraId="30BE2C08" w14:textId="3BCDA852" w:rsidR="006622AD" w:rsidRPr="00D253EF" w:rsidRDefault="00B8731B" w:rsidP="00966E41">
      <w:pPr>
        <w:pStyle w:val="PhDNormal"/>
        <w:spacing w:after="240" w:line="360" w:lineRule="auto"/>
        <w:ind w:firstLine="0"/>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05696" behindDoc="0" locked="0" layoutInCell="1" allowOverlap="1" wp14:anchorId="75343440" wp14:editId="4258A7F5">
                <wp:simplePos x="0" y="0"/>
                <wp:positionH relativeFrom="margin">
                  <wp:align>right</wp:align>
                </wp:positionH>
                <wp:positionV relativeFrom="paragraph">
                  <wp:posOffset>281880</wp:posOffset>
                </wp:positionV>
                <wp:extent cx="5218981" cy="635"/>
                <wp:effectExtent l="0" t="0" r="1270" b="5715"/>
                <wp:wrapNone/>
                <wp:docPr id="74" name="Text Box 74"/>
                <wp:cNvGraphicFramePr/>
                <a:graphic xmlns:a="http://schemas.openxmlformats.org/drawingml/2006/main">
                  <a:graphicData uri="http://schemas.microsoft.com/office/word/2010/wordprocessingShape">
                    <wps:wsp>
                      <wps:cNvSpPr txBox="1"/>
                      <wps:spPr>
                        <a:xfrm>
                          <a:off x="0" y="0"/>
                          <a:ext cx="5218981" cy="635"/>
                        </a:xfrm>
                        <a:prstGeom prst="rect">
                          <a:avLst/>
                        </a:prstGeom>
                        <a:solidFill>
                          <a:prstClr val="white"/>
                        </a:solidFill>
                        <a:ln>
                          <a:noFill/>
                        </a:ln>
                      </wps:spPr>
                      <wps:txbx>
                        <w:txbxContent>
                          <w:p w14:paraId="60B170D0" w14:textId="7DBAE07D" w:rsidR="00B76E5B" w:rsidRPr="00B76E5B" w:rsidRDefault="00B76E5B" w:rsidP="00DB3934">
                            <w:pPr>
                              <w:pStyle w:val="Caption"/>
                              <w:jc w:val="both"/>
                              <w:rPr>
                                <w:rFonts w:asciiTheme="minorHAnsi" w:hAnsiTheme="minorHAnsi" w:cstheme="minorHAnsi"/>
                                <w:b w:val="0"/>
                                <w:bCs w:val="0"/>
                                <w:noProof/>
                                <w:sz w:val="24"/>
                              </w:rPr>
                            </w:pPr>
                            <w:bookmarkStart w:id="321" w:name="_Toc84262650"/>
                            <w:bookmarkStart w:id="322" w:name="_Toc85420519"/>
                            <w:r w:rsidRPr="00B76E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B76E5B">
                              <w:rPr>
                                <w:rFonts w:asciiTheme="minorHAnsi" w:hAnsiTheme="minorHAnsi" w:cstheme="minorHAnsi"/>
                                <w:b w:val="0"/>
                                <w:bCs w:val="0"/>
                              </w:rPr>
                              <w:t xml:space="preserve"> Proportion of search-phase echolocation call passes recorded from the 10 most active bat species from all sites in winter. (Numbers within the pie chart indicates the number of search-phase passes and the proportion that each species contributed). Note: the species list legend is sorted in descending order based on the proportion of search-phase echolocation call passes. A total of </w:t>
                            </w:r>
                            <w:r w:rsidR="007E3B9F">
                              <w:rPr>
                                <w:rFonts w:asciiTheme="minorHAnsi" w:hAnsiTheme="minorHAnsi" w:cstheme="minorHAnsi"/>
                                <w:b w:val="0"/>
                                <w:bCs w:val="0"/>
                              </w:rPr>
                              <w:t>1805</w:t>
                            </w:r>
                            <w:r w:rsidRPr="00B76E5B">
                              <w:rPr>
                                <w:rFonts w:asciiTheme="minorHAnsi" w:hAnsiTheme="minorHAnsi" w:cstheme="minorHAnsi"/>
                                <w:b w:val="0"/>
                                <w:bCs w:val="0"/>
                              </w:rPr>
                              <w:t xml:space="preserve"> bat passes were analysed.</w:t>
                            </w:r>
                            <w:bookmarkEnd w:id="321"/>
                            <w:bookmarkEnd w:id="3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343440" id="Text Box 74" o:spid="_x0000_s1075" type="#_x0000_t202" style="position:absolute;left:0;text-align:left;margin-left:359.75pt;margin-top:22.2pt;width:410.95pt;height:.05pt;z-index:2518056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" stroked="f">
                <v:textbox style="mso-fit-shape-to-text:t" inset="0,0,0,0">
                  <w:txbxContent>
                    <w:p w14:paraId="60B170D0" w14:textId="7DBAE07D" w:rsidR="00B76E5B" w:rsidRPr="00B76E5B" w:rsidRDefault="00B76E5B" w:rsidP="00DB3934">
                      <w:pPr>
                        <w:pStyle w:val="Caption"/>
                        <w:jc w:val="both"/>
                        <w:rPr>
                          <w:rFonts w:asciiTheme="minorHAnsi" w:hAnsiTheme="minorHAnsi" w:cstheme="minorHAnsi"/>
                          <w:b w:val="0"/>
                          <w:bCs w:val="0"/>
                          <w:noProof/>
                          <w:sz w:val="24"/>
                        </w:rPr>
                      </w:pPr>
                      <w:bookmarkStart w:id="323" w:name="_Toc84262650"/>
                      <w:bookmarkStart w:id="324" w:name="_Toc85420519"/>
                      <w:r w:rsidRPr="00B76E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B76E5B">
                        <w:rPr>
                          <w:rFonts w:asciiTheme="minorHAnsi" w:hAnsiTheme="minorHAnsi" w:cstheme="minorHAnsi"/>
                          <w:b w:val="0"/>
                          <w:bCs w:val="0"/>
                        </w:rPr>
                        <w:t xml:space="preserve"> Proportion of search-phase echolocation call passes recorded from the 10 most active bat species from all sites in winter. (Numbers within the pie chart indicates the number of search-phase passes and the proportion that each species contributed). Note: the species list legend is sorted in descending order based on the proportion of search-phase echolocation call passes. A total of </w:t>
                      </w:r>
                      <w:r w:rsidR="007E3B9F">
                        <w:rPr>
                          <w:rFonts w:asciiTheme="minorHAnsi" w:hAnsiTheme="minorHAnsi" w:cstheme="minorHAnsi"/>
                          <w:b w:val="0"/>
                          <w:bCs w:val="0"/>
                        </w:rPr>
                        <w:t>1805</w:t>
                      </w:r>
                      <w:r w:rsidRPr="00B76E5B">
                        <w:rPr>
                          <w:rFonts w:asciiTheme="minorHAnsi" w:hAnsiTheme="minorHAnsi" w:cstheme="minorHAnsi"/>
                          <w:b w:val="0"/>
                          <w:bCs w:val="0"/>
                        </w:rPr>
                        <w:t xml:space="preserve"> bat passes were analysed.</w:t>
                      </w:r>
                      <w:bookmarkEnd w:id="323"/>
                      <w:bookmarkEnd w:id="324"/>
                    </w:p>
                  </w:txbxContent>
                </v:textbox>
                <w10:wrap anchorx="margin"/>
              </v:shape>
            </w:pict>
          </mc:Fallback>
        </mc:AlternateContent>
      </w:r>
    </w:p>
    <w:p w14:paraId="2E6F1A58" w14:textId="76AAB4EE" w:rsidR="006622AD" w:rsidRPr="00D253EF" w:rsidRDefault="006622AD" w:rsidP="00966E41">
      <w:pPr>
        <w:pStyle w:val="PhDNormal"/>
        <w:spacing w:after="240" w:line="360" w:lineRule="auto"/>
        <w:ind w:firstLine="0"/>
        <w:rPr>
          <w:rFonts w:asciiTheme="minorHAnsi" w:hAnsiTheme="minorHAnsi" w:cstheme="minorHAnsi"/>
        </w:rPr>
      </w:pPr>
    </w:p>
    <w:p w14:paraId="05FAAC81" w14:textId="77777777" w:rsidR="00FD1DD3" w:rsidRPr="00D253EF" w:rsidRDefault="00FD1DD3" w:rsidP="00A61D31">
      <w:pPr>
        <w:spacing w:after="160" w:line="360" w:lineRule="auto"/>
        <w:jc w:val="both"/>
        <w:rPr>
          <w:rFonts w:asciiTheme="minorHAnsi" w:eastAsia="PMingLiU" w:hAnsiTheme="minorHAnsi" w:cstheme="minorHAnsi"/>
          <w:sz w:val="22"/>
          <w:szCs w:val="22"/>
          <w:lang w:val="en-US" w:eastAsia="zh-TW"/>
        </w:rPr>
      </w:pPr>
    </w:p>
    <w:p w14:paraId="58768F46" w14:textId="1D31B734" w:rsidR="003544C2" w:rsidRPr="00EE3E15" w:rsidRDefault="00A61D31" w:rsidP="003544C2">
      <w:pPr>
        <w:spacing w:after="240" w:line="360" w:lineRule="auto"/>
        <w:jc w:val="both"/>
        <w:rPr>
          <w:rFonts w:asciiTheme="minorHAnsi" w:eastAsia="PMingLiU" w:hAnsiTheme="minorHAnsi" w:cstheme="minorHAnsi"/>
          <w:b/>
          <w:bCs/>
          <w:sz w:val="28"/>
          <w:szCs w:val="28"/>
          <w:lang w:val="en-US" w:eastAsia="zh-TW"/>
        </w:rPr>
      </w:pPr>
      <w:r w:rsidRPr="00EE3E15">
        <w:rPr>
          <w:rFonts w:asciiTheme="minorHAnsi" w:eastAsia="PMingLiU" w:hAnsiTheme="minorHAnsi" w:cstheme="minorHAnsi"/>
          <w:b/>
          <w:bCs/>
          <w:sz w:val="28"/>
          <w:szCs w:val="28"/>
          <w:lang w:val="en-US" w:eastAsia="zh-TW"/>
        </w:rPr>
        <w:t>Overall bat species diversity and evenness</w:t>
      </w:r>
    </w:p>
    <w:p w14:paraId="788154AE" w14:textId="4AF9B690" w:rsidR="00A61D31" w:rsidRPr="00A61D31" w:rsidRDefault="00A61D31" w:rsidP="003544C2">
      <w:pPr>
        <w:spacing w:after="240" w:line="360" w:lineRule="auto"/>
        <w:ind w:firstLine="567"/>
        <w:jc w:val="both"/>
        <w:rPr>
          <w:rFonts w:asciiTheme="minorHAnsi" w:eastAsia="PMingLiU" w:hAnsiTheme="minorHAnsi" w:cstheme="minorHAnsi"/>
          <w:szCs w:val="24"/>
          <w:lang w:val="en-US" w:eastAsia="zh-TW"/>
        </w:rPr>
      </w:pPr>
      <w:r w:rsidRPr="00A61D31">
        <w:rPr>
          <w:rFonts w:asciiTheme="minorHAnsi" w:eastAsia="PMingLiU" w:hAnsiTheme="minorHAnsi" w:cstheme="minorHAnsi"/>
          <w:szCs w:val="24"/>
          <w:lang w:val="en-US" w:eastAsia="zh-TW"/>
        </w:rPr>
        <w:t xml:space="preserve">Bat diversity and evenness in the environment surrounding the tunnel showed different patterns across vegetation types and structures between summer and winter. There was high variation in diversity within some habitats such as the open forest edge in summer and riparian forest creek in winter; both contained relatively low diversity in the majority of sites but also had the highest species diversity in one site (Figure </w:t>
      </w:r>
      <w:r w:rsidR="00BB5A4F" w:rsidRPr="00D253EF">
        <w:rPr>
          <w:rFonts w:asciiTheme="minorHAnsi" w:eastAsia="PMingLiU" w:hAnsiTheme="minorHAnsi" w:cstheme="minorHAnsi"/>
          <w:szCs w:val="24"/>
          <w:lang w:val="en-US" w:eastAsia="zh-TW"/>
        </w:rPr>
        <w:t>4-4</w:t>
      </w:r>
      <w:r w:rsidRPr="00A61D31">
        <w:rPr>
          <w:rFonts w:asciiTheme="minorHAnsi" w:eastAsia="PMingLiU" w:hAnsiTheme="minorHAnsi" w:cstheme="minorHAnsi"/>
          <w:szCs w:val="24"/>
          <w:lang w:val="en-US" w:eastAsia="zh-TW"/>
        </w:rPr>
        <w:t xml:space="preserve">). The edge and creek habitat presented higher species diversity than interior in each vegetation types during both seasons, except for open forest in summer (Figure </w:t>
      </w:r>
      <w:r w:rsidR="00BB5A4F" w:rsidRPr="00D253EF">
        <w:rPr>
          <w:rFonts w:asciiTheme="minorHAnsi" w:eastAsia="PMingLiU" w:hAnsiTheme="minorHAnsi" w:cstheme="minorHAnsi"/>
          <w:szCs w:val="24"/>
          <w:lang w:val="en-US" w:eastAsia="zh-TW"/>
        </w:rPr>
        <w:t>4-4</w:t>
      </w:r>
      <w:r w:rsidRPr="00A61D31">
        <w:rPr>
          <w:rFonts w:asciiTheme="minorHAnsi" w:eastAsia="PMingLiU" w:hAnsiTheme="minorHAnsi" w:cstheme="minorHAnsi"/>
          <w:szCs w:val="24"/>
          <w:lang w:val="en-US" w:eastAsia="zh-TW"/>
        </w:rPr>
        <w:t xml:space="preserve">). In summer, bat species diversity was highest in riparian forest creek; in winter, it was in open forest edge (Figure </w:t>
      </w:r>
      <w:r w:rsidR="00BB5A4F" w:rsidRPr="00D253EF">
        <w:rPr>
          <w:rFonts w:asciiTheme="minorHAnsi" w:eastAsia="PMingLiU" w:hAnsiTheme="minorHAnsi" w:cstheme="minorHAnsi"/>
          <w:szCs w:val="24"/>
          <w:lang w:val="en-US" w:eastAsia="zh-TW"/>
        </w:rPr>
        <w:t>4-4</w:t>
      </w:r>
      <w:r w:rsidRPr="00A61D31">
        <w:rPr>
          <w:rFonts w:asciiTheme="minorHAnsi" w:eastAsia="PMingLiU" w:hAnsiTheme="minorHAnsi" w:cstheme="minorHAnsi"/>
          <w:szCs w:val="24"/>
          <w:lang w:val="en-US" w:eastAsia="zh-TW"/>
        </w:rPr>
        <w:t xml:space="preserve">). </w:t>
      </w:r>
      <w:r w:rsidRPr="007C05DF">
        <w:rPr>
          <w:rFonts w:asciiTheme="minorHAnsi" w:eastAsia="PMingLiU" w:hAnsiTheme="minorHAnsi" w:cstheme="minorHAnsi"/>
          <w:szCs w:val="24"/>
          <w:lang w:val="en-US" w:eastAsia="zh-TW"/>
        </w:rPr>
        <w:t xml:space="preserve">For bat species diversity, there was no significant interaction across vegetation types, habitat, and seasons (3 ways interaction) (Aligned Rank ANOVA, F = 2.536, df = 2, p = 0.091 — Table </w:t>
      </w:r>
      <w:r w:rsidR="00BB5A4F" w:rsidRPr="007C05DF">
        <w:rPr>
          <w:rFonts w:asciiTheme="minorHAnsi" w:eastAsia="PMingLiU" w:hAnsiTheme="minorHAnsi" w:cstheme="minorHAnsi"/>
          <w:szCs w:val="24"/>
          <w:lang w:val="en-US" w:eastAsia="zh-TW"/>
        </w:rPr>
        <w:t>4-</w:t>
      </w:r>
      <w:r w:rsidRPr="007C05DF">
        <w:rPr>
          <w:rFonts w:asciiTheme="minorHAnsi" w:eastAsia="PMingLiU" w:hAnsiTheme="minorHAnsi" w:cstheme="minorHAnsi"/>
          <w:szCs w:val="24"/>
          <w:lang w:val="en-US" w:eastAsia="zh-TW"/>
        </w:rPr>
        <w:t xml:space="preserve">2). Two-ways interactions were not significant across each factor, and there was no significant difference within each factor (Aligned Rank ANOVA, p &gt; 0.05 – Table </w:t>
      </w:r>
      <w:r w:rsidR="00BB5A4F" w:rsidRPr="007C05DF">
        <w:rPr>
          <w:rFonts w:asciiTheme="minorHAnsi" w:eastAsia="PMingLiU" w:hAnsiTheme="minorHAnsi" w:cstheme="minorHAnsi"/>
          <w:szCs w:val="24"/>
          <w:lang w:val="en-US" w:eastAsia="zh-TW"/>
        </w:rPr>
        <w:t>4-</w:t>
      </w:r>
      <w:r w:rsidRPr="007C05DF">
        <w:rPr>
          <w:rFonts w:asciiTheme="minorHAnsi" w:eastAsia="PMingLiU" w:hAnsiTheme="minorHAnsi" w:cstheme="minorHAnsi"/>
          <w:szCs w:val="24"/>
          <w:lang w:val="en-US" w:eastAsia="zh-TW"/>
        </w:rPr>
        <w:t>2).</w:t>
      </w:r>
      <w:r w:rsidRPr="00A61D31">
        <w:rPr>
          <w:rFonts w:asciiTheme="minorHAnsi" w:eastAsia="PMingLiU" w:hAnsiTheme="minorHAnsi" w:cstheme="minorHAnsi"/>
          <w:szCs w:val="24"/>
          <w:lang w:val="en-US" w:eastAsia="zh-TW"/>
        </w:rPr>
        <w:t xml:space="preserve"> For bat species evenness, there was no significant interaction across habitat types, vegetation types and seasons (3-way interaction) (Aligned Rank ANOVA, F = 1.624, df </w:t>
      </w:r>
      <w:r w:rsidRPr="00A61D31">
        <w:rPr>
          <w:rFonts w:asciiTheme="minorHAnsi" w:eastAsia="PMingLiU" w:hAnsiTheme="minorHAnsi" w:cstheme="minorHAnsi"/>
          <w:szCs w:val="24"/>
          <w:lang w:val="en-US" w:eastAsia="zh-TW"/>
        </w:rPr>
        <w:lastRenderedPageBreak/>
        <w:t xml:space="preserve">= 2, p = 0.209 — Table </w:t>
      </w:r>
      <w:r w:rsidR="00BB5A4F" w:rsidRPr="00D253EF">
        <w:rPr>
          <w:rFonts w:asciiTheme="minorHAnsi" w:eastAsia="PMingLiU" w:hAnsiTheme="minorHAnsi" w:cstheme="minorHAnsi"/>
          <w:szCs w:val="24"/>
          <w:lang w:val="en-US" w:eastAsia="zh-TW"/>
        </w:rPr>
        <w:t>4-</w:t>
      </w:r>
      <w:r w:rsidRPr="00A61D31">
        <w:rPr>
          <w:rFonts w:asciiTheme="minorHAnsi" w:eastAsia="PMingLiU" w:hAnsiTheme="minorHAnsi" w:cstheme="minorHAnsi"/>
          <w:szCs w:val="24"/>
          <w:lang w:val="en-US" w:eastAsia="zh-TW"/>
        </w:rPr>
        <w:t>2). The two ways interactions were also not significant, and only seasons showed significant difference in evenness</w:t>
      </w:r>
      <w:r w:rsidR="006637AC">
        <w:rPr>
          <w:rFonts w:asciiTheme="minorHAnsi" w:eastAsia="PMingLiU" w:hAnsiTheme="minorHAnsi" w:cstheme="minorHAnsi"/>
          <w:szCs w:val="24"/>
          <w:lang w:val="en-US" w:eastAsia="zh-TW"/>
        </w:rPr>
        <w:t xml:space="preserve"> with</w:t>
      </w:r>
      <w:r w:rsidR="00965BD3">
        <w:rPr>
          <w:rFonts w:asciiTheme="minorHAnsi" w:eastAsia="PMingLiU" w:hAnsiTheme="minorHAnsi" w:cstheme="minorHAnsi"/>
          <w:szCs w:val="24"/>
          <w:lang w:val="en-US" w:eastAsia="zh-TW"/>
        </w:rPr>
        <w:t xml:space="preserve"> winter showed greater evenness than summer </w:t>
      </w:r>
      <w:r w:rsidRPr="00A61D31">
        <w:rPr>
          <w:rFonts w:asciiTheme="minorHAnsi" w:eastAsia="PMingLiU" w:hAnsiTheme="minorHAnsi" w:cstheme="minorHAnsi"/>
          <w:szCs w:val="24"/>
          <w:lang w:val="en-US" w:eastAsia="zh-TW"/>
        </w:rPr>
        <w:t xml:space="preserve">(Table </w:t>
      </w:r>
      <w:r w:rsidR="00BB5A4F" w:rsidRPr="00D253EF">
        <w:rPr>
          <w:rFonts w:asciiTheme="minorHAnsi" w:eastAsia="PMingLiU" w:hAnsiTheme="minorHAnsi" w:cstheme="minorHAnsi"/>
          <w:szCs w:val="24"/>
          <w:lang w:val="en-US" w:eastAsia="zh-TW"/>
        </w:rPr>
        <w:t>4-</w:t>
      </w:r>
      <w:r w:rsidRPr="00A61D31">
        <w:rPr>
          <w:rFonts w:asciiTheme="minorHAnsi" w:eastAsia="PMingLiU" w:hAnsiTheme="minorHAnsi" w:cstheme="minorHAnsi"/>
          <w:szCs w:val="24"/>
          <w:lang w:val="en-US" w:eastAsia="zh-TW"/>
        </w:rPr>
        <w:t xml:space="preserve">2). Both edge and interior of three vegetation types showed higher species evenness score in winter than summer, except for riparian forest creek (Figure </w:t>
      </w:r>
      <w:r w:rsidR="00BB5A4F" w:rsidRPr="00D253EF">
        <w:rPr>
          <w:rFonts w:asciiTheme="minorHAnsi" w:eastAsia="PMingLiU" w:hAnsiTheme="minorHAnsi" w:cstheme="minorHAnsi"/>
          <w:szCs w:val="24"/>
          <w:lang w:val="en-US" w:eastAsia="zh-TW"/>
        </w:rPr>
        <w:t>4-5</w:t>
      </w:r>
      <w:r w:rsidRPr="00A61D31">
        <w:rPr>
          <w:rFonts w:asciiTheme="minorHAnsi" w:eastAsia="PMingLiU" w:hAnsiTheme="minorHAnsi" w:cstheme="minorHAnsi"/>
          <w:szCs w:val="24"/>
          <w:lang w:val="en-US" w:eastAsia="zh-TW"/>
        </w:rPr>
        <w:t xml:space="preserve">). In summer, bat species was more even in regrowth open forest edge; in winter, it was open forest edge (Figure </w:t>
      </w:r>
      <w:r w:rsidR="00BB5A4F" w:rsidRPr="00D253EF">
        <w:rPr>
          <w:rFonts w:asciiTheme="minorHAnsi" w:eastAsia="PMingLiU" w:hAnsiTheme="minorHAnsi" w:cstheme="minorHAnsi"/>
          <w:szCs w:val="24"/>
          <w:lang w:val="en-US" w:eastAsia="zh-TW"/>
        </w:rPr>
        <w:t>4-5</w:t>
      </w:r>
      <w:r w:rsidRPr="00A61D31">
        <w:rPr>
          <w:rFonts w:asciiTheme="minorHAnsi" w:eastAsia="PMingLiU" w:hAnsiTheme="minorHAnsi" w:cstheme="minorHAnsi"/>
          <w:szCs w:val="24"/>
          <w:lang w:val="en-US" w:eastAsia="zh-TW"/>
        </w:rPr>
        <w:t>).</w:t>
      </w:r>
      <w:commentRangeStart w:id="325"/>
      <w:commentRangeStart w:id="326"/>
      <w:commentRangeEnd w:id="325"/>
      <w:r w:rsidRPr="00A61D31">
        <w:rPr>
          <w:rFonts w:asciiTheme="minorHAnsi" w:eastAsia="PMingLiU" w:hAnsiTheme="minorHAnsi" w:cstheme="minorHAnsi"/>
          <w:szCs w:val="24"/>
          <w:lang w:val="en-US" w:eastAsia="zh-TW"/>
        </w:rPr>
        <w:commentReference w:id="325"/>
      </w:r>
      <w:commentRangeEnd w:id="326"/>
      <w:r w:rsidRPr="00A61D31">
        <w:rPr>
          <w:rFonts w:asciiTheme="minorHAnsi" w:eastAsia="PMingLiU" w:hAnsiTheme="minorHAnsi" w:cstheme="minorHAnsi"/>
          <w:szCs w:val="24"/>
          <w:lang w:val="en-US" w:eastAsia="zh-TW"/>
        </w:rPr>
        <w:commentReference w:id="326"/>
      </w:r>
      <w:r w:rsidRPr="00A61D31">
        <w:rPr>
          <w:rFonts w:asciiTheme="minorHAnsi" w:eastAsia="PMingLiU" w:hAnsiTheme="minorHAnsi" w:cstheme="minorHAnsi"/>
          <w:szCs w:val="24"/>
          <w:lang w:val="en-US" w:eastAsia="zh-TW"/>
        </w:rPr>
        <w:t xml:space="preserve"> </w:t>
      </w:r>
    </w:p>
    <w:p w14:paraId="2002F79B" w14:textId="456CDBA5" w:rsidR="00C8158A" w:rsidRPr="00D253EF" w:rsidRDefault="00FB57A3" w:rsidP="00966E41">
      <w:pPr>
        <w:pStyle w:val="PhDNormal"/>
        <w:spacing w:after="240" w:line="360" w:lineRule="auto"/>
        <w:ind w:firstLine="0"/>
        <w:rPr>
          <w:rFonts w:asciiTheme="minorHAnsi" w:hAnsiTheme="minorHAnsi" w:cstheme="minorHAnsi"/>
          <w:lang w:val="en-US"/>
        </w:rPr>
      </w:pPr>
      <w:r w:rsidRPr="00D253EF">
        <w:rPr>
          <w:rFonts w:asciiTheme="minorHAnsi" w:hAnsiTheme="minorHAnsi" w:cstheme="minorHAnsi"/>
          <w:noProof/>
          <w:lang w:val="en-US"/>
        </w:rPr>
        <w:drawing>
          <wp:anchor distT="0" distB="0" distL="114300" distR="114300" simplePos="0" relativeHeight="251807744" behindDoc="0" locked="0" layoutInCell="1" allowOverlap="1" wp14:anchorId="6B6C6656" wp14:editId="6ECE5208">
            <wp:simplePos x="0" y="0"/>
            <wp:positionH relativeFrom="margin">
              <wp:align>right</wp:align>
            </wp:positionH>
            <wp:positionV relativeFrom="paragraph">
              <wp:posOffset>257247</wp:posOffset>
            </wp:positionV>
            <wp:extent cx="5206940" cy="3238500"/>
            <wp:effectExtent l="0" t="0" r="13335" b="0"/>
            <wp:wrapNone/>
            <wp:docPr id="81" name="Chart 81">
              <a:extLst xmlns:a="http://schemas.openxmlformats.org/drawingml/2006/main">
                <a:ext uri="{FF2B5EF4-FFF2-40B4-BE49-F238E27FC236}">
                  <a16:creationId xmlns:a16="http://schemas.microsoft.com/office/drawing/2014/main" id="{A0261BFA-2A2B-4B9E-ABA6-8C5281449C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6"/>
              </a:graphicData>
            </a:graphic>
            <wp14:sizeRelH relativeFrom="margin">
              <wp14:pctWidth>0</wp14:pctWidth>
            </wp14:sizeRelH>
            <wp14:sizeRelV relativeFrom="margin">
              <wp14:pctHeight>0</wp14:pctHeight>
            </wp14:sizeRelV>
          </wp:anchor>
        </w:drawing>
      </w:r>
    </w:p>
    <w:p w14:paraId="210D3636" w14:textId="77777777" w:rsidR="006622AD" w:rsidRPr="00D253EF" w:rsidRDefault="006622AD">
      <w:pPr>
        <w:rPr>
          <w:rFonts w:asciiTheme="minorHAnsi" w:hAnsiTheme="minorHAnsi" w:cstheme="minorHAnsi"/>
        </w:rPr>
      </w:pPr>
    </w:p>
    <w:p w14:paraId="1C94702D" w14:textId="77777777" w:rsidR="006622AD" w:rsidRPr="00D253EF" w:rsidRDefault="006622AD">
      <w:pPr>
        <w:rPr>
          <w:rFonts w:asciiTheme="minorHAnsi" w:hAnsiTheme="minorHAnsi" w:cstheme="minorHAnsi"/>
        </w:rPr>
      </w:pPr>
    </w:p>
    <w:p w14:paraId="1EB0661D" w14:textId="77777777" w:rsidR="006622AD" w:rsidRPr="00D253EF" w:rsidRDefault="006622AD">
      <w:pPr>
        <w:rPr>
          <w:rFonts w:asciiTheme="minorHAnsi" w:hAnsiTheme="minorHAnsi" w:cstheme="minorHAnsi"/>
        </w:rPr>
      </w:pPr>
    </w:p>
    <w:p w14:paraId="6963CC8E" w14:textId="77777777" w:rsidR="006622AD" w:rsidRPr="00D253EF" w:rsidRDefault="006622AD">
      <w:pPr>
        <w:rPr>
          <w:rFonts w:asciiTheme="minorHAnsi" w:hAnsiTheme="minorHAnsi" w:cstheme="minorHAnsi"/>
        </w:rPr>
      </w:pPr>
    </w:p>
    <w:p w14:paraId="7DE5D26C" w14:textId="77777777" w:rsidR="006622AD" w:rsidRPr="00D253EF" w:rsidRDefault="006622AD">
      <w:pPr>
        <w:rPr>
          <w:rFonts w:asciiTheme="minorHAnsi" w:hAnsiTheme="minorHAnsi" w:cstheme="minorHAnsi"/>
        </w:rPr>
      </w:pPr>
    </w:p>
    <w:p w14:paraId="18242E10" w14:textId="77777777" w:rsidR="006622AD" w:rsidRPr="00D253EF" w:rsidRDefault="006622AD">
      <w:pPr>
        <w:rPr>
          <w:rFonts w:asciiTheme="minorHAnsi" w:hAnsiTheme="minorHAnsi" w:cstheme="minorHAnsi"/>
        </w:rPr>
      </w:pPr>
    </w:p>
    <w:p w14:paraId="454FF4CA" w14:textId="77777777" w:rsidR="006622AD" w:rsidRPr="00D253EF" w:rsidRDefault="006622AD">
      <w:pPr>
        <w:rPr>
          <w:rFonts w:asciiTheme="minorHAnsi" w:hAnsiTheme="minorHAnsi" w:cstheme="minorHAnsi"/>
        </w:rPr>
      </w:pPr>
    </w:p>
    <w:p w14:paraId="75E48937" w14:textId="77777777" w:rsidR="006622AD" w:rsidRPr="00D253EF" w:rsidRDefault="006622AD">
      <w:pPr>
        <w:rPr>
          <w:rFonts w:asciiTheme="minorHAnsi" w:hAnsiTheme="minorHAnsi" w:cstheme="minorHAnsi"/>
        </w:rPr>
      </w:pPr>
    </w:p>
    <w:p w14:paraId="3A159221" w14:textId="77777777" w:rsidR="006622AD" w:rsidRPr="00D253EF" w:rsidRDefault="006622AD">
      <w:pPr>
        <w:rPr>
          <w:rFonts w:asciiTheme="minorHAnsi" w:hAnsiTheme="minorHAnsi" w:cstheme="minorHAnsi"/>
        </w:rPr>
      </w:pPr>
    </w:p>
    <w:p w14:paraId="49E3552E" w14:textId="77777777" w:rsidR="006622AD" w:rsidRPr="00D253EF" w:rsidRDefault="006622AD">
      <w:pPr>
        <w:rPr>
          <w:rFonts w:asciiTheme="minorHAnsi" w:hAnsiTheme="minorHAnsi" w:cstheme="minorHAnsi"/>
        </w:rPr>
      </w:pPr>
    </w:p>
    <w:p w14:paraId="02692ADE" w14:textId="77777777" w:rsidR="006622AD" w:rsidRPr="00D253EF" w:rsidRDefault="006622AD">
      <w:pPr>
        <w:rPr>
          <w:rFonts w:asciiTheme="minorHAnsi" w:hAnsiTheme="minorHAnsi" w:cstheme="minorHAnsi"/>
        </w:rPr>
      </w:pPr>
    </w:p>
    <w:p w14:paraId="387CB126" w14:textId="77777777" w:rsidR="006622AD" w:rsidRPr="00D253EF" w:rsidRDefault="006622AD">
      <w:pPr>
        <w:rPr>
          <w:rFonts w:asciiTheme="minorHAnsi" w:hAnsiTheme="minorHAnsi" w:cstheme="minorHAnsi"/>
        </w:rPr>
      </w:pPr>
    </w:p>
    <w:p w14:paraId="18398AA6" w14:textId="77777777" w:rsidR="006622AD" w:rsidRPr="00D253EF" w:rsidRDefault="006622AD">
      <w:pPr>
        <w:rPr>
          <w:rFonts w:asciiTheme="minorHAnsi" w:hAnsiTheme="minorHAnsi" w:cstheme="minorHAnsi"/>
        </w:rPr>
      </w:pPr>
    </w:p>
    <w:p w14:paraId="10FF8BAC" w14:textId="5195000B" w:rsidR="00C8158A" w:rsidRPr="00D253EF" w:rsidRDefault="00EE26D8">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11840" behindDoc="0" locked="0" layoutInCell="1" allowOverlap="1" wp14:anchorId="061E25F8" wp14:editId="7C2DF6BC">
                <wp:simplePos x="0" y="0"/>
                <wp:positionH relativeFrom="margin">
                  <wp:align>right</wp:align>
                </wp:positionH>
                <wp:positionV relativeFrom="paragraph">
                  <wp:posOffset>719323</wp:posOffset>
                </wp:positionV>
                <wp:extent cx="5225092" cy="635"/>
                <wp:effectExtent l="0" t="0" r="0" b="5715"/>
                <wp:wrapNone/>
                <wp:docPr id="83" name="Text Box 83"/>
                <wp:cNvGraphicFramePr/>
                <a:graphic xmlns:a="http://schemas.openxmlformats.org/drawingml/2006/main">
                  <a:graphicData uri="http://schemas.microsoft.com/office/word/2010/wordprocessingShape">
                    <wps:wsp>
                      <wps:cNvSpPr txBox="1"/>
                      <wps:spPr>
                        <a:xfrm>
                          <a:off x="0" y="0"/>
                          <a:ext cx="5225092" cy="635"/>
                        </a:xfrm>
                        <a:prstGeom prst="rect">
                          <a:avLst/>
                        </a:prstGeom>
                        <a:solidFill>
                          <a:prstClr val="white"/>
                        </a:solidFill>
                        <a:ln>
                          <a:noFill/>
                        </a:ln>
                      </wps:spPr>
                      <wps:txbx>
                        <w:txbxContent>
                          <w:p w14:paraId="1526A17C" w14:textId="169C3773" w:rsidR="000209FA" w:rsidRPr="000209FA" w:rsidRDefault="000209FA" w:rsidP="00471018">
                            <w:pPr>
                              <w:pStyle w:val="Caption"/>
                              <w:jc w:val="both"/>
                              <w:rPr>
                                <w:rFonts w:asciiTheme="minorHAnsi" w:eastAsia="PMingLiU" w:hAnsiTheme="minorHAnsi" w:cstheme="minorHAnsi"/>
                                <w:b w:val="0"/>
                                <w:bCs w:val="0"/>
                                <w:sz w:val="24"/>
                                <w:szCs w:val="24"/>
                                <w:lang w:val="en-US"/>
                              </w:rPr>
                            </w:pPr>
                            <w:bookmarkStart w:id="327" w:name="_Toc84262652"/>
                            <w:bookmarkStart w:id="328" w:name="_Toc85420520"/>
                            <w:r w:rsidRPr="000209F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209FA">
                              <w:rPr>
                                <w:rFonts w:asciiTheme="minorHAnsi" w:hAnsiTheme="minorHAnsi" w:cstheme="minorHAnsi"/>
                                <w:b w:val="0"/>
                                <w:bCs w:val="0"/>
                              </w:rPr>
                              <w:t xml:space="preserve"> Bat species diversity in interior and edge / creek across three vegetation types (Riparian, Open, Regrowth) in summer and winter. (The solid vertical line separates summer and winter). Note: Creek in the Riparian forest was counted as edge. In summer, regrowth open forest edge has the highest species diversity across all habitats within each vegetation; in winter, species diversity was highest in open forest edge.</w:t>
                            </w:r>
                            <w:bookmarkEnd w:id="327"/>
                            <w:bookmarkEnd w:id="328"/>
                          </w:p>
                          <w:p w14:paraId="08EA7F7E" w14:textId="62E46E19" w:rsidR="000209FA" w:rsidRPr="000209FA" w:rsidRDefault="000209FA" w:rsidP="00471018">
                            <w:pPr>
                              <w:pStyle w:val="Caption"/>
                              <w:jc w:val="both"/>
                              <w:rPr>
                                <w:rFonts w:asciiTheme="minorHAnsi" w:eastAsia="PMingLiU" w:hAnsiTheme="minorHAnsi" w:cstheme="minorHAnsi"/>
                                <w:b w:val="0"/>
                                <w:bCs w:val="0"/>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1E25F8" id="Text Box 83" o:spid="_x0000_s1076" type="#_x0000_t202" style="position:absolute;margin-left:360.2pt;margin-top:56.65pt;width:411.4pt;height:.05pt;z-index:2518118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" stroked="f">
                <v:textbox style="mso-fit-shape-to-text:t" inset="0,0,0,0">
                  <w:txbxContent>
                    <w:p w14:paraId="1526A17C" w14:textId="169C3773" w:rsidR="000209FA" w:rsidRPr="000209FA" w:rsidRDefault="000209FA" w:rsidP="00471018">
                      <w:pPr>
                        <w:pStyle w:val="Caption"/>
                        <w:jc w:val="both"/>
                        <w:rPr>
                          <w:rFonts w:asciiTheme="minorHAnsi" w:eastAsia="PMingLiU" w:hAnsiTheme="minorHAnsi" w:cstheme="minorHAnsi"/>
                          <w:b w:val="0"/>
                          <w:bCs w:val="0"/>
                          <w:sz w:val="24"/>
                          <w:szCs w:val="24"/>
                          <w:lang w:val="en-US"/>
                        </w:rPr>
                      </w:pPr>
                      <w:bookmarkStart w:id="329" w:name="_Toc84262652"/>
                      <w:bookmarkStart w:id="330" w:name="_Toc85420520"/>
                      <w:r w:rsidRPr="000209F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209FA">
                        <w:rPr>
                          <w:rFonts w:asciiTheme="minorHAnsi" w:hAnsiTheme="minorHAnsi" w:cstheme="minorHAnsi"/>
                          <w:b w:val="0"/>
                          <w:bCs w:val="0"/>
                        </w:rPr>
                        <w:t xml:space="preserve"> Bat species diversity in interior and edge / creek across three vegetation types (Riparian, Open, Regrowth) in summer and winter. (The solid vertical line separates summer and winter). Note: Creek in the Riparian forest was counted as edge. In summer, regrowth open forest edge has the highest species diversity across all habitats within each vegetation; in winter, species diversity was highest in open forest edge.</w:t>
                      </w:r>
                      <w:bookmarkEnd w:id="329"/>
                      <w:bookmarkEnd w:id="330"/>
                    </w:p>
                    <w:p w14:paraId="08EA7F7E" w14:textId="62E46E19" w:rsidR="000209FA" w:rsidRPr="000209FA" w:rsidRDefault="000209FA" w:rsidP="00471018">
                      <w:pPr>
                        <w:pStyle w:val="Caption"/>
                        <w:jc w:val="both"/>
                        <w:rPr>
                          <w:rFonts w:asciiTheme="minorHAnsi" w:eastAsia="PMingLiU" w:hAnsiTheme="minorHAnsi" w:cstheme="minorHAnsi"/>
                          <w:b w:val="0"/>
                          <w:bCs w:val="0"/>
                          <w:sz w:val="24"/>
                          <w:szCs w:val="24"/>
                          <w:lang w:val="en-US"/>
                        </w:rPr>
                      </w:pPr>
                    </w:p>
                  </w:txbxContent>
                </v:textbox>
                <w10:wrap anchorx="margin"/>
              </v:shape>
            </w:pict>
          </mc:Fallback>
        </mc:AlternateContent>
      </w:r>
      <w:r w:rsidR="00C8158A" w:rsidRPr="00D253EF">
        <w:rPr>
          <w:rFonts w:asciiTheme="minorHAnsi" w:hAnsiTheme="minorHAnsi" w:cstheme="minorHAnsi"/>
        </w:rPr>
        <w:br w:type="page"/>
      </w:r>
    </w:p>
    <w:p w14:paraId="1D07A982" w14:textId="2BFA169D" w:rsidR="006622AD" w:rsidRPr="00D253EF" w:rsidRDefault="00DB3934">
      <w:pPr>
        <w:rPr>
          <w:rFonts w:asciiTheme="minorHAnsi" w:hAnsiTheme="minorHAnsi" w:cstheme="minorHAnsi"/>
        </w:rPr>
      </w:pPr>
      <w:r w:rsidRPr="00D253EF">
        <w:rPr>
          <w:rFonts w:asciiTheme="minorHAnsi" w:hAnsiTheme="minorHAnsi" w:cstheme="minorHAnsi"/>
          <w:noProof/>
          <w:lang w:val="en-US"/>
        </w:rPr>
        <w:lastRenderedPageBreak/>
        <w:drawing>
          <wp:anchor distT="0" distB="0" distL="114300" distR="114300" simplePos="0" relativeHeight="251809792" behindDoc="0" locked="0" layoutInCell="1" allowOverlap="1" wp14:anchorId="48C984D7" wp14:editId="0A5F97FD">
            <wp:simplePos x="0" y="0"/>
            <wp:positionH relativeFrom="margin">
              <wp:align>right</wp:align>
            </wp:positionH>
            <wp:positionV relativeFrom="paragraph">
              <wp:posOffset>-11909</wp:posOffset>
            </wp:positionV>
            <wp:extent cx="5206940" cy="3105150"/>
            <wp:effectExtent l="0" t="0" r="13335" b="0"/>
            <wp:wrapNone/>
            <wp:docPr id="82" name="Chart 82">
              <a:extLst xmlns:a="http://schemas.openxmlformats.org/drawingml/2006/main">
                <a:ext uri="{FF2B5EF4-FFF2-40B4-BE49-F238E27FC236}">
                  <a16:creationId xmlns:a16="http://schemas.microsoft.com/office/drawing/2014/main" id="{1BF5D6F4-624F-4A2A-ABA5-B2D2F5A157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7"/>
              </a:graphicData>
            </a:graphic>
            <wp14:sizeRelH relativeFrom="margin">
              <wp14:pctWidth>0</wp14:pctWidth>
            </wp14:sizeRelH>
            <wp14:sizeRelV relativeFrom="margin">
              <wp14:pctHeight>0</wp14:pctHeight>
            </wp14:sizeRelV>
          </wp:anchor>
        </w:drawing>
      </w:r>
    </w:p>
    <w:p w14:paraId="1D2F9587" w14:textId="0D18F6FA" w:rsidR="006622AD" w:rsidRPr="00D253EF" w:rsidRDefault="006622AD">
      <w:pPr>
        <w:rPr>
          <w:rFonts w:asciiTheme="minorHAnsi" w:hAnsiTheme="minorHAnsi" w:cstheme="minorHAnsi"/>
        </w:rPr>
      </w:pPr>
    </w:p>
    <w:p w14:paraId="11C7884D" w14:textId="05820A86" w:rsidR="00FD1DD3" w:rsidRPr="00D253EF" w:rsidRDefault="00FD1DD3">
      <w:pPr>
        <w:rPr>
          <w:rFonts w:asciiTheme="minorHAnsi" w:hAnsiTheme="minorHAnsi" w:cstheme="minorHAnsi"/>
        </w:rPr>
      </w:pPr>
    </w:p>
    <w:p w14:paraId="68DA6A87" w14:textId="4B22926A" w:rsidR="00FD1DD3" w:rsidRPr="00D253EF" w:rsidRDefault="00FD1DD3">
      <w:pPr>
        <w:rPr>
          <w:rFonts w:asciiTheme="minorHAnsi" w:hAnsiTheme="minorHAnsi" w:cstheme="minorHAnsi"/>
        </w:rPr>
      </w:pPr>
    </w:p>
    <w:p w14:paraId="0857BA70" w14:textId="0510C2F8" w:rsidR="00FD1DD3" w:rsidRPr="00D253EF" w:rsidRDefault="00FD1DD3">
      <w:pPr>
        <w:rPr>
          <w:rFonts w:asciiTheme="minorHAnsi" w:hAnsiTheme="minorHAnsi" w:cstheme="minorHAnsi"/>
        </w:rPr>
      </w:pPr>
    </w:p>
    <w:p w14:paraId="6F144FED" w14:textId="4B1C6B6F" w:rsidR="00FD1DD3" w:rsidRPr="00D253EF" w:rsidRDefault="00FD1DD3">
      <w:pPr>
        <w:rPr>
          <w:rFonts w:asciiTheme="minorHAnsi" w:hAnsiTheme="minorHAnsi" w:cstheme="minorHAnsi"/>
        </w:rPr>
      </w:pPr>
    </w:p>
    <w:p w14:paraId="1C526236" w14:textId="1CAD98C2" w:rsidR="00FD1DD3" w:rsidRPr="00D253EF" w:rsidRDefault="00FD1DD3">
      <w:pPr>
        <w:rPr>
          <w:rFonts w:asciiTheme="minorHAnsi" w:hAnsiTheme="minorHAnsi" w:cstheme="minorHAnsi"/>
        </w:rPr>
      </w:pPr>
    </w:p>
    <w:p w14:paraId="4ACA097E" w14:textId="51BDB20C" w:rsidR="00FD1DD3" w:rsidRPr="00D253EF" w:rsidRDefault="00FD1DD3">
      <w:pPr>
        <w:rPr>
          <w:rFonts w:asciiTheme="minorHAnsi" w:hAnsiTheme="minorHAnsi" w:cstheme="minorHAnsi"/>
        </w:rPr>
      </w:pPr>
    </w:p>
    <w:p w14:paraId="75645BE2" w14:textId="01AEE8AB" w:rsidR="00FD1DD3" w:rsidRPr="00D253EF" w:rsidRDefault="00FD1DD3">
      <w:pPr>
        <w:rPr>
          <w:rFonts w:asciiTheme="minorHAnsi" w:hAnsiTheme="minorHAnsi" w:cstheme="minorHAnsi"/>
        </w:rPr>
      </w:pPr>
    </w:p>
    <w:p w14:paraId="2E20A258" w14:textId="64CB9355" w:rsidR="00FD1DD3" w:rsidRPr="00D253EF" w:rsidRDefault="00FD1DD3">
      <w:pPr>
        <w:rPr>
          <w:rFonts w:asciiTheme="minorHAnsi" w:hAnsiTheme="minorHAnsi" w:cstheme="minorHAnsi"/>
        </w:rPr>
      </w:pPr>
    </w:p>
    <w:p w14:paraId="70E0232E" w14:textId="0A8502A8" w:rsidR="00FD1DD3" w:rsidRPr="00D253EF" w:rsidRDefault="00FD1DD3">
      <w:pPr>
        <w:rPr>
          <w:rFonts w:asciiTheme="minorHAnsi" w:hAnsiTheme="minorHAnsi" w:cstheme="minorHAnsi"/>
        </w:rPr>
      </w:pPr>
    </w:p>
    <w:p w14:paraId="2BC394D0" w14:textId="622F7D3C" w:rsidR="00FD1DD3" w:rsidRPr="00D253EF" w:rsidRDefault="00FD1DD3">
      <w:pPr>
        <w:rPr>
          <w:rFonts w:asciiTheme="minorHAnsi" w:hAnsiTheme="minorHAnsi" w:cstheme="minorHAnsi"/>
        </w:rPr>
      </w:pPr>
    </w:p>
    <w:p w14:paraId="67B00198" w14:textId="15F7AB60" w:rsidR="00FD1DD3" w:rsidRPr="00D253EF" w:rsidRDefault="00FD1DD3">
      <w:pPr>
        <w:rPr>
          <w:rFonts w:asciiTheme="minorHAnsi" w:hAnsiTheme="minorHAnsi" w:cstheme="minorHAnsi"/>
        </w:rPr>
      </w:pPr>
    </w:p>
    <w:p w14:paraId="59763BB8" w14:textId="325D13E1" w:rsidR="00FD1DD3" w:rsidRPr="00D253EF" w:rsidRDefault="00FD1DD3">
      <w:pPr>
        <w:rPr>
          <w:rFonts w:asciiTheme="minorHAnsi" w:hAnsiTheme="minorHAnsi" w:cstheme="minorHAnsi"/>
        </w:rPr>
      </w:pPr>
    </w:p>
    <w:p w14:paraId="37D07475" w14:textId="2EF15E71" w:rsidR="00FD1DD3" w:rsidRPr="00D253EF" w:rsidRDefault="00FD1DD3">
      <w:pPr>
        <w:rPr>
          <w:rFonts w:asciiTheme="minorHAnsi" w:hAnsiTheme="minorHAnsi" w:cstheme="minorHAnsi"/>
        </w:rPr>
      </w:pPr>
    </w:p>
    <w:p w14:paraId="7CC0DA82" w14:textId="13D67D9B" w:rsidR="00FD1DD3" w:rsidRPr="00D253EF" w:rsidRDefault="00FD1DD3">
      <w:pPr>
        <w:rPr>
          <w:rFonts w:asciiTheme="minorHAnsi" w:hAnsiTheme="minorHAnsi" w:cstheme="minorHAnsi"/>
        </w:rPr>
      </w:pPr>
    </w:p>
    <w:p w14:paraId="7BA73F3E" w14:textId="34425DE7" w:rsidR="00FD1DD3" w:rsidRPr="00D253EF" w:rsidRDefault="00DB3934">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13888" behindDoc="0" locked="0" layoutInCell="1" allowOverlap="1" wp14:anchorId="116FF80F" wp14:editId="10568AF9">
                <wp:simplePos x="0" y="0"/>
                <wp:positionH relativeFrom="margin">
                  <wp:align>right</wp:align>
                </wp:positionH>
                <wp:positionV relativeFrom="paragraph">
                  <wp:posOffset>177740</wp:posOffset>
                </wp:positionV>
                <wp:extent cx="5206940" cy="635"/>
                <wp:effectExtent l="0" t="0" r="0" b="3175"/>
                <wp:wrapNone/>
                <wp:docPr id="84" name="Text Box 84"/>
                <wp:cNvGraphicFramePr/>
                <a:graphic xmlns:a="http://schemas.openxmlformats.org/drawingml/2006/main">
                  <a:graphicData uri="http://schemas.microsoft.com/office/word/2010/wordprocessingShape">
                    <wps:wsp>
                      <wps:cNvSpPr txBox="1"/>
                      <wps:spPr>
                        <a:xfrm>
                          <a:off x="0" y="0"/>
                          <a:ext cx="5206940" cy="635"/>
                        </a:xfrm>
                        <a:prstGeom prst="rect">
                          <a:avLst/>
                        </a:prstGeom>
                        <a:solidFill>
                          <a:prstClr val="white"/>
                        </a:solidFill>
                        <a:ln>
                          <a:noFill/>
                        </a:ln>
                      </wps:spPr>
                      <wps:txbx>
                        <w:txbxContent>
                          <w:p w14:paraId="4BA3D057" w14:textId="2461AF6D" w:rsidR="00D62831" w:rsidRPr="00D62831" w:rsidRDefault="00D62831" w:rsidP="00471018">
                            <w:pPr>
                              <w:pStyle w:val="Caption"/>
                              <w:jc w:val="both"/>
                              <w:rPr>
                                <w:rFonts w:asciiTheme="minorHAnsi" w:hAnsiTheme="minorHAnsi" w:cstheme="minorHAnsi"/>
                                <w:b w:val="0"/>
                                <w:bCs w:val="0"/>
                                <w:sz w:val="24"/>
                                <w:lang w:val="en-US"/>
                              </w:rPr>
                            </w:pPr>
                            <w:bookmarkStart w:id="331" w:name="_Toc84262654"/>
                            <w:bookmarkStart w:id="332" w:name="_Toc85420521"/>
                            <w:r w:rsidRPr="00D6283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D62831">
                              <w:rPr>
                                <w:rFonts w:asciiTheme="minorHAnsi" w:hAnsiTheme="minorHAnsi" w:cstheme="minorHAnsi"/>
                                <w:b w:val="0"/>
                                <w:bCs w:val="0"/>
                              </w:rPr>
                              <w:t xml:space="preserve"> Bat species evenness in interior and edge / creek across three vegetation types (Riparian, Open, Regrowth) in summer and winter. (The solid vertical line separates summer and winter). Noted: Creek in </w:t>
                            </w:r>
                            <w:r w:rsidR="00412349">
                              <w:rPr>
                                <w:rFonts w:asciiTheme="minorHAnsi" w:hAnsiTheme="minorHAnsi" w:cstheme="minorHAnsi"/>
                                <w:b w:val="0"/>
                                <w:bCs w:val="0"/>
                              </w:rPr>
                              <w:t xml:space="preserve">the </w:t>
                            </w:r>
                            <w:r w:rsidRPr="00D62831">
                              <w:rPr>
                                <w:rFonts w:asciiTheme="minorHAnsi" w:hAnsiTheme="minorHAnsi" w:cstheme="minorHAnsi"/>
                                <w:b w:val="0"/>
                                <w:bCs w:val="0"/>
                              </w:rPr>
                              <w:t>Riparian forest was counted as edge. Species evenness across all habitats within each vegetation is higher in winter than in summer. In summer, regrowth open forest edge had the highest species diversity across all habitats within each vegetation. In winter, species evenness was highest in open forest edge.</w:t>
                            </w:r>
                            <w:bookmarkEnd w:id="331"/>
                            <w:bookmarkEnd w:id="332"/>
                          </w:p>
                          <w:p w14:paraId="2DC41232" w14:textId="6763029C" w:rsidR="00D62831" w:rsidRPr="00D62831" w:rsidRDefault="00D62831" w:rsidP="00471018">
                            <w:pPr>
                              <w:pStyle w:val="Caption"/>
                              <w:jc w:val="both"/>
                              <w:rPr>
                                <w:rFonts w:asciiTheme="minorHAnsi" w:hAnsiTheme="minorHAnsi" w:cstheme="minorHAnsi"/>
                                <w:b w:val="0"/>
                                <w:bCs w:val="0"/>
                                <w:sz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6FF80F" id="Text Box 84" o:spid="_x0000_s1077" type="#_x0000_t202" style="position:absolute;margin-left:358.8pt;margin-top:14pt;width:410pt;height:.05pt;z-index:2518138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" stroked="f">
                <v:textbox style="mso-fit-shape-to-text:t" inset="0,0,0,0">
                  <w:txbxContent>
                    <w:p w14:paraId="4BA3D057" w14:textId="2461AF6D" w:rsidR="00D62831" w:rsidRPr="00D62831" w:rsidRDefault="00D62831" w:rsidP="00471018">
                      <w:pPr>
                        <w:pStyle w:val="Caption"/>
                        <w:jc w:val="both"/>
                        <w:rPr>
                          <w:rFonts w:asciiTheme="minorHAnsi" w:hAnsiTheme="minorHAnsi" w:cstheme="minorHAnsi"/>
                          <w:b w:val="0"/>
                          <w:bCs w:val="0"/>
                          <w:sz w:val="24"/>
                          <w:lang w:val="en-US"/>
                        </w:rPr>
                      </w:pPr>
                      <w:bookmarkStart w:id="333" w:name="_Toc84262654"/>
                      <w:bookmarkStart w:id="334" w:name="_Toc85420521"/>
                      <w:r w:rsidRPr="00D6283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D62831">
                        <w:rPr>
                          <w:rFonts w:asciiTheme="minorHAnsi" w:hAnsiTheme="minorHAnsi" w:cstheme="minorHAnsi"/>
                          <w:b w:val="0"/>
                          <w:bCs w:val="0"/>
                        </w:rPr>
                        <w:t xml:space="preserve"> Bat species evenness in interior and edge / creek across three vegetation types (Riparian, Open, Regrowth) in summer and winter. (The solid vertical line separates summer and winter). Noted: Creek in </w:t>
                      </w:r>
                      <w:r w:rsidR="00412349">
                        <w:rPr>
                          <w:rFonts w:asciiTheme="minorHAnsi" w:hAnsiTheme="minorHAnsi" w:cstheme="minorHAnsi"/>
                          <w:b w:val="0"/>
                          <w:bCs w:val="0"/>
                        </w:rPr>
                        <w:t xml:space="preserve">the </w:t>
                      </w:r>
                      <w:r w:rsidRPr="00D62831">
                        <w:rPr>
                          <w:rFonts w:asciiTheme="minorHAnsi" w:hAnsiTheme="minorHAnsi" w:cstheme="minorHAnsi"/>
                          <w:b w:val="0"/>
                          <w:bCs w:val="0"/>
                        </w:rPr>
                        <w:t>Riparian forest was counted as edge. Species evenness across all habitats within each vegetation is higher in winter than in summer. In summer, regrowth open forest edge had the highest species diversity across all habitats within each vegetation. In winter, species evenness was highest in open forest edge.</w:t>
                      </w:r>
                      <w:bookmarkEnd w:id="333"/>
                      <w:bookmarkEnd w:id="334"/>
                    </w:p>
                    <w:p w14:paraId="2DC41232" w14:textId="6763029C" w:rsidR="00D62831" w:rsidRPr="00D62831" w:rsidRDefault="00D62831" w:rsidP="00471018">
                      <w:pPr>
                        <w:pStyle w:val="Caption"/>
                        <w:jc w:val="both"/>
                        <w:rPr>
                          <w:rFonts w:asciiTheme="minorHAnsi" w:hAnsiTheme="minorHAnsi" w:cstheme="minorHAnsi"/>
                          <w:b w:val="0"/>
                          <w:bCs w:val="0"/>
                          <w:sz w:val="24"/>
                          <w:lang w:val="en-US"/>
                        </w:rPr>
                      </w:pPr>
                    </w:p>
                  </w:txbxContent>
                </v:textbox>
                <w10:wrap anchorx="margin"/>
              </v:shape>
            </w:pict>
          </mc:Fallback>
        </mc:AlternateContent>
      </w:r>
    </w:p>
    <w:p w14:paraId="2CEA39DA" w14:textId="4E7DE3CF" w:rsidR="00FD1DD3" w:rsidRPr="00D253EF" w:rsidRDefault="00FD1DD3">
      <w:pPr>
        <w:rPr>
          <w:rFonts w:asciiTheme="minorHAnsi" w:hAnsiTheme="minorHAnsi" w:cstheme="minorHAnsi"/>
        </w:rPr>
      </w:pPr>
    </w:p>
    <w:p w14:paraId="4E9964E0" w14:textId="24099FF2" w:rsidR="00FD1DD3" w:rsidRPr="00D253EF" w:rsidRDefault="00FD1DD3">
      <w:pPr>
        <w:rPr>
          <w:rFonts w:asciiTheme="minorHAnsi" w:hAnsiTheme="minorHAnsi" w:cstheme="minorHAnsi"/>
        </w:rPr>
      </w:pPr>
    </w:p>
    <w:p w14:paraId="2049BE4A" w14:textId="34E03976" w:rsidR="00FD1DD3" w:rsidRPr="00D253EF" w:rsidRDefault="00FD1DD3">
      <w:pPr>
        <w:rPr>
          <w:rFonts w:asciiTheme="minorHAnsi" w:hAnsiTheme="minorHAnsi" w:cstheme="minorHAnsi"/>
        </w:rPr>
      </w:pPr>
    </w:p>
    <w:p w14:paraId="190932D8" w14:textId="53D00345" w:rsidR="00FD1DD3" w:rsidRPr="00D253EF" w:rsidRDefault="00FD1DD3">
      <w:pPr>
        <w:rPr>
          <w:rFonts w:asciiTheme="minorHAnsi" w:hAnsiTheme="minorHAnsi" w:cstheme="minorHAnsi"/>
        </w:rPr>
      </w:pPr>
    </w:p>
    <w:p w14:paraId="6E1A5311" w14:textId="70D6AE5C" w:rsidR="00FD1DD3" w:rsidRPr="00D253EF" w:rsidRDefault="00FD1DD3">
      <w:pPr>
        <w:rPr>
          <w:rFonts w:asciiTheme="minorHAnsi" w:hAnsiTheme="minorHAnsi" w:cstheme="minorHAnsi"/>
        </w:rPr>
      </w:pPr>
    </w:p>
    <w:p w14:paraId="56CE996E" w14:textId="75FA979D" w:rsidR="00FD1DD3" w:rsidRPr="00D253EF" w:rsidRDefault="00FD1DD3">
      <w:pPr>
        <w:rPr>
          <w:rFonts w:asciiTheme="minorHAnsi" w:hAnsiTheme="minorHAnsi" w:cstheme="minorHAnsi"/>
        </w:rPr>
      </w:pPr>
    </w:p>
    <w:p w14:paraId="1F5E16E1" w14:textId="36204D40" w:rsidR="00FD1DD3" w:rsidRDefault="00FD1DD3">
      <w:pPr>
        <w:rPr>
          <w:rFonts w:asciiTheme="minorHAnsi" w:hAnsiTheme="minorHAnsi" w:cstheme="minorHAnsi"/>
        </w:rPr>
      </w:pPr>
    </w:p>
    <w:p w14:paraId="1040521D" w14:textId="77777777" w:rsidR="001906DD" w:rsidRPr="00D253EF" w:rsidRDefault="001906DD">
      <w:pPr>
        <w:rPr>
          <w:rFonts w:asciiTheme="minorHAnsi" w:hAnsiTheme="minorHAnsi" w:cstheme="minorHAnsi"/>
        </w:rPr>
      </w:pPr>
    </w:p>
    <w:p w14:paraId="74D8D228" w14:textId="10D88152" w:rsidR="00FD1DD3" w:rsidRPr="00D253EF" w:rsidRDefault="00FD1DD3">
      <w:pPr>
        <w:rPr>
          <w:rFonts w:asciiTheme="minorHAnsi" w:hAnsiTheme="minorHAnsi" w:cstheme="minorHAnsi"/>
        </w:rPr>
      </w:pPr>
    </w:p>
    <w:p w14:paraId="5837EB5D" w14:textId="58AB3915" w:rsidR="004B0089" w:rsidRPr="00D253EF" w:rsidRDefault="004B0089" w:rsidP="004B0089">
      <w:pPr>
        <w:pStyle w:val="Caption"/>
        <w:keepNext/>
        <w:rPr>
          <w:rFonts w:asciiTheme="minorHAnsi" w:hAnsiTheme="minorHAnsi" w:cstheme="minorHAnsi"/>
          <w:b w:val="0"/>
          <w:bCs w:val="0"/>
        </w:rPr>
      </w:pPr>
      <w:bookmarkStart w:id="335" w:name="_Toc71670560"/>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9E45A0">
        <w:rPr>
          <w:rFonts w:asciiTheme="minorHAnsi" w:hAnsiTheme="minorHAnsi" w:cstheme="minorHAnsi"/>
          <w:b w:val="0"/>
          <w:bCs w:val="0"/>
          <w:noProof/>
        </w:rPr>
        <w:t>4</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9E45A0">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Aligned Rank ANOVA results comparing bat species diversity and evenness scores across two vegetation structures within three vegetation types during summer and winter. This statistical test analysed interactions across 3 factors including season, vegetation and habitat types.</w:t>
      </w:r>
      <w:bookmarkEnd w:id="335"/>
    </w:p>
    <w:p w14:paraId="58D2A8F6" w14:textId="77777777" w:rsidR="004B0089" w:rsidRPr="00D253EF" w:rsidRDefault="004B0089" w:rsidP="004B0089">
      <w:pPr>
        <w:rPr>
          <w:rFonts w:asciiTheme="minorHAnsi" w:hAnsiTheme="minorHAnsi" w:cstheme="minorHAnsi"/>
        </w:rPr>
      </w:pPr>
    </w:p>
    <w:tbl>
      <w:tblPr>
        <w:tblStyle w:val="TableGrid14"/>
        <w:tblW w:w="81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419"/>
        <w:gridCol w:w="776"/>
        <w:gridCol w:w="1273"/>
        <w:gridCol w:w="1032"/>
        <w:gridCol w:w="1356"/>
        <w:gridCol w:w="18"/>
        <w:gridCol w:w="1222"/>
        <w:gridCol w:w="18"/>
      </w:tblGrid>
      <w:tr w:rsidR="00991252" w:rsidRPr="00D253EF" w14:paraId="14FDD915" w14:textId="77777777" w:rsidTr="00FD1F0A">
        <w:trPr>
          <w:trHeight w:val="285"/>
        </w:trPr>
        <w:tc>
          <w:tcPr>
            <w:tcW w:w="2127" w:type="dxa"/>
            <w:tcBorders>
              <w:top w:val="single" w:sz="4" w:space="0" w:color="auto"/>
              <w:bottom w:val="single" w:sz="4" w:space="0" w:color="auto"/>
            </w:tcBorders>
          </w:tcPr>
          <w:p w14:paraId="314571B3" w14:textId="77777777" w:rsidR="004B0089" w:rsidRPr="004B0089" w:rsidRDefault="004B0089" w:rsidP="004B0089">
            <w:pPr>
              <w:rPr>
                <w:rFonts w:asciiTheme="minorHAnsi" w:hAnsiTheme="minorHAnsi" w:cstheme="minorHAnsi"/>
                <w:bCs/>
                <w:sz w:val="22"/>
                <w:lang w:val="en-US" w:eastAsia="zh-TW"/>
              </w:rPr>
            </w:pPr>
            <w:commentRangeStart w:id="336"/>
            <w:commentRangeStart w:id="337"/>
          </w:p>
        </w:tc>
        <w:tc>
          <w:tcPr>
            <w:tcW w:w="257" w:type="dxa"/>
            <w:tcBorders>
              <w:top w:val="single" w:sz="4" w:space="0" w:color="auto"/>
              <w:bottom w:val="single" w:sz="4" w:space="0" w:color="auto"/>
            </w:tcBorders>
            <w:vAlign w:val="center"/>
          </w:tcPr>
          <w:p w14:paraId="5027BE5D" w14:textId="77777777" w:rsidR="004B0089" w:rsidRPr="004B0089" w:rsidRDefault="004B0089" w:rsidP="004B0089">
            <w:pPr>
              <w:rPr>
                <w:rFonts w:asciiTheme="minorHAnsi" w:hAnsiTheme="minorHAnsi" w:cstheme="minorHAnsi"/>
                <w:bCs/>
                <w:sz w:val="22"/>
                <w:lang w:val="en-US" w:eastAsia="zh-TW"/>
              </w:rPr>
            </w:pPr>
          </w:p>
        </w:tc>
        <w:tc>
          <w:tcPr>
            <w:tcW w:w="778" w:type="dxa"/>
            <w:tcBorders>
              <w:top w:val="single" w:sz="4" w:space="0" w:color="auto"/>
              <w:bottom w:val="single" w:sz="4" w:space="0" w:color="auto"/>
              <w:right w:val="single" w:sz="4" w:space="0" w:color="auto"/>
            </w:tcBorders>
            <w:vAlign w:val="center"/>
          </w:tcPr>
          <w:p w14:paraId="1FBEC390" w14:textId="77777777" w:rsidR="004B0089" w:rsidRPr="004B0089" w:rsidRDefault="004B0089" w:rsidP="004B0089">
            <w:pPr>
              <w:rPr>
                <w:rFonts w:asciiTheme="minorHAnsi" w:hAnsiTheme="minorHAnsi" w:cstheme="minorHAnsi"/>
                <w:bCs/>
                <w:sz w:val="22"/>
                <w:lang w:val="en-US" w:eastAsia="zh-TW"/>
              </w:rPr>
            </w:pPr>
          </w:p>
        </w:tc>
        <w:tc>
          <w:tcPr>
            <w:tcW w:w="2364" w:type="dxa"/>
            <w:gridSpan w:val="2"/>
            <w:tcBorders>
              <w:top w:val="single" w:sz="4" w:space="0" w:color="auto"/>
              <w:left w:val="single" w:sz="4" w:space="0" w:color="auto"/>
              <w:bottom w:val="single" w:sz="4" w:space="0" w:color="auto"/>
              <w:right w:val="single" w:sz="4" w:space="0" w:color="auto"/>
            </w:tcBorders>
            <w:vAlign w:val="center"/>
          </w:tcPr>
          <w:p w14:paraId="7461339E"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Diversity</w:t>
            </w:r>
          </w:p>
        </w:tc>
        <w:tc>
          <w:tcPr>
            <w:tcW w:w="2658" w:type="dxa"/>
            <w:gridSpan w:val="4"/>
            <w:tcBorders>
              <w:top w:val="single" w:sz="4" w:space="0" w:color="auto"/>
              <w:left w:val="single" w:sz="4" w:space="0" w:color="auto"/>
              <w:bottom w:val="single" w:sz="4" w:space="0" w:color="auto"/>
            </w:tcBorders>
            <w:vAlign w:val="center"/>
          </w:tcPr>
          <w:p w14:paraId="5006191A"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Evenness</w:t>
            </w:r>
          </w:p>
        </w:tc>
      </w:tr>
      <w:tr w:rsidR="00FD1F0A" w:rsidRPr="00D253EF" w14:paraId="08655166" w14:textId="77777777" w:rsidTr="00FD1F0A">
        <w:trPr>
          <w:trHeight w:val="285"/>
        </w:trPr>
        <w:tc>
          <w:tcPr>
            <w:tcW w:w="2127" w:type="dxa"/>
            <w:tcBorders>
              <w:top w:val="single" w:sz="4" w:space="0" w:color="auto"/>
              <w:bottom w:val="single" w:sz="4" w:space="0" w:color="auto"/>
            </w:tcBorders>
          </w:tcPr>
          <w:p w14:paraId="697DBDEA" w14:textId="77777777" w:rsidR="004B0089" w:rsidRPr="004B0089" w:rsidRDefault="004B0089" w:rsidP="004B0089">
            <w:pP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Contrast</w:t>
            </w:r>
          </w:p>
        </w:tc>
        <w:tc>
          <w:tcPr>
            <w:tcW w:w="257" w:type="dxa"/>
            <w:tcBorders>
              <w:top w:val="single" w:sz="4" w:space="0" w:color="auto"/>
              <w:bottom w:val="single" w:sz="4" w:space="0" w:color="auto"/>
            </w:tcBorders>
            <w:vAlign w:val="center"/>
          </w:tcPr>
          <w:p w14:paraId="17EB9832" w14:textId="77777777" w:rsidR="004B0089" w:rsidRPr="004B0089" w:rsidRDefault="004B0089" w:rsidP="004B0089">
            <w:pP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Df</w:t>
            </w:r>
          </w:p>
        </w:tc>
        <w:tc>
          <w:tcPr>
            <w:tcW w:w="778" w:type="dxa"/>
            <w:tcBorders>
              <w:top w:val="single" w:sz="4" w:space="0" w:color="auto"/>
              <w:bottom w:val="single" w:sz="4" w:space="0" w:color="auto"/>
            </w:tcBorders>
            <w:vAlign w:val="center"/>
          </w:tcPr>
          <w:p w14:paraId="443A7601" w14:textId="77777777" w:rsidR="004B0089" w:rsidRPr="004B0089" w:rsidRDefault="004B0089" w:rsidP="004B0089">
            <w:pP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Df.res</w:t>
            </w:r>
          </w:p>
        </w:tc>
        <w:tc>
          <w:tcPr>
            <w:tcW w:w="1311" w:type="dxa"/>
            <w:tcBorders>
              <w:top w:val="single" w:sz="4" w:space="0" w:color="auto"/>
              <w:bottom w:val="single" w:sz="4" w:space="0" w:color="auto"/>
            </w:tcBorders>
            <w:vAlign w:val="center"/>
          </w:tcPr>
          <w:p w14:paraId="11CDD4EA"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F value</w:t>
            </w:r>
          </w:p>
        </w:tc>
        <w:tc>
          <w:tcPr>
            <w:tcW w:w="1053" w:type="dxa"/>
            <w:tcBorders>
              <w:top w:val="single" w:sz="4" w:space="0" w:color="auto"/>
              <w:bottom w:val="single" w:sz="4" w:space="0" w:color="auto"/>
              <w:right w:val="single" w:sz="4" w:space="0" w:color="auto"/>
            </w:tcBorders>
            <w:vAlign w:val="center"/>
          </w:tcPr>
          <w:p w14:paraId="206DD29A"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P-value</w:t>
            </w:r>
          </w:p>
        </w:tc>
        <w:tc>
          <w:tcPr>
            <w:tcW w:w="1398" w:type="dxa"/>
            <w:gridSpan w:val="2"/>
            <w:tcBorders>
              <w:top w:val="single" w:sz="4" w:space="0" w:color="auto"/>
              <w:left w:val="single" w:sz="4" w:space="0" w:color="auto"/>
              <w:bottom w:val="single" w:sz="4" w:space="0" w:color="auto"/>
            </w:tcBorders>
            <w:vAlign w:val="center"/>
          </w:tcPr>
          <w:p w14:paraId="30351D43"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F value</w:t>
            </w:r>
          </w:p>
        </w:tc>
        <w:tc>
          <w:tcPr>
            <w:tcW w:w="1260" w:type="dxa"/>
            <w:gridSpan w:val="2"/>
            <w:tcBorders>
              <w:top w:val="single" w:sz="4" w:space="0" w:color="auto"/>
              <w:bottom w:val="single" w:sz="4" w:space="0" w:color="auto"/>
            </w:tcBorders>
            <w:vAlign w:val="center"/>
          </w:tcPr>
          <w:p w14:paraId="00B0597A"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P-value</w:t>
            </w:r>
          </w:p>
        </w:tc>
      </w:tr>
      <w:tr w:rsidR="00FE4A42" w:rsidRPr="00D253EF" w14:paraId="22424783" w14:textId="77777777" w:rsidTr="00FD1F0A">
        <w:trPr>
          <w:gridAfter w:val="1"/>
          <w:wAfter w:w="18" w:type="dxa"/>
          <w:trHeight w:val="555"/>
        </w:trPr>
        <w:tc>
          <w:tcPr>
            <w:tcW w:w="2127" w:type="dxa"/>
            <w:tcBorders>
              <w:top w:val="single" w:sz="4" w:space="0" w:color="auto"/>
            </w:tcBorders>
            <w:vAlign w:val="center"/>
          </w:tcPr>
          <w:p w14:paraId="31F072C0" w14:textId="77777777" w:rsidR="004B0089" w:rsidRPr="004B0089" w:rsidRDefault="004B0089" w:rsidP="008B0E38">
            <w:pPr>
              <w:rPr>
                <w:rFonts w:asciiTheme="minorHAnsi" w:hAnsiTheme="minorHAnsi" w:cstheme="minorHAnsi"/>
                <w:sz w:val="22"/>
                <w:lang w:val="en-US" w:eastAsia="zh-TW"/>
              </w:rPr>
            </w:pPr>
          </w:p>
          <w:p w14:paraId="706EF3AB"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Season</w:t>
            </w:r>
          </w:p>
        </w:tc>
        <w:tc>
          <w:tcPr>
            <w:tcW w:w="257" w:type="dxa"/>
            <w:tcBorders>
              <w:top w:val="single" w:sz="4" w:space="0" w:color="auto"/>
            </w:tcBorders>
            <w:vAlign w:val="bottom"/>
          </w:tcPr>
          <w:p w14:paraId="6B86ED5A"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1</w:t>
            </w:r>
          </w:p>
        </w:tc>
        <w:tc>
          <w:tcPr>
            <w:tcW w:w="778" w:type="dxa"/>
            <w:tcBorders>
              <w:top w:val="single" w:sz="4" w:space="0" w:color="auto"/>
            </w:tcBorders>
            <w:vAlign w:val="bottom"/>
          </w:tcPr>
          <w:p w14:paraId="3E9B3040"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tcBorders>
              <w:top w:val="single" w:sz="4" w:space="0" w:color="auto"/>
            </w:tcBorders>
            <w:vAlign w:val="bottom"/>
          </w:tcPr>
          <w:p w14:paraId="6296E55C" w14:textId="1486EA6A"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0.82</w:t>
            </w:r>
          </w:p>
        </w:tc>
        <w:tc>
          <w:tcPr>
            <w:tcW w:w="1053" w:type="dxa"/>
            <w:tcBorders>
              <w:top w:val="single" w:sz="4" w:space="0" w:color="auto"/>
              <w:right w:val="single" w:sz="4" w:space="0" w:color="auto"/>
            </w:tcBorders>
            <w:vAlign w:val="bottom"/>
          </w:tcPr>
          <w:p w14:paraId="51E9D9A8" w14:textId="763906CD"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0.36</w:t>
            </w:r>
          </w:p>
        </w:tc>
        <w:tc>
          <w:tcPr>
            <w:tcW w:w="1380" w:type="dxa"/>
            <w:tcBorders>
              <w:top w:val="single" w:sz="4" w:space="0" w:color="auto"/>
              <w:left w:val="single" w:sz="4" w:space="0" w:color="auto"/>
            </w:tcBorders>
            <w:vAlign w:val="bottom"/>
          </w:tcPr>
          <w:p w14:paraId="134FD6B4" w14:textId="7FD9C9AC"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7.78</w:t>
            </w:r>
          </w:p>
        </w:tc>
        <w:tc>
          <w:tcPr>
            <w:tcW w:w="1260" w:type="dxa"/>
            <w:gridSpan w:val="2"/>
            <w:tcBorders>
              <w:top w:val="single" w:sz="4" w:space="0" w:color="auto"/>
            </w:tcBorders>
            <w:vAlign w:val="bottom"/>
          </w:tcPr>
          <w:p w14:paraId="78EC749B" w14:textId="4378075A" w:rsidR="004B0089" w:rsidRPr="004B0089" w:rsidRDefault="004B0089" w:rsidP="008F3D7E">
            <w:pPr>
              <w:jc w:val="center"/>
              <w:rPr>
                <w:rFonts w:asciiTheme="minorHAnsi" w:hAnsiTheme="minorHAnsi" w:cstheme="minorHAnsi"/>
                <w:sz w:val="22"/>
                <w:highlight w:val="yellow"/>
                <w:lang w:eastAsia="zh-TW"/>
              </w:rPr>
            </w:pPr>
            <w:r w:rsidRPr="004B0089">
              <w:rPr>
                <w:rFonts w:asciiTheme="minorHAnsi" w:hAnsiTheme="minorHAnsi" w:cstheme="minorHAnsi"/>
                <w:sz w:val="22"/>
                <w:lang w:eastAsia="zh-TW"/>
              </w:rPr>
              <w:t>0.0078</w:t>
            </w:r>
            <w:r w:rsidR="008F3D7E">
              <w:rPr>
                <w:rFonts w:asciiTheme="minorHAnsi" w:hAnsiTheme="minorHAnsi" w:cstheme="minorHAnsi"/>
                <w:sz w:val="22"/>
                <w:lang w:eastAsia="zh-TW"/>
              </w:rPr>
              <w:t>*</w:t>
            </w:r>
          </w:p>
        </w:tc>
      </w:tr>
      <w:tr w:rsidR="00FE4A42" w:rsidRPr="00D253EF" w14:paraId="497BE079" w14:textId="77777777" w:rsidTr="00FD1F0A">
        <w:trPr>
          <w:gridAfter w:val="1"/>
          <w:wAfter w:w="18" w:type="dxa"/>
          <w:trHeight w:val="285"/>
        </w:trPr>
        <w:tc>
          <w:tcPr>
            <w:tcW w:w="2127" w:type="dxa"/>
            <w:vAlign w:val="center"/>
          </w:tcPr>
          <w:p w14:paraId="63BE20F6"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Vegetation</w:t>
            </w:r>
          </w:p>
        </w:tc>
        <w:tc>
          <w:tcPr>
            <w:tcW w:w="257" w:type="dxa"/>
            <w:vAlign w:val="center"/>
          </w:tcPr>
          <w:p w14:paraId="70C43DE8"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2</w:t>
            </w:r>
          </w:p>
        </w:tc>
        <w:tc>
          <w:tcPr>
            <w:tcW w:w="778" w:type="dxa"/>
            <w:vAlign w:val="center"/>
          </w:tcPr>
          <w:p w14:paraId="3387E65E"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vAlign w:val="center"/>
          </w:tcPr>
          <w:p w14:paraId="7F9D6C00" w14:textId="25D5109C"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0.06</w:t>
            </w:r>
            <w:r w:rsidR="008F3D7E">
              <w:rPr>
                <w:rFonts w:asciiTheme="minorHAnsi" w:hAnsiTheme="minorHAnsi" w:cstheme="minorHAnsi"/>
                <w:sz w:val="22"/>
                <w:lang w:eastAsia="zh-TW"/>
              </w:rPr>
              <w:t>3</w:t>
            </w:r>
          </w:p>
        </w:tc>
        <w:tc>
          <w:tcPr>
            <w:tcW w:w="1053" w:type="dxa"/>
            <w:tcBorders>
              <w:right w:val="single" w:sz="4" w:space="0" w:color="auto"/>
            </w:tcBorders>
            <w:vAlign w:val="center"/>
          </w:tcPr>
          <w:p w14:paraId="5545439F" w14:textId="2962FE48"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0.9</w:t>
            </w:r>
            <w:r w:rsidR="008F3D7E">
              <w:rPr>
                <w:rFonts w:asciiTheme="minorHAnsi" w:hAnsiTheme="minorHAnsi" w:cstheme="minorHAnsi"/>
                <w:sz w:val="22"/>
                <w:lang w:eastAsia="zh-TW"/>
              </w:rPr>
              <w:t>4</w:t>
            </w:r>
          </w:p>
        </w:tc>
        <w:tc>
          <w:tcPr>
            <w:tcW w:w="1380" w:type="dxa"/>
            <w:tcBorders>
              <w:left w:val="single" w:sz="4" w:space="0" w:color="auto"/>
            </w:tcBorders>
            <w:vAlign w:val="center"/>
          </w:tcPr>
          <w:p w14:paraId="5D3FFBE8" w14:textId="1E64F57D"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1.31</w:t>
            </w:r>
          </w:p>
        </w:tc>
        <w:tc>
          <w:tcPr>
            <w:tcW w:w="1260" w:type="dxa"/>
            <w:gridSpan w:val="2"/>
            <w:vAlign w:val="center"/>
          </w:tcPr>
          <w:p w14:paraId="7AAFE89E" w14:textId="72A1B62C"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0.2</w:t>
            </w:r>
            <w:r w:rsidR="008F3D7E">
              <w:rPr>
                <w:rFonts w:asciiTheme="minorHAnsi" w:hAnsiTheme="minorHAnsi" w:cstheme="minorHAnsi"/>
                <w:sz w:val="22"/>
                <w:lang w:eastAsia="zh-TW"/>
              </w:rPr>
              <w:t>8</w:t>
            </w:r>
          </w:p>
        </w:tc>
      </w:tr>
      <w:tr w:rsidR="00FE4A42" w:rsidRPr="00D253EF" w14:paraId="4CD4589A" w14:textId="77777777" w:rsidTr="00FD1F0A">
        <w:trPr>
          <w:gridAfter w:val="1"/>
          <w:wAfter w:w="18" w:type="dxa"/>
          <w:trHeight w:val="285"/>
        </w:trPr>
        <w:tc>
          <w:tcPr>
            <w:tcW w:w="2127" w:type="dxa"/>
            <w:vAlign w:val="center"/>
          </w:tcPr>
          <w:p w14:paraId="305F4B2A"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Habitat</w:t>
            </w:r>
          </w:p>
        </w:tc>
        <w:tc>
          <w:tcPr>
            <w:tcW w:w="257" w:type="dxa"/>
            <w:vAlign w:val="center"/>
          </w:tcPr>
          <w:p w14:paraId="52D34F7E"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1</w:t>
            </w:r>
          </w:p>
        </w:tc>
        <w:tc>
          <w:tcPr>
            <w:tcW w:w="778" w:type="dxa"/>
            <w:vAlign w:val="center"/>
          </w:tcPr>
          <w:p w14:paraId="0F9D6852"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vAlign w:val="center"/>
          </w:tcPr>
          <w:p w14:paraId="3C229054" w14:textId="72CF1D1C"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3.2</w:t>
            </w:r>
            <w:r w:rsidR="008F3D7E">
              <w:rPr>
                <w:rFonts w:asciiTheme="minorHAnsi" w:hAnsiTheme="minorHAnsi" w:cstheme="minorHAnsi"/>
                <w:sz w:val="22"/>
                <w:lang w:eastAsia="zh-TW"/>
              </w:rPr>
              <w:t>5</w:t>
            </w:r>
          </w:p>
        </w:tc>
        <w:tc>
          <w:tcPr>
            <w:tcW w:w="1053" w:type="dxa"/>
            <w:tcBorders>
              <w:right w:val="single" w:sz="4" w:space="0" w:color="auto"/>
            </w:tcBorders>
            <w:vAlign w:val="center"/>
          </w:tcPr>
          <w:p w14:paraId="1507BBA3" w14:textId="306E9617"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0.07</w:t>
            </w:r>
            <w:r w:rsidR="008F3D7E">
              <w:rPr>
                <w:rFonts w:asciiTheme="minorHAnsi" w:hAnsiTheme="minorHAnsi" w:cstheme="minorHAnsi"/>
                <w:sz w:val="22"/>
                <w:lang w:eastAsia="zh-TW"/>
              </w:rPr>
              <w:t>9</w:t>
            </w:r>
          </w:p>
        </w:tc>
        <w:tc>
          <w:tcPr>
            <w:tcW w:w="1380" w:type="dxa"/>
            <w:tcBorders>
              <w:left w:val="single" w:sz="4" w:space="0" w:color="auto"/>
            </w:tcBorders>
            <w:vAlign w:val="center"/>
          </w:tcPr>
          <w:p w14:paraId="64B61CE0" w14:textId="59339BCA"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0.00011</w:t>
            </w:r>
          </w:p>
        </w:tc>
        <w:tc>
          <w:tcPr>
            <w:tcW w:w="1260" w:type="dxa"/>
            <w:gridSpan w:val="2"/>
            <w:vAlign w:val="center"/>
          </w:tcPr>
          <w:p w14:paraId="397EB436" w14:textId="7B01DC34"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0.99</w:t>
            </w:r>
          </w:p>
        </w:tc>
      </w:tr>
      <w:tr w:rsidR="00FE4A42" w:rsidRPr="00D253EF" w14:paraId="4799EE84" w14:textId="77777777" w:rsidTr="00FD1F0A">
        <w:trPr>
          <w:gridAfter w:val="1"/>
          <w:wAfter w:w="18" w:type="dxa"/>
          <w:trHeight w:val="285"/>
        </w:trPr>
        <w:tc>
          <w:tcPr>
            <w:tcW w:w="2127" w:type="dxa"/>
            <w:vAlign w:val="center"/>
          </w:tcPr>
          <w:p w14:paraId="0957F5BF"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Season: vegetation</w:t>
            </w:r>
          </w:p>
        </w:tc>
        <w:tc>
          <w:tcPr>
            <w:tcW w:w="257" w:type="dxa"/>
            <w:vAlign w:val="center"/>
          </w:tcPr>
          <w:p w14:paraId="0E7B6626"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2</w:t>
            </w:r>
          </w:p>
        </w:tc>
        <w:tc>
          <w:tcPr>
            <w:tcW w:w="778" w:type="dxa"/>
            <w:vAlign w:val="center"/>
          </w:tcPr>
          <w:p w14:paraId="2F0A7767"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vAlign w:val="center"/>
          </w:tcPr>
          <w:p w14:paraId="3F937BB7" w14:textId="65EAA245"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2.2</w:t>
            </w:r>
            <w:r w:rsidR="008F3D7E">
              <w:rPr>
                <w:rFonts w:asciiTheme="minorHAnsi" w:hAnsiTheme="minorHAnsi" w:cstheme="minorHAnsi"/>
                <w:sz w:val="22"/>
                <w:lang w:eastAsia="zh-TW"/>
              </w:rPr>
              <w:t>8</w:t>
            </w:r>
          </w:p>
        </w:tc>
        <w:tc>
          <w:tcPr>
            <w:tcW w:w="1053" w:type="dxa"/>
            <w:tcBorders>
              <w:right w:val="single" w:sz="4" w:space="0" w:color="auto"/>
            </w:tcBorders>
            <w:vAlign w:val="center"/>
          </w:tcPr>
          <w:p w14:paraId="17FDF865" w14:textId="2B396947"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0.11</w:t>
            </w:r>
          </w:p>
        </w:tc>
        <w:tc>
          <w:tcPr>
            <w:tcW w:w="1380" w:type="dxa"/>
            <w:tcBorders>
              <w:left w:val="single" w:sz="4" w:space="0" w:color="auto"/>
            </w:tcBorders>
            <w:vAlign w:val="center"/>
          </w:tcPr>
          <w:p w14:paraId="052EF72A" w14:textId="2EBBF9E5"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0.8</w:t>
            </w:r>
            <w:r w:rsidR="008F3D7E">
              <w:rPr>
                <w:rFonts w:asciiTheme="minorHAnsi" w:hAnsiTheme="minorHAnsi" w:cstheme="minorHAnsi"/>
                <w:sz w:val="22"/>
                <w:lang w:eastAsia="zh-TW"/>
              </w:rPr>
              <w:t>1</w:t>
            </w:r>
          </w:p>
        </w:tc>
        <w:tc>
          <w:tcPr>
            <w:tcW w:w="1260" w:type="dxa"/>
            <w:gridSpan w:val="2"/>
            <w:vAlign w:val="center"/>
          </w:tcPr>
          <w:p w14:paraId="75CCA9C5" w14:textId="7F8D98BD"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0.45</w:t>
            </w:r>
          </w:p>
        </w:tc>
      </w:tr>
      <w:tr w:rsidR="00FE4A42" w:rsidRPr="00D253EF" w14:paraId="282FA44F" w14:textId="77777777" w:rsidTr="00FD1F0A">
        <w:trPr>
          <w:gridAfter w:val="1"/>
          <w:wAfter w:w="18" w:type="dxa"/>
          <w:trHeight w:val="269"/>
        </w:trPr>
        <w:tc>
          <w:tcPr>
            <w:tcW w:w="2127" w:type="dxa"/>
            <w:vAlign w:val="center"/>
          </w:tcPr>
          <w:p w14:paraId="776012D8"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Season: habitat</w:t>
            </w:r>
          </w:p>
        </w:tc>
        <w:tc>
          <w:tcPr>
            <w:tcW w:w="257" w:type="dxa"/>
            <w:vAlign w:val="center"/>
          </w:tcPr>
          <w:p w14:paraId="4B25CD7A"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1</w:t>
            </w:r>
          </w:p>
        </w:tc>
        <w:tc>
          <w:tcPr>
            <w:tcW w:w="778" w:type="dxa"/>
            <w:vAlign w:val="center"/>
          </w:tcPr>
          <w:p w14:paraId="04489D30"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vAlign w:val="center"/>
          </w:tcPr>
          <w:p w14:paraId="70C2E212" w14:textId="42350AAE"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0.2</w:t>
            </w:r>
            <w:r w:rsidR="008F3D7E">
              <w:rPr>
                <w:rFonts w:asciiTheme="minorHAnsi" w:hAnsiTheme="minorHAnsi" w:cstheme="minorHAnsi"/>
                <w:sz w:val="22"/>
                <w:lang w:eastAsia="zh-TW"/>
              </w:rPr>
              <w:t>3</w:t>
            </w:r>
          </w:p>
        </w:tc>
        <w:tc>
          <w:tcPr>
            <w:tcW w:w="1053" w:type="dxa"/>
            <w:tcBorders>
              <w:right w:val="single" w:sz="4" w:space="0" w:color="auto"/>
            </w:tcBorders>
            <w:vAlign w:val="center"/>
          </w:tcPr>
          <w:p w14:paraId="7F67D01C" w14:textId="39CD9126"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0.6</w:t>
            </w:r>
            <w:r w:rsidR="008F3D7E">
              <w:rPr>
                <w:rFonts w:asciiTheme="minorHAnsi" w:hAnsiTheme="minorHAnsi" w:cstheme="minorHAnsi"/>
                <w:sz w:val="22"/>
                <w:lang w:eastAsia="zh-TW"/>
              </w:rPr>
              <w:t>4</w:t>
            </w:r>
          </w:p>
        </w:tc>
        <w:tc>
          <w:tcPr>
            <w:tcW w:w="1380" w:type="dxa"/>
            <w:tcBorders>
              <w:left w:val="single" w:sz="4" w:space="0" w:color="auto"/>
            </w:tcBorders>
            <w:vAlign w:val="center"/>
          </w:tcPr>
          <w:p w14:paraId="4CA7C0E0" w14:textId="01848BE5"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0.9</w:t>
            </w:r>
            <w:r w:rsidR="008F3D7E">
              <w:rPr>
                <w:rFonts w:asciiTheme="minorHAnsi" w:hAnsiTheme="minorHAnsi" w:cstheme="minorHAnsi"/>
                <w:sz w:val="22"/>
                <w:lang w:eastAsia="zh-TW"/>
              </w:rPr>
              <w:t>4</w:t>
            </w:r>
          </w:p>
        </w:tc>
        <w:tc>
          <w:tcPr>
            <w:tcW w:w="1260" w:type="dxa"/>
            <w:gridSpan w:val="2"/>
            <w:vAlign w:val="center"/>
          </w:tcPr>
          <w:p w14:paraId="5A9F3135" w14:textId="358BADFD"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0.3</w:t>
            </w:r>
            <w:r w:rsidR="008F3D7E">
              <w:rPr>
                <w:rFonts w:asciiTheme="minorHAnsi" w:hAnsiTheme="minorHAnsi" w:cstheme="minorHAnsi"/>
                <w:sz w:val="22"/>
                <w:lang w:eastAsia="zh-TW"/>
              </w:rPr>
              <w:t>4</w:t>
            </w:r>
          </w:p>
        </w:tc>
      </w:tr>
      <w:tr w:rsidR="00FE4A42" w:rsidRPr="00D253EF" w14:paraId="27CBFC91" w14:textId="77777777" w:rsidTr="00FD1F0A">
        <w:trPr>
          <w:gridAfter w:val="1"/>
          <w:wAfter w:w="18" w:type="dxa"/>
          <w:trHeight w:val="269"/>
        </w:trPr>
        <w:tc>
          <w:tcPr>
            <w:tcW w:w="2127" w:type="dxa"/>
            <w:vAlign w:val="center"/>
          </w:tcPr>
          <w:p w14:paraId="46BF2D4F"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Vegetation: habitat</w:t>
            </w:r>
          </w:p>
        </w:tc>
        <w:tc>
          <w:tcPr>
            <w:tcW w:w="257" w:type="dxa"/>
            <w:vAlign w:val="center"/>
          </w:tcPr>
          <w:p w14:paraId="2F3A1BE6" w14:textId="77777777" w:rsidR="004B0089" w:rsidRPr="004B0089" w:rsidRDefault="004B0089" w:rsidP="00FE4A42">
            <w:pPr>
              <w:jc w:val="center"/>
              <w:rPr>
                <w:rFonts w:asciiTheme="minorHAnsi" w:hAnsiTheme="minorHAnsi" w:cstheme="minorHAnsi"/>
                <w:sz w:val="22"/>
                <w:lang w:eastAsia="zh-TW"/>
              </w:rPr>
            </w:pPr>
            <w:r w:rsidRPr="004B0089">
              <w:rPr>
                <w:rFonts w:asciiTheme="minorHAnsi" w:hAnsiTheme="minorHAnsi" w:cstheme="minorHAnsi"/>
                <w:sz w:val="22"/>
                <w:lang w:eastAsia="zh-TW"/>
              </w:rPr>
              <w:t>2</w:t>
            </w:r>
          </w:p>
        </w:tc>
        <w:tc>
          <w:tcPr>
            <w:tcW w:w="778" w:type="dxa"/>
            <w:vAlign w:val="center"/>
          </w:tcPr>
          <w:p w14:paraId="634D051E" w14:textId="77777777" w:rsidR="004B0089" w:rsidRPr="004B0089" w:rsidRDefault="004B0089" w:rsidP="00FE4A42">
            <w:pPr>
              <w:jc w:val="center"/>
              <w:rPr>
                <w:rFonts w:asciiTheme="minorHAnsi" w:hAnsiTheme="minorHAnsi" w:cstheme="minorHAnsi"/>
                <w:sz w:val="22"/>
                <w:lang w:eastAsia="zh-TW"/>
              </w:rPr>
            </w:pPr>
            <w:r w:rsidRPr="004B0089">
              <w:rPr>
                <w:rFonts w:asciiTheme="minorHAnsi" w:hAnsiTheme="minorHAnsi" w:cstheme="minorHAnsi"/>
                <w:sz w:val="22"/>
                <w:lang w:val="en-US" w:eastAsia="zh-TW"/>
              </w:rPr>
              <w:t>43</w:t>
            </w:r>
          </w:p>
        </w:tc>
        <w:tc>
          <w:tcPr>
            <w:tcW w:w="1311" w:type="dxa"/>
            <w:vAlign w:val="center"/>
          </w:tcPr>
          <w:p w14:paraId="1CCA4371" w14:textId="31213F20"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1.0</w:t>
            </w:r>
            <w:r w:rsidR="008F3D7E">
              <w:rPr>
                <w:rFonts w:asciiTheme="minorHAnsi" w:hAnsiTheme="minorHAnsi" w:cstheme="minorHAnsi"/>
                <w:sz w:val="22"/>
                <w:lang w:eastAsia="zh-TW"/>
              </w:rPr>
              <w:t>7</w:t>
            </w:r>
          </w:p>
        </w:tc>
        <w:tc>
          <w:tcPr>
            <w:tcW w:w="1053" w:type="dxa"/>
            <w:tcBorders>
              <w:right w:val="single" w:sz="4" w:space="0" w:color="auto"/>
            </w:tcBorders>
            <w:vAlign w:val="center"/>
          </w:tcPr>
          <w:p w14:paraId="1689FCFA" w14:textId="4A4EECEE"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0.35</w:t>
            </w:r>
          </w:p>
        </w:tc>
        <w:tc>
          <w:tcPr>
            <w:tcW w:w="1380" w:type="dxa"/>
            <w:tcBorders>
              <w:left w:val="single" w:sz="4" w:space="0" w:color="auto"/>
            </w:tcBorders>
            <w:vAlign w:val="center"/>
          </w:tcPr>
          <w:p w14:paraId="46BABBC4" w14:textId="0F6A5442"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0.43</w:t>
            </w:r>
          </w:p>
        </w:tc>
        <w:tc>
          <w:tcPr>
            <w:tcW w:w="1260" w:type="dxa"/>
            <w:gridSpan w:val="2"/>
            <w:vAlign w:val="center"/>
          </w:tcPr>
          <w:p w14:paraId="04C229D8" w14:textId="2DC0B05B"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0.65</w:t>
            </w:r>
          </w:p>
        </w:tc>
      </w:tr>
      <w:tr w:rsidR="00FE4A42" w:rsidRPr="00D253EF" w14:paraId="5FAA4CB2" w14:textId="77777777" w:rsidTr="00FD1F0A">
        <w:trPr>
          <w:gridAfter w:val="1"/>
          <w:wAfter w:w="18" w:type="dxa"/>
          <w:trHeight w:val="269"/>
        </w:trPr>
        <w:tc>
          <w:tcPr>
            <w:tcW w:w="2127" w:type="dxa"/>
            <w:tcBorders>
              <w:bottom w:val="single" w:sz="4" w:space="0" w:color="auto"/>
            </w:tcBorders>
            <w:vAlign w:val="center"/>
          </w:tcPr>
          <w:p w14:paraId="57A509E3"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Season: vegetation: habitat</w:t>
            </w:r>
          </w:p>
        </w:tc>
        <w:tc>
          <w:tcPr>
            <w:tcW w:w="257" w:type="dxa"/>
            <w:tcBorders>
              <w:bottom w:val="single" w:sz="4" w:space="0" w:color="auto"/>
            </w:tcBorders>
            <w:vAlign w:val="center"/>
          </w:tcPr>
          <w:p w14:paraId="717920AE" w14:textId="77777777" w:rsidR="004B0089" w:rsidRPr="004B0089" w:rsidRDefault="004B0089" w:rsidP="00FE4A42">
            <w:pPr>
              <w:jc w:val="center"/>
              <w:rPr>
                <w:rFonts w:asciiTheme="minorHAnsi" w:hAnsiTheme="minorHAnsi" w:cstheme="minorHAnsi"/>
                <w:sz w:val="22"/>
                <w:lang w:eastAsia="zh-TW"/>
              </w:rPr>
            </w:pPr>
            <w:r w:rsidRPr="004B0089">
              <w:rPr>
                <w:rFonts w:asciiTheme="minorHAnsi" w:hAnsiTheme="minorHAnsi" w:cstheme="minorHAnsi"/>
                <w:sz w:val="22"/>
                <w:lang w:eastAsia="zh-TW"/>
              </w:rPr>
              <w:t>2</w:t>
            </w:r>
          </w:p>
        </w:tc>
        <w:tc>
          <w:tcPr>
            <w:tcW w:w="778" w:type="dxa"/>
            <w:tcBorders>
              <w:bottom w:val="single" w:sz="4" w:space="0" w:color="auto"/>
            </w:tcBorders>
            <w:vAlign w:val="center"/>
          </w:tcPr>
          <w:p w14:paraId="4EE79D89" w14:textId="77777777" w:rsidR="004B0089" w:rsidRPr="004B0089" w:rsidRDefault="004B0089" w:rsidP="00FE4A42">
            <w:pPr>
              <w:jc w:val="center"/>
              <w:rPr>
                <w:rFonts w:asciiTheme="minorHAnsi" w:hAnsiTheme="minorHAnsi" w:cstheme="minorHAnsi"/>
                <w:sz w:val="22"/>
                <w:lang w:eastAsia="zh-TW"/>
              </w:rPr>
            </w:pPr>
            <w:r w:rsidRPr="004B0089">
              <w:rPr>
                <w:rFonts w:asciiTheme="minorHAnsi" w:hAnsiTheme="minorHAnsi" w:cstheme="minorHAnsi"/>
                <w:sz w:val="22"/>
                <w:lang w:val="en-US" w:eastAsia="zh-TW"/>
              </w:rPr>
              <w:t>43</w:t>
            </w:r>
          </w:p>
        </w:tc>
        <w:tc>
          <w:tcPr>
            <w:tcW w:w="1311" w:type="dxa"/>
            <w:tcBorders>
              <w:bottom w:val="single" w:sz="4" w:space="0" w:color="auto"/>
            </w:tcBorders>
            <w:vAlign w:val="center"/>
          </w:tcPr>
          <w:p w14:paraId="26936105" w14:textId="04677F03"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2.5</w:t>
            </w:r>
            <w:r w:rsidR="008F3D7E">
              <w:rPr>
                <w:rFonts w:asciiTheme="minorHAnsi" w:hAnsiTheme="minorHAnsi" w:cstheme="minorHAnsi"/>
                <w:sz w:val="22"/>
                <w:lang w:eastAsia="zh-TW"/>
              </w:rPr>
              <w:t>4</w:t>
            </w:r>
          </w:p>
        </w:tc>
        <w:tc>
          <w:tcPr>
            <w:tcW w:w="1053" w:type="dxa"/>
            <w:tcBorders>
              <w:bottom w:val="single" w:sz="4" w:space="0" w:color="auto"/>
              <w:right w:val="single" w:sz="4" w:space="0" w:color="auto"/>
            </w:tcBorders>
            <w:vAlign w:val="center"/>
          </w:tcPr>
          <w:p w14:paraId="7EFDC4E5" w14:textId="0C58E903"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0.09</w:t>
            </w:r>
            <w:r w:rsidR="008F3D7E">
              <w:rPr>
                <w:rFonts w:asciiTheme="minorHAnsi" w:hAnsiTheme="minorHAnsi" w:cstheme="minorHAnsi"/>
                <w:sz w:val="22"/>
                <w:lang w:eastAsia="zh-TW"/>
              </w:rPr>
              <w:t>1</w:t>
            </w:r>
          </w:p>
        </w:tc>
        <w:tc>
          <w:tcPr>
            <w:tcW w:w="1380" w:type="dxa"/>
            <w:tcBorders>
              <w:left w:val="single" w:sz="4" w:space="0" w:color="auto"/>
              <w:bottom w:val="single" w:sz="4" w:space="0" w:color="auto"/>
            </w:tcBorders>
            <w:vAlign w:val="center"/>
          </w:tcPr>
          <w:p w14:paraId="68777B5A" w14:textId="1D43AF13"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1.62</w:t>
            </w:r>
          </w:p>
        </w:tc>
        <w:tc>
          <w:tcPr>
            <w:tcW w:w="1260" w:type="dxa"/>
            <w:gridSpan w:val="2"/>
            <w:tcBorders>
              <w:bottom w:val="single" w:sz="4" w:space="0" w:color="auto"/>
            </w:tcBorders>
            <w:vAlign w:val="center"/>
          </w:tcPr>
          <w:p w14:paraId="4AC416C4" w14:textId="3FCF796E"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0.2</w:t>
            </w:r>
            <w:r w:rsidR="008F3D7E">
              <w:rPr>
                <w:rFonts w:asciiTheme="minorHAnsi" w:hAnsiTheme="minorHAnsi" w:cstheme="minorHAnsi"/>
                <w:sz w:val="22"/>
                <w:lang w:eastAsia="zh-TW"/>
              </w:rPr>
              <w:t>1</w:t>
            </w:r>
            <w:r w:rsidRPr="004B0089">
              <w:rPr>
                <w:rFonts w:asciiTheme="minorHAnsi" w:hAnsiTheme="minorHAnsi" w:cstheme="minorHAnsi"/>
                <w:sz w:val="22"/>
                <w:lang w:eastAsia="zh-TW"/>
              </w:rPr>
              <w:t xml:space="preserve">  </w:t>
            </w:r>
            <w:commentRangeEnd w:id="336"/>
            <w:r w:rsidRPr="004B0089">
              <w:rPr>
                <w:rFonts w:asciiTheme="minorHAnsi" w:hAnsiTheme="minorHAnsi" w:cstheme="minorHAnsi"/>
                <w:sz w:val="16"/>
                <w:szCs w:val="16"/>
                <w:lang w:eastAsia="zh-TW"/>
              </w:rPr>
              <w:commentReference w:id="336"/>
            </w:r>
            <w:r w:rsidRPr="004B0089">
              <w:rPr>
                <w:rFonts w:asciiTheme="minorHAnsi" w:hAnsiTheme="minorHAnsi" w:cstheme="minorHAnsi"/>
                <w:sz w:val="16"/>
                <w:szCs w:val="16"/>
                <w:lang w:eastAsia="zh-TW"/>
              </w:rPr>
              <w:commentReference w:id="337"/>
            </w:r>
          </w:p>
        </w:tc>
      </w:tr>
      <w:commentRangeEnd w:id="337"/>
    </w:tbl>
    <w:p w14:paraId="5CE5E56D" w14:textId="0B54AE63" w:rsidR="00FD1DD3" w:rsidRPr="00D253EF" w:rsidRDefault="00FD1DD3">
      <w:pPr>
        <w:rPr>
          <w:rFonts w:asciiTheme="minorHAnsi" w:hAnsiTheme="minorHAnsi" w:cstheme="minorHAnsi"/>
        </w:rPr>
      </w:pPr>
    </w:p>
    <w:p w14:paraId="4AB2C8F5" w14:textId="30F98B2E" w:rsidR="00FD1DD3" w:rsidRPr="00D253EF" w:rsidRDefault="00FD1DD3">
      <w:pPr>
        <w:rPr>
          <w:rFonts w:asciiTheme="minorHAnsi" w:hAnsiTheme="minorHAnsi" w:cstheme="minorHAnsi"/>
        </w:rPr>
      </w:pPr>
    </w:p>
    <w:p w14:paraId="705D3588" w14:textId="5851F19B" w:rsidR="00FD1DD3" w:rsidRPr="00D253EF" w:rsidRDefault="00FD1DD3">
      <w:pPr>
        <w:rPr>
          <w:rFonts w:asciiTheme="minorHAnsi" w:hAnsiTheme="minorHAnsi" w:cstheme="minorHAnsi"/>
        </w:rPr>
      </w:pPr>
    </w:p>
    <w:p w14:paraId="5AAE9FA6" w14:textId="46F6098B" w:rsidR="00FD1DD3" w:rsidRPr="00D253EF" w:rsidRDefault="00FD1DD3">
      <w:pPr>
        <w:rPr>
          <w:rFonts w:asciiTheme="minorHAnsi" w:hAnsiTheme="minorHAnsi" w:cstheme="minorHAnsi"/>
        </w:rPr>
      </w:pPr>
    </w:p>
    <w:p w14:paraId="1AB2F970" w14:textId="77777777" w:rsidR="004B0089" w:rsidRPr="00D253EF" w:rsidRDefault="004B0089">
      <w:pPr>
        <w:rPr>
          <w:rFonts w:asciiTheme="minorHAnsi" w:hAnsiTheme="minorHAnsi" w:cstheme="minorHAnsi"/>
        </w:rPr>
      </w:pPr>
    </w:p>
    <w:p w14:paraId="66BBBEF8" w14:textId="304F7CBA" w:rsidR="00FD1DD3" w:rsidRPr="00D253EF" w:rsidRDefault="00FD1DD3">
      <w:pPr>
        <w:rPr>
          <w:rFonts w:asciiTheme="minorHAnsi" w:hAnsiTheme="minorHAnsi" w:cstheme="minorHAnsi"/>
        </w:rPr>
      </w:pPr>
    </w:p>
    <w:p w14:paraId="7470C422" w14:textId="62D9F484" w:rsidR="00FD1DD3" w:rsidRPr="00D253EF" w:rsidRDefault="00FD1DD3">
      <w:pPr>
        <w:rPr>
          <w:rFonts w:asciiTheme="minorHAnsi" w:hAnsiTheme="minorHAnsi" w:cstheme="minorHAnsi"/>
        </w:rPr>
      </w:pPr>
    </w:p>
    <w:p w14:paraId="2CE35A9F" w14:textId="4717B92D" w:rsidR="00FD1DD3" w:rsidRPr="00EE3E15" w:rsidRDefault="00072C93">
      <w:pPr>
        <w:rPr>
          <w:rFonts w:asciiTheme="minorHAnsi" w:hAnsiTheme="minorHAnsi" w:cstheme="minorHAnsi"/>
          <w:b/>
          <w:bCs/>
          <w:sz w:val="28"/>
          <w:szCs w:val="28"/>
        </w:rPr>
      </w:pPr>
      <w:r w:rsidRPr="00EE3E15">
        <w:rPr>
          <w:rFonts w:asciiTheme="minorHAnsi" w:hAnsiTheme="minorHAnsi" w:cstheme="minorHAnsi"/>
          <w:b/>
          <w:bCs/>
          <w:sz w:val="28"/>
          <w:szCs w:val="28"/>
        </w:rPr>
        <w:lastRenderedPageBreak/>
        <w:t>Relative activity of the three tunnel species in the surrounding environment</w:t>
      </w:r>
    </w:p>
    <w:p w14:paraId="7427C000" w14:textId="77777777" w:rsidR="00072C93" w:rsidRPr="00D253EF" w:rsidRDefault="00072C93">
      <w:pPr>
        <w:rPr>
          <w:rFonts w:asciiTheme="minorHAnsi" w:hAnsiTheme="minorHAnsi" w:cstheme="minorHAnsi"/>
          <w:sz w:val="28"/>
          <w:szCs w:val="28"/>
        </w:rPr>
      </w:pPr>
    </w:p>
    <w:p w14:paraId="609D8C43" w14:textId="77777777" w:rsidR="00072C93" w:rsidRPr="00D253EF" w:rsidRDefault="00072C93">
      <w:pPr>
        <w:rPr>
          <w:rFonts w:asciiTheme="minorHAnsi" w:hAnsiTheme="minorHAnsi" w:cstheme="minorHAnsi"/>
        </w:rPr>
      </w:pPr>
    </w:p>
    <w:p w14:paraId="403271B2" w14:textId="32552225" w:rsidR="00EB1FAB" w:rsidRPr="00072C93" w:rsidRDefault="00072C93" w:rsidP="001906DD">
      <w:pPr>
        <w:spacing w:after="240" w:line="360" w:lineRule="auto"/>
        <w:ind w:firstLine="567"/>
        <w:jc w:val="both"/>
        <w:rPr>
          <w:rFonts w:asciiTheme="minorHAnsi" w:eastAsia="PMingLiU" w:hAnsiTheme="minorHAnsi" w:cstheme="minorHAnsi"/>
          <w:sz w:val="22"/>
          <w:szCs w:val="22"/>
          <w:lang w:val="en-US" w:eastAsia="zh-TW"/>
        </w:rPr>
      </w:pPr>
      <w:r w:rsidRPr="00072C93">
        <w:rPr>
          <w:rFonts w:asciiTheme="minorHAnsi" w:eastAsia="PMingLiU" w:hAnsiTheme="minorHAnsi" w:cstheme="minorHAnsi"/>
          <w:sz w:val="22"/>
          <w:szCs w:val="22"/>
          <w:lang w:val="en-US" w:eastAsia="zh-TW"/>
        </w:rPr>
        <w:t xml:space="preserve">All three bat species showed contrasting patterns in search-phase calling activity between habitat and vegetation types. In both summer and winter, all three bat species showed highest activity in riparian forest and edge habitat (Figures </w:t>
      </w:r>
      <w:r w:rsidR="00CF6E71" w:rsidRPr="00D253EF">
        <w:rPr>
          <w:rFonts w:asciiTheme="minorHAnsi" w:eastAsia="PMingLiU" w:hAnsiTheme="minorHAnsi" w:cstheme="minorHAnsi"/>
          <w:sz w:val="22"/>
          <w:szCs w:val="22"/>
          <w:lang w:val="en-US" w:eastAsia="zh-TW"/>
        </w:rPr>
        <w:t>4-6</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4-8</w:t>
      </w:r>
      <w:r w:rsidRPr="00072C93">
        <w:rPr>
          <w:rFonts w:asciiTheme="minorHAnsi" w:eastAsia="PMingLiU" w:hAnsiTheme="minorHAnsi" w:cstheme="minorHAnsi"/>
          <w:sz w:val="22"/>
          <w:szCs w:val="22"/>
          <w:lang w:val="en-US" w:eastAsia="zh-TW"/>
        </w:rPr>
        <w:t xml:space="preserve">). </w:t>
      </w:r>
      <w:r w:rsidRPr="00072C93">
        <w:rPr>
          <w:rFonts w:asciiTheme="minorHAnsi" w:eastAsia="PMingLiU" w:hAnsiTheme="minorHAnsi" w:cstheme="minorHAnsi"/>
          <w:i/>
          <w:sz w:val="22"/>
          <w:szCs w:val="22"/>
          <w:lang w:val="en-US" w:eastAsia="zh-TW"/>
        </w:rPr>
        <w:t>Myotis macropus</w:t>
      </w:r>
      <w:r w:rsidRPr="00072C93">
        <w:rPr>
          <w:rFonts w:asciiTheme="minorHAnsi" w:eastAsia="PMingLiU" w:hAnsiTheme="minorHAnsi" w:cstheme="minorHAnsi"/>
          <w:sz w:val="22"/>
          <w:szCs w:val="22"/>
          <w:lang w:val="en-US" w:eastAsia="zh-TW"/>
        </w:rPr>
        <w:t xml:space="preserve"> searching activity was significantly greater than </w:t>
      </w:r>
      <w:r w:rsidRPr="00072C93">
        <w:rPr>
          <w:rFonts w:asciiTheme="minorHAnsi" w:eastAsia="PMingLiU" w:hAnsiTheme="minorHAnsi" w:cstheme="minorHAnsi"/>
          <w:i/>
          <w:sz w:val="22"/>
          <w:szCs w:val="22"/>
          <w:lang w:val="en-US" w:eastAsia="zh-TW"/>
        </w:rPr>
        <w:t>M. australis</w:t>
      </w:r>
      <w:r w:rsidRPr="00072C93">
        <w:rPr>
          <w:rFonts w:asciiTheme="minorHAnsi" w:eastAsia="PMingLiU" w:hAnsiTheme="minorHAnsi" w:cstheme="minorHAnsi"/>
          <w:sz w:val="22"/>
          <w:szCs w:val="22"/>
          <w:lang w:val="en-US" w:eastAsia="zh-TW"/>
        </w:rPr>
        <w:t xml:space="preserve"> and </w:t>
      </w:r>
      <w:r w:rsidRPr="00072C93">
        <w:rPr>
          <w:rFonts w:asciiTheme="minorHAnsi" w:eastAsia="PMingLiU" w:hAnsiTheme="minorHAnsi" w:cstheme="minorHAnsi"/>
          <w:i/>
          <w:sz w:val="22"/>
          <w:szCs w:val="22"/>
          <w:lang w:val="en-US" w:eastAsia="zh-TW"/>
        </w:rPr>
        <w:t>R. megaphyllus</w:t>
      </w:r>
      <w:r w:rsidRPr="00072C93">
        <w:rPr>
          <w:rFonts w:asciiTheme="minorHAnsi" w:eastAsia="PMingLiU" w:hAnsiTheme="minorHAnsi" w:cstheme="minorHAnsi"/>
          <w:sz w:val="22"/>
          <w:szCs w:val="22"/>
          <w:lang w:val="en-US" w:eastAsia="zh-TW"/>
        </w:rPr>
        <w:t xml:space="preserve"> in riparian forest edge in both seasons (Figures </w:t>
      </w:r>
      <w:r w:rsidR="0085655B" w:rsidRPr="00D253EF">
        <w:rPr>
          <w:rFonts w:asciiTheme="minorHAnsi" w:eastAsia="PMingLiU" w:hAnsiTheme="minorHAnsi" w:cstheme="minorHAnsi"/>
          <w:sz w:val="22"/>
          <w:szCs w:val="22"/>
          <w:lang w:val="en-US" w:eastAsia="zh-TW"/>
        </w:rPr>
        <w:t>4-6</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4-8</w:t>
      </w:r>
      <w:r w:rsidRPr="00072C93">
        <w:rPr>
          <w:rFonts w:asciiTheme="minorHAnsi" w:eastAsia="PMingLiU" w:hAnsiTheme="minorHAnsi" w:cstheme="minorHAnsi"/>
          <w:sz w:val="22"/>
          <w:szCs w:val="22"/>
          <w:lang w:val="en-US" w:eastAsia="zh-TW"/>
        </w:rPr>
        <w:t xml:space="preserve">). The searching activity of all three species were relatively low within open forest and regrowth open forest in both seasons, with fewer than 50 passes detected. Activity recorded from </w:t>
      </w:r>
      <w:r w:rsidRPr="00072C93">
        <w:rPr>
          <w:rFonts w:asciiTheme="minorHAnsi" w:eastAsia="PMingLiU" w:hAnsiTheme="minorHAnsi" w:cstheme="minorHAnsi"/>
          <w:i/>
          <w:sz w:val="22"/>
          <w:szCs w:val="22"/>
          <w:lang w:val="en-US" w:eastAsia="zh-TW"/>
        </w:rPr>
        <w:t>M. australis</w:t>
      </w:r>
      <w:r w:rsidRPr="00072C93">
        <w:rPr>
          <w:rFonts w:asciiTheme="minorHAnsi" w:eastAsia="PMingLiU" w:hAnsiTheme="minorHAnsi" w:cstheme="minorHAnsi"/>
          <w:sz w:val="22"/>
          <w:szCs w:val="22"/>
          <w:lang w:val="en-US" w:eastAsia="zh-TW"/>
        </w:rPr>
        <w:t xml:space="preserve"> and </w:t>
      </w:r>
      <w:r w:rsidRPr="00072C93">
        <w:rPr>
          <w:rFonts w:asciiTheme="minorHAnsi" w:eastAsia="PMingLiU" w:hAnsiTheme="minorHAnsi" w:cstheme="minorHAnsi"/>
          <w:i/>
          <w:sz w:val="22"/>
          <w:szCs w:val="22"/>
          <w:lang w:val="en-US" w:eastAsia="zh-TW"/>
        </w:rPr>
        <w:t>R. megaphyllus</w:t>
      </w:r>
      <w:r w:rsidRPr="00072C93">
        <w:rPr>
          <w:rFonts w:asciiTheme="minorHAnsi" w:eastAsia="PMingLiU" w:hAnsiTheme="minorHAnsi" w:cstheme="minorHAnsi"/>
          <w:sz w:val="22"/>
          <w:szCs w:val="22"/>
          <w:lang w:val="en-US" w:eastAsia="zh-TW"/>
        </w:rPr>
        <w:t xml:space="preserve"> were similarly low within each vegetation type. Contrastingly, </w:t>
      </w:r>
      <w:r w:rsidRPr="00072C93">
        <w:rPr>
          <w:rFonts w:asciiTheme="minorHAnsi" w:eastAsia="PMingLiU" w:hAnsiTheme="minorHAnsi" w:cstheme="minorHAnsi"/>
          <w:i/>
          <w:sz w:val="22"/>
          <w:szCs w:val="22"/>
          <w:lang w:val="en-US" w:eastAsia="zh-TW"/>
        </w:rPr>
        <w:t>M. macropus</w:t>
      </w:r>
      <w:r w:rsidRPr="00072C93">
        <w:rPr>
          <w:rFonts w:asciiTheme="minorHAnsi" w:eastAsia="PMingLiU" w:hAnsiTheme="minorHAnsi" w:cstheme="minorHAnsi"/>
          <w:sz w:val="22"/>
          <w:szCs w:val="22"/>
          <w:lang w:val="en-US" w:eastAsia="zh-TW"/>
        </w:rPr>
        <w:t xml:space="preserve"> activity was significantly different between vegetation and habitat types, with nearly all searching activity concentrated in riparian forest and only a few passes detected in the other two vegetation types. Finally, the majority of activity was concentrated in edge habitat in both seasons </w:t>
      </w:r>
      <w:commentRangeStart w:id="338"/>
      <w:r w:rsidRPr="00072C93">
        <w:rPr>
          <w:rFonts w:asciiTheme="minorHAnsi" w:eastAsia="PMingLiU" w:hAnsiTheme="minorHAnsi" w:cstheme="minorHAnsi"/>
          <w:sz w:val="22"/>
          <w:szCs w:val="22"/>
          <w:lang w:val="en-US" w:eastAsia="zh-TW"/>
        </w:rPr>
        <w:t xml:space="preserve">with the exception of riparian forest interior by </w:t>
      </w:r>
      <w:r w:rsidRPr="00072C93">
        <w:rPr>
          <w:rFonts w:asciiTheme="minorHAnsi" w:eastAsia="PMingLiU" w:hAnsiTheme="minorHAnsi" w:cstheme="minorHAnsi"/>
          <w:i/>
          <w:iCs/>
          <w:sz w:val="22"/>
          <w:szCs w:val="22"/>
          <w:lang w:val="en-US" w:eastAsia="zh-TW"/>
        </w:rPr>
        <w:t>M. macropus</w:t>
      </w:r>
      <w:r w:rsidRPr="00072C93">
        <w:rPr>
          <w:rFonts w:asciiTheme="minorHAnsi" w:eastAsia="PMingLiU" w:hAnsiTheme="minorHAnsi" w:cstheme="minorHAnsi"/>
          <w:sz w:val="22"/>
          <w:szCs w:val="22"/>
          <w:lang w:val="en-US" w:eastAsia="zh-TW"/>
        </w:rPr>
        <w:t xml:space="preserve">, </w:t>
      </w:r>
      <w:commentRangeEnd w:id="338"/>
      <w:r w:rsidRPr="00072C93">
        <w:rPr>
          <w:rFonts w:asciiTheme="minorHAnsi" w:eastAsia="PMingLiU" w:hAnsiTheme="minorHAnsi" w:cstheme="minorHAnsi"/>
          <w:sz w:val="16"/>
          <w:szCs w:val="16"/>
          <w:lang w:val="en-US" w:eastAsia="zh-TW"/>
        </w:rPr>
        <w:commentReference w:id="338"/>
      </w:r>
      <w:r w:rsidRPr="00072C93">
        <w:rPr>
          <w:rFonts w:asciiTheme="minorHAnsi" w:eastAsia="PMingLiU" w:hAnsiTheme="minorHAnsi" w:cstheme="minorHAnsi"/>
          <w:sz w:val="22"/>
          <w:szCs w:val="22"/>
          <w:lang w:val="en-US" w:eastAsia="zh-TW"/>
        </w:rPr>
        <w:t xml:space="preserve">which showed greater activity in summer (Figures </w:t>
      </w:r>
      <w:r w:rsidR="0085655B" w:rsidRPr="00D253EF">
        <w:rPr>
          <w:rFonts w:asciiTheme="minorHAnsi" w:eastAsia="PMingLiU" w:hAnsiTheme="minorHAnsi" w:cstheme="minorHAnsi"/>
          <w:sz w:val="22"/>
          <w:szCs w:val="22"/>
          <w:lang w:val="en-US" w:eastAsia="zh-TW"/>
        </w:rPr>
        <w:t>4-6</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4-8</w:t>
      </w:r>
      <w:r w:rsidRPr="00072C93">
        <w:rPr>
          <w:rFonts w:asciiTheme="minorHAnsi" w:eastAsia="PMingLiU" w:hAnsiTheme="minorHAnsi" w:cstheme="minorHAnsi"/>
          <w:sz w:val="22"/>
          <w:szCs w:val="22"/>
          <w:lang w:val="en-US" w:eastAsia="zh-TW"/>
        </w:rPr>
        <w:t xml:space="preserve">). Searching and feeding calls from the three tunnel bat species showed significant interactions across species, seasons, habitat and vegetation types (4 ways interaction) (Aligned Rank ANOVA, F = 18.05, df = 4, p = 4.89e-12 – searching activity; F = 58.47, df = 4, p = 2.22e-16 – feeding activity) (Table </w:t>
      </w:r>
      <w:r w:rsidR="0085655B" w:rsidRPr="00D253EF">
        <w:rPr>
          <w:rFonts w:asciiTheme="minorHAnsi" w:eastAsia="PMingLiU" w:hAnsiTheme="minorHAnsi" w:cstheme="minorHAnsi"/>
          <w:sz w:val="22"/>
          <w:szCs w:val="22"/>
          <w:lang w:val="en-US" w:eastAsia="zh-TW"/>
        </w:rPr>
        <w:t>4-</w:t>
      </w:r>
      <w:r w:rsidRPr="00072C93">
        <w:rPr>
          <w:rFonts w:asciiTheme="minorHAnsi" w:eastAsia="PMingLiU" w:hAnsiTheme="minorHAnsi" w:cstheme="minorHAnsi"/>
          <w:sz w:val="22"/>
          <w:szCs w:val="22"/>
          <w:lang w:val="en-US" w:eastAsia="zh-TW"/>
        </w:rPr>
        <w:t>3).</w:t>
      </w:r>
    </w:p>
    <w:p w14:paraId="0AAC83E1" w14:textId="51AE76F8" w:rsidR="000A0421" w:rsidRDefault="00072C93" w:rsidP="00EB1FAB">
      <w:pPr>
        <w:spacing w:after="240" w:line="360" w:lineRule="auto"/>
        <w:ind w:firstLine="567"/>
        <w:jc w:val="both"/>
        <w:rPr>
          <w:rFonts w:asciiTheme="minorHAnsi" w:hAnsiTheme="minorHAnsi" w:cstheme="minorHAnsi"/>
          <w:noProof/>
        </w:rPr>
      </w:pPr>
      <w:r w:rsidRPr="00072C93">
        <w:rPr>
          <w:rFonts w:asciiTheme="minorHAnsi" w:eastAsia="PMingLiU" w:hAnsiTheme="minorHAnsi" w:cstheme="minorHAnsi"/>
          <w:i/>
          <w:sz w:val="22"/>
          <w:szCs w:val="22"/>
          <w:lang w:val="en-US" w:eastAsia="zh-TW"/>
        </w:rPr>
        <w:tab/>
        <w:t>Myotis macropus</w:t>
      </w:r>
      <w:r w:rsidRPr="00072C93">
        <w:rPr>
          <w:rFonts w:asciiTheme="minorHAnsi" w:eastAsia="PMingLiU" w:hAnsiTheme="minorHAnsi" w:cstheme="minorHAnsi"/>
          <w:sz w:val="22"/>
          <w:szCs w:val="22"/>
          <w:lang w:val="en-US" w:eastAsia="zh-TW"/>
        </w:rPr>
        <w:t xml:space="preserve"> had the highest number of feeding buzzes recorded, followed by </w:t>
      </w:r>
      <w:r w:rsidRPr="00072C93">
        <w:rPr>
          <w:rFonts w:asciiTheme="minorHAnsi" w:eastAsia="PMingLiU" w:hAnsiTheme="minorHAnsi" w:cstheme="minorHAnsi"/>
          <w:i/>
          <w:sz w:val="22"/>
          <w:szCs w:val="22"/>
          <w:lang w:val="en-US" w:eastAsia="zh-TW"/>
        </w:rPr>
        <w:t>M. australis</w:t>
      </w:r>
      <w:r w:rsidRPr="00072C93">
        <w:rPr>
          <w:rFonts w:asciiTheme="minorHAnsi" w:eastAsia="PMingLiU" w:hAnsiTheme="minorHAnsi" w:cstheme="minorHAnsi"/>
          <w:sz w:val="22"/>
          <w:szCs w:val="22"/>
          <w:lang w:val="en-US" w:eastAsia="zh-TW"/>
        </w:rPr>
        <w:t xml:space="preserve">. No feeding buzzes were detected from </w:t>
      </w:r>
      <w:r w:rsidRPr="00072C93">
        <w:rPr>
          <w:rFonts w:asciiTheme="minorHAnsi" w:eastAsia="PMingLiU" w:hAnsiTheme="minorHAnsi" w:cstheme="minorHAnsi"/>
          <w:i/>
          <w:sz w:val="22"/>
          <w:szCs w:val="22"/>
          <w:lang w:val="en-US" w:eastAsia="zh-TW"/>
        </w:rPr>
        <w:t>R. megaphyllus</w:t>
      </w:r>
      <w:r w:rsidRPr="00072C93">
        <w:rPr>
          <w:rFonts w:asciiTheme="minorHAnsi" w:eastAsia="PMingLiU" w:hAnsiTheme="minorHAnsi" w:cstheme="minorHAnsi"/>
          <w:sz w:val="22"/>
          <w:szCs w:val="22"/>
          <w:lang w:val="en-US" w:eastAsia="zh-TW"/>
        </w:rPr>
        <w:t xml:space="preserve"> in any site in both seasons (Figure </w:t>
      </w:r>
      <w:r w:rsidR="0085655B" w:rsidRPr="00D253EF">
        <w:rPr>
          <w:rFonts w:asciiTheme="minorHAnsi" w:eastAsia="PMingLiU" w:hAnsiTheme="minorHAnsi" w:cstheme="minorHAnsi"/>
          <w:sz w:val="22"/>
          <w:szCs w:val="22"/>
          <w:lang w:val="en-US" w:eastAsia="zh-TW"/>
        </w:rPr>
        <w:t>4-7</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4-9</w:t>
      </w:r>
      <w:r w:rsidRPr="00072C93">
        <w:rPr>
          <w:rFonts w:asciiTheme="minorHAnsi" w:eastAsia="PMingLiU" w:hAnsiTheme="minorHAnsi" w:cstheme="minorHAnsi"/>
          <w:sz w:val="22"/>
          <w:szCs w:val="22"/>
          <w:lang w:val="en-US" w:eastAsia="zh-TW"/>
        </w:rPr>
        <w:t xml:space="preserve">). In summer, </w:t>
      </w:r>
      <w:r w:rsidRPr="00072C93">
        <w:rPr>
          <w:rFonts w:asciiTheme="minorHAnsi" w:eastAsia="PMingLiU" w:hAnsiTheme="minorHAnsi" w:cstheme="minorHAnsi"/>
          <w:i/>
          <w:sz w:val="22"/>
          <w:szCs w:val="22"/>
          <w:lang w:val="en-US" w:eastAsia="zh-TW"/>
        </w:rPr>
        <w:t>M. macropus</w:t>
      </w:r>
      <w:r w:rsidRPr="00072C93">
        <w:rPr>
          <w:rFonts w:asciiTheme="minorHAnsi" w:eastAsia="PMingLiU" w:hAnsiTheme="minorHAnsi" w:cstheme="minorHAnsi"/>
          <w:sz w:val="22"/>
          <w:szCs w:val="22"/>
          <w:lang w:val="en-US" w:eastAsia="zh-TW"/>
        </w:rPr>
        <w:t xml:space="preserve"> feeding activity occurred in both edge and interior but only within riparian forest; edge / creek showed a significantly higher number of passes than interior. In winter, feeding activity only occurred in riparian forest edge / creek. Meanwhile, </w:t>
      </w:r>
      <w:r w:rsidRPr="00072C93">
        <w:rPr>
          <w:rFonts w:asciiTheme="minorHAnsi" w:eastAsia="PMingLiU" w:hAnsiTheme="minorHAnsi" w:cstheme="minorHAnsi"/>
          <w:i/>
          <w:sz w:val="22"/>
          <w:szCs w:val="22"/>
          <w:lang w:val="en-US" w:eastAsia="zh-TW"/>
        </w:rPr>
        <w:t>M. macropus</w:t>
      </w:r>
      <w:r w:rsidRPr="00072C93">
        <w:rPr>
          <w:rFonts w:asciiTheme="minorHAnsi" w:eastAsia="PMingLiU" w:hAnsiTheme="minorHAnsi" w:cstheme="minorHAnsi"/>
          <w:sz w:val="22"/>
          <w:szCs w:val="22"/>
          <w:lang w:val="en-US" w:eastAsia="zh-TW"/>
        </w:rPr>
        <w:t xml:space="preserve"> feeding activity in riparian forest edge / creek was higher in winter than summer. For </w:t>
      </w:r>
      <w:r w:rsidRPr="00072C93">
        <w:rPr>
          <w:rFonts w:asciiTheme="minorHAnsi" w:eastAsia="PMingLiU" w:hAnsiTheme="minorHAnsi" w:cstheme="minorHAnsi"/>
          <w:i/>
          <w:sz w:val="22"/>
          <w:szCs w:val="22"/>
          <w:lang w:val="en-US" w:eastAsia="zh-TW"/>
        </w:rPr>
        <w:t>M. australis</w:t>
      </w:r>
      <w:r w:rsidRPr="00072C93">
        <w:rPr>
          <w:rFonts w:asciiTheme="minorHAnsi" w:eastAsia="PMingLiU" w:hAnsiTheme="minorHAnsi" w:cstheme="minorHAnsi"/>
          <w:sz w:val="22"/>
          <w:szCs w:val="22"/>
          <w:lang w:val="en-US" w:eastAsia="zh-TW"/>
        </w:rPr>
        <w:t xml:space="preserve">, feeding activity was detected in each vegetation type and structure during both seasons, except in open forest during summer (Figure </w:t>
      </w:r>
      <w:r w:rsidR="0085655B" w:rsidRPr="00D253EF">
        <w:rPr>
          <w:rFonts w:asciiTheme="minorHAnsi" w:eastAsia="PMingLiU" w:hAnsiTheme="minorHAnsi" w:cstheme="minorHAnsi"/>
          <w:sz w:val="22"/>
          <w:szCs w:val="22"/>
          <w:lang w:val="en-US" w:eastAsia="zh-TW"/>
        </w:rPr>
        <w:t>4-7</w:t>
      </w:r>
      <w:r w:rsidRPr="00072C93">
        <w:rPr>
          <w:rFonts w:asciiTheme="minorHAnsi" w:eastAsia="PMingLiU" w:hAnsiTheme="minorHAnsi" w:cstheme="minorHAnsi"/>
          <w:sz w:val="22"/>
          <w:szCs w:val="22"/>
          <w:lang w:val="en-US" w:eastAsia="zh-TW"/>
        </w:rPr>
        <w:t xml:space="preserve">). The amount of </w:t>
      </w:r>
      <w:r w:rsidRPr="00072C93">
        <w:rPr>
          <w:rFonts w:asciiTheme="minorHAnsi" w:eastAsia="PMingLiU" w:hAnsiTheme="minorHAnsi" w:cstheme="minorHAnsi"/>
          <w:i/>
          <w:iCs/>
          <w:sz w:val="22"/>
          <w:szCs w:val="22"/>
          <w:lang w:val="en-US" w:eastAsia="zh-TW"/>
        </w:rPr>
        <w:t>M. australis</w:t>
      </w:r>
      <w:r w:rsidRPr="00072C93">
        <w:rPr>
          <w:rFonts w:asciiTheme="minorHAnsi" w:eastAsia="PMingLiU" w:hAnsiTheme="minorHAnsi" w:cstheme="minorHAnsi"/>
          <w:sz w:val="22"/>
          <w:szCs w:val="22"/>
          <w:lang w:val="en-US" w:eastAsia="zh-TW"/>
        </w:rPr>
        <w:t xml:space="preserve"> feeding </w:t>
      </w:r>
      <w:commentRangeStart w:id="339"/>
      <w:r w:rsidRPr="00072C93">
        <w:rPr>
          <w:rFonts w:asciiTheme="minorHAnsi" w:eastAsia="PMingLiU" w:hAnsiTheme="minorHAnsi" w:cstheme="minorHAnsi"/>
          <w:sz w:val="22"/>
          <w:szCs w:val="22"/>
          <w:lang w:val="en-US" w:eastAsia="zh-TW"/>
        </w:rPr>
        <w:t xml:space="preserve">activity detected </w:t>
      </w:r>
      <w:commentRangeEnd w:id="339"/>
      <w:r w:rsidRPr="00072C93">
        <w:rPr>
          <w:rFonts w:asciiTheme="minorHAnsi" w:eastAsia="PMingLiU" w:hAnsiTheme="minorHAnsi" w:cstheme="minorHAnsi"/>
          <w:sz w:val="16"/>
          <w:szCs w:val="16"/>
          <w:lang w:val="en-US" w:eastAsia="zh-TW"/>
        </w:rPr>
        <w:commentReference w:id="339"/>
      </w:r>
      <w:r w:rsidRPr="00072C93">
        <w:rPr>
          <w:rFonts w:asciiTheme="minorHAnsi" w:eastAsia="PMingLiU" w:hAnsiTheme="minorHAnsi" w:cstheme="minorHAnsi"/>
          <w:sz w:val="22"/>
          <w:szCs w:val="22"/>
          <w:lang w:val="en-US" w:eastAsia="zh-TW"/>
        </w:rPr>
        <w:t xml:space="preserve">was relatively small, with fewer than 10 feeding buzzes detected in each habitat and vegetation type during both seasons (Figures </w:t>
      </w:r>
      <w:r w:rsidR="0085655B" w:rsidRPr="00D253EF">
        <w:rPr>
          <w:rFonts w:asciiTheme="minorHAnsi" w:eastAsia="PMingLiU" w:hAnsiTheme="minorHAnsi" w:cstheme="minorHAnsi"/>
          <w:sz w:val="22"/>
          <w:szCs w:val="22"/>
          <w:lang w:val="en-US" w:eastAsia="zh-TW"/>
        </w:rPr>
        <w:t>4-7</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4-9</w:t>
      </w:r>
      <w:r w:rsidRPr="00072C93">
        <w:rPr>
          <w:rFonts w:asciiTheme="minorHAnsi" w:eastAsia="PMingLiU" w:hAnsiTheme="minorHAnsi" w:cstheme="minorHAnsi"/>
          <w:sz w:val="22"/>
          <w:szCs w:val="22"/>
          <w:lang w:val="en-US" w:eastAsia="zh-TW"/>
        </w:rPr>
        <w:t>)</w:t>
      </w:r>
      <w:r w:rsidR="00EB1FAB" w:rsidRPr="00D253EF">
        <w:rPr>
          <w:rFonts w:asciiTheme="minorHAnsi" w:hAnsiTheme="minorHAnsi" w:cstheme="minorHAnsi"/>
          <w:noProof/>
        </w:rPr>
        <w:t xml:space="preserve"> </w:t>
      </w:r>
    </w:p>
    <w:p w14:paraId="2D16F138" w14:textId="77777777" w:rsidR="000A0421" w:rsidRDefault="000A0421">
      <w:pPr>
        <w:rPr>
          <w:rFonts w:asciiTheme="minorHAnsi" w:hAnsiTheme="minorHAnsi" w:cstheme="minorHAnsi"/>
          <w:noProof/>
        </w:rPr>
      </w:pPr>
      <w:r>
        <w:rPr>
          <w:rFonts w:asciiTheme="minorHAnsi" w:hAnsiTheme="minorHAnsi" w:cstheme="minorHAnsi"/>
          <w:noProof/>
        </w:rPr>
        <w:br w:type="page"/>
      </w:r>
    </w:p>
    <w:p w14:paraId="0DF7DF75" w14:textId="63550AC7" w:rsidR="00FD1DD3" w:rsidRPr="00D253EF" w:rsidRDefault="00EB1FAB">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815936" behindDoc="0" locked="0" layoutInCell="1" allowOverlap="1" wp14:anchorId="0646DD27" wp14:editId="631E1F90">
            <wp:simplePos x="0" y="0"/>
            <wp:positionH relativeFrom="margin">
              <wp:posOffset>-1244</wp:posOffset>
            </wp:positionH>
            <wp:positionV relativeFrom="paragraph">
              <wp:posOffset>2515</wp:posOffset>
            </wp:positionV>
            <wp:extent cx="5210175" cy="3200400"/>
            <wp:effectExtent l="0" t="0" r="9525" b="0"/>
            <wp:wrapNone/>
            <wp:docPr id="85" name="Chart 85">
              <a:extLst xmlns:a="http://schemas.openxmlformats.org/drawingml/2006/main">
                <a:ext uri="{FF2B5EF4-FFF2-40B4-BE49-F238E27FC236}">
                  <a16:creationId xmlns:a16="http://schemas.microsoft.com/office/drawing/2014/main" id="{37487733-6FF3-4784-B273-28ABA30E04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8"/>
              </a:graphicData>
            </a:graphic>
            <wp14:sizeRelH relativeFrom="margin">
              <wp14:pctWidth>0</wp14:pctWidth>
            </wp14:sizeRelH>
            <wp14:sizeRelV relativeFrom="margin">
              <wp14:pctHeight>0</wp14:pctHeight>
            </wp14:sizeRelV>
          </wp:anchor>
        </w:drawing>
      </w:r>
    </w:p>
    <w:p w14:paraId="5A5F670F" w14:textId="6DFB2377" w:rsidR="00FD1DD3" w:rsidRPr="00D253EF" w:rsidRDefault="00FD1DD3">
      <w:pPr>
        <w:rPr>
          <w:rFonts w:asciiTheme="minorHAnsi" w:hAnsiTheme="minorHAnsi" w:cstheme="minorHAnsi"/>
        </w:rPr>
      </w:pPr>
    </w:p>
    <w:p w14:paraId="568C7C66" w14:textId="4F0E4006" w:rsidR="00FD1DD3" w:rsidRPr="00D253EF" w:rsidRDefault="00FD1DD3">
      <w:pPr>
        <w:rPr>
          <w:rFonts w:asciiTheme="minorHAnsi" w:hAnsiTheme="minorHAnsi" w:cstheme="minorHAnsi"/>
        </w:rPr>
      </w:pPr>
    </w:p>
    <w:p w14:paraId="4BE2D79B" w14:textId="63CBD0D6" w:rsidR="00FD1DD3" w:rsidRPr="00D253EF" w:rsidRDefault="00FD1DD3">
      <w:pPr>
        <w:rPr>
          <w:rFonts w:asciiTheme="minorHAnsi" w:hAnsiTheme="minorHAnsi" w:cstheme="minorHAnsi"/>
        </w:rPr>
      </w:pPr>
    </w:p>
    <w:p w14:paraId="7B9A56C6" w14:textId="2F1406F4" w:rsidR="00FD1DD3" w:rsidRPr="00D253EF" w:rsidRDefault="00FD1DD3">
      <w:pPr>
        <w:rPr>
          <w:rFonts w:asciiTheme="minorHAnsi" w:hAnsiTheme="minorHAnsi" w:cstheme="minorHAnsi"/>
        </w:rPr>
      </w:pPr>
    </w:p>
    <w:p w14:paraId="3FA277D7" w14:textId="0F0F5927" w:rsidR="00FD1DD3" w:rsidRPr="00D253EF" w:rsidRDefault="00FD1DD3">
      <w:pPr>
        <w:rPr>
          <w:rFonts w:asciiTheme="minorHAnsi" w:hAnsiTheme="minorHAnsi" w:cstheme="minorHAnsi"/>
        </w:rPr>
      </w:pPr>
    </w:p>
    <w:p w14:paraId="5ADBD94D" w14:textId="4940E4E2" w:rsidR="00FD1DD3" w:rsidRPr="00D253EF" w:rsidRDefault="008A5153">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21056" behindDoc="0" locked="0" layoutInCell="1" allowOverlap="1" wp14:anchorId="17320026" wp14:editId="339D91AD">
                <wp:simplePos x="0" y="0"/>
                <wp:positionH relativeFrom="margin">
                  <wp:align>right</wp:align>
                </wp:positionH>
                <wp:positionV relativeFrom="paragraph">
                  <wp:posOffset>6721439</wp:posOffset>
                </wp:positionV>
                <wp:extent cx="5219700" cy="1043797"/>
                <wp:effectExtent l="0" t="0" r="0" b="4445"/>
                <wp:wrapNone/>
                <wp:docPr id="89" name="Text Box 89"/>
                <wp:cNvGraphicFramePr/>
                <a:graphic xmlns:a="http://schemas.openxmlformats.org/drawingml/2006/main">
                  <a:graphicData uri="http://schemas.microsoft.com/office/word/2010/wordprocessingShape">
                    <wps:wsp>
                      <wps:cNvSpPr txBox="1"/>
                      <wps:spPr>
                        <a:xfrm>
                          <a:off x="0" y="0"/>
                          <a:ext cx="5219700" cy="1043797"/>
                        </a:xfrm>
                        <a:prstGeom prst="rect">
                          <a:avLst/>
                        </a:prstGeom>
                        <a:solidFill>
                          <a:prstClr val="white"/>
                        </a:solidFill>
                        <a:ln>
                          <a:noFill/>
                        </a:ln>
                      </wps:spPr>
                      <wps:txbx>
                        <w:txbxContent>
                          <w:p w14:paraId="47F31CD8" w14:textId="38F6C6BE" w:rsidR="00417FA3" w:rsidRPr="00417FA3" w:rsidRDefault="00417FA3" w:rsidP="00417FA3">
                            <w:pPr>
                              <w:pStyle w:val="Caption"/>
                              <w:jc w:val="both"/>
                              <w:rPr>
                                <w:rFonts w:asciiTheme="minorHAnsi" w:hAnsiTheme="minorHAnsi" w:cstheme="minorHAnsi"/>
                                <w:b w:val="0"/>
                                <w:bCs w:val="0"/>
                                <w:sz w:val="24"/>
                              </w:rPr>
                            </w:pPr>
                            <w:bookmarkStart w:id="340" w:name="_Toc85420522"/>
                            <w:r w:rsidRPr="00417FA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417FA3">
                              <w:rPr>
                                <w:rFonts w:asciiTheme="minorHAnsi" w:hAnsiTheme="minorHAnsi" w:cstheme="minorHAnsi"/>
                                <w:b w:val="0"/>
                                <w:bCs w:val="0"/>
                              </w:rPr>
                              <w:t xml:space="preserve"> Feeding-phase echolocation call activity (passes) of the three tunnel bat species across each vegetation types in summer and winter (the solid vertical line separates between summer and winter). Feed-phase activity was highest in </w:t>
                            </w:r>
                            <w:r w:rsidRPr="000C511F">
                              <w:rPr>
                                <w:rFonts w:asciiTheme="minorHAnsi" w:hAnsiTheme="minorHAnsi" w:cstheme="minorHAnsi"/>
                                <w:b w:val="0"/>
                                <w:bCs w:val="0"/>
                                <w:i/>
                                <w:iCs/>
                              </w:rPr>
                              <w:t>M. macropus</w:t>
                            </w:r>
                            <w:r w:rsidRPr="00417FA3">
                              <w:rPr>
                                <w:rFonts w:asciiTheme="minorHAnsi" w:hAnsiTheme="minorHAnsi" w:cstheme="minorHAnsi"/>
                                <w:b w:val="0"/>
                                <w:bCs w:val="0"/>
                              </w:rPr>
                              <w:t xml:space="preserve">, followed by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and then </w:t>
                            </w:r>
                            <w:r w:rsidRPr="000C511F">
                              <w:rPr>
                                <w:rFonts w:asciiTheme="minorHAnsi" w:hAnsiTheme="minorHAnsi" w:cstheme="minorHAnsi"/>
                                <w:b w:val="0"/>
                                <w:bCs w:val="0"/>
                                <w:i/>
                                <w:iCs/>
                              </w:rPr>
                              <w:t>R. megaphyllus</w:t>
                            </w:r>
                            <w:r w:rsidRPr="00417FA3">
                              <w:rPr>
                                <w:rFonts w:asciiTheme="minorHAnsi" w:hAnsiTheme="minorHAnsi" w:cstheme="minorHAnsi"/>
                                <w:b w:val="0"/>
                                <w:bCs w:val="0"/>
                              </w:rPr>
                              <w:t xml:space="preserve"> in both seasons. </w:t>
                            </w:r>
                            <w:r w:rsidRPr="000C511F">
                              <w:rPr>
                                <w:rFonts w:asciiTheme="minorHAnsi" w:hAnsiTheme="minorHAnsi" w:cstheme="minorHAnsi"/>
                                <w:b w:val="0"/>
                                <w:bCs w:val="0"/>
                                <w:i/>
                                <w:iCs/>
                              </w:rPr>
                              <w:t>M</w:t>
                            </w:r>
                            <w:r w:rsidR="00EC3CB6">
                              <w:rPr>
                                <w:rFonts w:asciiTheme="minorHAnsi" w:hAnsiTheme="minorHAnsi" w:cstheme="minorHAnsi"/>
                                <w:b w:val="0"/>
                                <w:bCs w:val="0"/>
                                <w:i/>
                                <w:iCs/>
                              </w:rPr>
                              <w:t>yotis</w:t>
                            </w:r>
                            <w:r w:rsidRPr="000C511F">
                              <w:rPr>
                                <w:rFonts w:asciiTheme="minorHAnsi" w:hAnsiTheme="minorHAnsi" w:cstheme="minorHAnsi"/>
                                <w:b w:val="0"/>
                                <w:bCs w:val="0"/>
                                <w:i/>
                                <w:iCs/>
                              </w:rPr>
                              <w:t xml:space="preserve"> macropus</w:t>
                            </w:r>
                            <w:r w:rsidRPr="00417FA3">
                              <w:rPr>
                                <w:rFonts w:asciiTheme="minorHAnsi" w:hAnsiTheme="minorHAnsi" w:cstheme="minorHAnsi"/>
                                <w:b w:val="0"/>
                                <w:bCs w:val="0"/>
                              </w:rPr>
                              <w:t xml:space="preserve"> had the highest feeding-phase activity in riparian forest in summer and winter;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had the highest feed-phase activity in riparian forest in summer, and regrowth open for</w:t>
                            </w:r>
                            <w:r w:rsidR="00040585">
                              <w:rPr>
                                <w:rFonts w:asciiTheme="minorHAnsi" w:hAnsiTheme="minorHAnsi" w:cstheme="minorHAnsi"/>
                                <w:b w:val="0"/>
                                <w:bCs w:val="0"/>
                              </w:rPr>
                              <w:t>e</w:t>
                            </w:r>
                            <w:r w:rsidRPr="00417FA3">
                              <w:rPr>
                                <w:rFonts w:asciiTheme="minorHAnsi" w:hAnsiTheme="minorHAnsi" w:cstheme="minorHAnsi"/>
                                <w:b w:val="0"/>
                                <w:bCs w:val="0"/>
                              </w:rPr>
                              <w:t>st in winter</w:t>
                            </w:r>
                            <w:r w:rsidR="000C511F">
                              <w:rPr>
                                <w:rFonts w:asciiTheme="minorHAnsi" w:hAnsiTheme="minorHAnsi" w:cstheme="minorHAnsi"/>
                                <w:b w:val="0"/>
                                <w:bCs w:val="0"/>
                              </w:rPr>
                              <w:t>;</w:t>
                            </w:r>
                            <w:r w:rsidRPr="000C511F">
                              <w:rPr>
                                <w:rFonts w:asciiTheme="minorHAnsi" w:hAnsiTheme="minorHAnsi" w:cstheme="minorHAnsi"/>
                                <w:b w:val="0"/>
                                <w:bCs w:val="0"/>
                                <w:i/>
                                <w:iCs/>
                              </w:rPr>
                              <w:t xml:space="preserve"> R. megaphyllus</w:t>
                            </w:r>
                            <w:r w:rsidRPr="00417FA3">
                              <w:rPr>
                                <w:rFonts w:asciiTheme="minorHAnsi" w:hAnsiTheme="minorHAnsi" w:cstheme="minorHAnsi"/>
                                <w:b w:val="0"/>
                                <w:bCs w:val="0"/>
                              </w:rPr>
                              <w:t xml:space="preserve"> had no feeding-phase activity in both seasons.</w:t>
                            </w:r>
                            <w:bookmarkEnd w:id="340"/>
                          </w:p>
                          <w:p w14:paraId="54A65B17" w14:textId="77777777" w:rsidR="00C526FE" w:rsidRDefault="00C526FE"/>
                          <w:p w14:paraId="18A081CF" w14:textId="77777777" w:rsidR="00C526FE" w:rsidRDefault="00C526FE"/>
                          <w:p w14:paraId="06C22C01" w14:textId="77777777" w:rsidR="00C526FE" w:rsidRDefault="00C526FE"/>
                          <w:p w14:paraId="29750DAF" w14:textId="717EFAFF" w:rsidR="00417FA3" w:rsidRPr="00417FA3" w:rsidRDefault="00417FA3" w:rsidP="00417FA3">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320026" id="Text Box 89" o:spid="_x0000_s1078" type="#_x0000_t202" style="position:absolute;margin-left:359.8pt;margin-top:529.25pt;width:411pt;height:82.2pt;z-index:2518210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" stroked="f">
                <v:textbox inset="0,0,0,0">
                  <w:txbxContent>
                    <w:p w14:paraId="47F31CD8" w14:textId="38F6C6BE" w:rsidR="00417FA3" w:rsidRPr="00417FA3" w:rsidRDefault="00417FA3" w:rsidP="00417FA3">
                      <w:pPr>
                        <w:pStyle w:val="Caption"/>
                        <w:jc w:val="both"/>
                        <w:rPr>
                          <w:rFonts w:asciiTheme="minorHAnsi" w:hAnsiTheme="minorHAnsi" w:cstheme="minorHAnsi"/>
                          <w:b w:val="0"/>
                          <w:bCs w:val="0"/>
                          <w:sz w:val="24"/>
                        </w:rPr>
                      </w:pPr>
                      <w:bookmarkStart w:id="341" w:name="_Toc85420522"/>
                      <w:r w:rsidRPr="00417FA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417FA3">
                        <w:rPr>
                          <w:rFonts w:asciiTheme="minorHAnsi" w:hAnsiTheme="minorHAnsi" w:cstheme="minorHAnsi"/>
                          <w:b w:val="0"/>
                          <w:bCs w:val="0"/>
                        </w:rPr>
                        <w:t xml:space="preserve"> Feeding-phase echolocation call activity (passes) of the three tunnel bat species across each vegetation types in summer and winter (the solid vertical line separates between summer and winter). Feed-phase activity was highest in </w:t>
                      </w:r>
                      <w:r w:rsidRPr="000C511F">
                        <w:rPr>
                          <w:rFonts w:asciiTheme="minorHAnsi" w:hAnsiTheme="minorHAnsi" w:cstheme="minorHAnsi"/>
                          <w:b w:val="0"/>
                          <w:bCs w:val="0"/>
                          <w:i/>
                          <w:iCs/>
                        </w:rPr>
                        <w:t>M. macropus</w:t>
                      </w:r>
                      <w:r w:rsidRPr="00417FA3">
                        <w:rPr>
                          <w:rFonts w:asciiTheme="minorHAnsi" w:hAnsiTheme="minorHAnsi" w:cstheme="minorHAnsi"/>
                          <w:b w:val="0"/>
                          <w:bCs w:val="0"/>
                        </w:rPr>
                        <w:t xml:space="preserve">, followed by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and then </w:t>
                      </w:r>
                      <w:r w:rsidRPr="000C511F">
                        <w:rPr>
                          <w:rFonts w:asciiTheme="minorHAnsi" w:hAnsiTheme="minorHAnsi" w:cstheme="minorHAnsi"/>
                          <w:b w:val="0"/>
                          <w:bCs w:val="0"/>
                          <w:i/>
                          <w:iCs/>
                        </w:rPr>
                        <w:t>R. megaphyllus</w:t>
                      </w:r>
                      <w:r w:rsidRPr="00417FA3">
                        <w:rPr>
                          <w:rFonts w:asciiTheme="minorHAnsi" w:hAnsiTheme="minorHAnsi" w:cstheme="minorHAnsi"/>
                          <w:b w:val="0"/>
                          <w:bCs w:val="0"/>
                        </w:rPr>
                        <w:t xml:space="preserve"> in both seasons. </w:t>
                      </w:r>
                      <w:r w:rsidRPr="000C511F">
                        <w:rPr>
                          <w:rFonts w:asciiTheme="minorHAnsi" w:hAnsiTheme="minorHAnsi" w:cstheme="minorHAnsi"/>
                          <w:b w:val="0"/>
                          <w:bCs w:val="0"/>
                          <w:i/>
                          <w:iCs/>
                        </w:rPr>
                        <w:t>M</w:t>
                      </w:r>
                      <w:r w:rsidR="00EC3CB6">
                        <w:rPr>
                          <w:rFonts w:asciiTheme="minorHAnsi" w:hAnsiTheme="minorHAnsi" w:cstheme="minorHAnsi"/>
                          <w:b w:val="0"/>
                          <w:bCs w:val="0"/>
                          <w:i/>
                          <w:iCs/>
                        </w:rPr>
                        <w:t>yotis</w:t>
                      </w:r>
                      <w:r w:rsidRPr="000C511F">
                        <w:rPr>
                          <w:rFonts w:asciiTheme="minorHAnsi" w:hAnsiTheme="minorHAnsi" w:cstheme="minorHAnsi"/>
                          <w:b w:val="0"/>
                          <w:bCs w:val="0"/>
                          <w:i/>
                          <w:iCs/>
                        </w:rPr>
                        <w:t xml:space="preserve"> macropus</w:t>
                      </w:r>
                      <w:r w:rsidRPr="00417FA3">
                        <w:rPr>
                          <w:rFonts w:asciiTheme="minorHAnsi" w:hAnsiTheme="minorHAnsi" w:cstheme="minorHAnsi"/>
                          <w:b w:val="0"/>
                          <w:bCs w:val="0"/>
                        </w:rPr>
                        <w:t xml:space="preserve"> had the highest feeding-phase activity in riparian forest in summer and winter;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had the highest feed-phase activity in riparian forest in summer, and regrowth open for</w:t>
                      </w:r>
                      <w:r w:rsidR="00040585">
                        <w:rPr>
                          <w:rFonts w:asciiTheme="minorHAnsi" w:hAnsiTheme="minorHAnsi" w:cstheme="minorHAnsi"/>
                          <w:b w:val="0"/>
                          <w:bCs w:val="0"/>
                        </w:rPr>
                        <w:t>e</w:t>
                      </w:r>
                      <w:r w:rsidRPr="00417FA3">
                        <w:rPr>
                          <w:rFonts w:asciiTheme="minorHAnsi" w:hAnsiTheme="minorHAnsi" w:cstheme="minorHAnsi"/>
                          <w:b w:val="0"/>
                          <w:bCs w:val="0"/>
                        </w:rPr>
                        <w:t>st in winter</w:t>
                      </w:r>
                      <w:r w:rsidR="000C511F">
                        <w:rPr>
                          <w:rFonts w:asciiTheme="minorHAnsi" w:hAnsiTheme="minorHAnsi" w:cstheme="minorHAnsi"/>
                          <w:b w:val="0"/>
                          <w:bCs w:val="0"/>
                        </w:rPr>
                        <w:t>;</w:t>
                      </w:r>
                      <w:r w:rsidRPr="000C511F">
                        <w:rPr>
                          <w:rFonts w:asciiTheme="minorHAnsi" w:hAnsiTheme="minorHAnsi" w:cstheme="minorHAnsi"/>
                          <w:b w:val="0"/>
                          <w:bCs w:val="0"/>
                          <w:i/>
                          <w:iCs/>
                        </w:rPr>
                        <w:t xml:space="preserve"> R. megaphyllus</w:t>
                      </w:r>
                      <w:r w:rsidRPr="00417FA3">
                        <w:rPr>
                          <w:rFonts w:asciiTheme="minorHAnsi" w:hAnsiTheme="minorHAnsi" w:cstheme="minorHAnsi"/>
                          <w:b w:val="0"/>
                          <w:bCs w:val="0"/>
                        </w:rPr>
                        <w:t xml:space="preserve"> had no feeding-phase activity in both seasons.</w:t>
                      </w:r>
                      <w:bookmarkEnd w:id="341"/>
                    </w:p>
                    <w:p w14:paraId="54A65B17" w14:textId="77777777" w:rsidR="00C526FE" w:rsidRDefault="00C526FE"/>
                    <w:p w14:paraId="18A081CF" w14:textId="77777777" w:rsidR="00C526FE" w:rsidRDefault="00C526FE"/>
                    <w:p w14:paraId="06C22C01" w14:textId="77777777" w:rsidR="00C526FE" w:rsidRDefault="00C526FE"/>
                    <w:p w14:paraId="29750DAF" w14:textId="717EFAFF" w:rsidR="00417FA3" w:rsidRPr="00417FA3" w:rsidRDefault="00417FA3" w:rsidP="00417FA3">
                      <w:pPr>
                        <w:pStyle w:val="Caption"/>
                        <w:jc w:val="both"/>
                        <w:rPr>
                          <w:rFonts w:asciiTheme="minorHAnsi" w:hAnsiTheme="minorHAnsi" w:cstheme="minorHAnsi"/>
                          <w:b w:val="0"/>
                          <w:bCs w:val="0"/>
                          <w:sz w:val="24"/>
                        </w:rPr>
                      </w:pPr>
                    </w:p>
                  </w:txbxContent>
                </v:textbox>
                <w10:wrap anchorx="margin"/>
              </v:shape>
            </w:pict>
          </mc:Fallback>
        </mc:AlternateContent>
      </w:r>
      <w:r w:rsidR="00EB1FAB" w:rsidRPr="00D253EF">
        <w:rPr>
          <w:rFonts w:asciiTheme="minorHAnsi" w:hAnsiTheme="minorHAnsi" w:cstheme="minorHAnsi"/>
          <w:noProof/>
        </w:rPr>
        <mc:AlternateContent>
          <mc:Choice Requires="wps">
            <w:drawing>
              <wp:anchor distT="0" distB="0" distL="114300" distR="114300" simplePos="0" relativeHeight="251819008" behindDoc="0" locked="0" layoutInCell="1" allowOverlap="1" wp14:anchorId="34DE0983" wp14:editId="770DDCF6">
                <wp:simplePos x="0" y="0"/>
                <wp:positionH relativeFrom="margin">
                  <wp:align>right</wp:align>
                </wp:positionH>
                <wp:positionV relativeFrom="paragraph">
                  <wp:posOffset>2141172</wp:posOffset>
                </wp:positionV>
                <wp:extent cx="5210175" cy="948906"/>
                <wp:effectExtent l="0" t="0" r="9525" b="3810"/>
                <wp:wrapNone/>
                <wp:docPr id="88" name="Text Box 88"/>
                <wp:cNvGraphicFramePr/>
                <a:graphic xmlns:a="http://schemas.openxmlformats.org/drawingml/2006/main">
                  <a:graphicData uri="http://schemas.microsoft.com/office/word/2010/wordprocessingShape">
                    <wps:wsp>
                      <wps:cNvSpPr txBox="1"/>
                      <wps:spPr>
                        <a:xfrm>
                          <a:off x="0" y="0"/>
                          <a:ext cx="5210175" cy="948906"/>
                        </a:xfrm>
                        <a:prstGeom prst="rect">
                          <a:avLst/>
                        </a:prstGeom>
                        <a:solidFill>
                          <a:prstClr val="white"/>
                        </a:solidFill>
                        <a:ln>
                          <a:noFill/>
                        </a:ln>
                      </wps:spPr>
                      <wps:txbx>
                        <w:txbxContent>
                          <w:p w14:paraId="3855A87C" w14:textId="75058524" w:rsidR="00C526FE" w:rsidRPr="008A5153" w:rsidRDefault="00803FE4" w:rsidP="008A5153">
                            <w:pPr>
                              <w:pStyle w:val="Caption"/>
                              <w:jc w:val="both"/>
                              <w:rPr>
                                <w:rFonts w:asciiTheme="minorHAnsi" w:hAnsiTheme="minorHAnsi" w:cstheme="minorHAnsi"/>
                                <w:b w:val="0"/>
                                <w:bCs w:val="0"/>
                                <w:sz w:val="24"/>
                              </w:rPr>
                            </w:pPr>
                            <w:bookmarkStart w:id="342" w:name="_Toc85420523"/>
                            <w:r w:rsidRPr="00803FE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7</w:t>
                            </w:r>
                            <w:r w:rsidR="001E78D0">
                              <w:rPr>
                                <w:rFonts w:asciiTheme="minorHAnsi" w:hAnsiTheme="minorHAnsi" w:cstheme="minorHAnsi"/>
                                <w:b w:val="0"/>
                                <w:bCs w:val="0"/>
                              </w:rPr>
                              <w:fldChar w:fldCharType="end"/>
                            </w:r>
                            <w:r w:rsidRPr="00803FE4">
                              <w:rPr>
                                <w:rFonts w:asciiTheme="minorHAnsi" w:hAnsiTheme="minorHAnsi" w:cstheme="minorHAnsi"/>
                                <w:b w:val="0"/>
                                <w:bCs w:val="0"/>
                              </w:rPr>
                              <w:t xml:space="preserve"> Search-phase echolocation call activity (passes) of the three tunnel bat species across each vegetation types in summer and winter (the solid vertical line separates summer and winter). All three bat species showed the highest relative search-phase activity in riparian forest in summer and winter. The amount of search-phase activity from each species in open and regrowth open forest was low in both seasons; it was slightly higher in winter than summer. </w:t>
                            </w:r>
                            <w:r w:rsidRPr="00A348FB">
                              <w:rPr>
                                <w:rFonts w:asciiTheme="minorHAnsi" w:hAnsiTheme="minorHAnsi" w:cstheme="minorHAnsi"/>
                                <w:b w:val="0"/>
                                <w:bCs w:val="0"/>
                                <w:i/>
                                <w:iCs/>
                              </w:rPr>
                              <w:t>M</w:t>
                            </w:r>
                            <w:r w:rsidR="00B519B6">
                              <w:rPr>
                                <w:rFonts w:asciiTheme="minorHAnsi" w:hAnsiTheme="minorHAnsi" w:cstheme="minorHAnsi"/>
                                <w:b w:val="0"/>
                                <w:bCs w:val="0"/>
                                <w:i/>
                                <w:iCs/>
                              </w:rPr>
                              <w:t>yotis</w:t>
                            </w:r>
                            <w:r w:rsidRPr="00A348FB">
                              <w:rPr>
                                <w:rFonts w:asciiTheme="minorHAnsi" w:hAnsiTheme="minorHAnsi" w:cstheme="minorHAnsi"/>
                                <w:b w:val="0"/>
                                <w:bCs w:val="0"/>
                                <w:i/>
                                <w:iCs/>
                              </w:rPr>
                              <w:t xml:space="preserve"> macropus</w:t>
                            </w:r>
                            <w:r w:rsidRPr="00803FE4">
                              <w:rPr>
                                <w:rFonts w:asciiTheme="minorHAnsi" w:hAnsiTheme="minorHAnsi" w:cstheme="minorHAnsi"/>
                                <w:b w:val="0"/>
                                <w:bCs w:val="0"/>
                              </w:rPr>
                              <w:t xml:space="preserve"> had the highest number of searching passes in both seasons.</w:t>
                            </w:r>
                            <w:bookmarkEnd w:id="342"/>
                          </w:p>
                          <w:p w14:paraId="09C4D2BC" w14:textId="1025F6B9" w:rsidR="00803FE4" w:rsidRPr="00803FE4" w:rsidRDefault="00803FE4" w:rsidP="00803FE4">
                            <w:pPr>
                              <w:pStyle w:val="Caption"/>
                              <w:jc w:val="both"/>
                              <w:rPr>
                                <w:rFonts w:asciiTheme="minorHAnsi" w:hAnsiTheme="minorHAnsi" w:cstheme="minorHAnsi"/>
                                <w:b w:val="0"/>
                                <w:bCs w:val="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DE0983" id="Text Box 88" o:spid="_x0000_s1079" type="#_x0000_t202" style="position:absolute;margin-left:359.05pt;margin-top:168.6pt;width:410.25pt;height:74.7pt;z-index:2518190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" stroked="f">
                <v:textbox inset="0,0,0,0">
                  <w:txbxContent>
                    <w:p w14:paraId="3855A87C" w14:textId="75058524" w:rsidR="00C526FE" w:rsidRPr="008A5153" w:rsidRDefault="00803FE4" w:rsidP="008A5153">
                      <w:pPr>
                        <w:pStyle w:val="Caption"/>
                        <w:jc w:val="both"/>
                        <w:rPr>
                          <w:rFonts w:asciiTheme="minorHAnsi" w:hAnsiTheme="minorHAnsi" w:cstheme="minorHAnsi"/>
                          <w:b w:val="0"/>
                          <w:bCs w:val="0"/>
                          <w:sz w:val="24"/>
                        </w:rPr>
                      </w:pPr>
                      <w:bookmarkStart w:id="343" w:name="_Toc85420523"/>
                      <w:r w:rsidRPr="00803FE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7</w:t>
                      </w:r>
                      <w:r w:rsidR="001E78D0">
                        <w:rPr>
                          <w:rFonts w:asciiTheme="minorHAnsi" w:hAnsiTheme="minorHAnsi" w:cstheme="minorHAnsi"/>
                          <w:b w:val="0"/>
                          <w:bCs w:val="0"/>
                        </w:rPr>
                        <w:fldChar w:fldCharType="end"/>
                      </w:r>
                      <w:r w:rsidRPr="00803FE4">
                        <w:rPr>
                          <w:rFonts w:asciiTheme="minorHAnsi" w:hAnsiTheme="minorHAnsi" w:cstheme="minorHAnsi"/>
                          <w:b w:val="0"/>
                          <w:bCs w:val="0"/>
                        </w:rPr>
                        <w:t xml:space="preserve"> Search-phase echolocation call activity (passes) of the three tunnel bat species across each vegetation types in summer and winter (the solid vertical line separates summer and winter). All three bat species showed the highest relative search-phase activity in riparian forest in summer and winter. The amount of search-phase activity from each species in open and regrowth open forest was low in both seasons; it was slightly higher in winter than summer. </w:t>
                      </w:r>
                      <w:r w:rsidRPr="00A348FB">
                        <w:rPr>
                          <w:rFonts w:asciiTheme="minorHAnsi" w:hAnsiTheme="minorHAnsi" w:cstheme="minorHAnsi"/>
                          <w:b w:val="0"/>
                          <w:bCs w:val="0"/>
                          <w:i/>
                          <w:iCs/>
                        </w:rPr>
                        <w:t>M</w:t>
                      </w:r>
                      <w:r w:rsidR="00B519B6">
                        <w:rPr>
                          <w:rFonts w:asciiTheme="minorHAnsi" w:hAnsiTheme="minorHAnsi" w:cstheme="minorHAnsi"/>
                          <w:b w:val="0"/>
                          <w:bCs w:val="0"/>
                          <w:i/>
                          <w:iCs/>
                        </w:rPr>
                        <w:t>yotis</w:t>
                      </w:r>
                      <w:r w:rsidRPr="00A348FB">
                        <w:rPr>
                          <w:rFonts w:asciiTheme="minorHAnsi" w:hAnsiTheme="minorHAnsi" w:cstheme="minorHAnsi"/>
                          <w:b w:val="0"/>
                          <w:bCs w:val="0"/>
                          <w:i/>
                          <w:iCs/>
                        </w:rPr>
                        <w:t xml:space="preserve"> macropus</w:t>
                      </w:r>
                      <w:r w:rsidRPr="00803FE4">
                        <w:rPr>
                          <w:rFonts w:asciiTheme="minorHAnsi" w:hAnsiTheme="minorHAnsi" w:cstheme="minorHAnsi"/>
                          <w:b w:val="0"/>
                          <w:bCs w:val="0"/>
                        </w:rPr>
                        <w:t xml:space="preserve"> had the highest number of searching passes in both seasons.</w:t>
                      </w:r>
                      <w:bookmarkEnd w:id="343"/>
                    </w:p>
                    <w:p w14:paraId="09C4D2BC" w14:textId="1025F6B9" w:rsidR="00803FE4" w:rsidRPr="00803FE4" w:rsidRDefault="00803FE4" w:rsidP="00803FE4">
                      <w:pPr>
                        <w:pStyle w:val="Caption"/>
                        <w:jc w:val="both"/>
                        <w:rPr>
                          <w:rFonts w:asciiTheme="minorHAnsi" w:hAnsiTheme="minorHAnsi" w:cstheme="minorHAnsi"/>
                          <w:b w:val="0"/>
                          <w:bCs w:val="0"/>
                          <w:sz w:val="24"/>
                        </w:rPr>
                      </w:pPr>
                    </w:p>
                  </w:txbxContent>
                </v:textbox>
                <w10:wrap anchorx="margin"/>
              </v:shape>
            </w:pict>
          </mc:Fallback>
        </mc:AlternateContent>
      </w:r>
      <w:r w:rsidR="00EB1FAB" w:rsidRPr="00D253EF">
        <w:rPr>
          <w:rFonts w:asciiTheme="minorHAnsi" w:hAnsiTheme="minorHAnsi" w:cstheme="minorHAnsi"/>
          <w:noProof/>
        </w:rPr>
        <w:drawing>
          <wp:anchor distT="0" distB="0" distL="114300" distR="114300" simplePos="0" relativeHeight="251816960" behindDoc="0" locked="0" layoutInCell="1" allowOverlap="1" wp14:anchorId="52259D10" wp14:editId="5A8D667B">
            <wp:simplePos x="0" y="0"/>
            <wp:positionH relativeFrom="margin">
              <wp:posOffset>635</wp:posOffset>
            </wp:positionH>
            <wp:positionV relativeFrom="paragraph">
              <wp:posOffset>3373755</wp:posOffset>
            </wp:positionV>
            <wp:extent cx="5219700" cy="3333750"/>
            <wp:effectExtent l="0" t="0" r="0" b="0"/>
            <wp:wrapNone/>
            <wp:docPr id="86" name="Chart 86">
              <a:extLst xmlns:a="http://schemas.openxmlformats.org/drawingml/2006/main">
                <a:ext uri="{FF2B5EF4-FFF2-40B4-BE49-F238E27FC236}">
                  <a16:creationId xmlns:a16="http://schemas.microsoft.com/office/drawing/2014/main" id="{012836BA-B944-4AAC-9BE7-5796CF22B3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9"/>
              </a:graphicData>
            </a:graphic>
            <wp14:sizeRelH relativeFrom="margin">
              <wp14:pctWidth>0</wp14:pctWidth>
            </wp14:sizeRelH>
            <wp14:sizeRelV relativeFrom="margin">
              <wp14:pctHeight>0</wp14:pctHeight>
            </wp14:sizeRelV>
          </wp:anchor>
        </w:drawing>
      </w:r>
      <w:r w:rsidR="00FD1DD3" w:rsidRPr="00D253EF">
        <w:rPr>
          <w:rFonts w:asciiTheme="minorHAnsi" w:hAnsiTheme="minorHAnsi" w:cstheme="minorHAnsi"/>
        </w:rPr>
        <w:br w:type="page"/>
      </w:r>
    </w:p>
    <w:p w14:paraId="3EDA41AB" w14:textId="5FB0DB50" w:rsidR="00FD1DD3" w:rsidRPr="00D253EF" w:rsidRDefault="00C72017">
      <w:pPr>
        <w:rPr>
          <w:rFonts w:asciiTheme="minorHAnsi" w:hAnsiTheme="minorHAnsi" w:cstheme="minorHAnsi"/>
        </w:rPr>
      </w:pPr>
      <w:r w:rsidRPr="00D253EF">
        <w:rPr>
          <w:rFonts w:asciiTheme="minorHAnsi" w:hAnsiTheme="minorHAnsi" w:cstheme="minorHAnsi"/>
          <w:noProof/>
        </w:rPr>
        <w:lastRenderedPageBreak/>
        <mc:AlternateContent>
          <mc:Choice Requires="wps">
            <w:drawing>
              <wp:anchor distT="0" distB="0" distL="114300" distR="114300" simplePos="0" relativeHeight="251826176" behindDoc="0" locked="0" layoutInCell="1" allowOverlap="1" wp14:anchorId="227407AE" wp14:editId="172CED75">
                <wp:simplePos x="0" y="0"/>
                <wp:positionH relativeFrom="column">
                  <wp:posOffset>635</wp:posOffset>
                </wp:positionH>
                <wp:positionV relativeFrom="paragraph">
                  <wp:posOffset>2880995</wp:posOffset>
                </wp:positionV>
                <wp:extent cx="5219700" cy="63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08E6288" w14:textId="5CF60F50" w:rsidR="00C72017" w:rsidRPr="00C72017" w:rsidRDefault="00C72017" w:rsidP="001D088A">
                            <w:pPr>
                              <w:pStyle w:val="Caption"/>
                              <w:jc w:val="both"/>
                              <w:rPr>
                                <w:rFonts w:asciiTheme="minorHAnsi" w:hAnsiTheme="minorHAnsi" w:cstheme="minorHAnsi"/>
                                <w:b w:val="0"/>
                                <w:bCs w:val="0"/>
                                <w:sz w:val="24"/>
                              </w:rPr>
                            </w:pPr>
                            <w:bookmarkStart w:id="344" w:name="_Toc85420524"/>
                            <w:r w:rsidRPr="00C7201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C72017">
                              <w:rPr>
                                <w:rFonts w:asciiTheme="minorHAnsi" w:hAnsiTheme="minorHAnsi" w:cstheme="minorHAnsi"/>
                                <w:b w:val="0"/>
                                <w:bCs w:val="0"/>
                              </w:rPr>
                              <w:t xml:space="preserve"> Search-phase echolocation call activity (passes) of the three tunnel bat species in two vegetation structures in summer and winter (the solid vertical line separates summer and winter). All three species showed higher search-phase activity in edge / creek versus interior in both seasons, except for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in summer. </w:t>
                            </w:r>
                            <w:r w:rsidRPr="00E8144D">
                              <w:rPr>
                                <w:rFonts w:asciiTheme="minorHAnsi" w:hAnsiTheme="minorHAnsi" w:cstheme="minorHAnsi"/>
                                <w:b w:val="0"/>
                                <w:bCs w:val="0"/>
                                <w:i/>
                                <w:iCs/>
                              </w:rPr>
                              <w:t>M. macropus</w:t>
                            </w:r>
                            <w:r w:rsidRPr="00C72017">
                              <w:rPr>
                                <w:rFonts w:asciiTheme="minorHAnsi" w:hAnsiTheme="minorHAnsi" w:cstheme="minorHAnsi"/>
                                <w:b w:val="0"/>
                                <w:bCs w:val="0"/>
                              </w:rPr>
                              <w:t xml:space="preserve"> has the largest difference between edge and interior compared with the other two species. Relatively few passes were detected from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and </w:t>
                            </w:r>
                            <w:r w:rsidRPr="00E8144D">
                              <w:rPr>
                                <w:rFonts w:asciiTheme="minorHAnsi" w:hAnsiTheme="minorHAnsi" w:cstheme="minorHAnsi"/>
                                <w:b w:val="0"/>
                                <w:bCs w:val="0"/>
                                <w:i/>
                                <w:iCs/>
                              </w:rPr>
                              <w:t>R. megaphyllus</w:t>
                            </w:r>
                            <w:r w:rsidRPr="00C72017">
                              <w:rPr>
                                <w:rFonts w:asciiTheme="minorHAnsi" w:hAnsiTheme="minorHAnsi" w:cstheme="minorHAnsi"/>
                                <w:b w:val="0"/>
                                <w:bCs w:val="0"/>
                              </w:rPr>
                              <w:t xml:space="preserve"> in both seasons.</w:t>
                            </w:r>
                            <w:bookmarkEnd w:id="3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407AE" id="Text Box 92" o:spid="_x0000_s1080" type="#_x0000_t202" style="position:absolute;margin-left:.05pt;margin-top:226.85pt;width:411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" stroked="f">
                <v:textbox style="mso-fit-shape-to-text:t" inset="0,0,0,0">
                  <w:txbxContent>
                    <w:p w14:paraId="508E6288" w14:textId="5CF60F50" w:rsidR="00C72017" w:rsidRPr="00C72017" w:rsidRDefault="00C72017" w:rsidP="001D088A">
                      <w:pPr>
                        <w:pStyle w:val="Caption"/>
                        <w:jc w:val="both"/>
                        <w:rPr>
                          <w:rFonts w:asciiTheme="minorHAnsi" w:hAnsiTheme="minorHAnsi" w:cstheme="minorHAnsi"/>
                          <w:b w:val="0"/>
                          <w:bCs w:val="0"/>
                          <w:sz w:val="24"/>
                        </w:rPr>
                      </w:pPr>
                      <w:bookmarkStart w:id="345" w:name="_Toc85420524"/>
                      <w:r w:rsidRPr="00C7201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C72017">
                        <w:rPr>
                          <w:rFonts w:asciiTheme="minorHAnsi" w:hAnsiTheme="minorHAnsi" w:cstheme="minorHAnsi"/>
                          <w:b w:val="0"/>
                          <w:bCs w:val="0"/>
                        </w:rPr>
                        <w:t xml:space="preserve"> Search-phase echolocation call activity (passes) of the three tunnel bat species in two vegetation structures in summer and winter (the solid vertical line separates summer and winter). All three species showed higher search-phase activity in edge / creek versus interior in both seasons, except for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in summer. </w:t>
                      </w:r>
                      <w:r w:rsidRPr="00E8144D">
                        <w:rPr>
                          <w:rFonts w:asciiTheme="minorHAnsi" w:hAnsiTheme="minorHAnsi" w:cstheme="minorHAnsi"/>
                          <w:b w:val="0"/>
                          <w:bCs w:val="0"/>
                          <w:i/>
                          <w:iCs/>
                        </w:rPr>
                        <w:t>M. macropus</w:t>
                      </w:r>
                      <w:r w:rsidRPr="00C72017">
                        <w:rPr>
                          <w:rFonts w:asciiTheme="minorHAnsi" w:hAnsiTheme="minorHAnsi" w:cstheme="minorHAnsi"/>
                          <w:b w:val="0"/>
                          <w:bCs w:val="0"/>
                        </w:rPr>
                        <w:t xml:space="preserve"> has the largest difference between edge and interior compared with the other two species. Relatively few passes were detected from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and </w:t>
                      </w:r>
                      <w:r w:rsidRPr="00E8144D">
                        <w:rPr>
                          <w:rFonts w:asciiTheme="minorHAnsi" w:hAnsiTheme="minorHAnsi" w:cstheme="minorHAnsi"/>
                          <w:b w:val="0"/>
                          <w:bCs w:val="0"/>
                          <w:i/>
                          <w:iCs/>
                        </w:rPr>
                        <w:t>R. megaphyllus</w:t>
                      </w:r>
                      <w:r w:rsidRPr="00C72017">
                        <w:rPr>
                          <w:rFonts w:asciiTheme="minorHAnsi" w:hAnsiTheme="minorHAnsi" w:cstheme="minorHAnsi"/>
                          <w:b w:val="0"/>
                          <w:bCs w:val="0"/>
                        </w:rPr>
                        <w:t xml:space="preserve"> in both seasons.</w:t>
                      </w:r>
                      <w:bookmarkEnd w:id="345"/>
                    </w:p>
                  </w:txbxContent>
                </v:textbox>
              </v:shape>
            </w:pict>
          </mc:Fallback>
        </mc:AlternateContent>
      </w:r>
      <w:r w:rsidR="00FA0D33" w:rsidRPr="00D253EF">
        <w:rPr>
          <w:rFonts w:asciiTheme="minorHAnsi" w:hAnsiTheme="minorHAnsi" w:cstheme="minorHAnsi"/>
          <w:noProof/>
        </w:rPr>
        <w:drawing>
          <wp:anchor distT="0" distB="0" distL="114300" distR="114300" simplePos="0" relativeHeight="251823104" behindDoc="0" locked="0" layoutInCell="1" allowOverlap="1" wp14:anchorId="1440E8C5" wp14:editId="319E6038">
            <wp:simplePos x="0" y="0"/>
            <wp:positionH relativeFrom="margin">
              <wp:align>right</wp:align>
            </wp:positionH>
            <wp:positionV relativeFrom="paragraph">
              <wp:posOffset>-5080</wp:posOffset>
            </wp:positionV>
            <wp:extent cx="5219700" cy="2828925"/>
            <wp:effectExtent l="0" t="0" r="0" b="9525"/>
            <wp:wrapNone/>
            <wp:docPr id="90" name="Chart 90">
              <a:extLst xmlns:a="http://schemas.openxmlformats.org/drawingml/2006/main">
                <a:ext uri="{FF2B5EF4-FFF2-40B4-BE49-F238E27FC236}">
                  <a16:creationId xmlns:a16="http://schemas.microsoft.com/office/drawing/2014/main" id="{49992B92-95EB-4BB2-8AAD-60DD79AEA5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0"/>
              </a:graphicData>
            </a:graphic>
            <wp14:sizeRelH relativeFrom="margin">
              <wp14:pctWidth>0</wp14:pctWidth>
            </wp14:sizeRelH>
            <wp14:sizeRelV relativeFrom="margin">
              <wp14:pctHeight>0</wp14:pctHeight>
            </wp14:sizeRelV>
          </wp:anchor>
        </w:drawing>
      </w:r>
    </w:p>
    <w:p w14:paraId="5831DF34" w14:textId="77777777" w:rsidR="006622AD" w:rsidRPr="00D253EF" w:rsidRDefault="006622AD">
      <w:pPr>
        <w:rPr>
          <w:rFonts w:asciiTheme="minorHAnsi" w:hAnsiTheme="minorHAnsi" w:cstheme="minorHAnsi"/>
        </w:rPr>
      </w:pPr>
    </w:p>
    <w:p w14:paraId="63F108B8" w14:textId="46660571" w:rsidR="006622AD" w:rsidRPr="00D253EF" w:rsidRDefault="006622AD">
      <w:pPr>
        <w:rPr>
          <w:rFonts w:asciiTheme="minorHAnsi" w:hAnsiTheme="minorHAnsi" w:cstheme="minorHAnsi"/>
        </w:rPr>
      </w:pPr>
    </w:p>
    <w:p w14:paraId="52EBA461" w14:textId="77777777" w:rsidR="006622AD" w:rsidRPr="00D253EF" w:rsidRDefault="006622AD">
      <w:pPr>
        <w:rPr>
          <w:rFonts w:asciiTheme="minorHAnsi" w:hAnsiTheme="minorHAnsi" w:cstheme="minorHAnsi"/>
        </w:rPr>
      </w:pPr>
    </w:p>
    <w:p w14:paraId="5C28A3CD" w14:textId="77777777" w:rsidR="006622AD" w:rsidRPr="00D253EF" w:rsidRDefault="006622AD">
      <w:pPr>
        <w:rPr>
          <w:rFonts w:asciiTheme="minorHAnsi" w:hAnsiTheme="minorHAnsi" w:cstheme="minorHAnsi"/>
          <w:szCs w:val="22"/>
        </w:rPr>
      </w:pPr>
    </w:p>
    <w:p w14:paraId="796667ED" w14:textId="77777777" w:rsidR="008B3DD0" w:rsidRPr="00D253EF" w:rsidRDefault="008B3DD0" w:rsidP="003A1224">
      <w:pPr>
        <w:pStyle w:val="PhDNormal"/>
        <w:spacing w:after="240" w:line="360" w:lineRule="auto"/>
        <w:rPr>
          <w:rFonts w:asciiTheme="minorHAnsi" w:hAnsiTheme="minorHAnsi" w:cstheme="minorHAnsi"/>
        </w:rPr>
      </w:pPr>
    </w:p>
    <w:p w14:paraId="5584F468" w14:textId="77777777" w:rsidR="008B3DD0" w:rsidRPr="00D253EF" w:rsidRDefault="008B3DD0" w:rsidP="003A1224">
      <w:pPr>
        <w:pStyle w:val="PhDNormal"/>
        <w:spacing w:after="240" w:line="360" w:lineRule="auto"/>
        <w:rPr>
          <w:rFonts w:asciiTheme="minorHAnsi" w:hAnsiTheme="minorHAnsi" w:cstheme="minorHAnsi"/>
        </w:rPr>
      </w:pPr>
    </w:p>
    <w:p w14:paraId="68A0A2A3" w14:textId="2598DE49" w:rsidR="008B3DD0" w:rsidRPr="00D253EF" w:rsidRDefault="008B3DD0" w:rsidP="008B3DD0">
      <w:pPr>
        <w:pStyle w:val="PhDNormal"/>
        <w:spacing w:after="240" w:line="360" w:lineRule="auto"/>
        <w:ind w:firstLine="0"/>
        <w:rPr>
          <w:rFonts w:asciiTheme="minorHAnsi" w:hAnsiTheme="minorHAnsi" w:cstheme="minorHAnsi"/>
        </w:rPr>
      </w:pPr>
    </w:p>
    <w:p w14:paraId="7494511C" w14:textId="0F37C431" w:rsidR="008B3DD0" w:rsidRPr="00D253EF" w:rsidRDefault="008B3DD0" w:rsidP="008B3DD0">
      <w:pPr>
        <w:pStyle w:val="PhDNormal"/>
        <w:spacing w:after="240" w:line="360" w:lineRule="auto"/>
        <w:ind w:firstLine="0"/>
        <w:rPr>
          <w:rFonts w:asciiTheme="minorHAnsi" w:hAnsiTheme="minorHAnsi" w:cstheme="minorHAnsi"/>
        </w:rPr>
      </w:pPr>
    </w:p>
    <w:p w14:paraId="696E39F4" w14:textId="4379BED3" w:rsidR="008B3DD0" w:rsidRPr="00D253EF" w:rsidRDefault="008B3DD0" w:rsidP="008B3DD0">
      <w:pPr>
        <w:pStyle w:val="PhDNormal"/>
        <w:spacing w:after="240" w:line="360" w:lineRule="auto"/>
        <w:ind w:firstLine="0"/>
        <w:rPr>
          <w:rFonts w:asciiTheme="minorHAnsi" w:hAnsiTheme="minorHAnsi" w:cstheme="minorHAnsi"/>
        </w:rPr>
      </w:pPr>
    </w:p>
    <w:p w14:paraId="309A8E74" w14:textId="163579AD" w:rsidR="008B3DD0" w:rsidRPr="00D253EF" w:rsidRDefault="008B3DD0" w:rsidP="008B3DD0">
      <w:pPr>
        <w:pStyle w:val="PhDNormal"/>
        <w:spacing w:after="240" w:line="360" w:lineRule="auto"/>
        <w:ind w:firstLine="0"/>
        <w:rPr>
          <w:rFonts w:asciiTheme="minorHAnsi" w:hAnsiTheme="minorHAnsi" w:cstheme="minorHAnsi"/>
        </w:rPr>
      </w:pPr>
    </w:p>
    <w:p w14:paraId="5A9CC695" w14:textId="0FB3E8D1" w:rsidR="008B3DD0" w:rsidRPr="00D253EF" w:rsidRDefault="008B3DD0" w:rsidP="008B3DD0">
      <w:pPr>
        <w:pStyle w:val="PhDNormal"/>
        <w:spacing w:after="240" w:line="360" w:lineRule="auto"/>
        <w:ind w:firstLine="0"/>
        <w:rPr>
          <w:rFonts w:asciiTheme="minorHAnsi" w:hAnsiTheme="minorHAnsi" w:cstheme="minorHAnsi"/>
        </w:rPr>
      </w:pPr>
    </w:p>
    <w:p w14:paraId="5F4C11FE" w14:textId="3890BEA6" w:rsidR="008B3DD0" w:rsidRPr="00D253EF" w:rsidRDefault="00CC4CA6" w:rsidP="008B3DD0">
      <w:pPr>
        <w:pStyle w:val="PhDNormal"/>
        <w:spacing w:after="240" w:line="360" w:lineRule="auto"/>
        <w:ind w:firstLine="0"/>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824128" behindDoc="0" locked="0" layoutInCell="1" allowOverlap="1" wp14:anchorId="26A6855A" wp14:editId="23DE1F75">
            <wp:simplePos x="0" y="0"/>
            <wp:positionH relativeFrom="margin">
              <wp:align>right</wp:align>
            </wp:positionH>
            <wp:positionV relativeFrom="paragraph">
              <wp:posOffset>221615</wp:posOffset>
            </wp:positionV>
            <wp:extent cx="5219700" cy="3205480"/>
            <wp:effectExtent l="0" t="0" r="0" b="13970"/>
            <wp:wrapNone/>
            <wp:docPr id="91" name="Chart 91">
              <a:extLst xmlns:a="http://schemas.openxmlformats.org/drawingml/2006/main">
                <a:ext uri="{FF2B5EF4-FFF2-40B4-BE49-F238E27FC236}">
                  <a16:creationId xmlns:a16="http://schemas.microsoft.com/office/drawing/2014/main" id="{9543A5F1-C963-4D14-9649-61DB9DB0B9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1"/>
              </a:graphicData>
            </a:graphic>
            <wp14:sizeRelH relativeFrom="margin">
              <wp14:pctWidth>0</wp14:pctWidth>
            </wp14:sizeRelH>
            <wp14:sizeRelV relativeFrom="margin">
              <wp14:pctHeight>0</wp14:pctHeight>
            </wp14:sizeRelV>
          </wp:anchor>
        </w:drawing>
      </w:r>
    </w:p>
    <w:p w14:paraId="559E207F" w14:textId="2F9D1739" w:rsidR="008B3DD0" w:rsidRPr="00D253EF" w:rsidRDefault="008B3DD0" w:rsidP="008B3DD0">
      <w:pPr>
        <w:pStyle w:val="PhDNormal"/>
        <w:spacing w:after="240" w:line="360" w:lineRule="auto"/>
        <w:ind w:firstLine="0"/>
        <w:rPr>
          <w:rFonts w:asciiTheme="minorHAnsi" w:hAnsiTheme="minorHAnsi" w:cstheme="minorHAnsi"/>
        </w:rPr>
      </w:pPr>
    </w:p>
    <w:p w14:paraId="135BC243" w14:textId="4D435241" w:rsidR="008B3DD0" w:rsidRPr="00D253EF" w:rsidRDefault="008B3DD0" w:rsidP="008B3DD0">
      <w:pPr>
        <w:pStyle w:val="PhDNormal"/>
        <w:spacing w:after="240" w:line="360" w:lineRule="auto"/>
        <w:ind w:firstLine="0"/>
        <w:rPr>
          <w:rFonts w:asciiTheme="minorHAnsi" w:hAnsiTheme="minorHAnsi" w:cstheme="minorHAnsi"/>
        </w:rPr>
      </w:pPr>
    </w:p>
    <w:p w14:paraId="2AB7772F" w14:textId="0267BFC9" w:rsidR="008B3DD0" w:rsidRPr="00D253EF" w:rsidRDefault="008B3DD0" w:rsidP="008B3DD0">
      <w:pPr>
        <w:pStyle w:val="PhDNormal"/>
        <w:spacing w:after="240" w:line="360" w:lineRule="auto"/>
        <w:ind w:firstLine="0"/>
        <w:rPr>
          <w:rFonts w:asciiTheme="minorHAnsi" w:hAnsiTheme="minorHAnsi" w:cstheme="minorHAnsi"/>
        </w:rPr>
      </w:pPr>
    </w:p>
    <w:p w14:paraId="61352D1A" w14:textId="23162424" w:rsidR="008B3DD0" w:rsidRPr="00D253EF" w:rsidRDefault="008B3DD0" w:rsidP="008B3DD0">
      <w:pPr>
        <w:pStyle w:val="PhDNormal"/>
        <w:spacing w:after="240" w:line="360" w:lineRule="auto"/>
        <w:ind w:firstLine="0"/>
        <w:rPr>
          <w:rFonts w:asciiTheme="minorHAnsi" w:hAnsiTheme="minorHAnsi" w:cstheme="minorHAnsi"/>
        </w:rPr>
      </w:pPr>
    </w:p>
    <w:p w14:paraId="237531CD" w14:textId="46E084AD" w:rsidR="008B3DD0" w:rsidRPr="00D253EF" w:rsidRDefault="008B3DD0" w:rsidP="008B3DD0">
      <w:pPr>
        <w:pStyle w:val="PhDNormal"/>
        <w:spacing w:after="240" w:line="360" w:lineRule="auto"/>
        <w:ind w:firstLine="0"/>
        <w:rPr>
          <w:rFonts w:asciiTheme="minorHAnsi" w:hAnsiTheme="minorHAnsi" w:cstheme="minorHAnsi"/>
        </w:rPr>
      </w:pPr>
    </w:p>
    <w:p w14:paraId="269D9FAF" w14:textId="77777777" w:rsidR="008B3DD0" w:rsidRPr="00D253EF" w:rsidRDefault="008B3DD0" w:rsidP="008B3DD0">
      <w:pPr>
        <w:pStyle w:val="PhDNormal"/>
        <w:spacing w:after="240" w:line="360" w:lineRule="auto"/>
        <w:ind w:firstLine="0"/>
        <w:rPr>
          <w:rFonts w:asciiTheme="minorHAnsi" w:hAnsiTheme="minorHAnsi" w:cstheme="minorHAnsi"/>
        </w:rPr>
      </w:pPr>
    </w:p>
    <w:p w14:paraId="25C42BF5" w14:textId="1C50EAC2" w:rsidR="008B3DD0" w:rsidRPr="00D253EF" w:rsidRDefault="008B3DD0" w:rsidP="008B3DD0">
      <w:pPr>
        <w:pStyle w:val="PhDNormal"/>
        <w:spacing w:after="240" w:line="360" w:lineRule="auto"/>
        <w:ind w:firstLine="0"/>
        <w:rPr>
          <w:rFonts w:asciiTheme="minorHAnsi" w:hAnsiTheme="minorHAnsi" w:cstheme="minorHAnsi"/>
        </w:rPr>
      </w:pPr>
    </w:p>
    <w:p w14:paraId="7EDAF75D" w14:textId="4511F43C" w:rsidR="008B3DD0" w:rsidRPr="00D253EF" w:rsidRDefault="00CC4CA6" w:rsidP="008B3DD0">
      <w:pPr>
        <w:pStyle w:val="PhDNormal"/>
        <w:spacing w:after="240" w:line="360" w:lineRule="auto"/>
        <w:ind w:firstLine="0"/>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28224" behindDoc="0" locked="0" layoutInCell="1" allowOverlap="1" wp14:anchorId="169BA4C5" wp14:editId="1B69A08D">
                <wp:simplePos x="0" y="0"/>
                <wp:positionH relativeFrom="margin">
                  <wp:align>right</wp:align>
                </wp:positionH>
                <wp:positionV relativeFrom="paragraph">
                  <wp:posOffset>205105</wp:posOffset>
                </wp:positionV>
                <wp:extent cx="5219700" cy="635"/>
                <wp:effectExtent l="0" t="0" r="0" b="5715"/>
                <wp:wrapNone/>
                <wp:docPr id="93" name="Text Box 93"/>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F4AB089" w14:textId="29109C41" w:rsidR="001D088A" w:rsidRPr="001D088A" w:rsidRDefault="001D088A" w:rsidP="001D088A">
                            <w:pPr>
                              <w:pStyle w:val="Caption"/>
                              <w:jc w:val="both"/>
                              <w:rPr>
                                <w:rFonts w:asciiTheme="minorHAnsi" w:hAnsiTheme="minorHAnsi" w:cstheme="minorHAnsi"/>
                                <w:b w:val="0"/>
                                <w:bCs w:val="0"/>
                                <w:sz w:val="24"/>
                              </w:rPr>
                            </w:pPr>
                            <w:bookmarkStart w:id="346" w:name="_Toc85420525"/>
                            <w:r w:rsidRPr="001D088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1D088A">
                              <w:rPr>
                                <w:rFonts w:asciiTheme="minorHAnsi" w:hAnsiTheme="minorHAnsi" w:cstheme="minorHAnsi"/>
                                <w:b w:val="0"/>
                                <w:bCs w:val="0"/>
                              </w:rPr>
                              <w:t xml:space="preserve"> Feeding-phase echolocation call activity (passes) of the three tunnel bat species within each vegetation structure in summer and winter (the solid vertical line separates between summer and winter). </w:t>
                            </w:r>
                            <w:r w:rsidRPr="005F7609">
                              <w:rPr>
                                <w:rFonts w:asciiTheme="minorHAnsi" w:hAnsiTheme="minorHAnsi" w:cstheme="minorHAnsi"/>
                                <w:b w:val="0"/>
                                <w:bCs w:val="0"/>
                                <w:i/>
                                <w:iCs/>
                              </w:rPr>
                              <w:t>M</w:t>
                            </w:r>
                            <w:r w:rsidR="00065D88">
                              <w:rPr>
                                <w:rFonts w:asciiTheme="minorHAnsi" w:hAnsiTheme="minorHAnsi" w:cstheme="minorHAnsi"/>
                                <w:b w:val="0"/>
                                <w:bCs w:val="0"/>
                                <w:i/>
                                <w:iCs/>
                              </w:rPr>
                              <w:t>yotis</w:t>
                            </w:r>
                            <w:r w:rsidRPr="005F7609">
                              <w:rPr>
                                <w:rFonts w:asciiTheme="minorHAnsi" w:hAnsiTheme="minorHAnsi" w:cstheme="minorHAnsi"/>
                                <w:b w:val="0"/>
                                <w:bCs w:val="0"/>
                                <w:i/>
                                <w:iCs/>
                              </w:rPr>
                              <w:t xml:space="preserve"> macropus</w:t>
                            </w:r>
                            <w:r w:rsidRPr="001D088A">
                              <w:rPr>
                                <w:rFonts w:asciiTheme="minorHAnsi" w:hAnsiTheme="minorHAnsi" w:cstheme="minorHAnsi"/>
                                <w:b w:val="0"/>
                                <w:bCs w:val="0"/>
                              </w:rPr>
                              <w:t xml:space="preserve"> and </w:t>
                            </w:r>
                            <w:r w:rsidRPr="005F7609">
                              <w:rPr>
                                <w:rFonts w:asciiTheme="minorHAnsi" w:hAnsiTheme="minorHAnsi" w:cstheme="minorHAnsi"/>
                                <w:b w:val="0"/>
                                <w:bCs w:val="0"/>
                                <w:i/>
                                <w:iCs/>
                              </w:rPr>
                              <w:t>M. australis</w:t>
                            </w:r>
                            <w:r w:rsidRPr="001D088A">
                              <w:rPr>
                                <w:rFonts w:asciiTheme="minorHAnsi" w:hAnsiTheme="minorHAnsi" w:cstheme="minorHAnsi"/>
                                <w:b w:val="0"/>
                                <w:bCs w:val="0"/>
                              </w:rPr>
                              <w:t xml:space="preserve"> have higher feeding-phase activity in edge than interior in both seasons. There was no </w:t>
                            </w:r>
                            <w:r w:rsidRPr="005F7609">
                              <w:rPr>
                                <w:rFonts w:asciiTheme="minorHAnsi" w:hAnsiTheme="minorHAnsi" w:cstheme="minorHAnsi"/>
                                <w:b w:val="0"/>
                                <w:bCs w:val="0"/>
                                <w:i/>
                                <w:iCs/>
                              </w:rPr>
                              <w:t>R. megaphyllus</w:t>
                            </w:r>
                            <w:r w:rsidRPr="001D088A">
                              <w:rPr>
                                <w:rFonts w:asciiTheme="minorHAnsi" w:hAnsiTheme="minorHAnsi" w:cstheme="minorHAnsi"/>
                                <w:b w:val="0"/>
                                <w:bCs w:val="0"/>
                              </w:rPr>
                              <w:t xml:space="preserve"> feeding-phase activity detected in either structure in summer or winter.</w:t>
                            </w:r>
                            <w:bookmarkEnd w:id="346"/>
                            <w:r w:rsidRPr="001D088A">
                              <w:rPr>
                                <w:rFonts w:asciiTheme="minorHAnsi" w:hAnsiTheme="minorHAnsi" w:cstheme="minorHAnsi"/>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9BA4C5" id="Text Box 93" o:spid="_x0000_s1081" type="#_x0000_t202" style="position:absolute;left:0;text-align:left;margin-left:359.8pt;margin-top:16.15pt;width:411pt;height:.05pt;z-index:2518282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7kfMAIAAGcEAAAOAAAAZHJzL2Uyb0RvYy54bWysVMFu2zAMvQ/YPwi6L07StW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" stroked="f">
                <v:textbox style="mso-fit-shape-to-text:t" inset="0,0,0,0">
                  <w:txbxContent>
                    <w:p w14:paraId="5F4AB089" w14:textId="29109C41" w:rsidR="001D088A" w:rsidRPr="001D088A" w:rsidRDefault="001D088A" w:rsidP="001D088A">
                      <w:pPr>
                        <w:pStyle w:val="Caption"/>
                        <w:jc w:val="both"/>
                        <w:rPr>
                          <w:rFonts w:asciiTheme="minorHAnsi" w:hAnsiTheme="minorHAnsi" w:cstheme="minorHAnsi"/>
                          <w:b w:val="0"/>
                          <w:bCs w:val="0"/>
                          <w:sz w:val="24"/>
                        </w:rPr>
                      </w:pPr>
                      <w:bookmarkStart w:id="347" w:name="_Toc85420525"/>
                      <w:r w:rsidRPr="001D088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9E45A0">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1D088A">
                        <w:rPr>
                          <w:rFonts w:asciiTheme="minorHAnsi" w:hAnsiTheme="minorHAnsi" w:cstheme="minorHAnsi"/>
                          <w:b w:val="0"/>
                          <w:bCs w:val="0"/>
                        </w:rPr>
                        <w:t xml:space="preserve"> Feeding-phase echolocation call activity (passes) of the three tunnel bat species within each vegetation structure in summer and winter (the solid vertical line separates between summer and winter). </w:t>
                      </w:r>
                      <w:r w:rsidRPr="005F7609">
                        <w:rPr>
                          <w:rFonts w:asciiTheme="minorHAnsi" w:hAnsiTheme="minorHAnsi" w:cstheme="minorHAnsi"/>
                          <w:b w:val="0"/>
                          <w:bCs w:val="0"/>
                          <w:i/>
                          <w:iCs/>
                        </w:rPr>
                        <w:t>M</w:t>
                      </w:r>
                      <w:r w:rsidR="00065D88">
                        <w:rPr>
                          <w:rFonts w:asciiTheme="minorHAnsi" w:hAnsiTheme="minorHAnsi" w:cstheme="minorHAnsi"/>
                          <w:b w:val="0"/>
                          <w:bCs w:val="0"/>
                          <w:i/>
                          <w:iCs/>
                        </w:rPr>
                        <w:t>yotis</w:t>
                      </w:r>
                      <w:r w:rsidRPr="005F7609">
                        <w:rPr>
                          <w:rFonts w:asciiTheme="minorHAnsi" w:hAnsiTheme="minorHAnsi" w:cstheme="minorHAnsi"/>
                          <w:b w:val="0"/>
                          <w:bCs w:val="0"/>
                          <w:i/>
                          <w:iCs/>
                        </w:rPr>
                        <w:t xml:space="preserve"> macropus</w:t>
                      </w:r>
                      <w:r w:rsidRPr="001D088A">
                        <w:rPr>
                          <w:rFonts w:asciiTheme="minorHAnsi" w:hAnsiTheme="minorHAnsi" w:cstheme="minorHAnsi"/>
                          <w:b w:val="0"/>
                          <w:bCs w:val="0"/>
                        </w:rPr>
                        <w:t xml:space="preserve"> and </w:t>
                      </w:r>
                      <w:r w:rsidRPr="005F7609">
                        <w:rPr>
                          <w:rFonts w:asciiTheme="minorHAnsi" w:hAnsiTheme="minorHAnsi" w:cstheme="minorHAnsi"/>
                          <w:b w:val="0"/>
                          <w:bCs w:val="0"/>
                          <w:i/>
                          <w:iCs/>
                        </w:rPr>
                        <w:t>M. australis</w:t>
                      </w:r>
                      <w:r w:rsidRPr="001D088A">
                        <w:rPr>
                          <w:rFonts w:asciiTheme="minorHAnsi" w:hAnsiTheme="minorHAnsi" w:cstheme="minorHAnsi"/>
                          <w:b w:val="0"/>
                          <w:bCs w:val="0"/>
                        </w:rPr>
                        <w:t xml:space="preserve"> have higher feeding-phase activity in edge than interior in both seasons. There was no </w:t>
                      </w:r>
                      <w:r w:rsidRPr="005F7609">
                        <w:rPr>
                          <w:rFonts w:asciiTheme="minorHAnsi" w:hAnsiTheme="minorHAnsi" w:cstheme="minorHAnsi"/>
                          <w:b w:val="0"/>
                          <w:bCs w:val="0"/>
                          <w:i/>
                          <w:iCs/>
                        </w:rPr>
                        <w:t>R. megaphyllus</w:t>
                      </w:r>
                      <w:r w:rsidRPr="001D088A">
                        <w:rPr>
                          <w:rFonts w:asciiTheme="minorHAnsi" w:hAnsiTheme="minorHAnsi" w:cstheme="minorHAnsi"/>
                          <w:b w:val="0"/>
                          <w:bCs w:val="0"/>
                        </w:rPr>
                        <w:t xml:space="preserve"> feeding-phase activity detected in either structure in summer or winter.</w:t>
                      </w:r>
                      <w:bookmarkEnd w:id="347"/>
                      <w:r w:rsidRPr="001D088A">
                        <w:rPr>
                          <w:rFonts w:asciiTheme="minorHAnsi" w:hAnsiTheme="minorHAnsi" w:cstheme="minorHAnsi"/>
                          <w:b w:val="0"/>
                          <w:bCs w:val="0"/>
                        </w:rPr>
                        <w:t xml:space="preserve">  </w:t>
                      </w:r>
                    </w:p>
                  </w:txbxContent>
                </v:textbox>
                <w10:wrap anchorx="margin"/>
              </v:shape>
            </w:pict>
          </mc:Fallback>
        </mc:AlternateContent>
      </w:r>
    </w:p>
    <w:p w14:paraId="7A7DF398" w14:textId="11B41839" w:rsidR="008B3DD0" w:rsidRPr="00D253EF" w:rsidRDefault="008B3DD0" w:rsidP="008B3DD0">
      <w:pPr>
        <w:pStyle w:val="PhDNormal"/>
        <w:spacing w:after="240" w:line="360" w:lineRule="auto"/>
        <w:ind w:firstLine="0"/>
        <w:rPr>
          <w:rFonts w:asciiTheme="minorHAnsi" w:hAnsiTheme="minorHAnsi" w:cstheme="minorHAnsi"/>
        </w:rPr>
      </w:pPr>
    </w:p>
    <w:p w14:paraId="2E4EBFA2" w14:textId="49478D5F" w:rsidR="008B3DD0" w:rsidRPr="00D253EF" w:rsidRDefault="008B3DD0" w:rsidP="008B3DD0">
      <w:pPr>
        <w:pStyle w:val="PhDNormal"/>
        <w:spacing w:after="240" w:line="360" w:lineRule="auto"/>
        <w:ind w:firstLine="0"/>
        <w:rPr>
          <w:rFonts w:asciiTheme="minorHAnsi" w:hAnsiTheme="minorHAnsi" w:cstheme="minorHAnsi"/>
        </w:rPr>
      </w:pPr>
    </w:p>
    <w:p w14:paraId="7288B63A" w14:textId="1DA5CC95" w:rsidR="008B3DD0" w:rsidRPr="00D253EF" w:rsidRDefault="008B3DD0">
      <w:pPr>
        <w:rPr>
          <w:rFonts w:asciiTheme="minorHAnsi" w:hAnsiTheme="minorHAnsi" w:cstheme="minorHAnsi"/>
          <w:szCs w:val="22"/>
        </w:rPr>
      </w:pPr>
      <w:r w:rsidRPr="00D253EF">
        <w:rPr>
          <w:rFonts w:asciiTheme="minorHAnsi" w:hAnsiTheme="minorHAnsi" w:cstheme="minorHAnsi"/>
        </w:rPr>
        <w:br w:type="page"/>
      </w:r>
    </w:p>
    <w:p w14:paraId="3F8EB8A9" w14:textId="299DDFF1" w:rsidR="00F93AC5" w:rsidRPr="00D253EF" w:rsidRDefault="00F93AC5" w:rsidP="00F93AC5">
      <w:pPr>
        <w:pStyle w:val="Caption"/>
        <w:keepNext/>
        <w:rPr>
          <w:rFonts w:asciiTheme="minorHAnsi" w:hAnsiTheme="minorHAnsi" w:cstheme="minorHAnsi"/>
          <w:b w:val="0"/>
          <w:bCs w:val="0"/>
        </w:rPr>
      </w:pPr>
      <w:bookmarkStart w:id="348" w:name="_Toc71670561"/>
      <w:r w:rsidRPr="00D253EF">
        <w:rPr>
          <w:rFonts w:asciiTheme="minorHAnsi" w:hAnsiTheme="minorHAnsi" w:cstheme="minorHAnsi"/>
          <w:b w:val="0"/>
          <w:bCs w:val="0"/>
        </w:rPr>
        <w:lastRenderedPageBreak/>
        <w:t xml:space="preserve">Table </w:t>
      </w:r>
      <w:r w:rsidRPr="00D253EF">
        <w:rPr>
          <w:rFonts w:asciiTheme="minorHAnsi" w:hAnsiTheme="minorHAnsi" w:cstheme="minorHAnsi"/>
          <w:b w:val="0"/>
          <w:bCs w:val="0"/>
        </w:rPr>
        <w:fldChar w:fldCharType="begin"/>
      </w:r>
      <w:r w:rsidRPr="00D253EF">
        <w:rPr>
          <w:rFonts w:asciiTheme="minorHAnsi" w:hAnsiTheme="minorHAnsi" w:cstheme="minorHAnsi"/>
          <w:b w:val="0"/>
          <w:bCs w:val="0"/>
        </w:rPr>
        <w:instrText xml:space="preserve"> STYLEREF 1 \s </w:instrText>
      </w:r>
      <w:r w:rsidRPr="00D253EF">
        <w:rPr>
          <w:rFonts w:asciiTheme="minorHAnsi" w:hAnsiTheme="minorHAnsi" w:cstheme="minorHAnsi"/>
          <w:b w:val="0"/>
          <w:bCs w:val="0"/>
        </w:rPr>
        <w:fldChar w:fldCharType="separate"/>
      </w:r>
      <w:r w:rsidR="009E45A0">
        <w:rPr>
          <w:rFonts w:asciiTheme="minorHAnsi" w:hAnsiTheme="minorHAnsi" w:cstheme="minorHAnsi"/>
          <w:b w:val="0"/>
          <w:bCs w:val="0"/>
          <w:noProof/>
        </w:rPr>
        <w:t>4</w:t>
      </w:r>
      <w:r w:rsidRPr="00D253EF">
        <w:rPr>
          <w:rFonts w:asciiTheme="minorHAnsi" w:hAnsiTheme="minorHAnsi" w:cstheme="minorHAnsi"/>
          <w:b w:val="0"/>
          <w:bCs w:val="0"/>
        </w:rPr>
        <w:fldChar w:fldCharType="end"/>
      </w:r>
      <w:r w:rsidRPr="00D253EF">
        <w:rPr>
          <w:rFonts w:asciiTheme="minorHAnsi" w:hAnsiTheme="minorHAnsi" w:cstheme="minorHAnsi"/>
          <w:b w:val="0"/>
          <w:bCs w:val="0"/>
        </w:rPr>
        <w:noBreakHyphen/>
      </w:r>
      <w:r w:rsidRPr="00D253EF">
        <w:rPr>
          <w:rFonts w:asciiTheme="minorHAnsi" w:hAnsiTheme="minorHAnsi" w:cstheme="minorHAnsi"/>
          <w:b w:val="0"/>
          <w:bCs w:val="0"/>
        </w:rPr>
        <w:fldChar w:fldCharType="begin"/>
      </w:r>
      <w:r w:rsidRPr="00D253EF">
        <w:rPr>
          <w:rFonts w:asciiTheme="minorHAnsi" w:hAnsiTheme="minorHAnsi" w:cstheme="minorHAnsi"/>
          <w:b w:val="0"/>
          <w:bCs w:val="0"/>
        </w:rPr>
        <w:instrText xml:space="preserve"> SEQ Table \* ARABIC \s 1 </w:instrText>
      </w:r>
      <w:r w:rsidRPr="00D253EF">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Aligned Rank ANOVA results comparing searching and feeding activity (number of passes) of the three tunnel bat species across each vegetation type and structure during summer and winter. This statistical test analysed interactions across 4 factors including species, season, vegetation and habitat types.</w:t>
      </w:r>
      <w:bookmarkEnd w:id="348"/>
    </w:p>
    <w:p w14:paraId="61F61D7E" w14:textId="77777777" w:rsidR="00F93AC5" w:rsidRPr="00D253EF" w:rsidRDefault="00F93AC5" w:rsidP="00F93AC5">
      <w:pPr>
        <w:rPr>
          <w:rFonts w:asciiTheme="minorHAnsi" w:hAnsiTheme="minorHAnsi" w:cstheme="minorHAnsi"/>
        </w:rPr>
      </w:pPr>
    </w:p>
    <w:tbl>
      <w:tblPr>
        <w:tblStyle w:val="TableGrid15"/>
        <w:tblW w:w="82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28"/>
        <w:gridCol w:w="419"/>
        <w:gridCol w:w="839"/>
        <w:gridCol w:w="850"/>
        <w:gridCol w:w="1418"/>
        <w:gridCol w:w="850"/>
        <w:gridCol w:w="1437"/>
        <w:gridCol w:w="18"/>
      </w:tblGrid>
      <w:tr w:rsidR="00F93AC5" w:rsidRPr="00F93AC5" w14:paraId="20638DCF" w14:textId="77777777" w:rsidTr="00AC5246">
        <w:trPr>
          <w:trHeight w:val="283"/>
        </w:trPr>
        <w:tc>
          <w:tcPr>
            <w:tcW w:w="2428" w:type="dxa"/>
            <w:tcBorders>
              <w:top w:val="single" w:sz="4" w:space="0" w:color="auto"/>
              <w:bottom w:val="single" w:sz="4" w:space="0" w:color="auto"/>
            </w:tcBorders>
          </w:tcPr>
          <w:p w14:paraId="6B50361B" w14:textId="77777777" w:rsidR="00F93AC5" w:rsidRPr="00F93AC5" w:rsidRDefault="00F93AC5" w:rsidP="00F93AC5">
            <w:pPr>
              <w:rPr>
                <w:rFonts w:asciiTheme="minorHAnsi" w:hAnsiTheme="minorHAnsi" w:cstheme="minorHAnsi"/>
                <w:bCs/>
                <w:sz w:val="22"/>
                <w:lang w:val="en-US" w:eastAsia="zh-TW"/>
              </w:rPr>
            </w:pPr>
          </w:p>
        </w:tc>
        <w:tc>
          <w:tcPr>
            <w:tcW w:w="419" w:type="dxa"/>
            <w:tcBorders>
              <w:top w:val="single" w:sz="4" w:space="0" w:color="auto"/>
              <w:bottom w:val="single" w:sz="4" w:space="0" w:color="auto"/>
            </w:tcBorders>
            <w:vAlign w:val="center"/>
          </w:tcPr>
          <w:p w14:paraId="7F388E0F" w14:textId="77777777" w:rsidR="00F93AC5" w:rsidRPr="00F93AC5" w:rsidRDefault="00F93AC5" w:rsidP="00F93AC5">
            <w:pPr>
              <w:rPr>
                <w:rFonts w:asciiTheme="minorHAnsi" w:hAnsiTheme="minorHAnsi" w:cstheme="minorHAnsi"/>
                <w:bCs/>
                <w:sz w:val="22"/>
                <w:lang w:val="en-US" w:eastAsia="zh-TW"/>
              </w:rPr>
            </w:pPr>
          </w:p>
        </w:tc>
        <w:tc>
          <w:tcPr>
            <w:tcW w:w="839" w:type="dxa"/>
            <w:tcBorders>
              <w:top w:val="single" w:sz="4" w:space="0" w:color="auto"/>
              <w:bottom w:val="single" w:sz="4" w:space="0" w:color="auto"/>
              <w:right w:val="single" w:sz="4" w:space="0" w:color="auto"/>
            </w:tcBorders>
            <w:vAlign w:val="center"/>
          </w:tcPr>
          <w:p w14:paraId="37AED727" w14:textId="77777777" w:rsidR="00F93AC5" w:rsidRPr="00F93AC5" w:rsidRDefault="00F93AC5" w:rsidP="00F93AC5">
            <w:pPr>
              <w:rPr>
                <w:rFonts w:asciiTheme="minorHAnsi" w:hAnsiTheme="minorHAnsi" w:cstheme="minorHAnsi"/>
                <w:bCs/>
                <w:sz w:val="22"/>
                <w:lang w:val="en-US" w:eastAsia="zh-TW"/>
              </w:rPr>
            </w:pP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4980B6D4"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Searching</w:t>
            </w:r>
          </w:p>
        </w:tc>
        <w:tc>
          <w:tcPr>
            <w:tcW w:w="2305" w:type="dxa"/>
            <w:gridSpan w:val="3"/>
            <w:tcBorders>
              <w:top w:val="single" w:sz="4" w:space="0" w:color="auto"/>
              <w:left w:val="single" w:sz="4" w:space="0" w:color="auto"/>
              <w:bottom w:val="single" w:sz="4" w:space="0" w:color="auto"/>
            </w:tcBorders>
            <w:vAlign w:val="center"/>
          </w:tcPr>
          <w:p w14:paraId="69F2BDAD"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Feeding</w:t>
            </w:r>
          </w:p>
        </w:tc>
      </w:tr>
      <w:tr w:rsidR="00F93AC5" w:rsidRPr="00F93AC5" w14:paraId="18E15CD7" w14:textId="77777777" w:rsidTr="00AC5246">
        <w:trPr>
          <w:trHeight w:val="283"/>
        </w:trPr>
        <w:tc>
          <w:tcPr>
            <w:tcW w:w="2428" w:type="dxa"/>
            <w:tcBorders>
              <w:top w:val="single" w:sz="4" w:space="0" w:color="auto"/>
              <w:bottom w:val="single" w:sz="4" w:space="0" w:color="auto"/>
            </w:tcBorders>
          </w:tcPr>
          <w:p w14:paraId="2644109F" w14:textId="77777777" w:rsidR="00F93AC5" w:rsidRPr="00F93AC5" w:rsidRDefault="00F93AC5" w:rsidP="00F93AC5">
            <w:pP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Contrast</w:t>
            </w:r>
          </w:p>
        </w:tc>
        <w:tc>
          <w:tcPr>
            <w:tcW w:w="419" w:type="dxa"/>
            <w:tcBorders>
              <w:top w:val="single" w:sz="4" w:space="0" w:color="auto"/>
              <w:bottom w:val="single" w:sz="4" w:space="0" w:color="auto"/>
            </w:tcBorders>
            <w:vAlign w:val="center"/>
          </w:tcPr>
          <w:p w14:paraId="1C3E761C" w14:textId="77777777" w:rsidR="00F93AC5" w:rsidRPr="00F93AC5" w:rsidRDefault="00F93AC5" w:rsidP="00F93AC5">
            <w:pP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Df</w:t>
            </w:r>
          </w:p>
        </w:tc>
        <w:tc>
          <w:tcPr>
            <w:tcW w:w="839" w:type="dxa"/>
            <w:tcBorders>
              <w:top w:val="single" w:sz="4" w:space="0" w:color="auto"/>
              <w:bottom w:val="single" w:sz="4" w:space="0" w:color="auto"/>
            </w:tcBorders>
            <w:vAlign w:val="center"/>
          </w:tcPr>
          <w:p w14:paraId="2345DB8D" w14:textId="77777777" w:rsidR="00F93AC5" w:rsidRPr="00F93AC5" w:rsidRDefault="00F93AC5" w:rsidP="00F93AC5">
            <w:pP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Df.res</w:t>
            </w:r>
          </w:p>
        </w:tc>
        <w:tc>
          <w:tcPr>
            <w:tcW w:w="850" w:type="dxa"/>
            <w:tcBorders>
              <w:top w:val="single" w:sz="4" w:space="0" w:color="auto"/>
              <w:bottom w:val="single" w:sz="4" w:space="0" w:color="auto"/>
            </w:tcBorders>
            <w:vAlign w:val="center"/>
          </w:tcPr>
          <w:p w14:paraId="4A047FB9"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F value</w:t>
            </w:r>
          </w:p>
        </w:tc>
        <w:tc>
          <w:tcPr>
            <w:tcW w:w="1418" w:type="dxa"/>
            <w:tcBorders>
              <w:top w:val="single" w:sz="4" w:space="0" w:color="auto"/>
              <w:bottom w:val="single" w:sz="4" w:space="0" w:color="auto"/>
              <w:right w:val="single" w:sz="4" w:space="0" w:color="auto"/>
            </w:tcBorders>
            <w:vAlign w:val="center"/>
          </w:tcPr>
          <w:p w14:paraId="29A4AB55"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P-value</w:t>
            </w:r>
          </w:p>
        </w:tc>
        <w:tc>
          <w:tcPr>
            <w:tcW w:w="850" w:type="dxa"/>
            <w:tcBorders>
              <w:top w:val="single" w:sz="4" w:space="0" w:color="auto"/>
              <w:left w:val="single" w:sz="4" w:space="0" w:color="auto"/>
              <w:bottom w:val="single" w:sz="4" w:space="0" w:color="auto"/>
            </w:tcBorders>
            <w:vAlign w:val="center"/>
          </w:tcPr>
          <w:p w14:paraId="2D4DAE87"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F value</w:t>
            </w:r>
          </w:p>
        </w:tc>
        <w:tc>
          <w:tcPr>
            <w:tcW w:w="1455" w:type="dxa"/>
            <w:gridSpan w:val="2"/>
            <w:tcBorders>
              <w:top w:val="single" w:sz="4" w:space="0" w:color="auto"/>
              <w:bottom w:val="single" w:sz="4" w:space="0" w:color="auto"/>
            </w:tcBorders>
            <w:vAlign w:val="center"/>
          </w:tcPr>
          <w:p w14:paraId="182D31EF"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P-value</w:t>
            </w:r>
          </w:p>
        </w:tc>
      </w:tr>
      <w:tr w:rsidR="00F93AC5" w:rsidRPr="00F93AC5" w14:paraId="52519801" w14:textId="77777777" w:rsidTr="00AC5246">
        <w:trPr>
          <w:gridAfter w:val="1"/>
          <w:wAfter w:w="18" w:type="dxa"/>
          <w:trHeight w:val="552"/>
        </w:trPr>
        <w:tc>
          <w:tcPr>
            <w:tcW w:w="2428" w:type="dxa"/>
            <w:tcBorders>
              <w:top w:val="single" w:sz="4" w:space="0" w:color="auto"/>
            </w:tcBorders>
            <w:vAlign w:val="center"/>
          </w:tcPr>
          <w:p w14:paraId="18B374BB" w14:textId="77777777" w:rsidR="00F93AC5" w:rsidRPr="00F93AC5" w:rsidRDefault="00F93AC5" w:rsidP="00603C9B">
            <w:pPr>
              <w:rPr>
                <w:rFonts w:asciiTheme="minorHAnsi" w:hAnsiTheme="minorHAnsi" w:cstheme="minorHAnsi"/>
                <w:sz w:val="22"/>
                <w:lang w:val="en-US" w:eastAsia="zh-TW"/>
              </w:rPr>
            </w:pPr>
            <w:bookmarkStart w:id="349" w:name="_Hlk64080499"/>
          </w:p>
          <w:p w14:paraId="3791EE7E"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w:t>
            </w:r>
          </w:p>
        </w:tc>
        <w:tc>
          <w:tcPr>
            <w:tcW w:w="419" w:type="dxa"/>
            <w:tcBorders>
              <w:top w:val="single" w:sz="4" w:space="0" w:color="auto"/>
            </w:tcBorders>
            <w:vAlign w:val="bottom"/>
          </w:tcPr>
          <w:p w14:paraId="74773954"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w:t>
            </w:r>
          </w:p>
        </w:tc>
        <w:tc>
          <w:tcPr>
            <w:tcW w:w="839" w:type="dxa"/>
            <w:tcBorders>
              <w:top w:val="single" w:sz="4" w:space="0" w:color="auto"/>
            </w:tcBorders>
            <w:vAlign w:val="bottom"/>
          </w:tcPr>
          <w:p w14:paraId="1CDF3864"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tcBorders>
              <w:top w:val="single" w:sz="4" w:space="0" w:color="auto"/>
            </w:tcBorders>
            <w:vAlign w:val="bottom"/>
          </w:tcPr>
          <w:p w14:paraId="3A8304F5" w14:textId="629B81AD"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48.0</w:t>
            </w:r>
            <w:r w:rsidR="007965D0">
              <w:rPr>
                <w:rFonts w:asciiTheme="minorHAnsi" w:hAnsiTheme="minorHAnsi" w:cstheme="minorHAnsi"/>
                <w:sz w:val="22"/>
                <w:lang w:val="en-US" w:eastAsia="zh-TW"/>
              </w:rPr>
              <w:t>3</w:t>
            </w:r>
          </w:p>
        </w:tc>
        <w:tc>
          <w:tcPr>
            <w:tcW w:w="1418" w:type="dxa"/>
            <w:tcBorders>
              <w:top w:val="single" w:sz="4" w:space="0" w:color="auto"/>
              <w:right w:val="single" w:sz="4" w:space="0" w:color="auto"/>
            </w:tcBorders>
            <w:vAlign w:val="bottom"/>
          </w:tcPr>
          <w:p w14:paraId="4F62006C" w14:textId="11C4864B"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top w:val="single" w:sz="4" w:space="0" w:color="auto"/>
              <w:left w:val="single" w:sz="4" w:space="0" w:color="auto"/>
            </w:tcBorders>
            <w:vAlign w:val="bottom"/>
          </w:tcPr>
          <w:p w14:paraId="7DB70BC4" w14:textId="360115A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91.50</w:t>
            </w:r>
          </w:p>
        </w:tc>
        <w:tc>
          <w:tcPr>
            <w:tcW w:w="1437" w:type="dxa"/>
            <w:tcBorders>
              <w:top w:val="single" w:sz="4" w:space="0" w:color="auto"/>
            </w:tcBorders>
            <w:vAlign w:val="bottom"/>
          </w:tcPr>
          <w:p w14:paraId="724B6AEA" w14:textId="15AC63D8"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D39FF">
              <w:rPr>
                <w:rFonts w:asciiTheme="minorHAnsi" w:hAnsiTheme="minorHAnsi" w:cstheme="minorHAnsi"/>
                <w:sz w:val="22"/>
                <w:lang w:eastAsia="zh-TW"/>
              </w:rPr>
              <w:t>**</w:t>
            </w:r>
          </w:p>
        </w:tc>
      </w:tr>
      <w:bookmarkEnd w:id="349"/>
      <w:tr w:rsidR="00F93AC5" w:rsidRPr="00F93AC5" w14:paraId="219D095F" w14:textId="77777777" w:rsidTr="00AC5246">
        <w:trPr>
          <w:gridAfter w:val="1"/>
          <w:wAfter w:w="18" w:type="dxa"/>
          <w:trHeight w:val="283"/>
        </w:trPr>
        <w:tc>
          <w:tcPr>
            <w:tcW w:w="2428" w:type="dxa"/>
            <w:vAlign w:val="center"/>
          </w:tcPr>
          <w:p w14:paraId="1F414817"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Season</w:t>
            </w:r>
          </w:p>
        </w:tc>
        <w:tc>
          <w:tcPr>
            <w:tcW w:w="419" w:type="dxa"/>
            <w:vAlign w:val="center"/>
          </w:tcPr>
          <w:p w14:paraId="26775926"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1</w:t>
            </w:r>
          </w:p>
        </w:tc>
        <w:tc>
          <w:tcPr>
            <w:tcW w:w="839" w:type="dxa"/>
            <w:vAlign w:val="center"/>
          </w:tcPr>
          <w:p w14:paraId="4BA3C286"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vAlign w:val="center"/>
          </w:tcPr>
          <w:p w14:paraId="646A5F9A" w14:textId="42C7FFE1"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8.0</w:t>
            </w:r>
            <w:r w:rsidR="007965D0">
              <w:rPr>
                <w:rFonts w:asciiTheme="minorHAnsi" w:hAnsiTheme="minorHAnsi" w:cstheme="minorHAnsi"/>
                <w:sz w:val="22"/>
                <w:lang w:val="en-US" w:eastAsia="zh-TW"/>
              </w:rPr>
              <w:t>2</w:t>
            </w:r>
          </w:p>
        </w:tc>
        <w:tc>
          <w:tcPr>
            <w:tcW w:w="1418" w:type="dxa"/>
            <w:tcBorders>
              <w:right w:val="single" w:sz="4" w:space="0" w:color="auto"/>
            </w:tcBorders>
            <w:vAlign w:val="center"/>
          </w:tcPr>
          <w:p w14:paraId="5FE27760" w14:textId="436F7B05" w:rsidR="00F93AC5" w:rsidRPr="00F93AC5" w:rsidRDefault="00F93AC5" w:rsidP="00F93AC5">
            <w:pPr>
              <w:jc w:val="center"/>
              <w:rPr>
                <w:rFonts w:asciiTheme="minorHAnsi" w:hAnsiTheme="minorHAnsi" w:cstheme="minorHAnsi"/>
                <w:sz w:val="22"/>
                <w:highlight w:val="yellow"/>
                <w:lang w:val="en-US" w:eastAsia="zh-TW"/>
              </w:rPr>
            </w:pPr>
            <w:r w:rsidRPr="00F93AC5">
              <w:rPr>
                <w:rFonts w:asciiTheme="minorHAnsi" w:hAnsiTheme="minorHAnsi" w:cstheme="minorHAnsi"/>
                <w:sz w:val="22"/>
                <w:lang w:eastAsia="zh-TW"/>
              </w:rPr>
              <w:t>0.005</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0E0A9550" w14:textId="461E9980"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39.95</w:t>
            </w:r>
          </w:p>
        </w:tc>
        <w:tc>
          <w:tcPr>
            <w:tcW w:w="1437" w:type="dxa"/>
            <w:vAlign w:val="center"/>
          </w:tcPr>
          <w:p w14:paraId="470EE612" w14:textId="6D9A9D3F" w:rsidR="00F93AC5" w:rsidRPr="00F93AC5" w:rsidRDefault="00F93AC5" w:rsidP="00F93AC5">
            <w:pPr>
              <w:jc w:val="center"/>
              <w:rPr>
                <w:rFonts w:asciiTheme="minorHAnsi" w:hAnsiTheme="minorHAnsi" w:cstheme="minorHAnsi"/>
                <w:sz w:val="22"/>
                <w:highlight w:val="yellow"/>
                <w:lang w:eastAsia="zh-TW"/>
              </w:rPr>
            </w:pPr>
            <w:r w:rsidRPr="00F93AC5">
              <w:rPr>
                <w:rFonts w:asciiTheme="minorHAnsi" w:hAnsiTheme="minorHAnsi" w:cstheme="minorHAnsi"/>
                <w:sz w:val="22"/>
                <w:lang w:eastAsia="zh-TW"/>
              </w:rPr>
              <w:t>3.07e-09</w:t>
            </w:r>
            <w:r w:rsidR="00AC5246">
              <w:rPr>
                <w:rFonts w:asciiTheme="minorHAnsi" w:hAnsiTheme="minorHAnsi" w:cstheme="minorHAnsi"/>
                <w:sz w:val="22"/>
                <w:lang w:eastAsia="zh-TW"/>
              </w:rPr>
              <w:t>**</w:t>
            </w:r>
          </w:p>
        </w:tc>
      </w:tr>
      <w:tr w:rsidR="00F93AC5" w:rsidRPr="00F93AC5" w14:paraId="501F256E" w14:textId="77777777" w:rsidTr="00AC5246">
        <w:trPr>
          <w:gridAfter w:val="1"/>
          <w:wAfter w:w="18" w:type="dxa"/>
          <w:trHeight w:val="283"/>
        </w:trPr>
        <w:tc>
          <w:tcPr>
            <w:tcW w:w="2428" w:type="dxa"/>
            <w:vAlign w:val="center"/>
          </w:tcPr>
          <w:p w14:paraId="207D4A45"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Vegetation</w:t>
            </w:r>
          </w:p>
        </w:tc>
        <w:tc>
          <w:tcPr>
            <w:tcW w:w="419" w:type="dxa"/>
            <w:vAlign w:val="center"/>
          </w:tcPr>
          <w:p w14:paraId="0196FADC"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w:t>
            </w:r>
          </w:p>
        </w:tc>
        <w:tc>
          <w:tcPr>
            <w:tcW w:w="839" w:type="dxa"/>
            <w:vAlign w:val="center"/>
          </w:tcPr>
          <w:p w14:paraId="18226978"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vAlign w:val="center"/>
          </w:tcPr>
          <w:p w14:paraId="7B34E620" w14:textId="03E595A4"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32.57</w:t>
            </w:r>
          </w:p>
        </w:tc>
        <w:tc>
          <w:tcPr>
            <w:tcW w:w="1418" w:type="dxa"/>
            <w:tcBorders>
              <w:right w:val="single" w:sz="4" w:space="0" w:color="auto"/>
            </w:tcBorders>
            <w:vAlign w:val="center"/>
          </w:tcPr>
          <w:p w14:paraId="376D548C" w14:textId="3A8B8B6A"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2.13e-12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785144EA" w14:textId="54B1FB9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87.4</w:t>
            </w:r>
            <w:r w:rsidR="007D39FF">
              <w:rPr>
                <w:rFonts w:asciiTheme="minorHAnsi" w:hAnsiTheme="minorHAnsi" w:cstheme="minorHAnsi"/>
                <w:sz w:val="22"/>
                <w:lang w:eastAsia="zh-TW"/>
              </w:rPr>
              <w:t>9</w:t>
            </w:r>
          </w:p>
        </w:tc>
        <w:tc>
          <w:tcPr>
            <w:tcW w:w="1437" w:type="dxa"/>
            <w:vAlign w:val="center"/>
          </w:tcPr>
          <w:p w14:paraId="60CDBED7" w14:textId="72ED47D0"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5040A598" w14:textId="77777777" w:rsidTr="00AC5246">
        <w:trPr>
          <w:gridAfter w:val="1"/>
          <w:wAfter w:w="18" w:type="dxa"/>
          <w:trHeight w:val="283"/>
        </w:trPr>
        <w:tc>
          <w:tcPr>
            <w:tcW w:w="2428" w:type="dxa"/>
            <w:vAlign w:val="center"/>
          </w:tcPr>
          <w:p w14:paraId="55EBD94E"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Habitat</w:t>
            </w:r>
          </w:p>
        </w:tc>
        <w:tc>
          <w:tcPr>
            <w:tcW w:w="419" w:type="dxa"/>
            <w:vAlign w:val="center"/>
          </w:tcPr>
          <w:p w14:paraId="53FC7833"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w:t>
            </w:r>
          </w:p>
        </w:tc>
        <w:tc>
          <w:tcPr>
            <w:tcW w:w="839" w:type="dxa"/>
            <w:vAlign w:val="center"/>
          </w:tcPr>
          <w:p w14:paraId="179C27D4"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5CB0A7B0" w14:textId="3EAB2908"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103.9</w:t>
            </w:r>
            <w:r w:rsidR="007965D0">
              <w:rPr>
                <w:rFonts w:asciiTheme="minorHAnsi" w:hAnsiTheme="minorHAnsi" w:cstheme="minorHAnsi"/>
                <w:sz w:val="22"/>
                <w:lang w:eastAsia="zh-TW"/>
              </w:rPr>
              <w:t>4</w:t>
            </w:r>
          </w:p>
        </w:tc>
        <w:tc>
          <w:tcPr>
            <w:tcW w:w="1418" w:type="dxa"/>
            <w:tcBorders>
              <w:right w:val="single" w:sz="4" w:space="0" w:color="auto"/>
            </w:tcBorders>
            <w:vAlign w:val="center"/>
          </w:tcPr>
          <w:p w14:paraId="001DE335" w14:textId="2561FA0D"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15A21AAF" w14:textId="17454AE0"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176.90</w:t>
            </w:r>
          </w:p>
        </w:tc>
        <w:tc>
          <w:tcPr>
            <w:tcW w:w="1437" w:type="dxa"/>
            <w:vAlign w:val="center"/>
          </w:tcPr>
          <w:p w14:paraId="06E6686C" w14:textId="342489B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3D791585" w14:textId="77777777" w:rsidTr="00AC5246">
        <w:trPr>
          <w:gridAfter w:val="1"/>
          <w:wAfter w:w="18" w:type="dxa"/>
          <w:trHeight w:val="283"/>
        </w:trPr>
        <w:tc>
          <w:tcPr>
            <w:tcW w:w="2428" w:type="dxa"/>
            <w:vAlign w:val="center"/>
          </w:tcPr>
          <w:p w14:paraId="5B1DAA9D"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season</w:t>
            </w:r>
          </w:p>
        </w:tc>
        <w:tc>
          <w:tcPr>
            <w:tcW w:w="419" w:type="dxa"/>
            <w:vAlign w:val="center"/>
          </w:tcPr>
          <w:p w14:paraId="1C2738C1"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w:t>
            </w:r>
          </w:p>
        </w:tc>
        <w:tc>
          <w:tcPr>
            <w:tcW w:w="839" w:type="dxa"/>
            <w:vAlign w:val="center"/>
          </w:tcPr>
          <w:p w14:paraId="27B91749"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vAlign w:val="center"/>
          </w:tcPr>
          <w:p w14:paraId="02BF16D4" w14:textId="4406F663"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23.2</w:t>
            </w:r>
            <w:r w:rsidR="007965D0">
              <w:rPr>
                <w:rFonts w:asciiTheme="minorHAnsi" w:hAnsiTheme="minorHAnsi" w:cstheme="minorHAnsi"/>
                <w:sz w:val="22"/>
                <w:lang w:val="en-US" w:eastAsia="zh-TW"/>
              </w:rPr>
              <w:t>7</w:t>
            </w:r>
          </w:p>
        </w:tc>
        <w:tc>
          <w:tcPr>
            <w:tcW w:w="1418" w:type="dxa"/>
            <w:tcBorders>
              <w:right w:val="single" w:sz="4" w:space="0" w:color="auto"/>
            </w:tcBorders>
            <w:vAlign w:val="center"/>
          </w:tcPr>
          <w:p w14:paraId="77DB652E" w14:textId="4D87987B" w:rsidR="00F93AC5" w:rsidRPr="00F93AC5" w:rsidRDefault="00F93AC5" w:rsidP="00F93AC5">
            <w:pPr>
              <w:jc w:val="center"/>
              <w:rPr>
                <w:rFonts w:asciiTheme="minorHAnsi" w:hAnsiTheme="minorHAnsi" w:cstheme="minorHAnsi"/>
                <w:sz w:val="22"/>
                <w:highlight w:val="yellow"/>
                <w:lang w:val="en-US" w:eastAsia="zh-TW"/>
              </w:rPr>
            </w:pPr>
            <w:r w:rsidRPr="00F93AC5">
              <w:rPr>
                <w:rFonts w:asciiTheme="minorHAnsi" w:hAnsiTheme="minorHAnsi" w:cstheme="minorHAnsi"/>
                <w:sz w:val="22"/>
                <w:lang w:eastAsia="zh-TW"/>
              </w:rPr>
              <w:t>1.75e-09</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36C58F53" w14:textId="366D23E1"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37.1</w:t>
            </w:r>
            <w:r w:rsidR="007D39FF">
              <w:rPr>
                <w:rFonts w:asciiTheme="minorHAnsi" w:hAnsiTheme="minorHAnsi" w:cstheme="minorHAnsi"/>
                <w:sz w:val="22"/>
                <w:lang w:eastAsia="zh-TW"/>
              </w:rPr>
              <w:t>2</w:t>
            </w:r>
          </w:p>
        </w:tc>
        <w:tc>
          <w:tcPr>
            <w:tcW w:w="1437" w:type="dxa"/>
            <w:vAlign w:val="center"/>
          </w:tcPr>
          <w:p w14:paraId="54182610" w14:textId="259278E3"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9.9</w:t>
            </w:r>
            <w:r w:rsidR="00AC5246">
              <w:rPr>
                <w:rFonts w:asciiTheme="minorHAnsi" w:hAnsiTheme="minorHAnsi" w:cstheme="minorHAnsi"/>
                <w:sz w:val="22"/>
                <w:lang w:eastAsia="zh-TW"/>
              </w:rPr>
              <w:t>9</w:t>
            </w:r>
            <w:r w:rsidRPr="00F93AC5">
              <w:rPr>
                <w:rFonts w:asciiTheme="minorHAnsi" w:hAnsiTheme="minorHAnsi" w:cstheme="minorHAnsi"/>
                <w:sz w:val="22"/>
                <w:lang w:eastAsia="zh-TW"/>
              </w:rPr>
              <w:t>e-14</w:t>
            </w:r>
            <w:r w:rsidR="00AC5246">
              <w:rPr>
                <w:rFonts w:asciiTheme="minorHAnsi" w:hAnsiTheme="minorHAnsi" w:cstheme="minorHAnsi"/>
                <w:sz w:val="22"/>
                <w:lang w:eastAsia="zh-TW"/>
              </w:rPr>
              <w:t>**</w:t>
            </w:r>
          </w:p>
        </w:tc>
      </w:tr>
      <w:tr w:rsidR="00F93AC5" w:rsidRPr="00F93AC5" w14:paraId="1F20ED1E" w14:textId="77777777" w:rsidTr="00AC5246">
        <w:trPr>
          <w:gridAfter w:val="1"/>
          <w:wAfter w:w="18" w:type="dxa"/>
          <w:trHeight w:val="267"/>
        </w:trPr>
        <w:tc>
          <w:tcPr>
            <w:tcW w:w="2428" w:type="dxa"/>
            <w:vAlign w:val="center"/>
          </w:tcPr>
          <w:p w14:paraId="693B63C2"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vegetation</w:t>
            </w:r>
          </w:p>
        </w:tc>
        <w:tc>
          <w:tcPr>
            <w:tcW w:w="419" w:type="dxa"/>
            <w:vAlign w:val="center"/>
          </w:tcPr>
          <w:p w14:paraId="266EFE84"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4</w:t>
            </w:r>
          </w:p>
        </w:tc>
        <w:tc>
          <w:tcPr>
            <w:tcW w:w="839" w:type="dxa"/>
            <w:vAlign w:val="center"/>
          </w:tcPr>
          <w:p w14:paraId="0B26DD28"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vAlign w:val="center"/>
          </w:tcPr>
          <w:p w14:paraId="6CFEFAC8" w14:textId="62FA0CB1"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28.33</w:t>
            </w:r>
          </w:p>
        </w:tc>
        <w:tc>
          <w:tcPr>
            <w:tcW w:w="1418" w:type="dxa"/>
            <w:tcBorders>
              <w:right w:val="single" w:sz="4" w:space="0" w:color="auto"/>
            </w:tcBorders>
            <w:vAlign w:val="center"/>
          </w:tcPr>
          <w:p w14:paraId="0CE7ADCA" w14:textId="650DFFC9" w:rsidR="00F93AC5" w:rsidRPr="00F93AC5" w:rsidRDefault="00F93AC5" w:rsidP="00F93AC5">
            <w:pPr>
              <w:jc w:val="center"/>
              <w:rPr>
                <w:rFonts w:asciiTheme="minorHAnsi" w:hAnsiTheme="minorHAnsi" w:cstheme="minorHAnsi"/>
                <w:sz w:val="22"/>
                <w:highlight w:val="yellow"/>
                <w:lang w:val="en-US"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2F02DDD9" w14:textId="2424EBBE"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50.19</w:t>
            </w:r>
          </w:p>
        </w:tc>
        <w:tc>
          <w:tcPr>
            <w:tcW w:w="1437" w:type="dxa"/>
            <w:vAlign w:val="center"/>
          </w:tcPr>
          <w:p w14:paraId="1C05A1E7" w14:textId="741F541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30B6D30E" w14:textId="77777777" w:rsidTr="00AC5246">
        <w:trPr>
          <w:gridAfter w:val="1"/>
          <w:wAfter w:w="18" w:type="dxa"/>
          <w:trHeight w:val="267"/>
        </w:trPr>
        <w:tc>
          <w:tcPr>
            <w:tcW w:w="2428" w:type="dxa"/>
            <w:vAlign w:val="center"/>
          </w:tcPr>
          <w:p w14:paraId="4D355557"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Season: vegetation</w:t>
            </w:r>
          </w:p>
        </w:tc>
        <w:tc>
          <w:tcPr>
            <w:tcW w:w="419" w:type="dxa"/>
            <w:vAlign w:val="center"/>
          </w:tcPr>
          <w:p w14:paraId="1217C25A"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34879EB5"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51E05F71" w14:textId="46668CDE"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3.5</w:t>
            </w:r>
            <w:r w:rsidR="007965D0">
              <w:rPr>
                <w:rFonts w:asciiTheme="minorHAnsi" w:hAnsiTheme="minorHAnsi" w:cstheme="minorHAnsi"/>
                <w:sz w:val="22"/>
                <w:lang w:eastAsia="zh-TW"/>
              </w:rPr>
              <w:t>0</w:t>
            </w:r>
          </w:p>
        </w:tc>
        <w:tc>
          <w:tcPr>
            <w:tcW w:w="1418" w:type="dxa"/>
            <w:tcBorders>
              <w:right w:val="single" w:sz="4" w:space="0" w:color="auto"/>
            </w:tcBorders>
            <w:vAlign w:val="center"/>
          </w:tcPr>
          <w:p w14:paraId="27BA5C27" w14:textId="0830BE6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0.032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336DFF70" w14:textId="543BC12A"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24.28</w:t>
            </w:r>
          </w:p>
        </w:tc>
        <w:tc>
          <w:tcPr>
            <w:tcW w:w="1437" w:type="dxa"/>
            <w:vAlign w:val="center"/>
          </w:tcPr>
          <w:p w14:paraId="1DED392A" w14:textId="46619F9D"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8.1</w:t>
            </w:r>
            <w:r w:rsidR="00AC5246">
              <w:rPr>
                <w:rFonts w:asciiTheme="minorHAnsi" w:hAnsiTheme="minorHAnsi" w:cstheme="minorHAnsi"/>
                <w:sz w:val="22"/>
                <w:lang w:eastAsia="zh-TW"/>
              </w:rPr>
              <w:t>9</w:t>
            </w:r>
            <w:r w:rsidRPr="00F93AC5">
              <w:rPr>
                <w:rFonts w:asciiTheme="minorHAnsi" w:hAnsiTheme="minorHAnsi" w:cstheme="minorHAnsi"/>
                <w:sz w:val="22"/>
                <w:lang w:eastAsia="zh-TW"/>
              </w:rPr>
              <w:t>e-10</w:t>
            </w:r>
            <w:r w:rsidR="00AC5246">
              <w:rPr>
                <w:rFonts w:asciiTheme="minorHAnsi" w:hAnsiTheme="minorHAnsi" w:cstheme="minorHAnsi"/>
                <w:sz w:val="22"/>
                <w:lang w:eastAsia="zh-TW"/>
              </w:rPr>
              <w:t>**</w:t>
            </w:r>
          </w:p>
        </w:tc>
      </w:tr>
      <w:tr w:rsidR="00F93AC5" w:rsidRPr="00F93AC5" w14:paraId="0909E810" w14:textId="77777777" w:rsidTr="00AC5246">
        <w:trPr>
          <w:gridAfter w:val="1"/>
          <w:wAfter w:w="18" w:type="dxa"/>
          <w:trHeight w:val="267"/>
        </w:trPr>
        <w:tc>
          <w:tcPr>
            <w:tcW w:w="2428" w:type="dxa"/>
            <w:vAlign w:val="center"/>
          </w:tcPr>
          <w:p w14:paraId="70CB8EE8"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habitat</w:t>
            </w:r>
          </w:p>
        </w:tc>
        <w:tc>
          <w:tcPr>
            <w:tcW w:w="419" w:type="dxa"/>
            <w:vAlign w:val="center"/>
          </w:tcPr>
          <w:p w14:paraId="4C365DC8"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5CB8931A"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2FF0374B" w14:textId="590DBE1E"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50.4</w:t>
            </w:r>
            <w:r w:rsidR="007965D0">
              <w:rPr>
                <w:rFonts w:asciiTheme="minorHAnsi" w:hAnsiTheme="minorHAnsi" w:cstheme="minorHAnsi"/>
                <w:sz w:val="22"/>
                <w:lang w:eastAsia="zh-TW"/>
              </w:rPr>
              <w:t>8</w:t>
            </w:r>
          </w:p>
        </w:tc>
        <w:tc>
          <w:tcPr>
            <w:tcW w:w="1418" w:type="dxa"/>
            <w:tcBorders>
              <w:right w:val="single" w:sz="4" w:space="0" w:color="auto"/>
            </w:tcBorders>
            <w:vAlign w:val="center"/>
          </w:tcPr>
          <w:p w14:paraId="2D8612D6" w14:textId="35734588"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0B8D6660" w14:textId="3F8B799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124.94</w:t>
            </w:r>
          </w:p>
        </w:tc>
        <w:tc>
          <w:tcPr>
            <w:tcW w:w="1437" w:type="dxa"/>
            <w:vAlign w:val="center"/>
          </w:tcPr>
          <w:p w14:paraId="4A9D210E" w14:textId="0B55C554"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0C4BC999" w14:textId="77777777" w:rsidTr="00AC5246">
        <w:trPr>
          <w:gridAfter w:val="1"/>
          <w:wAfter w:w="18" w:type="dxa"/>
          <w:trHeight w:val="267"/>
        </w:trPr>
        <w:tc>
          <w:tcPr>
            <w:tcW w:w="2428" w:type="dxa"/>
            <w:vAlign w:val="center"/>
          </w:tcPr>
          <w:p w14:paraId="5C185659"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Season: habitat</w:t>
            </w:r>
          </w:p>
        </w:tc>
        <w:tc>
          <w:tcPr>
            <w:tcW w:w="419" w:type="dxa"/>
            <w:vAlign w:val="center"/>
          </w:tcPr>
          <w:p w14:paraId="2CB57870"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w:t>
            </w:r>
          </w:p>
        </w:tc>
        <w:tc>
          <w:tcPr>
            <w:tcW w:w="839" w:type="dxa"/>
            <w:vAlign w:val="center"/>
          </w:tcPr>
          <w:p w14:paraId="48DA2DF0"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75213470" w14:textId="570C7313"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50.42</w:t>
            </w:r>
          </w:p>
        </w:tc>
        <w:tc>
          <w:tcPr>
            <w:tcW w:w="1418" w:type="dxa"/>
            <w:tcBorders>
              <w:right w:val="single" w:sz="4" w:space="0" w:color="auto"/>
            </w:tcBorders>
            <w:vAlign w:val="center"/>
          </w:tcPr>
          <w:p w14:paraId="15E5AE3E" w14:textId="1E1FBC6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5.24e-11</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275A3640" w14:textId="66FEBD01"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221.33</w:t>
            </w:r>
          </w:p>
        </w:tc>
        <w:tc>
          <w:tcPr>
            <w:tcW w:w="1437" w:type="dxa"/>
            <w:vAlign w:val="center"/>
          </w:tcPr>
          <w:p w14:paraId="4ADFF1CB" w14:textId="1BC51CF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18030D06" w14:textId="77777777" w:rsidTr="00AC5246">
        <w:trPr>
          <w:gridAfter w:val="1"/>
          <w:wAfter w:w="18" w:type="dxa"/>
          <w:trHeight w:val="267"/>
        </w:trPr>
        <w:tc>
          <w:tcPr>
            <w:tcW w:w="2428" w:type="dxa"/>
            <w:vAlign w:val="center"/>
          </w:tcPr>
          <w:p w14:paraId="5281A5AF"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Vegetation: habitat</w:t>
            </w:r>
          </w:p>
        </w:tc>
        <w:tc>
          <w:tcPr>
            <w:tcW w:w="419" w:type="dxa"/>
            <w:vAlign w:val="center"/>
          </w:tcPr>
          <w:p w14:paraId="52BDFFC4"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5E09F032"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3E50A0E1" w14:textId="5D0740DA"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75.47</w:t>
            </w:r>
          </w:p>
        </w:tc>
        <w:tc>
          <w:tcPr>
            <w:tcW w:w="1418" w:type="dxa"/>
            <w:tcBorders>
              <w:right w:val="single" w:sz="4" w:space="0" w:color="auto"/>
            </w:tcBorders>
            <w:vAlign w:val="center"/>
          </w:tcPr>
          <w:p w14:paraId="3638B51A" w14:textId="758395AD"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3888665C" w14:textId="363EFA7F"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120.94</w:t>
            </w:r>
          </w:p>
        </w:tc>
        <w:tc>
          <w:tcPr>
            <w:tcW w:w="1437" w:type="dxa"/>
            <w:vAlign w:val="center"/>
          </w:tcPr>
          <w:p w14:paraId="63CBAEF0" w14:textId="07A2C21B"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7D59C785" w14:textId="77777777" w:rsidTr="00AC5246">
        <w:trPr>
          <w:gridAfter w:val="1"/>
          <w:wAfter w:w="18" w:type="dxa"/>
          <w:trHeight w:val="267"/>
        </w:trPr>
        <w:tc>
          <w:tcPr>
            <w:tcW w:w="2428" w:type="dxa"/>
            <w:vAlign w:val="center"/>
          </w:tcPr>
          <w:p w14:paraId="48175EDE"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season: vegetation</w:t>
            </w:r>
          </w:p>
        </w:tc>
        <w:tc>
          <w:tcPr>
            <w:tcW w:w="419" w:type="dxa"/>
            <w:vAlign w:val="center"/>
          </w:tcPr>
          <w:p w14:paraId="439F53A0"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w:t>
            </w:r>
          </w:p>
        </w:tc>
        <w:tc>
          <w:tcPr>
            <w:tcW w:w="839" w:type="dxa"/>
            <w:vAlign w:val="center"/>
          </w:tcPr>
          <w:p w14:paraId="5257E6F5"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114429EF" w14:textId="626F081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17.91</w:t>
            </w:r>
          </w:p>
        </w:tc>
        <w:tc>
          <w:tcPr>
            <w:tcW w:w="1418" w:type="dxa"/>
            <w:tcBorders>
              <w:right w:val="single" w:sz="4" w:space="0" w:color="auto"/>
            </w:tcBorders>
            <w:vAlign w:val="center"/>
          </w:tcPr>
          <w:p w14:paraId="7F0982FF" w14:textId="65A47825"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5.89e-12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2AF3744A" w14:textId="1641F919"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22.35</w:t>
            </w:r>
          </w:p>
        </w:tc>
        <w:tc>
          <w:tcPr>
            <w:tcW w:w="1437" w:type="dxa"/>
            <w:vAlign w:val="center"/>
          </w:tcPr>
          <w:p w14:paraId="58C0F3E7" w14:textId="0EBFB48D"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2.2</w:t>
            </w:r>
            <w:r w:rsidR="00AC5246">
              <w:rPr>
                <w:rFonts w:asciiTheme="minorHAnsi" w:hAnsiTheme="minorHAnsi" w:cstheme="minorHAnsi"/>
                <w:sz w:val="22"/>
                <w:lang w:eastAsia="zh-TW"/>
              </w:rPr>
              <w:t>6</w:t>
            </w:r>
            <w:r w:rsidRPr="00F93AC5">
              <w:rPr>
                <w:rFonts w:asciiTheme="minorHAnsi" w:hAnsiTheme="minorHAnsi" w:cstheme="minorHAnsi"/>
                <w:sz w:val="22"/>
                <w:lang w:eastAsia="zh-TW"/>
              </w:rPr>
              <w:t>e-14</w:t>
            </w:r>
            <w:r w:rsidR="00AC5246">
              <w:rPr>
                <w:rFonts w:asciiTheme="minorHAnsi" w:hAnsiTheme="minorHAnsi" w:cstheme="minorHAnsi"/>
                <w:sz w:val="22"/>
                <w:lang w:eastAsia="zh-TW"/>
              </w:rPr>
              <w:t>**</w:t>
            </w:r>
          </w:p>
        </w:tc>
      </w:tr>
      <w:tr w:rsidR="00F93AC5" w:rsidRPr="00F93AC5" w14:paraId="2017DFBB" w14:textId="77777777" w:rsidTr="00AC5246">
        <w:trPr>
          <w:gridAfter w:val="1"/>
          <w:wAfter w:w="18" w:type="dxa"/>
          <w:trHeight w:val="267"/>
        </w:trPr>
        <w:tc>
          <w:tcPr>
            <w:tcW w:w="2428" w:type="dxa"/>
            <w:vAlign w:val="center"/>
          </w:tcPr>
          <w:p w14:paraId="78483B04"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season: habitat</w:t>
            </w:r>
          </w:p>
        </w:tc>
        <w:tc>
          <w:tcPr>
            <w:tcW w:w="419" w:type="dxa"/>
            <w:vAlign w:val="center"/>
          </w:tcPr>
          <w:p w14:paraId="060CF27B"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39BF0D0F"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7164D103" w14:textId="41259373"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48.</w:t>
            </w:r>
            <w:r w:rsidR="007965D0">
              <w:rPr>
                <w:rFonts w:asciiTheme="minorHAnsi" w:hAnsiTheme="minorHAnsi" w:cstheme="minorHAnsi"/>
                <w:sz w:val="22"/>
                <w:lang w:eastAsia="zh-TW"/>
              </w:rPr>
              <w:t>20</w:t>
            </w:r>
          </w:p>
        </w:tc>
        <w:tc>
          <w:tcPr>
            <w:tcW w:w="1418" w:type="dxa"/>
            <w:tcBorders>
              <w:right w:val="single" w:sz="4" w:space="0" w:color="auto"/>
            </w:tcBorders>
            <w:vAlign w:val="center"/>
          </w:tcPr>
          <w:p w14:paraId="43B354C1" w14:textId="5A2BB46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51C742E9" w14:textId="743E595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137.71</w:t>
            </w:r>
          </w:p>
        </w:tc>
        <w:tc>
          <w:tcPr>
            <w:tcW w:w="1437" w:type="dxa"/>
            <w:vAlign w:val="center"/>
          </w:tcPr>
          <w:p w14:paraId="645EB378" w14:textId="5F1094C9"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02988D57" w14:textId="77777777" w:rsidTr="00AC5246">
        <w:trPr>
          <w:gridAfter w:val="1"/>
          <w:wAfter w:w="18" w:type="dxa"/>
          <w:trHeight w:val="267"/>
        </w:trPr>
        <w:tc>
          <w:tcPr>
            <w:tcW w:w="2428" w:type="dxa"/>
            <w:vAlign w:val="center"/>
          </w:tcPr>
          <w:p w14:paraId="4EEEDA4E"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vegetation: habitat</w:t>
            </w:r>
          </w:p>
        </w:tc>
        <w:tc>
          <w:tcPr>
            <w:tcW w:w="419" w:type="dxa"/>
            <w:vAlign w:val="center"/>
          </w:tcPr>
          <w:p w14:paraId="3C39C637"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w:t>
            </w:r>
          </w:p>
        </w:tc>
        <w:tc>
          <w:tcPr>
            <w:tcW w:w="839" w:type="dxa"/>
            <w:vAlign w:val="center"/>
          </w:tcPr>
          <w:p w14:paraId="0F760AB1"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3E84F28E" w14:textId="7B7AA5A9"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28.4</w:t>
            </w:r>
            <w:r w:rsidR="007965D0">
              <w:rPr>
                <w:rFonts w:asciiTheme="minorHAnsi" w:hAnsiTheme="minorHAnsi" w:cstheme="minorHAnsi"/>
                <w:sz w:val="22"/>
                <w:lang w:eastAsia="zh-TW"/>
              </w:rPr>
              <w:t>4</w:t>
            </w:r>
          </w:p>
        </w:tc>
        <w:tc>
          <w:tcPr>
            <w:tcW w:w="1418" w:type="dxa"/>
            <w:tcBorders>
              <w:right w:val="single" w:sz="4" w:space="0" w:color="auto"/>
            </w:tcBorders>
            <w:vAlign w:val="center"/>
          </w:tcPr>
          <w:p w14:paraId="0D5A0BA7" w14:textId="679A721F"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527DC5E1" w14:textId="07CC730B"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52.3</w:t>
            </w:r>
            <w:r w:rsidR="007D39FF">
              <w:rPr>
                <w:rFonts w:asciiTheme="minorHAnsi" w:hAnsiTheme="minorHAnsi" w:cstheme="minorHAnsi"/>
                <w:sz w:val="22"/>
                <w:lang w:eastAsia="zh-TW"/>
              </w:rPr>
              <w:t>6</w:t>
            </w:r>
          </w:p>
        </w:tc>
        <w:tc>
          <w:tcPr>
            <w:tcW w:w="1437" w:type="dxa"/>
            <w:vAlign w:val="center"/>
          </w:tcPr>
          <w:p w14:paraId="3E1D3C21" w14:textId="31C0433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44A5BCCC" w14:textId="77777777" w:rsidTr="00AC5246">
        <w:trPr>
          <w:gridAfter w:val="1"/>
          <w:wAfter w:w="18" w:type="dxa"/>
          <w:trHeight w:val="267"/>
        </w:trPr>
        <w:tc>
          <w:tcPr>
            <w:tcW w:w="2428" w:type="dxa"/>
            <w:vAlign w:val="center"/>
          </w:tcPr>
          <w:p w14:paraId="317303CB"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Season: vegetation: habitat</w:t>
            </w:r>
          </w:p>
        </w:tc>
        <w:tc>
          <w:tcPr>
            <w:tcW w:w="419" w:type="dxa"/>
            <w:vAlign w:val="center"/>
          </w:tcPr>
          <w:p w14:paraId="24655DA3"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5FC60D5B"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4BFB3F6A" w14:textId="02FCF48B"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31.</w:t>
            </w:r>
            <w:r w:rsidR="007965D0">
              <w:rPr>
                <w:rFonts w:asciiTheme="minorHAnsi" w:hAnsiTheme="minorHAnsi" w:cstheme="minorHAnsi"/>
                <w:sz w:val="22"/>
                <w:lang w:eastAsia="zh-TW"/>
              </w:rPr>
              <w:t>20</w:t>
            </w:r>
          </w:p>
        </w:tc>
        <w:tc>
          <w:tcPr>
            <w:tcW w:w="1418" w:type="dxa"/>
            <w:tcBorders>
              <w:right w:val="single" w:sz="4" w:space="0" w:color="auto"/>
            </w:tcBorders>
            <w:vAlign w:val="center"/>
          </w:tcPr>
          <w:p w14:paraId="00BC99CE" w14:textId="7297A618"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5.5</w:t>
            </w:r>
            <w:r w:rsidR="007965D0">
              <w:rPr>
                <w:rFonts w:asciiTheme="minorHAnsi" w:hAnsiTheme="minorHAnsi" w:cstheme="minorHAnsi"/>
                <w:sz w:val="22"/>
                <w:lang w:eastAsia="zh-TW"/>
              </w:rPr>
              <w:t>5</w:t>
            </w:r>
            <w:r w:rsidRPr="00F93AC5">
              <w:rPr>
                <w:rFonts w:asciiTheme="minorHAnsi" w:hAnsiTheme="minorHAnsi" w:cstheme="minorHAnsi"/>
                <w:sz w:val="22"/>
                <w:lang w:eastAsia="zh-TW"/>
              </w:rPr>
              <w:t>e-12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5E653493" w14:textId="26FCBFD4"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120.79</w:t>
            </w:r>
          </w:p>
        </w:tc>
        <w:tc>
          <w:tcPr>
            <w:tcW w:w="1437" w:type="dxa"/>
            <w:vAlign w:val="center"/>
          </w:tcPr>
          <w:p w14:paraId="6B9EC2D8" w14:textId="5B64F25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1BAA9FF8" w14:textId="77777777" w:rsidTr="00AC5246">
        <w:trPr>
          <w:gridAfter w:val="1"/>
          <w:wAfter w:w="18" w:type="dxa"/>
          <w:trHeight w:val="267"/>
        </w:trPr>
        <w:tc>
          <w:tcPr>
            <w:tcW w:w="2428" w:type="dxa"/>
            <w:vAlign w:val="center"/>
          </w:tcPr>
          <w:p w14:paraId="2548C058"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season: vegetation: habitat</w:t>
            </w:r>
          </w:p>
        </w:tc>
        <w:tc>
          <w:tcPr>
            <w:tcW w:w="419" w:type="dxa"/>
            <w:vAlign w:val="center"/>
          </w:tcPr>
          <w:p w14:paraId="7307A876" w14:textId="0B97EDB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w:t>
            </w:r>
          </w:p>
        </w:tc>
        <w:tc>
          <w:tcPr>
            <w:tcW w:w="839" w:type="dxa"/>
            <w:vAlign w:val="center"/>
          </w:tcPr>
          <w:p w14:paraId="07D6B56D"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52FAC221" w14:textId="1B36399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18.05</w:t>
            </w:r>
          </w:p>
        </w:tc>
        <w:tc>
          <w:tcPr>
            <w:tcW w:w="1418" w:type="dxa"/>
            <w:tcBorders>
              <w:right w:val="single" w:sz="4" w:space="0" w:color="auto"/>
            </w:tcBorders>
            <w:vAlign w:val="center"/>
          </w:tcPr>
          <w:p w14:paraId="78F65A48" w14:textId="71315411"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4.89e-12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1DF26462" w14:textId="4F31C1EF"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58.4</w:t>
            </w:r>
            <w:r w:rsidR="007D39FF">
              <w:rPr>
                <w:rFonts w:asciiTheme="minorHAnsi" w:hAnsiTheme="minorHAnsi" w:cstheme="minorHAnsi"/>
                <w:sz w:val="22"/>
                <w:lang w:eastAsia="zh-TW"/>
              </w:rPr>
              <w:t>7</w:t>
            </w:r>
          </w:p>
        </w:tc>
        <w:tc>
          <w:tcPr>
            <w:tcW w:w="1437" w:type="dxa"/>
            <w:vAlign w:val="center"/>
          </w:tcPr>
          <w:p w14:paraId="7701D08D" w14:textId="3532D596"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2B3B150A" w14:textId="77777777" w:rsidTr="00AC5246">
        <w:trPr>
          <w:gridAfter w:val="1"/>
          <w:wAfter w:w="18" w:type="dxa"/>
          <w:trHeight w:val="267"/>
        </w:trPr>
        <w:tc>
          <w:tcPr>
            <w:tcW w:w="2428" w:type="dxa"/>
            <w:tcBorders>
              <w:bottom w:val="single" w:sz="4" w:space="0" w:color="auto"/>
            </w:tcBorders>
            <w:vAlign w:val="center"/>
          </w:tcPr>
          <w:p w14:paraId="7BC7B28D" w14:textId="77777777" w:rsidR="00F93AC5" w:rsidRPr="00F93AC5" w:rsidRDefault="00F93AC5" w:rsidP="00F93AC5">
            <w:pPr>
              <w:jc w:val="center"/>
              <w:rPr>
                <w:rFonts w:asciiTheme="minorHAnsi" w:hAnsiTheme="minorHAnsi" w:cstheme="minorHAnsi"/>
                <w:sz w:val="22"/>
                <w:lang w:val="en-US" w:eastAsia="zh-TW"/>
              </w:rPr>
            </w:pPr>
          </w:p>
        </w:tc>
        <w:tc>
          <w:tcPr>
            <w:tcW w:w="419" w:type="dxa"/>
            <w:tcBorders>
              <w:bottom w:val="single" w:sz="4" w:space="0" w:color="auto"/>
            </w:tcBorders>
            <w:vAlign w:val="center"/>
          </w:tcPr>
          <w:p w14:paraId="3719B3AC" w14:textId="77777777" w:rsidR="00F93AC5" w:rsidRPr="00F93AC5" w:rsidRDefault="00F93AC5" w:rsidP="00F93AC5">
            <w:pPr>
              <w:jc w:val="center"/>
              <w:rPr>
                <w:rFonts w:asciiTheme="minorHAnsi" w:hAnsiTheme="minorHAnsi" w:cstheme="minorHAnsi"/>
                <w:sz w:val="22"/>
                <w:lang w:eastAsia="zh-TW"/>
              </w:rPr>
            </w:pPr>
          </w:p>
        </w:tc>
        <w:tc>
          <w:tcPr>
            <w:tcW w:w="839" w:type="dxa"/>
            <w:tcBorders>
              <w:bottom w:val="single" w:sz="4" w:space="0" w:color="auto"/>
            </w:tcBorders>
            <w:vAlign w:val="center"/>
          </w:tcPr>
          <w:p w14:paraId="700EAF6A" w14:textId="77777777" w:rsidR="00F93AC5" w:rsidRPr="00F93AC5" w:rsidRDefault="00F93AC5" w:rsidP="00F93AC5">
            <w:pPr>
              <w:jc w:val="center"/>
              <w:rPr>
                <w:rFonts w:asciiTheme="minorHAnsi" w:hAnsiTheme="minorHAnsi" w:cstheme="minorHAnsi"/>
                <w:sz w:val="22"/>
                <w:lang w:eastAsia="zh-TW"/>
              </w:rPr>
            </w:pPr>
          </w:p>
        </w:tc>
        <w:tc>
          <w:tcPr>
            <w:tcW w:w="850" w:type="dxa"/>
            <w:tcBorders>
              <w:bottom w:val="single" w:sz="4" w:space="0" w:color="auto"/>
            </w:tcBorders>
            <w:vAlign w:val="center"/>
          </w:tcPr>
          <w:p w14:paraId="7E6C5EDB" w14:textId="77777777" w:rsidR="00F93AC5" w:rsidRPr="00F93AC5" w:rsidRDefault="00F93AC5" w:rsidP="00F93AC5">
            <w:pPr>
              <w:jc w:val="center"/>
              <w:rPr>
                <w:rFonts w:asciiTheme="minorHAnsi" w:hAnsiTheme="minorHAnsi" w:cstheme="minorHAnsi"/>
                <w:sz w:val="22"/>
                <w:lang w:eastAsia="zh-TW"/>
              </w:rPr>
            </w:pPr>
          </w:p>
        </w:tc>
        <w:tc>
          <w:tcPr>
            <w:tcW w:w="1418" w:type="dxa"/>
            <w:tcBorders>
              <w:bottom w:val="single" w:sz="4" w:space="0" w:color="auto"/>
              <w:right w:val="single" w:sz="4" w:space="0" w:color="auto"/>
            </w:tcBorders>
            <w:vAlign w:val="center"/>
          </w:tcPr>
          <w:p w14:paraId="1E7FE063" w14:textId="77777777" w:rsidR="00F93AC5" w:rsidRPr="00F93AC5" w:rsidRDefault="00F93AC5" w:rsidP="00F93AC5">
            <w:pPr>
              <w:jc w:val="center"/>
              <w:rPr>
                <w:rFonts w:asciiTheme="minorHAnsi" w:hAnsiTheme="minorHAnsi" w:cstheme="minorHAnsi"/>
                <w:sz w:val="22"/>
                <w:lang w:eastAsia="zh-TW"/>
              </w:rPr>
            </w:pPr>
          </w:p>
        </w:tc>
        <w:tc>
          <w:tcPr>
            <w:tcW w:w="850" w:type="dxa"/>
            <w:tcBorders>
              <w:left w:val="single" w:sz="4" w:space="0" w:color="auto"/>
              <w:bottom w:val="single" w:sz="4" w:space="0" w:color="auto"/>
            </w:tcBorders>
            <w:vAlign w:val="center"/>
          </w:tcPr>
          <w:p w14:paraId="2ACFEDF0" w14:textId="77777777" w:rsidR="00F93AC5" w:rsidRPr="00F93AC5" w:rsidRDefault="00F93AC5" w:rsidP="00F93AC5">
            <w:pPr>
              <w:jc w:val="center"/>
              <w:rPr>
                <w:rFonts w:asciiTheme="minorHAnsi" w:hAnsiTheme="minorHAnsi" w:cstheme="minorHAnsi"/>
                <w:sz w:val="22"/>
                <w:lang w:eastAsia="zh-TW"/>
              </w:rPr>
            </w:pPr>
          </w:p>
        </w:tc>
        <w:tc>
          <w:tcPr>
            <w:tcW w:w="1437" w:type="dxa"/>
            <w:tcBorders>
              <w:bottom w:val="single" w:sz="4" w:space="0" w:color="auto"/>
            </w:tcBorders>
            <w:vAlign w:val="center"/>
          </w:tcPr>
          <w:p w14:paraId="05E7DDF8" w14:textId="77777777" w:rsidR="00F93AC5" w:rsidRPr="00F93AC5" w:rsidRDefault="00F93AC5" w:rsidP="00F93AC5">
            <w:pPr>
              <w:jc w:val="center"/>
              <w:rPr>
                <w:rFonts w:asciiTheme="minorHAnsi" w:hAnsiTheme="minorHAnsi" w:cstheme="minorHAnsi"/>
                <w:sz w:val="22"/>
                <w:lang w:eastAsia="zh-TW"/>
              </w:rPr>
            </w:pPr>
          </w:p>
        </w:tc>
      </w:tr>
    </w:tbl>
    <w:p w14:paraId="2FA5A149" w14:textId="12858F44" w:rsidR="00ED3124" w:rsidRDefault="00ED3124" w:rsidP="008B3DD0">
      <w:pPr>
        <w:pStyle w:val="PhDNormal"/>
        <w:spacing w:after="240" w:line="360" w:lineRule="auto"/>
        <w:ind w:firstLine="0"/>
        <w:rPr>
          <w:rFonts w:asciiTheme="minorHAnsi" w:hAnsiTheme="minorHAnsi" w:cstheme="minorHAnsi"/>
        </w:rPr>
      </w:pPr>
    </w:p>
    <w:p w14:paraId="14D8D185" w14:textId="52F7DB83" w:rsidR="00ED3124" w:rsidRPr="00143BFF" w:rsidRDefault="00ED3124" w:rsidP="00143BFF">
      <w:pPr>
        <w:rPr>
          <w:rFonts w:asciiTheme="minorHAnsi" w:hAnsiTheme="minorHAnsi" w:cstheme="minorHAnsi"/>
          <w:szCs w:val="22"/>
        </w:rPr>
      </w:pPr>
      <w:r>
        <w:rPr>
          <w:rFonts w:asciiTheme="minorHAnsi" w:hAnsiTheme="minorHAnsi" w:cstheme="minorHAnsi"/>
        </w:rPr>
        <w:br w:type="page"/>
      </w:r>
    </w:p>
    <w:p w14:paraId="38AF9513" w14:textId="30EA6A98" w:rsidR="00354DB5" w:rsidRDefault="001D4AE2" w:rsidP="001D4AE2">
      <w:pPr>
        <w:pStyle w:val="Heading2"/>
        <w:rPr>
          <w:rFonts w:asciiTheme="minorHAnsi" w:hAnsiTheme="minorHAnsi" w:cstheme="minorHAnsi"/>
          <w:sz w:val="36"/>
          <w:szCs w:val="36"/>
        </w:rPr>
      </w:pPr>
      <w:bookmarkStart w:id="350" w:name="_Toc86701849"/>
      <w:r w:rsidRPr="00EE3E15">
        <w:rPr>
          <w:rFonts w:asciiTheme="minorHAnsi" w:hAnsiTheme="minorHAnsi" w:cstheme="minorHAnsi"/>
          <w:sz w:val="36"/>
          <w:szCs w:val="36"/>
        </w:rPr>
        <w:lastRenderedPageBreak/>
        <w:t>4.4</w:t>
      </w:r>
      <w:r w:rsidRPr="00EE3E15">
        <w:rPr>
          <w:rFonts w:asciiTheme="minorHAnsi" w:hAnsiTheme="minorHAnsi" w:cstheme="minorHAnsi"/>
          <w:sz w:val="36"/>
          <w:szCs w:val="36"/>
        </w:rPr>
        <w:tab/>
        <w:t>Discussion</w:t>
      </w:r>
      <w:bookmarkEnd w:id="350"/>
    </w:p>
    <w:p w14:paraId="2C0813D9" w14:textId="434C0CD5" w:rsidR="00EE3E15" w:rsidRPr="005E4D06" w:rsidRDefault="005E4D06" w:rsidP="006344D4">
      <w:pPr>
        <w:spacing w:line="360" w:lineRule="auto"/>
        <w:ind w:firstLine="567"/>
        <w:jc w:val="both"/>
        <w:rPr>
          <w:rFonts w:asciiTheme="minorHAnsi" w:hAnsiTheme="minorHAnsi" w:cstheme="minorHAnsi"/>
        </w:rPr>
      </w:pPr>
      <w:r w:rsidRPr="008D7B4F">
        <w:rPr>
          <w:rFonts w:asciiTheme="minorHAnsi" w:hAnsiTheme="minorHAnsi" w:cstheme="minorHAnsi"/>
        </w:rPr>
        <w:t xml:space="preserve">This study </w:t>
      </w:r>
      <w:r w:rsidR="00CD7EE2" w:rsidRPr="008D7B4F">
        <w:rPr>
          <w:rFonts w:asciiTheme="minorHAnsi" w:hAnsiTheme="minorHAnsi" w:cstheme="minorHAnsi"/>
        </w:rPr>
        <w:t>sub-</w:t>
      </w:r>
      <w:r w:rsidRPr="008D7B4F">
        <w:rPr>
          <w:rFonts w:asciiTheme="minorHAnsi" w:hAnsiTheme="minorHAnsi" w:cstheme="minorHAnsi"/>
        </w:rPr>
        <w:t>sampled the first 3.5 hours after official sunset</w:t>
      </w:r>
      <w:r w:rsidR="00CD7EE2" w:rsidRPr="008D7B4F">
        <w:rPr>
          <w:rFonts w:asciiTheme="minorHAnsi" w:hAnsiTheme="minorHAnsi" w:cstheme="minorHAnsi"/>
        </w:rPr>
        <w:t xml:space="preserve">. Therefore, it is possible it may be possible that all species present were not sampled. The surveys also do not show the location of bats from the Yugar tunnel. </w:t>
      </w:r>
      <w:r w:rsidR="00426543" w:rsidRPr="008D7B4F">
        <w:rPr>
          <w:rFonts w:asciiTheme="minorHAnsi" w:hAnsiTheme="minorHAnsi" w:cstheme="minorHAnsi"/>
        </w:rPr>
        <w:t>However, the vegetation and habitat types where these three tunnel bat species may likely occur in the surrounding landscape can be identified.</w:t>
      </w:r>
    </w:p>
    <w:p w14:paraId="7C1389E5" w14:textId="77777777" w:rsidR="005E4D06" w:rsidRPr="00EE3E15" w:rsidRDefault="005E4D06" w:rsidP="00EE3E15"/>
    <w:p w14:paraId="0D16E09F" w14:textId="1E5CD612" w:rsidR="00EE3E15" w:rsidRPr="00EE3E15" w:rsidRDefault="008B6536" w:rsidP="008B3DD0">
      <w:pPr>
        <w:pStyle w:val="PhDNormal"/>
        <w:spacing w:after="240" w:line="360" w:lineRule="auto"/>
        <w:ind w:firstLine="0"/>
        <w:rPr>
          <w:rFonts w:asciiTheme="minorHAnsi" w:hAnsiTheme="minorHAnsi" w:cstheme="minorHAnsi"/>
          <w:b/>
          <w:bCs/>
          <w:sz w:val="28"/>
          <w:szCs w:val="28"/>
        </w:rPr>
      </w:pPr>
      <w:r w:rsidRPr="00EE3E15">
        <w:rPr>
          <w:rFonts w:asciiTheme="minorHAnsi" w:hAnsiTheme="minorHAnsi" w:cstheme="minorHAnsi"/>
          <w:b/>
          <w:bCs/>
          <w:sz w:val="28"/>
          <w:szCs w:val="28"/>
        </w:rPr>
        <w:t>Bat species in the surrounding environment</w:t>
      </w:r>
    </w:p>
    <w:p w14:paraId="49EEEDA9" w14:textId="514FF109"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 xml:space="preserve">The results of this study have shown that a total of 21 bat species were identified in the </w:t>
      </w:r>
      <w:bookmarkStart w:id="351" w:name="_Hlk71003839"/>
      <w:r w:rsidRPr="008B6536">
        <w:rPr>
          <w:rFonts w:asciiTheme="minorHAnsi" w:eastAsia="PMingLiU" w:hAnsiTheme="minorHAnsi" w:cstheme="minorHAnsi"/>
          <w:szCs w:val="24"/>
          <w:lang w:val="en-US" w:eastAsia="zh-TW"/>
        </w:rPr>
        <w:t xml:space="preserve">environment surrounding the Yugar tunnel </w:t>
      </w:r>
      <w:bookmarkEnd w:id="351"/>
      <w:r w:rsidRPr="008B6536">
        <w:rPr>
          <w:rFonts w:asciiTheme="minorHAnsi" w:eastAsia="PMingLiU" w:hAnsiTheme="minorHAnsi" w:cstheme="minorHAnsi"/>
          <w:szCs w:val="24"/>
          <w:lang w:val="en-US" w:eastAsia="zh-TW"/>
        </w:rPr>
        <w:t xml:space="preserve">in summer and winter; 21 species were identified in summer and 18 in winter. </w:t>
      </w:r>
      <w:bookmarkStart w:id="352" w:name="_Hlk70878770"/>
      <w:bookmarkStart w:id="353" w:name="_Hlk70878416"/>
      <w:r w:rsidRPr="008B6536">
        <w:rPr>
          <w:rFonts w:asciiTheme="minorHAnsi" w:eastAsia="PMingLiU" w:hAnsiTheme="minorHAnsi" w:cstheme="minorHAnsi"/>
          <w:szCs w:val="24"/>
          <w:lang w:val="en-US" w:eastAsia="zh-TW"/>
        </w:rPr>
        <w:t xml:space="preserve">There </w:t>
      </w:r>
      <w:bookmarkStart w:id="354" w:name="_Hlk71340942"/>
      <w:r w:rsidRPr="008B6536">
        <w:rPr>
          <w:rFonts w:asciiTheme="minorHAnsi" w:eastAsia="PMingLiU" w:hAnsiTheme="minorHAnsi" w:cstheme="minorHAnsi"/>
          <w:szCs w:val="24"/>
          <w:lang w:val="en-US" w:eastAsia="zh-TW"/>
        </w:rPr>
        <w:t xml:space="preserve">were no significant interactions between bat species diversity across habitats, vegetation types and seasons </w:t>
      </w:r>
      <w:bookmarkEnd w:id="352"/>
      <w:r w:rsidRPr="008B6536">
        <w:rPr>
          <w:rFonts w:asciiTheme="minorHAnsi" w:eastAsia="PMingLiU" w:hAnsiTheme="minorHAnsi" w:cstheme="minorHAnsi"/>
          <w:szCs w:val="24"/>
          <w:lang w:val="en-US" w:eastAsia="zh-TW"/>
        </w:rPr>
        <w:t xml:space="preserve">(3 way and 2 ways interactions), and no significant difference </w:t>
      </w:r>
      <w:r w:rsidR="003A66F0">
        <w:rPr>
          <w:rFonts w:asciiTheme="minorHAnsi" w:eastAsia="PMingLiU" w:hAnsiTheme="minorHAnsi" w:cstheme="minorHAnsi"/>
          <w:szCs w:val="24"/>
          <w:lang w:val="en-US" w:eastAsia="zh-TW"/>
        </w:rPr>
        <w:t xml:space="preserve">between groups </w:t>
      </w:r>
      <w:r w:rsidRPr="008B6536">
        <w:rPr>
          <w:rFonts w:asciiTheme="minorHAnsi" w:eastAsia="PMingLiU" w:hAnsiTheme="minorHAnsi" w:cstheme="minorHAnsi"/>
          <w:szCs w:val="24"/>
          <w:lang w:val="en-US" w:eastAsia="zh-TW"/>
        </w:rPr>
        <w:t>within each factor.</w:t>
      </w:r>
      <w:bookmarkEnd w:id="353"/>
      <w:r w:rsidRPr="008B6536">
        <w:rPr>
          <w:rFonts w:asciiTheme="minorHAnsi" w:eastAsia="PMingLiU" w:hAnsiTheme="minorHAnsi" w:cstheme="minorHAnsi"/>
          <w:szCs w:val="24"/>
          <w:lang w:val="en-US" w:eastAsia="zh-TW"/>
        </w:rPr>
        <w:t xml:space="preserve"> </w:t>
      </w:r>
      <w:bookmarkEnd w:id="354"/>
      <w:r w:rsidRPr="008B6536">
        <w:rPr>
          <w:rFonts w:asciiTheme="minorHAnsi" w:eastAsia="PMingLiU" w:hAnsiTheme="minorHAnsi" w:cstheme="minorHAnsi"/>
          <w:szCs w:val="24"/>
          <w:lang w:val="en-US" w:eastAsia="zh-TW"/>
        </w:rPr>
        <w:t xml:space="preserve">Species evenness showed similar results, with no significant interactions across habitats, vegetation types and seasons (3 ways and 2 ways interactions). The only significant difference occurred within the seasonal factor in which species evenness in winter was higher than in summer. The number of bat echolocation call passes detected in summer was much greater than in winter, and it was dominated by different species </w:t>
      </w:r>
      <w:r w:rsidRPr="00EA6B2C">
        <w:rPr>
          <w:rFonts w:asciiTheme="minorHAnsi" w:eastAsia="PMingLiU" w:hAnsiTheme="minorHAnsi" w:cstheme="minorHAnsi"/>
          <w:szCs w:val="24"/>
          <w:lang w:val="en-US" w:eastAsia="zh-TW"/>
        </w:rPr>
        <w:t xml:space="preserve">each season. In summer, activity was dominated by </w:t>
      </w:r>
      <w:r w:rsidR="002F5EE4" w:rsidRPr="00EA6B2C">
        <w:rPr>
          <w:rFonts w:asciiTheme="minorHAnsi" w:eastAsia="PMingLiU" w:hAnsiTheme="minorHAnsi" w:cstheme="minorHAnsi"/>
          <w:i/>
          <w:iCs/>
          <w:szCs w:val="24"/>
          <w:lang w:val="en-US" w:eastAsia="zh-TW"/>
        </w:rPr>
        <w:t>Ozimops ridei/ Ozimops petersi</w:t>
      </w:r>
      <w:r w:rsidRPr="00EA6B2C">
        <w:rPr>
          <w:rFonts w:asciiTheme="minorHAnsi" w:eastAsia="PMingLiU" w:hAnsiTheme="minorHAnsi" w:cstheme="minorHAnsi"/>
          <w:szCs w:val="24"/>
          <w:lang w:val="en-US" w:eastAsia="zh-TW"/>
        </w:rPr>
        <w:t xml:space="preserve">, followed by </w:t>
      </w:r>
      <w:r w:rsidRPr="00EA6B2C">
        <w:rPr>
          <w:rFonts w:asciiTheme="minorHAnsi" w:eastAsia="PMingLiU" w:hAnsiTheme="minorHAnsi" w:cstheme="minorHAnsi"/>
          <w:i/>
          <w:iCs/>
          <w:szCs w:val="24"/>
          <w:lang w:val="en-US" w:eastAsia="zh-TW"/>
        </w:rPr>
        <w:t>Myotis macropus</w:t>
      </w:r>
      <w:r w:rsidRPr="00EA6B2C">
        <w:rPr>
          <w:rFonts w:asciiTheme="minorHAnsi" w:eastAsia="PMingLiU" w:hAnsiTheme="minorHAnsi" w:cstheme="minorHAnsi"/>
          <w:szCs w:val="24"/>
          <w:lang w:val="en-US" w:eastAsia="zh-TW"/>
        </w:rPr>
        <w:t xml:space="preserve"> and then </w:t>
      </w:r>
      <w:r w:rsidRPr="00EA6B2C">
        <w:rPr>
          <w:rFonts w:asciiTheme="minorHAnsi" w:eastAsia="PMingLiU" w:hAnsiTheme="minorHAnsi" w:cstheme="minorHAnsi"/>
          <w:i/>
          <w:iCs/>
          <w:szCs w:val="24"/>
          <w:lang w:val="en-US" w:eastAsia="zh-TW"/>
        </w:rPr>
        <w:t>Scotorepens</w:t>
      </w:r>
      <w:r w:rsidR="002F240E" w:rsidRPr="00EA6B2C">
        <w:rPr>
          <w:rFonts w:asciiTheme="minorHAnsi" w:eastAsia="PMingLiU" w:hAnsiTheme="minorHAnsi" w:cstheme="minorHAnsi"/>
          <w:i/>
          <w:iCs/>
          <w:szCs w:val="24"/>
          <w:lang w:val="en-US" w:eastAsia="zh-TW"/>
        </w:rPr>
        <w:t xml:space="preserve"> </w:t>
      </w:r>
      <w:r w:rsidRPr="00EA6B2C">
        <w:rPr>
          <w:rFonts w:asciiTheme="minorHAnsi" w:eastAsia="PMingLiU" w:hAnsiTheme="minorHAnsi" w:cstheme="minorHAnsi"/>
          <w:i/>
          <w:iCs/>
          <w:szCs w:val="24"/>
          <w:lang w:val="en-US" w:eastAsia="zh-TW"/>
        </w:rPr>
        <w:t>greyii</w:t>
      </w:r>
      <w:r w:rsidRPr="00EA6B2C">
        <w:rPr>
          <w:rFonts w:asciiTheme="minorHAnsi" w:eastAsia="PMingLiU" w:hAnsiTheme="minorHAnsi" w:cstheme="minorHAnsi"/>
          <w:szCs w:val="24"/>
          <w:lang w:val="en-US" w:eastAsia="zh-TW"/>
        </w:rPr>
        <w:t xml:space="preserve">. In winter, </w:t>
      </w:r>
      <w:r w:rsidRPr="00EA6B2C">
        <w:rPr>
          <w:rFonts w:asciiTheme="minorHAnsi" w:eastAsia="PMingLiU" w:hAnsiTheme="minorHAnsi" w:cstheme="minorHAnsi"/>
          <w:i/>
          <w:iCs/>
          <w:szCs w:val="24"/>
          <w:lang w:val="en-US" w:eastAsia="zh-TW"/>
        </w:rPr>
        <w:t>Myotis macropus</w:t>
      </w:r>
      <w:r w:rsidRPr="00EA6B2C">
        <w:rPr>
          <w:rFonts w:asciiTheme="minorHAnsi" w:eastAsia="PMingLiU" w:hAnsiTheme="minorHAnsi" w:cstheme="minorHAnsi"/>
          <w:szCs w:val="24"/>
          <w:lang w:val="en-US" w:eastAsia="zh-TW"/>
        </w:rPr>
        <w:t xml:space="preserve"> was</w:t>
      </w:r>
      <w:r w:rsidRPr="008B6536">
        <w:rPr>
          <w:rFonts w:asciiTheme="minorHAnsi" w:eastAsia="PMingLiU" w:hAnsiTheme="minorHAnsi" w:cstheme="minorHAnsi"/>
          <w:szCs w:val="24"/>
          <w:lang w:val="en-US" w:eastAsia="zh-TW"/>
        </w:rPr>
        <w:t xml:space="preserve"> the most active, followed by </w:t>
      </w:r>
      <w:r w:rsidRPr="008B6536">
        <w:rPr>
          <w:rFonts w:asciiTheme="minorHAnsi" w:eastAsia="PMingLiU" w:hAnsiTheme="minorHAnsi" w:cstheme="minorHAnsi"/>
          <w:i/>
          <w:iCs/>
          <w:szCs w:val="24"/>
          <w:lang w:val="en-US" w:eastAsia="zh-TW"/>
        </w:rPr>
        <w:t>Vespadelus pumilus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Miniopterus australis</w:t>
      </w:r>
      <w:r w:rsidRPr="008B6536">
        <w:rPr>
          <w:rFonts w:asciiTheme="minorHAnsi" w:eastAsia="PMingLiU" w:hAnsiTheme="minorHAnsi" w:cstheme="minorHAnsi"/>
          <w:szCs w:val="24"/>
          <w:lang w:val="en-US" w:eastAsia="zh-TW"/>
        </w:rPr>
        <w:t xml:space="preserve">.  </w:t>
      </w:r>
    </w:p>
    <w:p w14:paraId="6E20499A" w14:textId="319B0051"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Bat diversity and evenness are influenced by multiple factors including habitat and vegetation structures (Adams et al. 2009; Starik et al. 2018; Hourigan et al. 2010), season (Gonsalves &amp; Law 2018), resource availability (Martínez-Ferreira et al. 2020), </w:t>
      </w:r>
      <w:r w:rsidR="00A3353C" w:rsidRPr="008D7B4F">
        <w:rPr>
          <w:rFonts w:asciiTheme="minorHAnsi" w:eastAsia="PMingLiU" w:hAnsiTheme="minorHAnsi" w:cstheme="minorHAnsi"/>
          <w:szCs w:val="24"/>
          <w:lang w:val="en-US" w:eastAsia="zh-TW"/>
        </w:rPr>
        <w:t>eco-</w:t>
      </w:r>
      <w:r w:rsidRPr="008D7B4F">
        <w:rPr>
          <w:rFonts w:asciiTheme="minorHAnsi" w:eastAsia="PMingLiU" w:hAnsiTheme="minorHAnsi" w:cstheme="minorHAnsi"/>
          <w:szCs w:val="24"/>
          <w:lang w:val="en-US" w:eastAsia="zh-TW"/>
        </w:rPr>
        <w:t>morphology</w:t>
      </w:r>
      <w:r w:rsidRPr="008B6536">
        <w:rPr>
          <w:rFonts w:asciiTheme="minorHAnsi" w:eastAsia="PMingLiU" w:hAnsiTheme="minorHAnsi" w:cstheme="minorHAnsi"/>
          <w:szCs w:val="24"/>
          <w:lang w:val="en-US" w:eastAsia="zh-TW"/>
        </w:rPr>
        <w:t xml:space="preserve"> and foraging plasticity (Webala et al. 2011; Bullen &amp; McKenzie 2001). For example, bat species with low aspect ratio such as </w:t>
      </w:r>
      <w:r w:rsidRPr="008B6536">
        <w:rPr>
          <w:rFonts w:asciiTheme="minorHAnsi" w:eastAsia="PMingLiU" w:hAnsiTheme="minorHAnsi" w:cstheme="minorHAnsi"/>
          <w:i/>
          <w:iCs/>
          <w:szCs w:val="24"/>
          <w:lang w:val="en-US" w:eastAsia="zh-TW"/>
        </w:rPr>
        <w:t>Nyctophilus gouldi</w:t>
      </w:r>
      <w:r w:rsidRPr="008B6536">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i/>
          <w:iCs/>
          <w:szCs w:val="24"/>
          <w:lang w:val="en-US" w:eastAsia="zh-TW"/>
        </w:rPr>
        <w:t>Vespdadelus pumilus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Vespadelus vulturnus</w:t>
      </w:r>
      <w:r w:rsidRPr="008B6536">
        <w:rPr>
          <w:rFonts w:asciiTheme="minorHAnsi" w:eastAsia="PMingLiU" w:hAnsiTheme="minorHAnsi" w:cstheme="minorHAnsi"/>
          <w:szCs w:val="24"/>
          <w:lang w:val="en-US" w:eastAsia="zh-TW"/>
        </w:rPr>
        <w:t xml:space="preserve"> are more maneuverable than species with high aspect ratio such as </w:t>
      </w:r>
      <w:r w:rsidRPr="008B6536">
        <w:rPr>
          <w:rFonts w:asciiTheme="minorHAnsi" w:eastAsia="PMingLiU" w:hAnsiTheme="minorHAnsi" w:cstheme="minorHAnsi"/>
          <w:i/>
          <w:iCs/>
          <w:szCs w:val="24"/>
          <w:lang w:val="en-US" w:eastAsia="zh-TW"/>
        </w:rPr>
        <w:t>Falsiistrellus tasmaniensis</w:t>
      </w:r>
      <w:r w:rsidRPr="008B6536">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i/>
          <w:iCs/>
          <w:szCs w:val="24"/>
          <w:lang w:val="en-US" w:eastAsia="zh-TW"/>
        </w:rPr>
        <w:t>Saccolaimus flaviventris</w:t>
      </w:r>
      <w:r w:rsidRPr="008B6536">
        <w:rPr>
          <w:rFonts w:asciiTheme="minorHAnsi" w:eastAsia="PMingLiU" w:hAnsiTheme="minorHAnsi" w:cstheme="minorHAnsi"/>
          <w:szCs w:val="24"/>
          <w:lang w:val="en-US" w:eastAsia="zh-TW"/>
        </w:rPr>
        <w:t xml:space="preserve"> and </w:t>
      </w:r>
      <w:r w:rsidR="005E006D" w:rsidRPr="005E006D">
        <w:rPr>
          <w:rFonts w:asciiTheme="minorHAnsi" w:eastAsia="Calibri" w:hAnsiTheme="minorHAnsi" w:cstheme="minorHAnsi"/>
          <w:i/>
        </w:rPr>
        <w:t>Austronomus</w:t>
      </w:r>
      <w:r w:rsidRPr="005E006D">
        <w:rPr>
          <w:rFonts w:asciiTheme="minorHAnsi" w:eastAsia="PMingLiU" w:hAnsiTheme="minorHAnsi" w:cstheme="minorHAnsi"/>
          <w:i/>
          <w:iCs/>
          <w:szCs w:val="24"/>
          <w:lang w:val="en-US" w:eastAsia="zh-TW"/>
        </w:rPr>
        <w:t xml:space="preserve"> australis</w:t>
      </w:r>
      <w:r w:rsidRPr="008B6536">
        <w:rPr>
          <w:rFonts w:asciiTheme="minorHAnsi" w:eastAsia="PMingLiU" w:hAnsiTheme="minorHAnsi" w:cstheme="minorHAnsi"/>
          <w:szCs w:val="24"/>
          <w:lang w:val="en-US" w:eastAsia="zh-TW"/>
        </w:rPr>
        <w:t xml:space="preserve"> (Norberg &amp; Rayner 1987; Rhodes 2002; Law &amp; Chidel 2001; </w:t>
      </w:r>
      <w:r w:rsidRPr="008B6536">
        <w:rPr>
          <w:rFonts w:asciiTheme="minorHAnsi" w:eastAsia="PMingLiU" w:hAnsiTheme="minorHAnsi" w:cstheme="minorHAnsi"/>
          <w:szCs w:val="24"/>
          <w:lang w:val="en-US" w:eastAsia="zh-TW"/>
        </w:rPr>
        <w:lastRenderedPageBreak/>
        <w:t xml:space="preserve">Glass 1993). These latter three species exclusively forage in open habitats due to their flight speed and maneuverability are not suited to cluttered habitats (Jung &amp; Threlfall 2018; Senawi &amp; Kingston 2019; Mayberry et al. 2020; Mendes et al. 2017). These patterns are clearly evident in this study, with bat species with high aspect ratio such as </w:t>
      </w:r>
      <w:r w:rsidRPr="008B6536">
        <w:rPr>
          <w:rFonts w:asciiTheme="minorHAnsi" w:eastAsia="PMingLiU" w:hAnsiTheme="minorHAnsi" w:cstheme="minorHAnsi"/>
          <w:i/>
          <w:iCs/>
          <w:szCs w:val="24"/>
          <w:lang w:val="en-US" w:eastAsia="zh-TW"/>
        </w:rPr>
        <w:t>Saccolaimus flaviventris</w:t>
      </w:r>
      <w:r w:rsidRPr="008B6536">
        <w:rPr>
          <w:rFonts w:asciiTheme="minorHAnsi" w:eastAsia="PMingLiU" w:hAnsiTheme="minorHAnsi" w:cstheme="minorHAnsi"/>
          <w:szCs w:val="24"/>
          <w:lang w:val="en-US" w:eastAsia="zh-TW"/>
        </w:rPr>
        <w:t>,</w:t>
      </w:r>
      <w:r w:rsidR="005E006D">
        <w:rPr>
          <w:rFonts w:asciiTheme="minorHAnsi" w:eastAsia="PMingLiU" w:hAnsiTheme="minorHAnsi" w:cstheme="minorHAnsi"/>
          <w:szCs w:val="24"/>
          <w:lang w:val="en-US" w:eastAsia="zh-TW"/>
        </w:rPr>
        <w:t xml:space="preserve"> </w:t>
      </w:r>
      <w:r w:rsidR="005E006D">
        <w:rPr>
          <w:rFonts w:asciiTheme="minorHAnsi" w:eastAsia="Calibri" w:hAnsiTheme="minorHAnsi" w:cstheme="minorHAnsi"/>
          <w:i/>
        </w:rPr>
        <w:t>Austronomus</w:t>
      </w:r>
      <w:r w:rsidRPr="008B6536">
        <w:rPr>
          <w:rFonts w:asciiTheme="minorHAnsi" w:eastAsia="PMingLiU" w:hAnsiTheme="minorHAnsi" w:cstheme="minorHAnsi"/>
          <w:i/>
          <w:iCs/>
          <w:szCs w:val="24"/>
          <w:lang w:val="en-US" w:eastAsia="zh-TW"/>
        </w:rPr>
        <w:t xml:space="preserve"> australis</w:t>
      </w:r>
      <w:r w:rsidRPr="008B6536">
        <w:rPr>
          <w:rFonts w:asciiTheme="minorHAnsi" w:eastAsia="PMingLiU" w:hAnsiTheme="minorHAnsi" w:cstheme="minorHAnsi"/>
          <w:szCs w:val="24"/>
          <w:lang w:val="en-US" w:eastAsia="zh-TW"/>
        </w:rPr>
        <w:t xml:space="preserve"> and </w:t>
      </w:r>
      <w:r w:rsidR="000B56A7" w:rsidRPr="000B56A7">
        <w:rPr>
          <w:rFonts w:asciiTheme="minorHAnsi" w:eastAsia="PMingLiU" w:hAnsiTheme="minorHAnsi" w:cstheme="minorHAnsi"/>
          <w:i/>
          <w:iCs/>
          <w:szCs w:val="24"/>
          <w:lang w:val="en-US" w:eastAsia="zh-TW"/>
        </w:rPr>
        <w:t>Ozimops</w:t>
      </w:r>
      <w:r w:rsidRPr="008B6536">
        <w:rPr>
          <w:rFonts w:asciiTheme="minorHAnsi" w:eastAsia="PMingLiU" w:hAnsiTheme="minorHAnsi" w:cstheme="minorHAnsi"/>
          <w:i/>
          <w:iCs/>
          <w:szCs w:val="24"/>
          <w:lang w:val="en-US" w:eastAsia="zh-TW"/>
        </w:rPr>
        <w:t xml:space="preserve"> </w:t>
      </w:r>
      <w:r w:rsidRPr="00B5328D">
        <w:rPr>
          <w:rFonts w:asciiTheme="minorHAnsi" w:eastAsia="PMingLiU" w:hAnsiTheme="minorHAnsi" w:cstheme="minorHAnsi"/>
          <w:szCs w:val="24"/>
          <w:lang w:val="en-US" w:eastAsia="zh-TW"/>
        </w:rPr>
        <w:t>species</w:t>
      </w:r>
      <w:r w:rsidRPr="008B6536">
        <w:rPr>
          <w:rFonts w:asciiTheme="minorHAnsi" w:eastAsia="PMingLiU" w:hAnsiTheme="minorHAnsi" w:cstheme="minorHAnsi"/>
          <w:i/>
          <w:iCs/>
          <w:szCs w:val="24"/>
          <w:lang w:val="en-US" w:eastAsia="zh-TW"/>
        </w:rPr>
        <w:t xml:space="preserve"> </w:t>
      </w:r>
      <w:r w:rsidRPr="008B6536">
        <w:rPr>
          <w:rFonts w:asciiTheme="minorHAnsi" w:eastAsia="PMingLiU" w:hAnsiTheme="minorHAnsi" w:cstheme="minorHAnsi"/>
          <w:szCs w:val="24"/>
          <w:lang w:val="en-US" w:eastAsia="zh-TW"/>
        </w:rPr>
        <w:t>occurr</w:t>
      </w:r>
      <w:r w:rsidR="000455B7">
        <w:rPr>
          <w:rFonts w:asciiTheme="minorHAnsi" w:eastAsia="PMingLiU" w:hAnsiTheme="minorHAnsi" w:cstheme="minorHAnsi"/>
          <w:szCs w:val="24"/>
          <w:lang w:val="en-US" w:eastAsia="zh-TW"/>
        </w:rPr>
        <w:t>ing</w:t>
      </w:r>
      <w:r w:rsidRPr="008B6536">
        <w:rPr>
          <w:rFonts w:asciiTheme="minorHAnsi" w:eastAsia="PMingLiU" w:hAnsiTheme="minorHAnsi" w:cstheme="minorHAnsi"/>
          <w:szCs w:val="24"/>
          <w:lang w:val="en-US" w:eastAsia="zh-TW"/>
        </w:rPr>
        <w:t xml:space="preserve"> in open or regrowth open forest; bat species with relatively lower aspect ratio than these three species such as</w:t>
      </w:r>
      <w:r w:rsidRPr="008B6536">
        <w:rPr>
          <w:rFonts w:asciiTheme="minorHAnsi" w:eastAsia="PMingLiU" w:hAnsiTheme="minorHAnsi" w:cstheme="minorHAnsi"/>
          <w:i/>
          <w:iCs/>
          <w:szCs w:val="24"/>
          <w:lang w:val="en-US" w:eastAsia="zh-TW"/>
        </w:rPr>
        <w:t xml:space="preserve"> Chalinolobus gouldii </w:t>
      </w:r>
      <w:r w:rsidRPr="008B6536">
        <w:rPr>
          <w:rFonts w:asciiTheme="minorHAnsi" w:eastAsia="PMingLiU" w:hAnsiTheme="minorHAnsi" w:cstheme="minorHAnsi"/>
          <w:szCs w:val="24"/>
          <w:lang w:val="en-US" w:eastAsia="zh-TW"/>
        </w:rPr>
        <w:t>and</w:t>
      </w:r>
      <w:r w:rsidRPr="008B6536">
        <w:rPr>
          <w:rFonts w:asciiTheme="minorHAnsi" w:eastAsia="PMingLiU" w:hAnsiTheme="minorHAnsi" w:cstheme="minorHAnsi"/>
          <w:i/>
          <w:iCs/>
          <w:szCs w:val="24"/>
          <w:lang w:val="en-US" w:eastAsia="zh-TW"/>
        </w:rPr>
        <w:t xml:space="preserve"> </w:t>
      </w:r>
      <w:r w:rsidR="000B56A7" w:rsidRPr="000B56A7">
        <w:rPr>
          <w:rFonts w:asciiTheme="minorHAnsi" w:eastAsia="PMingLiU" w:hAnsiTheme="minorHAnsi" w:cstheme="minorHAnsi"/>
          <w:i/>
          <w:iCs/>
          <w:szCs w:val="24"/>
          <w:lang w:val="en-US" w:eastAsia="zh-TW"/>
        </w:rPr>
        <w:t xml:space="preserve">Nyctophilus gouldi/ Nyctophilus bifax </w:t>
      </w:r>
      <w:r w:rsidRPr="008B6536">
        <w:rPr>
          <w:rFonts w:asciiTheme="minorHAnsi" w:eastAsia="PMingLiU" w:hAnsiTheme="minorHAnsi" w:cstheme="minorHAnsi"/>
          <w:szCs w:val="24"/>
          <w:lang w:val="en-US" w:eastAsia="zh-TW"/>
        </w:rPr>
        <w:t xml:space="preserve">occurred in riparian forest. </w:t>
      </w:r>
      <w:commentRangeStart w:id="355"/>
      <w:commentRangeEnd w:id="355"/>
      <w:r w:rsidRPr="008B6536">
        <w:rPr>
          <w:rFonts w:asciiTheme="minorHAnsi" w:eastAsia="PMingLiU" w:hAnsiTheme="minorHAnsi" w:cstheme="minorHAnsi"/>
          <w:szCs w:val="24"/>
          <w:lang w:eastAsia="zh-TW"/>
        </w:rPr>
        <w:commentReference w:id="355"/>
      </w:r>
    </w:p>
    <w:p w14:paraId="39613704" w14:textId="33877CD6" w:rsidR="003E2D83"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The results of this study indicated that </w:t>
      </w:r>
      <w:bookmarkStart w:id="356" w:name="_Hlk70878623"/>
      <w:r w:rsidRPr="008B6536">
        <w:rPr>
          <w:rFonts w:asciiTheme="minorHAnsi" w:eastAsia="PMingLiU" w:hAnsiTheme="minorHAnsi" w:cstheme="minorHAnsi"/>
          <w:szCs w:val="24"/>
          <w:lang w:val="en-US" w:eastAsia="zh-TW"/>
        </w:rPr>
        <w:t xml:space="preserve">bat diversity varied between sites across habitat and vegetation types during summer and winter, with the highest diversity in riparian creek during summer, and open forest edge during winter. </w:t>
      </w:r>
      <w:bookmarkEnd w:id="356"/>
      <w:r w:rsidRPr="008B6536">
        <w:rPr>
          <w:rFonts w:asciiTheme="minorHAnsi" w:eastAsia="PMingLiU" w:hAnsiTheme="minorHAnsi" w:cstheme="minorHAnsi"/>
          <w:szCs w:val="24"/>
          <w:lang w:val="en-US" w:eastAsia="zh-TW"/>
        </w:rPr>
        <w:t>Bat diversity of this study was likely driven by the seasonal effect on the vegetation and habitat structures, which changed the species foraging distribution across the landscape. In term</w:t>
      </w:r>
      <w:r w:rsidR="00DF4A24">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of vegetation, a high density of water resources, maintenance of mature plantation and understor</w:t>
      </w:r>
      <w:r w:rsidR="00027F12">
        <w:rPr>
          <w:rFonts w:asciiTheme="minorHAnsi" w:eastAsia="PMingLiU" w:hAnsiTheme="minorHAnsi" w:cstheme="minorHAnsi"/>
          <w:szCs w:val="24"/>
          <w:lang w:val="en-US" w:eastAsia="zh-TW"/>
        </w:rPr>
        <w:t>e</w:t>
      </w:r>
      <w:r w:rsidRPr="008B6536">
        <w:rPr>
          <w:rFonts w:asciiTheme="minorHAnsi" w:eastAsia="PMingLiU" w:hAnsiTheme="minorHAnsi" w:cstheme="minorHAnsi"/>
          <w:szCs w:val="24"/>
          <w:lang w:val="en-US" w:eastAsia="zh-TW"/>
        </w:rPr>
        <w:t xml:space="preserve">y clutter can provide favorable conditions for </w:t>
      </w:r>
      <w:r w:rsidR="00027F12">
        <w:rPr>
          <w:rFonts w:asciiTheme="minorHAnsi" w:eastAsia="PMingLiU" w:hAnsiTheme="minorHAnsi" w:cstheme="minorHAnsi"/>
          <w:szCs w:val="24"/>
          <w:lang w:val="en-US" w:eastAsia="zh-TW"/>
        </w:rPr>
        <w:t xml:space="preserve">some </w:t>
      </w:r>
      <w:r w:rsidRPr="008B6536">
        <w:rPr>
          <w:rFonts w:asciiTheme="minorHAnsi" w:eastAsia="PMingLiU" w:hAnsiTheme="minorHAnsi" w:cstheme="minorHAnsi"/>
          <w:szCs w:val="24"/>
          <w:lang w:val="en-US" w:eastAsia="zh-TW"/>
        </w:rPr>
        <w:t xml:space="preserve">bats (Vasko et al. 2020; Cruz et al. 2016). Some studies highlighted that riparian reserves are of great importance for bats, as they promote better connectivity across larger vegetation patches (de la Peña‐Cuéllar et al. 2015), greater insect diversity and abundance (Straka et al. 2020), and host higher bat diversity and abundance (Johnson et al. 2010) than other vegetation types across different landscapes (Webala et al. 2010). Meanwhile mature forests offer better quality of habitat with higher bat species diversity and activity than young regrowth forests (Webala et al. 2010). Müller et al. (2012) noted that the high vegetation density in cluttered environment often provide higher insect diversity and abundance. These partly agree with the result of this study in that bat diversity was highest in riparian forest during summer, and in open forest than regrowth open forest during winter. </w:t>
      </w:r>
    </w:p>
    <w:p w14:paraId="162A9B24" w14:textId="4C199DBF"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In term</w:t>
      </w:r>
      <w:r w:rsidR="00027F12">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of habitat type, bat species diversity was higher in edge / creek than interior across the three vegetation types during summer and winter, except in open forest during summer. </w:t>
      </w:r>
      <w:bookmarkStart w:id="357" w:name="_Hlk71241538"/>
      <w:r w:rsidRPr="008B6536">
        <w:rPr>
          <w:rFonts w:asciiTheme="minorHAnsi" w:eastAsia="PMingLiU" w:hAnsiTheme="minorHAnsi" w:cstheme="minorHAnsi"/>
          <w:szCs w:val="24"/>
          <w:lang w:val="en-US" w:eastAsia="zh-TW"/>
        </w:rPr>
        <w:t xml:space="preserve">This was likely due to the </w:t>
      </w:r>
      <w:commentRangeStart w:id="358"/>
      <w:r w:rsidRPr="008B6536">
        <w:rPr>
          <w:rFonts w:asciiTheme="minorHAnsi" w:eastAsia="PMingLiU" w:hAnsiTheme="minorHAnsi" w:cstheme="minorHAnsi"/>
          <w:szCs w:val="24"/>
          <w:lang w:val="en-US" w:eastAsia="zh-TW"/>
        </w:rPr>
        <w:t xml:space="preserve">higher insect species richness and interactions, and diversity of resources </w:t>
      </w:r>
      <w:commentRangeEnd w:id="358"/>
      <w:r w:rsidRPr="008B6536">
        <w:rPr>
          <w:rFonts w:asciiTheme="minorHAnsi" w:eastAsia="PMingLiU" w:hAnsiTheme="minorHAnsi" w:cstheme="minorHAnsi"/>
          <w:szCs w:val="24"/>
          <w:lang w:eastAsia="zh-TW"/>
        </w:rPr>
        <w:commentReference w:id="358"/>
      </w:r>
      <w:r w:rsidRPr="008B6536">
        <w:rPr>
          <w:rFonts w:asciiTheme="minorHAnsi" w:eastAsia="PMingLiU" w:hAnsiTheme="minorHAnsi" w:cstheme="minorHAnsi"/>
          <w:szCs w:val="24"/>
          <w:lang w:val="en-US" w:eastAsia="zh-TW"/>
        </w:rPr>
        <w:t>offered by edge / creek habitat and the use of linear landscape element by bats.</w:t>
      </w:r>
      <w:bookmarkEnd w:id="357"/>
      <w:r w:rsidRPr="008B6536">
        <w:rPr>
          <w:rFonts w:asciiTheme="minorHAnsi" w:eastAsia="PMingLiU" w:hAnsiTheme="minorHAnsi" w:cstheme="minorHAnsi"/>
          <w:szCs w:val="24"/>
          <w:lang w:val="en-US" w:eastAsia="zh-TW"/>
        </w:rPr>
        <w:t xml:space="preserve"> Multiple studies have found that forest edge </w:t>
      </w:r>
      <w:r w:rsidRPr="008B6536">
        <w:rPr>
          <w:rFonts w:asciiTheme="minorHAnsi" w:eastAsia="PMingLiU" w:hAnsiTheme="minorHAnsi" w:cstheme="minorHAnsi"/>
          <w:szCs w:val="24"/>
          <w:lang w:val="en-US" w:eastAsia="zh-TW"/>
        </w:rPr>
        <w:lastRenderedPageBreak/>
        <w:t xml:space="preserve">often contains higher bat </w:t>
      </w:r>
      <w:commentRangeStart w:id="359"/>
      <w:r w:rsidRPr="008B6536">
        <w:rPr>
          <w:rFonts w:asciiTheme="minorHAnsi" w:eastAsia="PMingLiU" w:hAnsiTheme="minorHAnsi" w:cstheme="minorHAnsi"/>
          <w:szCs w:val="24"/>
          <w:lang w:val="en-US" w:eastAsia="zh-TW"/>
        </w:rPr>
        <w:t xml:space="preserve">species diversity </w:t>
      </w:r>
      <w:commentRangeEnd w:id="359"/>
      <w:r w:rsidRPr="008B6536">
        <w:rPr>
          <w:rFonts w:asciiTheme="minorHAnsi" w:eastAsia="PMingLiU" w:hAnsiTheme="minorHAnsi" w:cstheme="minorHAnsi"/>
          <w:szCs w:val="24"/>
          <w:lang w:eastAsia="zh-TW"/>
        </w:rPr>
        <w:commentReference w:id="359"/>
      </w:r>
      <w:r w:rsidRPr="008B6536">
        <w:rPr>
          <w:rFonts w:asciiTheme="minorHAnsi" w:eastAsia="PMingLiU" w:hAnsiTheme="minorHAnsi" w:cstheme="minorHAnsi"/>
          <w:szCs w:val="24"/>
          <w:lang w:val="en-US" w:eastAsia="zh-TW"/>
        </w:rPr>
        <w:t xml:space="preserve">than interior and open habitats across different landscapes (Carlier et al. 2019; Holland &amp; Fahrig 2000; Alignier et al. 2014; von Hirschheydt et al. 2020). Morris et al. (2010) suggested that an increase in </w:t>
      </w:r>
      <w:commentRangeStart w:id="360"/>
      <w:r w:rsidRPr="008B6536">
        <w:rPr>
          <w:rFonts w:asciiTheme="minorHAnsi" w:eastAsia="PMingLiU" w:hAnsiTheme="minorHAnsi" w:cstheme="minorHAnsi"/>
          <w:szCs w:val="24"/>
          <w:lang w:val="en-US" w:eastAsia="zh-TW"/>
        </w:rPr>
        <w:t xml:space="preserve">predator – prey interactions </w:t>
      </w:r>
      <w:commentRangeEnd w:id="360"/>
      <w:r w:rsidRPr="008B6536">
        <w:rPr>
          <w:rFonts w:asciiTheme="minorHAnsi" w:eastAsia="PMingLiU" w:hAnsiTheme="minorHAnsi" w:cstheme="minorHAnsi"/>
          <w:szCs w:val="24"/>
          <w:lang w:val="en-US" w:eastAsia="zh-TW"/>
        </w:rPr>
        <w:t xml:space="preserve">associated with insect abundance </w:t>
      </w:r>
      <w:r w:rsidRPr="008B6536">
        <w:rPr>
          <w:rFonts w:asciiTheme="minorHAnsi" w:eastAsia="PMingLiU" w:hAnsiTheme="minorHAnsi" w:cstheme="minorHAnsi"/>
          <w:szCs w:val="24"/>
          <w:lang w:eastAsia="zh-TW"/>
        </w:rPr>
        <w:commentReference w:id="360"/>
      </w:r>
      <w:r w:rsidRPr="008B6536">
        <w:rPr>
          <w:rFonts w:asciiTheme="minorHAnsi" w:eastAsia="PMingLiU" w:hAnsiTheme="minorHAnsi" w:cstheme="minorHAnsi"/>
          <w:szCs w:val="24"/>
          <w:lang w:val="en-US" w:eastAsia="zh-TW"/>
        </w:rPr>
        <w:t>might increase species diversity along vegetation edges. Edge</w:t>
      </w:r>
      <w:r w:rsidR="00027F12">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benefit bats by providing habitat for insects (Krauel &amp; LeBuhn 2016; von Hirschheydt et al. 2020), linear elements for flight navigation to foraging ground</w:t>
      </w:r>
      <w:r w:rsidR="00ED62BD">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(Kalcounis-Rueppell et al. 2013), which </w:t>
      </w:r>
      <w:r w:rsidR="009F0937">
        <w:rPr>
          <w:rFonts w:asciiTheme="minorHAnsi" w:eastAsia="PMingLiU" w:hAnsiTheme="minorHAnsi" w:cstheme="minorHAnsi"/>
          <w:szCs w:val="24"/>
          <w:lang w:val="en-US" w:eastAsia="zh-TW"/>
        </w:rPr>
        <w:t>may support a greater diversity of</w:t>
      </w:r>
      <w:r w:rsidRPr="008B6536">
        <w:rPr>
          <w:rFonts w:asciiTheme="minorHAnsi" w:eastAsia="PMingLiU" w:hAnsiTheme="minorHAnsi" w:cstheme="minorHAnsi"/>
          <w:szCs w:val="24"/>
          <w:lang w:val="en-US" w:eastAsia="zh-TW"/>
        </w:rPr>
        <w:t xml:space="preserve"> more diverse of bat species in this habitat (Jantzen &amp; Fenton 2013). </w:t>
      </w:r>
    </w:p>
    <w:p w14:paraId="7B8E73C4" w14:textId="4FDB9F6F"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Although overall bat activity and diversity varied between seasons, the difference </w:t>
      </w:r>
      <w:r w:rsidR="00ED62BD">
        <w:rPr>
          <w:rFonts w:asciiTheme="minorHAnsi" w:eastAsia="PMingLiU" w:hAnsiTheme="minorHAnsi" w:cstheme="minorHAnsi"/>
          <w:szCs w:val="24"/>
          <w:lang w:val="en-US" w:eastAsia="zh-TW"/>
        </w:rPr>
        <w:t>for</w:t>
      </w:r>
      <w:r w:rsidRPr="008B6536">
        <w:rPr>
          <w:rFonts w:asciiTheme="minorHAnsi" w:eastAsia="PMingLiU" w:hAnsiTheme="minorHAnsi" w:cstheme="minorHAnsi"/>
          <w:szCs w:val="24"/>
          <w:lang w:val="en-US" w:eastAsia="zh-TW"/>
        </w:rPr>
        <w:t xml:space="preserve"> bat diversity was not significant. </w:t>
      </w:r>
      <w:bookmarkStart w:id="361" w:name="_Hlk71241634"/>
      <w:r w:rsidRPr="008B6536">
        <w:rPr>
          <w:rFonts w:asciiTheme="minorHAnsi" w:eastAsia="PMingLiU" w:hAnsiTheme="minorHAnsi" w:cstheme="minorHAnsi"/>
          <w:szCs w:val="24"/>
          <w:lang w:val="en-US" w:eastAsia="zh-TW"/>
        </w:rPr>
        <w:t xml:space="preserve">This was likely due to the mild temperatures during most winter nights when some bats and insects remained active. </w:t>
      </w:r>
      <w:bookmarkEnd w:id="361"/>
      <w:r w:rsidRPr="008B6536">
        <w:rPr>
          <w:rFonts w:asciiTheme="minorHAnsi" w:eastAsia="PMingLiU" w:hAnsiTheme="minorHAnsi" w:cstheme="minorHAnsi"/>
          <w:szCs w:val="24"/>
          <w:lang w:val="en-US" w:eastAsia="zh-TW"/>
        </w:rPr>
        <w:t xml:space="preserve">Many subtropical bat species such as </w:t>
      </w:r>
      <w:r w:rsidRPr="008B6536">
        <w:rPr>
          <w:rFonts w:asciiTheme="minorHAnsi" w:eastAsia="PMingLiU" w:hAnsiTheme="minorHAnsi" w:cstheme="minorHAnsi"/>
          <w:i/>
          <w:iCs/>
          <w:szCs w:val="24"/>
          <w:lang w:val="en-US" w:eastAsia="zh-TW"/>
        </w:rPr>
        <w:t>Nyctophilus bifax,</w:t>
      </w:r>
      <w:r w:rsidRPr="008B6536">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i/>
          <w:iCs/>
          <w:szCs w:val="24"/>
          <w:lang w:val="en-US" w:eastAsia="zh-TW"/>
        </w:rPr>
        <w:t xml:space="preserve">Scotophilus dinganii </w:t>
      </w:r>
      <w:r w:rsidRPr="008B6536">
        <w:rPr>
          <w:rFonts w:asciiTheme="minorHAnsi" w:eastAsia="PMingLiU" w:hAnsiTheme="minorHAnsi" w:cstheme="minorHAnsi"/>
          <w:szCs w:val="24"/>
          <w:lang w:val="en-US" w:eastAsia="zh-TW"/>
        </w:rPr>
        <w:t>and</w:t>
      </w:r>
      <w:r w:rsidRPr="008B6536">
        <w:rPr>
          <w:rFonts w:asciiTheme="minorHAnsi" w:eastAsia="PMingLiU" w:hAnsiTheme="minorHAnsi" w:cstheme="minorHAnsi"/>
          <w:i/>
          <w:iCs/>
          <w:szCs w:val="24"/>
          <w:lang w:val="en-US" w:eastAsia="zh-TW"/>
        </w:rPr>
        <w:t xml:space="preserve"> Chalinolobus gouldii</w:t>
      </w:r>
      <w:r w:rsidRPr="008B6536">
        <w:rPr>
          <w:rFonts w:asciiTheme="minorHAnsi" w:eastAsia="PMingLiU" w:hAnsiTheme="minorHAnsi" w:cstheme="minorHAnsi"/>
          <w:szCs w:val="24"/>
          <w:lang w:val="en-US" w:eastAsia="zh-TW"/>
        </w:rPr>
        <w:t xml:space="preserve"> do not enter hibernation and remain active for foraging during mild nights in winter when insects remain active (Stawski et al. 2009; Kelly et al. 2007; Levin et al. 2015; Stawski &amp; Currie 2016). Even some bat species from the temperate zone such as </w:t>
      </w:r>
      <w:r w:rsidRPr="008B6536">
        <w:rPr>
          <w:rFonts w:asciiTheme="minorHAnsi" w:eastAsia="PMingLiU" w:hAnsiTheme="minorHAnsi" w:cstheme="minorHAnsi"/>
          <w:i/>
          <w:iCs/>
          <w:szCs w:val="24"/>
          <w:lang w:val="en-US" w:eastAsia="zh-TW"/>
        </w:rPr>
        <w:t>Rhinolophus ferrumequinum,</w:t>
      </w:r>
      <w:r w:rsidRPr="008B6536">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i/>
          <w:iCs/>
          <w:szCs w:val="24"/>
          <w:lang w:val="en-US" w:eastAsia="zh-TW"/>
        </w:rPr>
        <w:t xml:space="preserve">Myotis nattereri </w:t>
      </w:r>
      <w:r w:rsidRPr="008B6536">
        <w:rPr>
          <w:rFonts w:asciiTheme="minorHAnsi" w:eastAsia="PMingLiU" w:hAnsiTheme="minorHAnsi" w:cstheme="minorHAnsi"/>
          <w:szCs w:val="24"/>
          <w:lang w:val="en-US" w:eastAsia="zh-TW"/>
        </w:rPr>
        <w:t xml:space="preserve">and </w:t>
      </w:r>
      <w:r w:rsidRPr="008B6536">
        <w:rPr>
          <w:rFonts w:asciiTheme="minorHAnsi" w:eastAsia="PMingLiU" w:hAnsiTheme="minorHAnsi" w:cstheme="minorHAnsi"/>
          <w:i/>
          <w:iCs/>
          <w:szCs w:val="24"/>
          <w:lang w:val="en-US" w:eastAsia="zh-TW"/>
        </w:rPr>
        <w:t xml:space="preserve">Myotis lucifugus </w:t>
      </w:r>
      <w:r w:rsidRPr="008B6536">
        <w:rPr>
          <w:rFonts w:asciiTheme="minorHAnsi" w:eastAsia="PMingLiU" w:hAnsiTheme="minorHAnsi" w:cstheme="minorHAnsi"/>
          <w:szCs w:val="24"/>
          <w:lang w:val="en-US" w:eastAsia="zh-TW"/>
        </w:rPr>
        <w:t xml:space="preserve">are active and may forage during warm winter nights (Park et al. 1999; Hope et al. 2014; Bernard &amp; Mc Cracken 2017). Although bat activity is highly variable, bats can remain active and forage on the majority of winter nights </w:t>
      </w:r>
      <w:commentRangeStart w:id="362"/>
      <w:r w:rsidRPr="008B6536">
        <w:rPr>
          <w:rFonts w:asciiTheme="minorHAnsi" w:eastAsia="PMingLiU" w:hAnsiTheme="minorHAnsi" w:cstheme="minorHAnsi"/>
          <w:szCs w:val="24"/>
          <w:lang w:val="en-US" w:eastAsia="zh-TW"/>
        </w:rPr>
        <w:t xml:space="preserve">(Turbill 2008; Geiser &amp; Stawski 2011). </w:t>
      </w:r>
      <w:commentRangeEnd w:id="362"/>
      <w:r w:rsidRPr="008B6536">
        <w:rPr>
          <w:rFonts w:asciiTheme="minorHAnsi" w:eastAsia="PMingLiU" w:hAnsiTheme="minorHAnsi" w:cstheme="minorHAnsi"/>
          <w:szCs w:val="24"/>
          <w:lang w:eastAsia="zh-TW"/>
        </w:rPr>
        <w:commentReference w:id="362"/>
      </w:r>
      <w:r w:rsidRPr="007F4284">
        <w:rPr>
          <w:rFonts w:asciiTheme="minorHAnsi" w:eastAsia="PMingLiU" w:hAnsiTheme="minorHAnsi" w:cstheme="minorHAnsi"/>
          <w:szCs w:val="24"/>
          <w:lang w:val="en-US" w:eastAsia="zh-TW"/>
        </w:rPr>
        <w:t xml:space="preserve">Since subtropical bats remained </w:t>
      </w:r>
      <w:commentRangeStart w:id="363"/>
      <w:r w:rsidRPr="007F4284">
        <w:rPr>
          <w:rFonts w:asciiTheme="minorHAnsi" w:eastAsia="PMingLiU" w:hAnsiTheme="minorHAnsi" w:cstheme="minorHAnsi"/>
          <w:szCs w:val="24"/>
          <w:lang w:val="en-US" w:eastAsia="zh-TW"/>
        </w:rPr>
        <w:t>mostly active in tropical and subtropical regions during w</w:t>
      </w:r>
      <w:commentRangeEnd w:id="363"/>
      <w:r w:rsidRPr="007F4284">
        <w:rPr>
          <w:rFonts w:asciiTheme="minorHAnsi" w:eastAsia="PMingLiU" w:hAnsiTheme="minorHAnsi" w:cstheme="minorHAnsi"/>
          <w:szCs w:val="24"/>
          <w:lang w:eastAsia="zh-TW"/>
        </w:rPr>
        <w:commentReference w:id="363"/>
      </w:r>
      <w:r w:rsidRPr="007F4284">
        <w:rPr>
          <w:rFonts w:asciiTheme="minorHAnsi" w:eastAsia="PMingLiU" w:hAnsiTheme="minorHAnsi" w:cstheme="minorHAnsi"/>
          <w:szCs w:val="24"/>
          <w:lang w:val="en-US" w:eastAsia="zh-TW"/>
        </w:rPr>
        <w:t>inter, this might explain why species diversity was not significantly different between two seasons.</w:t>
      </w:r>
      <w:r w:rsidRPr="008B6536">
        <w:rPr>
          <w:rFonts w:asciiTheme="minorHAnsi" w:eastAsia="PMingLiU" w:hAnsiTheme="minorHAnsi" w:cstheme="minorHAnsi"/>
          <w:szCs w:val="24"/>
          <w:lang w:val="en-US" w:eastAsia="zh-TW"/>
        </w:rPr>
        <w:t xml:space="preserve"> </w:t>
      </w:r>
    </w:p>
    <w:p w14:paraId="22FC0F2E" w14:textId="7777777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 xml:space="preserve">Bat diversity was highest in riparian forest during summer but not in winter. This is possibly influenced by seasonal climate and weather conditions. In the dry season (winter), insect prey is often highest near water sources (Amorim et al. 2015).  In fact, water availability is an important factor influencing insect prey diversity and abundance (Seibold et al. 2013; Blakey et al. 2017). Limited water availability throughout the landscape may constrain bats foraging close to larger watercourses that offer more reliable access to this important resource (Starbuck et al. 2020; Hagen &amp; Sabo 2012; Amorim et al. 2018). </w:t>
      </w:r>
      <w:r w:rsidRPr="007F4284">
        <w:rPr>
          <w:rFonts w:asciiTheme="minorHAnsi" w:eastAsia="PMingLiU" w:hAnsiTheme="minorHAnsi" w:cstheme="minorHAnsi"/>
          <w:szCs w:val="24"/>
          <w:lang w:val="en-US" w:eastAsia="zh-TW"/>
        </w:rPr>
        <w:t xml:space="preserve">As the number of available watercourses in </w:t>
      </w:r>
      <w:r w:rsidRPr="007F4284">
        <w:rPr>
          <w:rFonts w:asciiTheme="minorHAnsi" w:eastAsia="PMingLiU" w:hAnsiTheme="minorHAnsi" w:cstheme="minorHAnsi"/>
          <w:szCs w:val="24"/>
          <w:lang w:val="en-US" w:eastAsia="zh-TW"/>
        </w:rPr>
        <w:lastRenderedPageBreak/>
        <w:t>riparian forest differed between two seasons, this may have a strong influence on the distribution of bat species in the study area. In this study, the river of several riparian sites was completely dry in winter perhaps leading some bat species to shift to other nearby foraging areas.</w:t>
      </w:r>
      <w:r w:rsidRPr="008B6536">
        <w:rPr>
          <w:rFonts w:asciiTheme="minorHAnsi" w:eastAsia="PMingLiU" w:hAnsiTheme="minorHAnsi" w:cstheme="minorHAnsi"/>
          <w:szCs w:val="24"/>
          <w:lang w:val="en-US" w:eastAsia="zh-TW"/>
        </w:rPr>
        <w:t xml:space="preserve"> </w:t>
      </w:r>
    </w:p>
    <w:p w14:paraId="24365EEB" w14:textId="7D5A154B" w:rsidR="006B3A0D" w:rsidRPr="00D253EF" w:rsidRDefault="008B6536" w:rsidP="006B3A0D">
      <w:pPr>
        <w:spacing w:after="240" w:line="360" w:lineRule="auto"/>
        <w:ind w:firstLine="567"/>
        <w:jc w:val="both"/>
        <w:rPr>
          <w:rFonts w:asciiTheme="minorHAnsi" w:eastAsia="PMingLiU" w:hAnsiTheme="minorHAnsi" w:cstheme="minorHAnsi"/>
          <w:b/>
          <w:bCs/>
          <w:szCs w:val="24"/>
          <w:lang w:val="en-US" w:eastAsia="zh-TW"/>
        </w:rPr>
      </w:pPr>
      <w:r w:rsidRPr="008B6536">
        <w:rPr>
          <w:rFonts w:asciiTheme="minorHAnsi" w:eastAsia="PMingLiU" w:hAnsiTheme="minorHAnsi" w:cstheme="minorHAnsi"/>
          <w:szCs w:val="24"/>
          <w:lang w:val="en-US" w:eastAsia="zh-TW"/>
        </w:rPr>
        <w:tab/>
        <w:t xml:space="preserve">In terms of evenness, there was no significant interactions among habitat, vegetation types and seasons. Similarly, there was no significant differences within each factor, except for season. It was likely that the significant difference </w:t>
      </w:r>
      <w:r w:rsidR="00E36D66">
        <w:rPr>
          <w:rFonts w:asciiTheme="minorHAnsi" w:eastAsia="PMingLiU" w:hAnsiTheme="minorHAnsi" w:cstheme="minorHAnsi"/>
          <w:szCs w:val="24"/>
          <w:lang w:val="en-US" w:eastAsia="zh-TW"/>
        </w:rPr>
        <w:t>for</w:t>
      </w:r>
      <w:r w:rsidRPr="008B6536">
        <w:rPr>
          <w:rFonts w:asciiTheme="minorHAnsi" w:eastAsia="PMingLiU" w:hAnsiTheme="minorHAnsi" w:cstheme="minorHAnsi"/>
          <w:szCs w:val="24"/>
          <w:lang w:val="en-US" w:eastAsia="zh-TW"/>
        </w:rPr>
        <w:t xml:space="preserve"> species evenness within seasonal factor was driven by species activity rather than </w:t>
      </w:r>
      <w:r w:rsidR="00527D65">
        <w:rPr>
          <w:rFonts w:asciiTheme="minorHAnsi" w:eastAsia="PMingLiU" w:hAnsiTheme="minorHAnsi" w:cstheme="minorHAnsi"/>
          <w:szCs w:val="24"/>
          <w:lang w:val="en-US" w:eastAsia="zh-TW"/>
        </w:rPr>
        <w:t>richness</w:t>
      </w:r>
      <w:r w:rsidRPr="008B6536">
        <w:rPr>
          <w:rFonts w:asciiTheme="minorHAnsi" w:eastAsia="PMingLiU" w:hAnsiTheme="minorHAnsi" w:cstheme="minorHAnsi"/>
          <w:szCs w:val="24"/>
          <w:lang w:val="en-US" w:eastAsia="zh-TW"/>
        </w:rPr>
        <w:t xml:space="preserve">. Studies noted that evenness can be negatively related to species diversity and abundance across various taxonomic groups (Bock et al. 2007; Su 2018; Estrada-Vellegas et al. 2012; MacDonald et al. 2017); an increase in species richness, biomass and abundance often reduce species evenness (Symonds et al. 2008; Estrada-Vellegas et al. 2012). Results of this study also found an interaction between diversity and evenness with higher species evenness in winter than summer, and sites with lower diversity such as regrowth open forest edge / creek and interior in winter showed higher species evenness. However, species diversity may not be the main factor influencing evenness on our data. Although bat activity was dominated by 4 different species in both seasons, the amount of total bat activity was smaller in winter than summer. Therefore, the proportion of other species’ activity is relatively larger and increased species evenness.   </w:t>
      </w:r>
    </w:p>
    <w:p w14:paraId="7AB086A9" w14:textId="16989970" w:rsidR="008B6536" w:rsidRPr="008B6536" w:rsidRDefault="008B6536" w:rsidP="003341ED">
      <w:pPr>
        <w:spacing w:after="240" w:line="360" w:lineRule="auto"/>
        <w:jc w:val="both"/>
        <w:rPr>
          <w:rFonts w:asciiTheme="minorHAnsi" w:eastAsia="PMingLiU" w:hAnsiTheme="minorHAnsi" w:cstheme="minorHAnsi"/>
          <w:b/>
          <w:bCs/>
          <w:color w:val="FF0000"/>
          <w:sz w:val="28"/>
          <w:szCs w:val="28"/>
          <w:lang w:val="en-US" w:eastAsia="zh-TW"/>
        </w:rPr>
      </w:pPr>
      <w:r w:rsidRPr="008B6536">
        <w:rPr>
          <w:rFonts w:asciiTheme="minorHAnsi" w:eastAsia="PMingLiU" w:hAnsiTheme="minorHAnsi" w:cstheme="minorHAnsi"/>
          <w:b/>
          <w:bCs/>
          <w:sz w:val="28"/>
          <w:szCs w:val="28"/>
          <w:lang w:val="en-US" w:eastAsia="zh-TW"/>
        </w:rPr>
        <w:t>The three tunnel bat species activity in the surrounding environment</w:t>
      </w:r>
    </w:p>
    <w:p w14:paraId="612B056B" w14:textId="701E936C"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r>
      <w:r w:rsidR="0060710C">
        <w:rPr>
          <w:rFonts w:asciiTheme="minorHAnsi" w:eastAsia="PMingLiU" w:hAnsiTheme="minorHAnsi" w:cstheme="minorHAnsi"/>
          <w:szCs w:val="24"/>
          <w:lang w:val="en-US" w:eastAsia="zh-TW"/>
        </w:rPr>
        <w:t xml:space="preserve">Search and feeding activity were significantly influenced by the interaction of </w:t>
      </w:r>
      <w:bookmarkStart w:id="364" w:name="_Hlk71341496"/>
      <w:r w:rsidRPr="008B6536">
        <w:rPr>
          <w:rFonts w:asciiTheme="minorHAnsi" w:eastAsia="PMingLiU" w:hAnsiTheme="minorHAnsi" w:cstheme="minorHAnsi"/>
          <w:szCs w:val="24"/>
          <w:lang w:val="en-US" w:eastAsia="zh-TW"/>
        </w:rPr>
        <w:t>species</w:t>
      </w:r>
      <w:r w:rsidR="0060710C">
        <w:rPr>
          <w:rFonts w:asciiTheme="minorHAnsi" w:eastAsia="PMingLiU" w:hAnsiTheme="minorHAnsi" w:cstheme="minorHAnsi"/>
          <w:szCs w:val="24"/>
          <w:lang w:val="en-US" w:eastAsia="zh-TW"/>
        </w:rPr>
        <w:t xml:space="preserve"> by</w:t>
      </w:r>
      <w:r w:rsidRPr="008B6536">
        <w:rPr>
          <w:rFonts w:asciiTheme="minorHAnsi" w:eastAsia="PMingLiU" w:hAnsiTheme="minorHAnsi" w:cstheme="minorHAnsi"/>
          <w:szCs w:val="24"/>
          <w:lang w:val="en-US" w:eastAsia="zh-TW"/>
        </w:rPr>
        <w:t xml:space="preserve"> seasons, habitat and vegetation types.</w:t>
      </w:r>
      <w:bookmarkEnd w:id="364"/>
      <w:r w:rsidRPr="008B6536">
        <w:rPr>
          <w:rFonts w:asciiTheme="minorHAnsi" w:eastAsia="PMingLiU" w:hAnsiTheme="minorHAnsi" w:cstheme="minorHAnsi"/>
          <w:szCs w:val="24"/>
          <w:lang w:val="en-US" w:eastAsia="zh-TW"/>
        </w:rPr>
        <w:t xml:space="preserve"> </w:t>
      </w:r>
      <w:bookmarkStart w:id="365" w:name="_Hlk71341593"/>
      <w:r w:rsidRPr="008B6536">
        <w:rPr>
          <w:rFonts w:asciiTheme="minorHAnsi" w:eastAsia="PMingLiU" w:hAnsiTheme="minorHAnsi" w:cstheme="minorHAnsi"/>
          <w:szCs w:val="24"/>
          <w:lang w:val="en-US" w:eastAsia="zh-TW"/>
        </w:rPr>
        <w:t xml:space="preserve">Both search and feeding activity of the three tunnel bat species were </w:t>
      </w:r>
      <w:bookmarkStart w:id="366" w:name="_Hlk71243336"/>
      <w:r w:rsidRPr="008B6536">
        <w:rPr>
          <w:rFonts w:asciiTheme="minorHAnsi" w:eastAsia="PMingLiU" w:hAnsiTheme="minorHAnsi" w:cstheme="minorHAnsi"/>
          <w:szCs w:val="24"/>
          <w:lang w:val="en-US" w:eastAsia="zh-TW"/>
        </w:rPr>
        <w:t xml:space="preserve">dominated by </w:t>
      </w:r>
      <w:bookmarkStart w:id="367" w:name="_Hlk71008781"/>
      <w:r w:rsidRPr="008B6536">
        <w:rPr>
          <w:rFonts w:asciiTheme="minorHAnsi" w:eastAsia="PMingLiU" w:hAnsiTheme="minorHAnsi" w:cstheme="minorHAnsi"/>
          <w:i/>
          <w:iCs/>
          <w:szCs w:val="24"/>
          <w:lang w:val="en-US" w:eastAsia="zh-TW"/>
        </w:rPr>
        <w:t>M. macropus,</w:t>
      </w:r>
      <w:r w:rsidRPr="008B6536">
        <w:rPr>
          <w:rFonts w:asciiTheme="minorHAnsi" w:eastAsia="PMingLiU" w:hAnsiTheme="minorHAnsi" w:cstheme="minorHAnsi"/>
          <w:szCs w:val="24"/>
          <w:lang w:val="en-US" w:eastAsia="zh-TW"/>
        </w:rPr>
        <w:t xml:space="preserve"> followed by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and then </w:t>
      </w:r>
      <w:r w:rsidRPr="008B6536">
        <w:rPr>
          <w:rFonts w:asciiTheme="minorHAnsi" w:eastAsia="PMingLiU" w:hAnsiTheme="minorHAnsi" w:cstheme="minorHAnsi"/>
          <w:i/>
          <w:iCs/>
          <w:szCs w:val="24"/>
          <w:lang w:val="en-US" w:eastAsia="zh-TW"/>
        </w:rPr>
        <w:t>R. megaphyllus</w:t>
      </w:r>
      <w:bookmarkEnd w:id="365"/>
      <w:r w:rsidRPr="008B6536">
        <w:rPr>
          <w:rFonts w:asciiTheme="minorHAnsi" w:eastAsia="PMingLiU" w:hAnsiTheme="minorHAnsi" w:cstheme="minorHAnsi"/>
          <w:szCs w:val="24"/>
          <w:lang w:val="en-US" w:eastAsia="zh-TW"/>
        </w:rPr>
        <w:t xml:space="preserve"> in summer and winter</w:t>
      </w:r>
      <w:bookmarkEnd w:id="366"/>
      <w:bookmarkEnd w:id="367"/>
      <w:r w:rsidRPr="008B6536">
        <w:rPr>
          <w:rFonts w:asciiTheme="minorHAnsi" w:eastAsia="PMingLiU" w:hAnsiTheme="minorHAnsi" w:cstheme="minorHAnsi"/>
          <w:szCs w:val="24"/>
          <w:lang w:val="en-US" w:eastAsia="zh-TW"/>
        </w:rPr>
        <w:t xml:space="preserve">. In addition, </w:t>
      </w:r>
      <w:r w:rsidRPr="008B6536">
        <w:rPr>
          <w:rFonts w:asciiTheme="minorHAnsi" w:eastAsia="PMingLiU" w:hAnsiTheme="minorHAnsi" w:cstheme="minorHAnsi"/>
          <w:i/>
          <w:iCs/>
          <w:szCs w:val="24"/>
          <w:lang w:val="en-US" w:eastAsia="zh-TW"/>
        </w:rPr>
        <w:t xml:space="preserve">M. macropus </w:t>
      </w:r>
      <w:r w:rsidRPr="008B6536">
        <w:rPr>
          <w:rFonts w:asciiTheme="minorHAnsi" w:eastAsia="PMingLiU" w:hAnsiTheme="minorHAnsi" w:cstheme="minorHAnsi"/>
          <w:szCs w:val="24"/>
          <w:lang w:val="en-US" w:eastAsia="zh-TW"/>
        </w:rPr>
        <w:t xml:space="preserve">had the largest difference </w:t>
      </w:r>
      <w:r w:rsidR="0060710C">
        <w:rPr>
          <w:rFonts w:asciiTheme="minorHAnsi" w:eastAsia="PMingLiU" w:hAnsiTheme="minorHAnsi" w:cstheme="minorHAnsi"/>
          <w:szCs w:val="24"/>
          <w:lang w:val="en-US" w:eastAsia="zh-TW"/>
        </w:rPr>
        <w:t>for</w:t>
      </w:r>
      <w:r w:rsidRPr="008B6536">
        <w:rPr>
          <w:rFonts w:asciiTheme="minorHAnsi" w:eastAsia="PMingLiU" w:hAnsiTheme="minorHAnsi" w:cstheme="minorHAnsi"/>
          <w:szCs w:val="24"/>
          <w:lang w:val="en-US" w:eastAsia="zh-TW"/>
        </w:rPr>
        <w:t xml:space="preserve"> both searching and feeding activities across seasons, habitat and vegetation types. Both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showed much smaller differences across the three factors as the number of search-phase and feeding-phase passes were lower than that of </w:t>
      </w:r>
      <w:r w:rsidRPr="008B6536">
        <w:rPr>
          <w:rFonts w:asciiTheme="minorHAnsi" w:eastAsia="PMingLiU" w:hAnsiTheme="minorHAnsi" w:cstheme="minorHAnsi"/>
          <w:i/>
          <w:iCs/>
          <w:szCs w:val="24"/>
          <w:lang w:val="en-US" w:eastAsia="zh-TW"/>
        </w:rPr>
        <w:t>M. macropus</w:t>
      </w:r>
      <w:r w:rsidRPr="008B6536">
        <w:rPr>
          <w:rFonts w:asciiTheme="minorHAnsi" w:eastAsia="PMingLiU" w:hAnsiTheme="minorHAnsi" w:cstheme="minorHAnsi"/>
          <w:szCs w:val="24"/>
          <w:lang w:val="en-US" w:eastAsia="zh-TW"/>
        </w:rPr>
        <w:t xml:space="preserve">. </w:t>
      </w:r>
      <w:bookmarkStart w:id="368" w:name="_Hlk71242466"/>
      <w:r w:rsidRPr="008B6536">
        <w:rPr>
          <w:rFonts w:asciiTheme="minorHAnsi" w:eastAsia="PMingLiU" w:hAnsiTheme="minorHAnsi" w:cstheme="minorHAnsi"/>
          <w:szCs w:val="24"/>
          <w:lang w:val="en-US" w:eastAsia="zh-TW"/>
        </w:rPr>
        <w:t xml:space="preserve">Searching and feeding </w:t>
      </w:r>
      <w:r w:rsidRPr="008B6536">
        <w:rPr>
          <w:rFonts w:asciiTheme="minorHAnsi" w:eastAsia="PMingLiU" w:hAnsiTheme="minorHAnsi" w:cstheme="minorHAnsi"/>
          <w:szCs w:val="24"/>
          <w:lang w:val="en-US" w:eastAsia="zh-TW"/>
        </w:rPr>
        <w:lastRenderedPageBreak/>
        <w:t>activity of the three species was higher in riparian forest than open forest and regrowth open forest, and higher in edge / creek than interior during both seasons</w:t>
      </w:r>
      <w:bookmarkEnd w:id="368"/>
      <w:r w:rsidRPr="008B6536">
        <w:rPr>
          <w:rFonts w:asciiTheme="minorHAnsi" w:eastAsia="PMingLiU" w:hAnsiTheme="minorHAnsi" w:cstheme="minorHAnsi"/>
          <w:szCs w:val="24"/>
          <w:lang w:val="en-US" w:eastAsia="zh-TW"/>
        </w:rPr>
        <w:t xml:space="preserve">.   </w:t>
      </w:r>
    </w:p>
    <w:p w14:paraId="4A7BB5CF" w14:textId="46C2BC93"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Identifying the bats’ functional guilds is key to understanding their use of the surrounding environment across various landscape elements, vegetation structures and habitat types (Denzinger &amp; Schnitzler 2013; Mancini et al. 2019). Morphological features and echolocation call characteristics are good proxies </w:t>
      </w:r>
      <w:r w:rsidR="00433F84">
        <w:rPr>
          <w:rFonts w:asciiTheme="minorHAnsi" w:eastAsia="PMingLiU" w:hAnsiTheme="minorHAnsi" w:cstheme="minorHAnsi"/>
          <w:szCs w:val="24"/>
          <w:lang w:val="en-US" w:eastAsia="zh-TW"/>
        </w:rPr>
        <w:t xml:space="preserve">for predicting </w:t>
      </w:r>
      <w:r w:rsidRPr="008B6536">
        <w:rPr>
          <w:rFonts w:asciiTheme="minorHAnsi" w:eastAsia="PMingLiU" w:hAnsiTheme="minorHAnsi" w:cstheme="minorHAnsi"/>
          <w:szCs w:val="24"/>
          <w:lang w:val="en-US" w:eastAsia="zh-TW"/>
        </w:rPr>
        <w:t xml:space="preserve">the pattern of habitat use and foraging behaviour of bats (Marinello &amp; Bernard 2014; Nunez et al. 2019; Roemer et al. 2019; Nkrumah et al. 2016). Among three tunnel bat species, </w:t>
      </w:r>
      <w:r w:rsidRPr="008B6536">
        <w:rPr>
          <w:rFonts w:asciiTheme="minorHAnsi" w:eastAsia="PMingLiU" w:hAnsiTheme="minorHAnsi" w:cstheme="minorHAnsi"/>
          <w:i/>
          <w:iCs/>
          <w:szCs w:val="24"/>
          <w:lang w:val="en-US" w:eastAsia="zh-TW"/>
        </w:rPr>
        <w:t xml:space="preserve">M. macropus </w:t>
      </w:r>
      <w:r w:rsidRPr="008B6536">
        <w:rPr>
          <w:rFonts w:asciiTheme="minorHAnsi" w:eastAsia="PMingLiU" w:hAnsiTheme="minorHAnsi" w:cstheme="minorHAnsi"/>
          <w:szCs w:val="24"/>
          <w:lang w:val="en-US" w:eastAsia="zh-TW"/>
        </w:rPr>
        <w:t xml:space="preserve">is a trawling species which has long and pointed wings with low wing loading and high aspect ratio allowing slow and maneuverable flight within clutter and rapid flight in open environments (Jones &amp; Rayner 1991; Norberg &amp; Rayner 1987; Campbell 2011). This species has large feet for trawling the aquatic insects and small fish that make up the majority of its diet (Law &amp; Urquhart 2013; Dwyer 1970), and </w:t>
      </w:r>
      <w:bookmarkStart w:id="369" w:name="_Hlk71255387"/>
      <w:r w:rsidRPr="008B6536">
        <w:rPr>
          <w:rFonts w:asciiTheme="minorHAnsi" w:eastAsia="PMingLiU" w:hAnsiTheme="minorHAnsi" w:cstheme="minorHAnsi"/>
          <w:szCs w:val="24"/>
          <w:lang w:val="en-US" w:eastAsia="zh-TW"/>
        </w:rPr>
        <w:t xml:space="preserve">forages almost exclusively near permanent waterways along riparian zones </w:t>
      </w:r>
      <w:bookmarkEnd w:id="369"/>
      <w:r w:rsidRPr="008B6536">
        <w:rPr>
          <w:rFonts w:asciiTheme="minorHAnsi" w:eastAsia="PMingLiU" w:hAnsiTheme="minorHAnsi" w:cstheme="minorHAnsi"/>
          <w:szCs w:val="24"/>
          <w:lang w:val="en-US" w:eastAsia="zh-TW"/>
        </w:rPr>
        <w:t xml:space="preserve">(Campbell 2009; Gonsalves &amp; Law 2017; Campbell et al. 2009). </w:t>
      </w:r>
      <w:r w:rsidRPr="008B6536">
        <w:rPr>
          <w:rFonts w:asciiTheme="minorHAnsi" w:eastAsia="PMingLiU" w:hAnsiTheme="minorHAnsi" w:cstheme="minorHAnsi"/>
          <w:i/>
          <w:iCs/>
          <w:szCs w:val="24"/>
          <w:lang w:val="en-US" w:eastAsia="zh-TW"/>
        </w:rPr>
        <w:t>Miniopterus australis</w:t>
      </w:r>
      <w:r w:rsidRPr="008B6536">
        <w:rPr>
          <w:rFonts w:asciiTheme="minorHAnsi" w:eastAsia="PMingLiU" w:hAnsiTheme="minorHAnsi" w:cstheme="minorHAnsi"/>
          <w:szCs w:val="24"/>
          <w:lang w:val="en-US" w:eastAsia="zh-TW"/>
        </w:rPr>
        <w:t xml:space="preserve"> is an ‘edge’ specialist with low wing loading and aspect ratio, and using high </w:t>
      </w:r>
      <w:r w:rsidR="00392696">
        <w:rPr>
          <w:rFonts w:asciiTheme="minorHAnsi" w:eastAsia="PMingLiU" w:hAnsiTheme="minorHAnsi" w:cstheme="minorHAnsi"/>
          <w:szCs w:val="24"/>
          <w:lang w:val="en-US" w:eastAsia="zh-TW"/>
        </w:rPr>
        <w:t xml:space="preserve">frequency </w:t>
      </w:r>
      <w:r w:rsidRPr="008B6536">
        <w:rPr>
          <w:rFonts w:asciiTheme="minorHAnsi" w:eastAsia="PMingLiU" w:hAnsiTheme="minorHAnsi" w:cstheme="minorHAnsi"/>
          <w:szCs w:val="24"/>
          <w:lang w:val="en-US" w:eastAsia="zh-TW"/>
        </w:rPr>
        <w:t xml:space="preserve">echolocation calls to hunt for prey and avoid obstacles within clutter (Rhodes 2002; Hourigan 2011). This species mainly resides in forest edges but is also found in other habitats such as open macadamia farms (Crisol-Martinez et al. 2017), cacao farms and garden habitat (Davies et al. 2016). </w:t>
      </w:r>
      <w:r w:rsidRPr="008B6536">
        <w:rPr>
          <w:rFonts w:asciiTheme="minorHAnsi" w:eastAsia="PMingLiU" w:hAnsiTheme="minorHAnsi" w:cstheme="minorHAnsi"/>
          <w:i/>
          <w:iCs/>
          <w:szCs w:val="24"/>
          <w:lang w:val="en-US" w:eastAsia="zh-TW"/>
        </w:rPr>
        <w:t>Rhinolophus megaphyllus</w:t>
      </w:r>
      <w:r w:rsidRPr="008B6536">
        <w:rPr>
          <w:rFonts w:asciiTheme="minorHAnsi" w:eastAsia="PMingLiU" w:hAnsiTheme="minorHAnsi" w:cstheme="minorHAnsi"/>
          <w:szCs w:val="24"/>
          <w:lang w:val="en-US" w:eastAsia="zh-TW"/>
        </w:rPr>
        <w:t xml:space="preserve"> is a clutter-tolerant species with low wing loading and aspect ratio, with echolocation calls dominated by constant frequency </w:t>
      </w:r>
      <w:r w:rsidR="00392696">
        <w:rPr>
          <w:rFonts w:asciiTheme="minorHAnsi" w:eastAsia="PMingLiU" w:hAnsiTheme="minorHAnsi" w:cstheme="minorHAnsi"/>
          <w:szCs w:val="24"/>
          <w:lang w:val="en-US" w:eastAsia="zh-TW"/>
        </w:rPr>
        <w:t>component</w:t>
      </w:r>
      <w:r w:rsidRPr="008B6536">
        <w:rPr>
          <w:rFonts w:asciiTheme="minorHAnsi" w:eastAsia="PMingLiU" w:hAnsiTheme="minorHAnsi" w:cstheme="minorHAnsi"/>
          <w:szCs w:val="24"/>
          <w:lang w:val="en-US" w:eastAsia="zh-TW"/>
        </w:rPr>
        <w:t xml:space="preserve"> which help</w:t>
      </w:r>
      <w:r w:rsidR="00392696">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them</w:t>
      </w:r>
      <w:r w:rsidR="00392696">
        <w:rPr>
          <w:rFonts w:asciiTheme="minorHAnsi" w:eastAsia="PMingLiU" w:hAnsiTheme="minorHAnsi" w:cstheme="minorHAnsi"/>
          <w:szCs w:val="24"/>
          <w:lang w:val="en-US" w:eastAsia="zh-TW"/>
        </w:rPr>
        <w:t xml:space="preserve"> to</w:t>
      </w:r>
      <w:r w:rsidRPr="008B6536">
        <w:rPr>
          <w:rFonts w:asciiTheme="minorHAnsi" w:eastAsia="PMingLiU" w:hAnsiTheme="minorHAnsi" w:cstheme="minorHAnsi"/>
          <w:szCs w:val="24"/>
          <w:lang w:val="en-US" w:eastAsia="zh-TW"/>
        </w:rPr>
        <w:t xml:space="preserve"> </w:t>
      </w:r>
      <w:r w:rsidR="00392696">
        <w:rPr>
          <w:rFonts w:asciiTheme="minorHAnsi" w:eastAsia="PMingLiU" w:hAnsiTheme="minorHAnsi" w:cstheme="minorHAnsi"/>
          <w:szCs w:val="24"/>
          <w:lang w:val="en-US" w:eastAsia="zh-TW"/>
        </w:rPr>
        <w:t>detect</w:t>
      </w:r>
      <w:r w:rsidRPr="008B6536">
        <w:rPr>
          <w:rFonts w:asciiTheme="minorHAnsi" w:eastAsia="PMingLiU" w:hAnsiTheme="minorHAnsi" w:cstheme="minorHAnsi"/>
          <w:szCs w:val="24"/>
          <w:lang w:val="en-US" w:eastAsia="zh-TW"/>
        </w:rPr>
        <w:t xml:space="preserve"> flying insects within clutter environment (Law &amp; Chidel 2002; Norberg &amp; Rayner 1987; Pavey 1998). </w:t>
      </w:r>
    </w:p>
    <w:p w14:paraId="06FA9B2C" w14:textId="35ADF992"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Contrasting results were found on the searching and feeding activities among the three tunnel roosting species across habitat and vegetation types between summer and winter. The overall searching and feeding activity were dominated by </w:t>
      </w:r>
      <w:r w:rsidRPr="008B6536">
        <w:rPr>
          <w:rFonts w:asciiTheme="minorHAnsi" w:eastAsia="PMingLiU" w:hAnsiTheme="minorHAnsi" w:cstheme="minorHAnsi"/>
          <w:i/>
          <w:iCs/>
          <w:szCs w:val="24"/>
          <w:lang w:val="en-US" w:eastAsia="zh-TW"/>
        </w:rPr>
        <w:t>M. macropus</w:t>
      </w:r>
      <w:r w:rsidRPr="008B6536">
        <w:rPr>
          <w:rFonts w:asciiTheme="minorHAnsi" w:eastAsia="PMingLiU" w:hAnsiTheme="minorHAnsi" w:cstheme="minorHAnsi"/>
          <w:szCs w:val="24"/>
          <w:lang w:val="en-US" w:eastAsia="zh-TW"/>
        </w:rPr>
        <w:t xml:space="preserve">, while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activities were at relatively low levels in both seasons. </w:t>
      </w:r>
      <w:bookmarkStart w:id="370" w:name="_Hlk67260092"/>
      <w:r w:rsidRPr="008B6536">
        <w:rPr>
          <w:rFonts w:asciiTheme="minorHAnsi" w:eastAsia="PMingLiU" w:hAnsiTheme="minorHAnsi" w:cstheme="minorHAnsi"/>
          <w:szCs w:val="24"/>
          <w:lang w:val="en-US" w:eastAsia="zh-TW"/>
        </w:rPr>
        <w:t xml:space="preserve">For </w:t>
      </w:r>
      <w:r w:rsidRPr="008B6536">
        <w:rPr>
          <w:rFonts w:asciiTheme="minorHAnsi" w:eastAsia="PMingLiU" w:hAnsiTheme="minorHAnsi" w:cstheme="minorHAnsi"/>
          <w:i/>
          <w:iCs/>
          <w:szCs w:val="24"/>
          <w:lang w:val="en-US" w:eastAsia="zh-TW"/>
        </w:rPr>
        <w:t>M. macropus</w:t>
      </w:r>
      <w:r w:rsidRPr="008B6536">
        <w:rPr>
          <w:rFonts w:asciiTheme="minorHAnsi" w:eastAsia="PMingLiU" w:hAnsiTheme="minorHAnsi" w:cstheme="minorHAnsi"/>
          <w:szCs w:val="24"/>
          <w:lang w:val="en-US" w:eastAsia="zh-TW"/>
        </w:rPr>
        <w:t xml:space="preserve">, </w:t>
      </w:r>
      <w:bookmarkStart w:id="371" w:name="_Hlk71009522"/>
      <w:r w:rsidRPr="008B6536">
        <w:rPr>
          <w:rFonts w:asciiTheme="minorHAnsi" w:eastAsia="PMingLiU" w:hAnsiTheme="minorHAnsi" w:cstheme="minorHAnsi"/>
          <w:szCs w:val="24"/>
          <w:lang w:val="en-US" w:eastAsia="zh-TW"/>
        </w:rPr>
        <w:t>the pattern of habitat and vegetation used by</w:t>
      </w:r>
      <w:bookmarkEnd w:id="371"/>
      <w:r w:rsidRPr="008B6536">
        <w:rPr>
          <w:rFonts w:asciiTheme="minorHAnsi" w:eastAsia="PMingLiU" w:hAnsiTheme="minorHAnsi" w:cstheme="minorHAnsi"/>
          <w:szCs w:val="24"/>
          <w:lang w:val="en-US" w:eastAsia="zh-TW"/>
        </w:rPr>
        <w:t xml:space="preserve"> this species followed its functional guild, with both searching and feeding activities concentrated in riparian forest edge / creek, and no feeding activity detected in open </w:t>
      </w:r>
      <w:r w:rsidRPr="008B6536">
        <w:rPr>
          <w:rFonts w:asciiTheme="minorHAnsi" w:eastAsia="PMingLiU" w:hAnsiTheme="minorHAnsi" w:cstheme="minorHAnsi"/>
          <w:szCs w:val="24"/>
          <w:lang w:val="en-US" w:eastAsia="zh-TW"/>
        </w:rPr>
        <w:lastRenderedPageBreak/>
        <w:t xml:space="preserve">forest and regrowth open forest in either season. This result supports previous studies on </w:t>
      </w:r>
      <w:r w:rsidRPr="008B6536">
        <w:rPr>
          <w:rFonts w:asciiTheme="minorHAnsi" w:eastAsia="PMingLiU" w:hAnsiTheme="minorHAnsi" w:cstheme="minorHAnsi"/>
          <w:i/>
          <w:iCs/>
          <w:szCs w:val="24"/>
          <w:lang w:val="en-US" w:eastAsia="zh-TW"/>
        </w:rPr>
        <w:t xml:space="preserve">M. macropus </w:t>
      </w:r>
      <w:r w:rsidRPr="008B6536">
        <w:rPr>
          <w:rFonts w:asciiTheme="minorHAnsi" w:eastAsia="PMingLiU" w:hAnsiTheme="minorHAnsi" w:cstheme="minorHAnsi"/>
          <w:szCs w:val="24"/>
          <w:lang w:val="en-US" w:eastAsia="zh-TW"/>
        </w:rPr>
        <w:t xml:space="preserve">that have shown </w:t>
      </w:r>
      <w:r w:rsidR="00221D7D">
        <w:rPr>
          <w:rFonts w:asciiTheme="minorHAnsi" w:eastAsia="PMingLiU" w:hAnsiTheme="minorHAnsi" w:cstheme="minorHAnsi"/>
          <w:szCs w:val="24"/>
          <w:lang w:val="en-US" w:eastAsia="zh-TW"/>
        </w:rPr>
        <w:t>this species</w:t>
      </w:r>
      <w:r w:rsidRPr="008B6536">
        <w:rPr>
          <w:rFonts w:asciiTheme="minorHAnsi" w:eastAsia="PMingLiU" w:hAnsiTheme="minorHAnsi" w:cstheme="minorHAnsi"/>
          <w:szCs w:val="24"/>
          <w:lang w:val="en-US" w:eastAsia="zh-TW"/>
        </w:rPr>
        <w:t xml:space="preserve"> ha</w:t>
      </w:r>
      <w:r w:rsidR="00221D7D">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a highly specialized foraging behaviour and diet (Thompson &amp; Fenton 1982; Law &amp; Urquhart 2013; Anderson et al. 2006; Gonsalves &amp; Law 2017; Law et al. 2020; Jones &amp; Rayner 1991; Campbell 2011). </w:t>
      </w:r>
      <w:bookmarkStart w:id="372" w:name="_Hlk71244128"/>
      <w:r w:rsidRPr="008B6536">
        <w:rPr>
          <w:rFonts w:asciiTheme="minorHAnsi" w:eastAsia="PMingLiU" w:hAnsiTheme="minorHAnsi" w:cstheme="minorHAnsi"/>
          <w:szCs w:val="24"/>
          <w:lang w:val="en-US" w:eastAsia="zh-TW"/>
        </w:rPr>
        <w:t>Activity in riparian forest in summer was distributed more evenly across sites</w:t>
      </w:r>
      <w:bookmarkEnd w:id="372"/>
      <w:r w:rsidRPr="008B6536">
        <w:rPr>
          <w:rFonts w:asciiTheme="minorHAnsi" w:eastAsia="PMingLiU" w:hAnsiTheme="minorHAnsi" w:cstheme="minorHAnsi"/>
          <w:szCs w:val="24"/>
          <w:lang w:val="en-US" w:eastAsia="zh-TW"/>
        </w:rPr>
        <w:t>; in winter, activity was concentrated in 2 out of 5 sites</w:t>
      </w:r>
      <w:r w:rsidRPr="008B6536">
        <w:rPr>
          <w:rFonts w:asciiTheme="minorHAnsi" w:eastAsia="PMingLiU" w:hAnsiTheme="minorHAnsi" w:cstheme="minorHAnsi"/>
          <w:color w:val="000000"/>
          <w:szCs w:val="24"/>
          <w:lang w:val="en-US" w:eastAsia="zh-TW"/>
        </w:rPr>
        <w:t>.</w:t>
      </w:r>
      <w:r w:rsidRPr="008B6536">
        <w:rPr>
          <w:rFonts w:asciiTheme="minorHAnsi" w:eastAsia="PMingLiU" w:hAnsiTheme="minorHAnsi" w:cstheme="minorHAnsi"/>
          <w:color w:val="FF0000"/>
          <w:szCs w:val="24"/>
          <w:lang w:val="en-US" w:eastAsia="zh-TW"/>
        </w:rPr>
        <w:t xml:space="preserve"> </w:t>
      </w:r>
      <w:r w:rsidRPr="008B6536">
        <w:rPr>
          <w:rFonts w:asciiTheme="minorHAnsi" w:eastAsia="PMingLiU" w:hAnsiTheme="minorHAnsi" w:cstheme="minorHAnsi"/>
          <w:szCs w:val="24"/>
          <w:lang w:val="en-US" w:eastAsia="zh-TW"/>
        </w:rPr>
        <w:t xml:space="preserve">Again, this could be due to the seasonal climate and weather conditions. As mentioned above, water availability offers higher insect abundance for bats which may concentrate bats near water to access food and roosting resources. This is likely to have a strong influence on the distribution of </w:t>
      </w:r>
      <w:r w:rsidRPr="008B6536">
        <w:rPr>
          <w:rFonts w:asciiTheme="minorHAnsi" w:eastAsia="PMingLiU" w:hAnsiTheme="minorHAnsi" w:cstheme="minorHAnsi"/>
          <w:i/>
          <w:iCs/>
          <w:szCs w:val="24"/>
          <w:lang w:val="en-US" w:eastAsia="zh-TW"/>
        </w:rPr>
        <w:t xml:space="preserve">M. macropus </w:t>
      </w:r>
      <w:r w:rsidRPr="008B6536">
        <w:rPr>
          <w:rFonts w:asciiTheme="minorHAnsi" w:eastAsia="PMingLiU" w:hAnsiTheme="minorHAnsi" w:cstheme="minorHAnsi"/>
          <w:szCs w:val="24"/>
          <w:lang w:val="en-US" w:eastAsia="zh-TW"/>
        </w:rPr>
        <w:t xml:space="preserve">in the study area. In winter, the weather was relatively dry and less rain fell, leading to waterways being completely dry in some riparian forest sites. </w:t>
      </w:r>
      <w:r w:rsidRPr="00637C27">
        <w:rPr>
          <w:rFonts w:asciiTheme="minorHAnsi" w:eastAsia="PMingLiU" w:hAnsiTheme="minorHAnsi" w:cstheme="minorHAnsi"/>
          <w:szCs w:val="24"/>
          <w:lang w:val="en-US" w:eastAsia="zh-TW"/>
        </w:rPr>
        <w:t xml:space="preserve">This might explain why both searching and feeding activity of </w:t>
      </w:r>
      <w:r w:rsidRPr="00637C27">
        <w:rPr>
          <w:rFonts w:asciiTheme="minorHAnsi" w:eastAsia="PMingLiU" w:hAnsiTheme="minorHAnsi" w:cstheme="minorHAnsi"/>
          <w:i/>
          <w:iCs/>
          <w:szCs w:val="24"/>
          <w:lang w:val="en-US" w:eastAsia="zh-TW"/>
        </w:rPr>
        <w:t xml:space="preserve">M. macropus </w:t>
      </w:r>
      <w:r w:rsidRPr="00637C27">
        <w:rPr>
          <w:rFonts w:asciiTheme="minorHAnsi" w:eastAsia="PMingLiU" w:hAnsiTheme="minorHAnsi" w:cstheme="minorHAnsi"/>
          <w:szCs w:val="24"/>
          <w:lang w:val="en-US" w:eastAsia="zh-TW"/>
        </w:rPr>
        <w:t>were more even in summer than winter</w:t>
      </w:r>
      <w:r w:rsidRPr="008B6536">
        <w:rPr>
          <w:rFonts w:asciiTheme="minorHAnsi" w:eastAsia="PMingLiU" w:hAnsiTheme="minorHAnsi" w:cstheme="minorHAnsi"/>
          <w:szCs w:val="24"/>
          <w:lang w:val="en-US" w:eastAsia="zh-TW"/>
        </w:rPr>
        <w:t xml:space="preserve">. </w:t>
      </w:r>
      <w:r w:rsidRPr="00FE5028">
        <w:rPr>
          <w:rFonts w:asciiTheme="minorHAnsi" w:eastAsia="PMingLiU" w:hAnsiTheme="minorHAnsi" w:cstheme="minorHAnsi"/>
          <w:szCs w:val="24"/>
          <w:lang w:val="en-US" w:eastAsia="zh-TW"/>
        </w:rPr>
        <w:t>Although the distributio</w:t>
      </w:r>
      <w:r w:rsidR="00FE5028" w:rsidRPr="00FE5028">
        <w:rPr>
          <w:rFonts w:asciiTheme="minorHAnsi" w:eastAsia="PMingLiU" w:hAnsiTheme="minorHAnsi" w:cstheme="minorHAnsi"/>
          <w:szCs w:val="24"/>
          <w:lang w:val="en-US" w:eastAsia="zh-TW"/>
        </w:rPr>
        <w:t xml:space="preserve">n </w:t>
      </w:r>
      <w:r w:rsidRPr="00FE5028">
        <w:rPr>
          <w:rFonts w:asciiTheme="minorHAnsi" w:eastAsia="PMingLiU" w:hAnsiTheme="minorHAnsi" w:cstheme="minorHAnsi"/>
          <w:szCs w:val="24"/>
          <w:lang w:val="en-US" w:eastAsia="zh-TW"/>
        </w:rPr>
        <w:t>of</w:t>
      </w:r>
      <w:r w:rsidR="00FE5028" w:rsidRPr="00FE5028">
        <w:rPr>
          <w:rFonts w:asciiTheme="minorHAnsi" w:eastAsia="PMingLiU" w:hAnsiTheme="minorHAnsi" w:cstheme="minorHAnsi"/>
          <w:szCs w:val="24"/>
          <w:lang w:val="en-US" w:eastAsia="zh-TW"/>
        </w:rPr>
        <w:t xml:space="preserve"> location</w:t>
      </w:r>
      <w:r w:rsidRPr="00FE5028">
        <w:rPr>
          <w:rFonts w:asciiTheme="minorHAnsi" w:eastAsia="PMingLiU" w:hAnsiTheme="minorHAnsi" w:cstheme="minorHAnsi"/>
          <w:szCs w:val="24"/>
          <w:lang w:val="en-US" w:eastAsia="zh-TW"/>
        </w:rPr>
        <w:t xml:space="preserve"> searching and feeding activities </w:t>
      </w:r>
      <w:r w:rsidR="00FE5028" w:rsidRPr="00FE5028">
        <w:rPr>
          <w:rFonts w:asciiTheme="minorHAnsi" w:eastAsia="PMingLiU" w:hAnsiTheme="minorHAnsi" w:cstheme="minorHAnsi"/>
          <w:szCs w:val="24"/>
          <w:lang w:val="en-US" w:eastAsia="zh-TW"/>
        </w:rPr>
        <w:t xml:space="preserve">might </w:t>
      </w:r>
      <w:r w:rsidRPr="00FE5028">
        <w:rPr>
          <w:rFonts w:asciiTheme="minorHAnsi" w:eastAsia="PMingLiU" w:hAnsiTheme="minorHAnsi" w:cstheme="minorHAnsi"/>
          <w:szCs w:val="24"/>
          <w:lang w:val="en-US" w:eastAsia="zh-TW"/>
        </w:rPr>
        <w:t>differed between seasons, the number of searching and feeding calls were not significantly different.</w:t>
      </w:r>
      <w:r w:rsidRPr="008B6536">
        <w:rPr>
          <w:rFonts w:asciiTheme="minorHAnsi" w:eastAsia="PMingLiU" w:hAnsiTheme="minorHAnsi" w:cstheme="minorHAnsi"/>
          <w:szCs w:val="24"/>
          <w:lang w:val="en-US" w:eastAsia="zh-TW"/>
        </w:rPr>
        <w:t xml:space="preserve"> This suggests that seasonal effects might influence water </w:t>
      </w:r>
      <w:commentRangeStart w:id="373"/>
      <w:r w:rsidRPr="008B6536">
        <w:rPr>
          <w:rFonts w:asciiTheme="minorHAnsi" w:eastAsia="PMingLiU" w:hAnsiTheme="minorHAnsi" w:cstheme="minorHAnsi"/>
          <w:szCs w:val="24"/>
          <w:lang w:val="en-US" w:eastAsia="zh-TW"/>
        </w:rPr>
        <w:t xml:space="preserve">availability and insect abundance </w:t>
      </w:r>
      <w:commentRangeEnd w:id="373"/>
      <w:r w:rsidRPr="008B6536">
        <w:rPr>
          <w:rFonts w:asciiTheme="minorHAnsi" w:eastAsia="PMingLiU" w:hAnsiTheme="minorHAnsi" w:cstheme="minorHAnsi"/>
          <w:szCs w:val="24"/>
          <w:lang w:eastAsia="zh-TW"/>
        </w:rPr>
        <w:commentReference w:id="373"/>
      </w:r>
      <w:r w:rsidRPr="008B6536">
        <w:rPr>
          <w:rFonts w:asciiTheme="minorHAnsi" w:eastAsia="PMingLiU" w:hAnsiTheme="minorHAnsi" w:cstheme="minorHAnsi"/>
          <w:szCs w:val="24"/>
          <w:lang w:val="en-US" w:eastAsia="zh-TW"/>
        </w:rPr>
        <w:t xml:space="preserve">within riparian sites rather than foraging activities of </w:t>
      </w:r>
      <w:r w:rsidRPr="008B6536">
        <w:rPr>
          <w:rFonts w:asciiTheme="minorHAnsi" w:eastAsia="PMingLiU" w:hAnsiTheme="minorHAnsi" w:cstheme="minorHAnsi"/>
          <w:i/>
          <w:iCs/>
          <w:szCs w:val="24"/>
          <w:lang w:val="en-US" w:eastAsia="zh-TW"/>
        </w:rPr>
        <w:t>M. macropus</w:t>
      </w:r>
      <w:r w:rsidRPr="008B6536">
        <w:rPr>
          <w:rFonts w:asciiTheme="minorHAnsi" w:eastAsia="PMingLiU" w:hAnsiTheme="minorHAnsi" w:cstheme="minorHAnsi"/>
          <w:szCs w:val="24"/>
          <w:lang w:val="en-US" w:eastAsia="zh-TW"/>
        </w:rPr>
        <w:t xml:space="preserve">; with fewer option of foraging sites available, this species might experience higher competition on aquatic resources in winter.   </w:t>
      </w:r>
    </w:p>
    <w:bookmarkEnd w:id="370"/>
    <w:p w14:paraId="571F99B6" w14:textId="0D5683B9"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For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w:t>
      </w:r>
      <w:bookmarkStart w:id="374" w:name="_Hlk71012448"/>
      <w:r w:rsidRPr="008B6536">
        <w:rPr>
          <w:rFonts w:asciiTheme="minorHAnsi" w:eastAsia="PMingLiU" w:hAnsiTheme="minorHAnsi" w:cstheme="minorHAnsi"/>
          <w:szCs w:val="24"/>
          <w:lang w:val="en-US" w:eastAsia="zh-TW"/>
        </w:rPr>
        <w:t>the number of search-phase and feeding-phase passes were low across all habitats within each vegetation type, in both seasons</w:t>
      </w:r>
      <w:bookmarkEnd w:id="374"/>
      <w:r w:rsidRPr="008B6536">
        <w:rPr>
          <w:rFonts w:asciiTheme="minorHAnsi" w:eastAsia="PMingLiU" w:hAnsiTheme="minorHAnsi" w:cstheme="minorHAnsi"/>
          <w:szCs w:val="24"/>
          <w:lang w:val="en-US" w:eastAsia="zh-TW"/>
        </w:rPr>
        <w:t xml:space="preserve">. In general, the results supported the functional guild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as an ‘edge’ specialist with searching and feeding activity highest in riparian forest edge / creek in summer and winter. Vegetation in riparian forest sites is more cluttered with higher insect diversity which provide favorable condition</w:t>
      </w:r>
      <w:r w:rsidR="00637C27">
        <w:rPr>
          <w:rFonts w:asciiTheme="minorHAnsi" w:eastAsia="PMingLiU" w:hAnsiTheme="minorHAnsi" w:cstheme="minorHAnsi"/>
          <w:szCs w:val="24"/>
          <w:lang w:val="en-US" w:eastAsia="zh-TW"/>
        </w:rPr>
        <w:t>s</w:t>
      </w:r>
      <w:r w:rsidRPr="008B6536">
        <w:rPr>
          <w:rFonts w:asciiTheme="minorHAnsi" w:eastAsia="PMingLiU" w:hAnsiTheme="minorHAnsi" w:cstheme="minorHAnsi"/>
          <w:szCs w:val="24"/>
          <w:lang w:val="en-US" w:eastAsia="zh-TW"/>
        </w:rPr>
        <w:t xml:space="preserve"> for bats (Law &amp; Chidel 2002)</w:t>
      </w:r>
      <w:r w:rsidRPr="008B6536">
        <w:rPr>
          <w:rFonts w:asciiTheme="minorHAnsi" w:eastAsia="PMingLiU" w:hAnsiTheme="minorHAnsi" w:cstheme="minorHAnsi"/>
          <w:i/>
          <w:iCs/>
          <w:szCs w:val="24"/>
          <w:lang w:val="en-US" w:eastAsia="zh-TW"/>
        </w:rPr>
        <w:t xml:space="preserve">. </w:t>
      </w:r>
      <w:r w:rsidRPr="008B6536">
        <w:rPr>
          <w:rFonts w:asciiTheme="minorHAnsi" w:eastAsia="PMingLiU" w:hAnsiTheme="minorHAnsi" w:cstheme="minorHAnsi"/>
          <w:szCs w:val="24"/>
          <w:lang w:val="en-US" w:eastAsia="zh-TW"/>
        </w:rPr>
        <w:t xml:space="preserve">Contrastingly, open forest and regrowth open forest have relatively sparce and scattered trees that create more open space within the forests. Crisol-Martínez et al. (2017) found that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had its highest activity in less fragmented forest. Other studies on </w:t>
      </w:r>
      <w:r w:rsidRPr="00C46589">
        <w:rPr>
          <w:rFonts w:asciiTheme="minorHAnsi" w:eastAsia="PMingLiU" w:hAnsiTheme="minorHAnsi" w:cstheme="minorHAnsi"/>
          <w:i/>
          <w:iCs/>
          <w:szCs w:val="24"/>
          <w:lang w:val="en-US" w:eastAsia="zh-TW"/>
        </w:rPr>
        <w:t>Miniopterus schreibersii</w:t>
      </w:r>
      <w:r w:rsidRPr="008B6536">
        <w:rPr>
          <w:rFonts w:asciiTheme="minorHAnsi" w:eastAsia="PMingLiU" w:hAnsiTheme="minorHAnsi" w:cstheme="minorHAnsi"/>
          <w:szCs w:val="24"/>
          <w:lang w:val="en-US" w:eastAsia="zh-TW"/>
        </w:rPr>
        <w:t xml:space="preserve"> also indicate a high level of activity in riparian areas (Rainho et al. 2011; Russo &amp; Jones 2003; Serra-Cobo et al. 2000). Species specialized in edge habitat often avoid foraging in more open space (Walsh &amp; Harris </w:t>
      </w:r>
      <w:r w:rsidRPr="008B6536">
        <w:rPr>
          <w:rFonts w:asciiTheme="minorHAnsi" w:eastAsia="PMingLiU" w:hAnsiTheme="minorHAnsi" w:cstheme="minorHAnsi"/>
          <w:szCs w:val="24"/>
          <w:lang w:val="en-US" w:eastAsia="zh-TW"/>
        </w:rPr>
        <w:lastRenderedPageBreak/>
        <w:t xml:space="preserve">1996; Müller et al. 2012). However,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were also recorded foraging in various habitats including secondary forest, agricultural farms (Davies et al. 2016) and open woodland (Crisol-Martínez et al. 2017), </w:t>
      </w:r>
      <w:r w:rsidR="00637C27">
        <w:rPr>
          <w:rFonts w:asciiTheme="minorHAnsi" w:eastAsia="PMingLiU" w:hAnsiTheme="minorHAnsi" w:cstheme="minorHAnsi"/>
          <w:szCs w:val="24"/>
          <w:lang w:val="en-US" w:eastAsia="zh-TW"/>
        </w:rPr>
        <w:t xml:space="preserve">and </w:t>
      </w:r>
      <w:r w:rsidRPr="008B6536">
        <w:rPr>
          <w:rFonts w:asciiTheme="minorHAnsi" w:eastAsia="PMingLiU" w:hAnsiTheme="minorHAnsi" w:cstheme="minorHAnsi"/>
          <w:szCs w:val="24"/>
          <w:lang w:val="en-US" w:eastAsia="zh-TW"/>
        </w:rPr>
        <w:t xml:space="preserve">urban bushland (Hourigan 2011) across modified habitats (Turner et al. 2000). This may suggest that water availability maybe of greater importance for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using riparian forest edge / creek. Water availability and insect biomass have a positive influence on bat activity </w:t>
      </w:r>
      <w:r w:rsidRPr="008B6536">
        <w:rPr>
          <w:rFonts w:asciiTheme="minorHAnsi" w:eastAsia="PMingLiU" w:hAnsiTheme="minorHAnsi" w:cstheme="minorHAnsi"/>
          <w:color w:val="000000"/>
          <w:szCs w:val="24"/>
          <w:lang w:val="en-US" w:eastAsia="zh-TW"/>
        </w:rPr>
        <w:t xml:space="preserve">(Straka et al. 2020; Threlfall et al. 2012; </w:t>
      </w:r>
      <w:r w:rsidRPr="008B6536">
        <w:rPr>
          <w:rFonts w:asciiTheme="minorHAnsi" w:eastAsia="PMingLiU" w:hAnsiTheme="minorHAnsi" w:cstheme="minorHAnsi"/>
          <w:szCs w:val="24"/>
          <w:lang w:val="en-US" w:eastAsia="zh-TW"/>
        </w:rPr>
        <w:t>Rainho et al. 2011</w:t>
      </w:r>
      <w:r w:rsidRPr="008B6536">
        <w:rPr>
          <w:rFonts w:asciiTheme="minorHAnsi" w:eastAsia="PMingLiU" w:hAnsiTheme="minorHAnsi" w:cstheme="minorHAnsi"/>
          <w:color w:val="000000"/>
          <w:szCs w:val="24"/>
          <w:lang w:val="en-US" w:eastAsia="zh-TW"/>
        </w:rPr>
        <w:t>)</w:t>
      </w:r>
      <w:r w:rsidRPr="008B6536">
        <w:rPr>
          <w:rFonts w:asciiTheme="minorHAnsi" w:eastAsia="PMingLiU" w:hAnsiTheme="minorHAnsi" w:cstheme="minorHAnsi"/>
          <w:szCs w:val="24"/>
          <w:lang w:val="en-US" w:eastAsia="zh-TW"/>
        </w:rPr>
        <w:t>. In addition, small water bodies also increased foraging activity of ‘edge’ specialized bats (Crisol-Martinez et al. 2017).</w:t>
      </w:r>
    </w:p>
    <w:p w14:paraId="7258B3D4" w14:textId="509B76C6"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Seasonal comparisons across all habitats within each vegetation type indicated that both searching and feeding activity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were not significantly different between summer and winter, except for one riparian forest edge / creek site. Although the overall search and feeding activity was low across each vegetation and habitat type in both seasons, the majority of the search activity was concentrated in one riparian forest edge / creek site. Among all sampled sites, t</w:t>
      </w:r>
      <w:commentRangeStart w:id="375"/>
      <w:r w:rsidRPr="008B6536">
        <w:rPr>
          <w:rFonts w:asciiTheme="minorHAnsi" w:eastAsia="PMingLiU" w:hAnsiTheme="minorHAnsi" w:cstheme="minorHAnsi"/>
          <w:szCs w:val="24"/>
          <w:lang w:val="en-US" w:eastAsia="zh-TW"/>
        </w:rPr>
        <w:t xml:space="preserve">hat riparian forest edge / creek site was possibly the main foraging site for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in both seasons.</w:t>
      </w:r>
      <w:commentRangeEnd w:id="375"/>
      <w:r w:rsidRPr="008B6536">
        <w:rPr>
          <w:rFonts w:asciiTheme="minorHAnsi" w:eastAsia="PMingLiU" w:hAnsiTheme="minorHAnsi" w:cstheme="minorHAnsi"/>
          <w:szCs w:val="24"/>
          <w:lang w:eastAsia="zh-TW"/>
        </w:rPr>
        <w:commentReference w:id="375"/>
      </w:r>
      <w:r w:rsidRPr="008B6536">
        <w:rPr>
          <w:rFonts w:asciiTheme="minorHAnsi" w:eastAsia="PMingLiU" w:hAnsiTheme="minorHAnsi" w:cstheme="minorHAnsi"/>
          <w:szCs w:val="24"/>
          <w:lang w:val="en-US" w:eastAsia="zh-TW"/>
        </w:rPr>
        <w:t xml:space="preserve"> The lower level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activity in winter could be associated with colder </w:t>
      </w:r>
      <w:bookmarkStart w:id="376" w:name="_Hlk71245677"/>
      <w:r w:rsidRPr="008B6536">
        <w:rPr>
          <w:rFonts w:asciiTheme="minorHAnsi" w:eastAsia="PMingLiU" w:hAnsiTheme="minorHAnsi" w:cstheme="minorHAnsi"/>
          <w:szCs w:val="24"/>
          <w:lang w:val="en-US" w:eastAsia="zh-TW"/>
        </w:rPr>
        <w:t xml:space="preserve">temperatures reducing insect activity </w:t>
      </w:r>
      <w:bookmarkEnd w:id="376"/>
      <w:r w:rsidRPr="008B6536">
        <w:rPr>
          <w:rFonts w:asciiTheme="minorHAnsi" w:eastAsia="PMingLiU" w:hAnsiTheme="minorHAnsi" w:cstheme="minorHAnsi"/>
          <w:szCs w:val="24"/>
          <w:lang w:val="en-US" w:eastAsia="zh-TW"/>
        </w:rPr>
        <w:t xml:space="preserve">(Stawski et al. 2009; Griffiths 2007). Another important factor may be the absence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in the Samford region. Dwyer (1968) noted that many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will return to their breeding site during winter (between August and September) and forming large nursery colonies. There is a possible breeding site near to coastal areas at Nanago (Hall 2015). This migration pattern agrees with the great reduction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population in the Yugar tunnel during winter. It is possible that the reduction in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activity in winter might be caused by the near-absence of this species in the study area. </w:t>
      </w:r>
    </w:p>
    <w:p w14:paraId="70BE4DF3" w14:textId="6FDB0604"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For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w:t>
      </w:r>
      <w:bookmarkStart w:id="377" w:name="_Hlk71026280"/>
      <w:r w:rsidRPr="008B6536">
        <w:rPr>
          <w:rFonts w:asciiTheme="minorHAnsi" w:eastAsia="PMingLiU" w:hAnsiTheme="minorHAnsi" w:cstheme="minorHAnsi"/>
          <w:szCs w:val="24"/>
          <w:lang w:val="en-US" w:eastAsia="zh-TW"/>
        </w:rPr>
        <w:t>the number of search passes was very low across all habitats within each vegetation type, and no feeding buzzes were detected in either season</w:t>
      </w:r>
      <w:bookmarkEnd w:id="377"/>
      <w:r w:rsidRPr="008B6536">
        <w:rPr>
          <w:rFonts w:asciiTheme="minorHAnsi" w:eastAsia="PMingLiU" w:hAnsiTheme="minorHAnsi" w:cstheme="minorHAnsi"/>
          <w:szCs w:val="24"/>
          <w:lang w:val="en-US" w:eastAsia="zh-TW"/>
        </w:rPr>
        <w:t xml:space="preserve">. This was likely due to the low number of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present and their foraging locations. The results of this study generally support </w:t>
      </w:r>
      <w:r w:rsidRPr="008B6536">
        <w:rPr>
          <w:rFonts w:asciiTheme="minorHAnsi" w:eastAsia="PMingLiU" w:hAnsiTheme="minorHAnsi" w:cstheme="minorHAnsi"/>
          <w:i/>
          <w:iCs/>
          <w:szCs w:val="24"/>
          <w:lang w:val="en-US" w:eastAsia="zh-TW"/>
        </w:rPr>
        <w:t>R. megaphyllus’s</w:t>
      </w:r>
      <w:r w:rsidRPr="008B6536">
        <w:rPr>
          <w:rFonts w:asciiTheme="minorHAnsi" w:eastAsia="PMingLiU" w:hAnsiTheme="minorHAnsi" w:cstheme="minorHAnsi"/>
          <w:szCs w:val="24"/>
          <w:lang w:val="en-US" w:eastAsia="zh-TW"/>
        </w:rPr>
        <w:t xml:space="preserve"> functional guild as ‘clutter’ species with the highest searching activity in riparian forest edge in both seasons. Similar results were also found by Lloyd et al. (2006) and </w:t>
      </w:r>
      <w:r w:rsidRPr="008B6536">
        <w:rPr>
          <w:rFonts w:asciiTheme="minorHAnsi" w:eastAsia="PMingLiU" w:hAnsiTheme="minorHAnsi" w:cstheme="minorHAnsi"/>
          <w:szCs w:val="24"/>
          <w:lang w:val="en-US" w:eastAsia="zh-TW"/>
        </w:rPr>
        <w:lastRenderedPageBreak/>
        <w:t xml:space="preserve">Law &amp; Chidel (2002) with the highest activity in riparian zones and a regular use of regrowth and unlogged forests. Riparian zones not only provide greater resource availability but also function as an environmental structure to aid in navigation during commuting (Scott et al. 2010; Medinas et al. 2013; Greif &amp; Siemers 2010). Since there was a low amount of searching activity and no feeding activity detected in both seasons, it is possible that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might be </w:t>
      </w:r>
      <w:bookmarkStart w:id="378" w:name="_Hlk71246101"/>
      <w:r w:rsidRPr="008B6536">
        <w:rPr>
          <w:rFonts w:asciiTheme="minorHAnsi" w:eastAsia="PMingLiU" w:hAnsiTheme="minorHAnsi" w:cstheme="minorHAnsi"/>
          <w:szCs w:val="24"/>
          <w:lang w:val="en-US" w:eastAsia="zh-TW"/>
        </w:rPr>
        <w:t xml:space="preserve">using riparian forest sites as a flight path </w:t>
      </w:r>
      <w:bookmarkEnd w:id="378"/>
      <w:r w:rsidRPr="008B6536">
        <w:rPr>
          <w:rFonts w:asciiTheme="minorHAnsi" w:eastAsia="PMingLiU" w:hAnsiTheme="minorHAnsi" w:cstheme="minorHAnsi"/>
          <w:szCs w:val="24"/>
          <w:lang w:val="en-US" w:eastAsia="zh-TW"/>
        </w:rPr>
        <w:t>to their forage ground rather than foraging. This species is known</w:t>
      </w:r>
      <w:r w:rsidR="00F87267">
        <w:rPr>
          <w:rFonts w:asciiTheme="minorHAnsi" w:eastAsia="PMingLiU" w:hAnsiTheme="minorHAnsi" w:cstheme="minorHAnsi"/>
          <w:szCs w:val="24"/>
          <w:lang w:val="en-US" w:eastAsia="zh-TW"/>
        </w:rPr>
        <w:t xml:space="preserve"> to</w:t>
      </w:r>
      <w:r w:rsidRPr="008B6536">
        <w:rPr>
          <w:rFonts w:asciiTheme="minorHAnsi" w:eastAsia="PMingLiU" w:hAnsiTheme="minorHAnsi" w:cstheme="minorHAnsi"/>
          <w:szCs w:val="24"/>
          <w:lang w:val="en-US" w:eastAsia="zh-TW"/>
        </w:rPr>
        <w:t xml:space="preserve"> travel</w:t>
      </w:r>
      <w:r w:rsidR="00F87267">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szCs w:val="24"/>
          <w:lang w:val="en-US" w:eastAsia="zh-TW"/>
        </w:rPr>
        <w:t xml:space="preserve">up to 2.25 km away from their roost to forage (Pavey 1998), and females were recorded travelling over 20 km between maternity and non-maternity sites (Dwyer 1966). If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forage in habitats beyond the study area, this may explain why their activity was higher in edge / creek than interior, and no feeding buzzes were detected in both seasons. In addition, there was more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activity detected in winter which also mirrors the increased number of individuals found in the Yugar tunnel. However, the number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in the Yugar tunnel was low in both seasons compared with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M. macropu</w:t>
      </w:r>
      <w:r w:rsidR="00F87267">
        <w:rPr>
          <w:rFonts w:asciiTheme="minorHAnsi" w:eastAsia="PMingLiU" w:hAnsiTheme="minorHAnsi" w:cstheme="minorHAnsi"/>
          <w:i/>
          <w:iCs/>
          <w:szCs w:val="24"/>
          <w:lang w:val="en-US" w:eastAsia="zh-TW"/>
        </w:rPr>
        <w:t>s</w:t>
      </w:r>
      <w:r w:rsidRPr="008B6536">
        <w:rPr>
          <w:rFonts w:asciiTheme="minorHAnsi" w:eastAsia="PMingLiU" w:hAnsiTheme="minorHAnsi" w:cstheme="minorHAnsi"/>
          <w:szCs w:val="24"/>
          <w:lang w:val="en-US" w:eastAsia="zh-TW"/>
        </w:rPr>
        <w:t xml:space="preserve">. The small number of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present </w:t>
      </w:r>
      <w:r w:rsidR="00DE5630">
        <w:rPr>
          <w:rFonts w:asciiTheme="minorHAnsi" w:eastAsia="PMingLiU" w:hAnsiTheme="minorHAnsi" w:cstheme="minorHAnsi"/>
          <w:szCs w:val="24"/>
          <w:lang w:val="en-US" w:eastAsia="zh-TW"/>
        </w:rPr>
        <w:t xml:space="preserve">in the Yugar tunnel </w:t>
      </w:r>
      <w:r w:rsidRPr="008B6536">
        <w:rPr>
          <w:rFonts w:asciiTheme="minorHAnsi" w:eastAsia="PMingLiU" w:hAnsiTheme="minorHAnsi" w:cstheme="minorHAnsi"/>
          <w:szCs w:val="24"/>
          <w:lang w:val="en-US" w:eastAsia="zh-TW"/>
        </w:rPr>
        <w:t xml:space="preserve">possibly reflects the low level of activity in the surrounding area. </w:t>
      </w:r>
    </w:p>
    <w:p w14:paraId="47886939" w14:textId="56068DD6" w:rsidR="008B6536" w:rsidRPr="00AA251F" w:rsidRDefault="008B6536" w:rsidP="00AA251F">
      <w:pPr>
        <w:rPr>
          <w:rFonts w:asciiTheme="minorHAnsi" w:eastAsia="PMingLiU" w:hAnsiTheme="minorHAnsi" w:cstheme="minorHAnsi"/>
          <w:b/>
          <w:bCs/>
          <w:sz w:val="28"/>
          <w:szCs w:val="28"/>
          <w:lang w:val="en-US" w:eastAsia="zh-TW"/>
        </w:rPr>
      </w:pPr>
      <w:r w:rsidRPr="00AA251F">
        <w:rPr>
          <w:rFonts w:asciiTheme="minorHAnsi" w:eastAsia="PMingLiU" w:hAnsiTheme="minorHAnsi" w:cstheme="minorHAnsi"/>
          <w:b/>
          <w:bCs/>
          <w:sz w:val="28"/>
          <w:szCs w:val="28"/>
          <w:lang w:val="en-US" w:eastAsia="zh-TW"/>
        </w:rPr>
        <w:t>Summary</w:t>
      </w:r>
    </w:p>
    <w:p w14:paraId="547C1FDC" w14:textId="77777777" w:rsidR="00AA251F" w:rsidRPr="008B6536" w:rsidRDefault="00AA251F" w:rsidP="00AA251F">
      <w:pPr>
        <w:rPr>
          <w:rFonts w:eastAsia="PMingLiU"/>
          <w:lang w:val="en-US" w:eastAsia="zh-TW"/>
        </w:rPr>
      </w:pPr>
    </w:p>
    <w:p w14:paraId="7D7D8263" w14:textId="752D3F9F" w:rsidR="002A1588" w:rsidRPr="001D3E61" w:rsidRDefault="008B6536" w:rsidP="001D3E61">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 xml:space="preserve">The aim of this study was </w:t>
      </w:r>
      <w:r w:rsidR="00A14A6B">
        <w:rPr>
          <w:rFonts w:asciiTheme="minorHAnsi" w:eastAsia="PMingLiU" w:hAnsiTheme="minorHAnsi" w:cstheme="minorHAnsi"/>
          <w:szCs w:val="24"/>
          <w:lang w:val="en-US" w:eastAsia="zh-TW"/>
        </w:rPr>
        <w:t xml:space="preserve">to determine </w:t>
      </w:r>
      <w:r w:rsidRPr="008B6536">
        <w:rPr>
          <w:rFonts w:asciiTheme="minorHAnsi" w:eastAsia="PMingLiU" w:hAnsiTheme="minorHAnsi" w:cstheme="minorHAnsi"/>
          <w:szCs w:val="24"/>
          <w:lang w:val="en-US" w:eastAsia="zh-TW"/>
        </w:rPr>
        <w:t xml:space="preserve">1) bat species composition in the surrounding landscapes, 2) bat diversity among habitat and vegetation types, </w:t>
      </w:r>
      <w:r w:rsidR="00A14A6B">
        <w:rPr>
          <w:rFonts w:asciiTheme="minorHAnsi" w:eastAsia="PMingLiU" w:hAnsiTheme="minorHAnsi" w:cstheme="minorHAnsi"/>
          <w:szCs w:val="24"/>
          <w:lang w:val="en-US" w:eastAsia="zh-TW"/>
        </w:rPr>
        <w:t xml:space="preserve">and </w:t>
      </w:r>
      <w:r w:rsidRPr="008B6536">
        <w:rPr>
          <w:rFonts w:asciiTheme="minorHAnsi" w:eastAsia="PMingLiU" w:hAnsiTheme="minorHAnsi" w:cstheme="minorHAnsi"/>
          <w:szCs w:val="24"/>
          <w:lang w:val="en-US" w:eastAsia="zh-TW"/>
        </w:rPr>
        <w:t xml:space="preserve">3) </w:t>
      </w:r>
      <w:bookmarkStart w:id="379" w:name="_Hlk71242353"/>
      <w:r w:rsidRPr="008B6536">
        <w:rPr>
          <w:rFonts w:asciiTheme="minorHAnsi" w:eastAsia="PMingLiU" w:hAnsiTheme="minorHAnsi" w:cstheme="minorHAnsi"/>
          <w:szCs w:val="24"/>
          <w:lang w:val="en-US" w:eastAsia="zh-TW"/>
        </w:rPr>
        <w:t>the use of vegetation and habitat types in the surrounding landscapes by the bat species inhabiting in the tunnel</w:t>
      </w:r>
      <w:bookmarkEnd w:id="379"/>
      <w:r w:rsidRPr="008B6536">
        <w:rPr>
          <w:rFonts w:asciiTheme="minorHAnsi" w:eastAsia="PMingLiU" w:hAnsiTheme="minorHAnsi" w:cstheme="minorHAnsi"/>
          <w:szCs w:val="24"/>
          <w:lang w:val="en-US" w:eastAsia="zh-TW"/>
        </w:rPr>
        <w:t xml:space="preserve">. A total of 21 bat species were detected in summer and 18 in winter within a 3 km radius surrounding the tunnel. </w:t>
      </w:r>
      <w:bookmarkStart w:id="380" w:name="_Hlk71240112"/>
      <w:r w:rsidRPr="008B6536">
        <w:rPr>
          <w:rFonts w:asciiTheme="minorHAnsi" w:eastAsia="PMingLiU" w:hAnsiTheme="minorHAnsi" w:cstheme="minorHAnsi"/>
          <w:szCs w:val="24"/>
          <w:lang w:val="en-US" w:eastAsia="zh-TW"/>
        </w:rPr>
        <w:t xml:space="preserve">Bat diversity varied between sites across habitat and vegetation types during summer and winter, with the highest diversity in riparian creek during summer, and open forest edge during winter. </w:t>
      </w:r>
      <w:bookmarkEnd w:id="380"/>
      <w:r w:rsidRPr="008B6536">
        <w:rPr>
          <w:rFonts w:asciiTheme="minorHAnsi" w:eastAsia="PMingLiU" w:hAnsiTheme="minorHAnsi" w:cstheme="minorHAnsi"/>
          <w:szCs w:val="24"/>
          <w:lang w:val="en-US" w:eastAsia="zh-TW"/>
        </w:rPr>
        <w:t xml:space="preserve">However, there were no significant interactions between bat species diversity across habitats, vegetation types and seasons. It was likely due to the seasonal activity pattern of bats which they remained active and forage in both seasons. The searching and feeding activity of the three tunnel bat species was higher in riparian forest than open forest and regrowth open forest, and higher in edge / creek than interior during both seasons. It was likely due to several biological and environmental </w:t>
      </w:r>
      <w:r w:rsidRPr="008B6536">
        <w:rPr>
          <w:rFonts w:asciiTheme="minorHAnsi" w:eastAsia="PMingLiU" w:hAnsiTheme="minorHAnsi" w:cstheme="minorHAnsi"/>
          <w:szCs w:val="24"/>
          <w:lang w:val="en-US" w:eastAsia="zh-TW"/>
        </w:rPr>
        <w:lastRenderedPageBreak/>
        <w:t xml:space="preserve">factors such as bats’ morphological features and echolocation call characteristics, vegetation structures, water availability and insect diversity and abundance.  </w:t>
      </w:r>
      <w:r w:rsidR="001D3E61">
        <w:rPr>
          <w:rFonts w:asciiTheme="minorHAnsi" w:eastAsia="PMingLiU" w:hAnsiTheme="minorHAnsi" w:cstheme="minorHAnsi"/>
          <w:szCs w:val="24"/>
          <w:lang w:val="en-US" w:eastAsia="zh-TW"/>
        </w:rPr>
        <w:br w:type="page"/>
      </w:r>
    </w:p>
    <w:p w14:paraId="64D42D1A" w14:textId="31CCB242" w:rsidR="00354DB5" w:rsidRDefault="00401350" w:rsidP="00401350">
      <w:pPr>
        <w:pStyle w:val="Heading2"/>
        <w:rPr>
          <w:rFonts w:asciiTheme="minorHAnsi" w:hAnsiTheme="minorHAnsi" w:cstheme="minorHAnsi"/>
          <w:sz w:val="36"/>
          <w:szCs w:val="36"/>
        </w:rPr>
      </w:pPr>
      <w:bookmarkStart w:id="381" w:name="_Toc86701850"/>
      <w:r w:rsidRPr="00EE3E15">
        <w:rPr>
          <w:rFonts w:asciiTheme="minorHAnsi" w:hAnsiTheme="minorHAnsi" w:cstheme="minorHAnsi"/>
          <w:sz w:val="36"/>
          <w:szCs w:val="36"/>
        </w:rPr>
        <w:lastRenderedPageBreak/>
        <w:t>4.</w:t>
      </w:r>
      <w:r w:rsidR="00AA251F">
        <w:rPr>
          <w:rFonts w:asciiTheme="minorHAnsi" w:hAnsiTheme="minorHAnsi" w:cstheme="minorHAnsi"/>
          <w:sz w:val="36"/>
          <w:szCs w:val="36"/>
        </w:rPr>
        <w:t>5</w:t>
      </w:r>
      <w:r w:rsidRPr="00EE3E15">
        <w:rPr>
          <w:rFonts w:asciiTheme="minorHAnsi" w:hAnsiTheme="minorHAnsi" w:cstheme="minorHAnsi"/>
          <w:sz w:val="36"/>
          <w:szCs w:val="36"/>
        </w:rPr>
        <w:tab/>
        <w:t>Reference list</w:t>
      </w:r>
      <w:bookmarkEnd w:id="381"/>
    </w:p>
    <w:p w14:paraId="38DAC2F1" w14:textId="77777777" w:rsidR="00EE3E15" w:rsidRPr="00EE3E15" w:rsidRDefault="00EE3E15" w:rsidP="00EE3E15"/>
    <w:p w14:paraId="6EA4D186" w14:textId="77777777" w:rsidR="00A87BC8" w:rsidRPr="003A62B5" w:rsidRDefault="00A87BC8" w:rsidP="004302ED">
      <w:pPr>
        <w:rPr>
          <w:rFonts w:asciiTheme="minorHAnsi" w:eastAsia="PMingLiU" w:hAnsiTheme="minorHAnsi" w:cstheme="minorHAnsi"/>
          <w:szCs w:val="24"/>
          <w:lang w:val="en-US" w:eastAsia="zh-TW"/>
        </w:rPr>
      </w:pPr>
    </w:p>
    <w:p w14:paraId="4406F406" w14:textId="7D0CA291" w:rsidR="00A87BC8" w:rsidRDefault="00A87BC8" w:rsidP="004302ED">
      <w:pPr>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Adams, M., Law, B., &amp; French, K. (2009). Vegetation structure influences the vertical </w:t>
      </w:r>
      <w:r w:rsidRPr="00D253EF">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stratification of open- and edge-space aerial-foraging bats in harvested </w:t>
      </w:r>
      <w:r w:rsidRPr="00D253EF">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forests. </w:t>
      </w:r>
      <w:r w:rsidRPr="003A62B5">
        <w:rPr>
          <w:rFonts w:asciiTheme="minorHAnsi" w:eastAsia="PMingLiU" w:hAnsiTheme="minorHAnsi" w:cstheme="minorHAnsi"/>
          <w:i/>
          <w:iCs/>
          <w:szCs w:val="24"/>
          <w:lang w:val="en-US" w:eastAsia="zh-TW"/>
        </w:rPr>
        <w:t>Forest Ecology and Management</w:t>
      </w:r>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i/>
          <w:iCs/>
          <w:szCs w:val="24"/>
          <w:lang w:val="en-US" w:eastAsia="zh-TW"/>
        </w:rPr>
        <w:t>258</w:t>
      </w:r>
      <w:r w:rsidRPr="003A62B5">
        <w:rPr>
          <w:rFonts w:asciiTheme="minorHAnsi" w:eastAsia="PMingLiU" w:hAnsiTheme="minorHAnsi" w:cstheme="minorHAnsi"/>
          <w:szCs w:val="24"/>
          <w:lang w:val="en-US" w:eastAsia="zh-TW"/>
        </w:rPr>
        <w:t xml:space="preserve">(9), 2090–2100. </w:t>
      </w:r>
      <w:r w:rsidRPr="00D253EF">
        <w:rPr>
          <w:rFonts w:asciiTheme="minorHAnsi" w:eastAsia="PMingLiU" w:hAnsiTheme="minorHAnsi" w:cstheme="minorHAnsi"/>
          <w:szCs w:val="24"/>
          <w:lang w:val="en-US" w:eastAsia="zh-TW"/>
        </w:rPr>
        <w:tab/>
      </w:r>
      <w:hyperlink r:id="rId452" w:history="1">
        <w:r w:rsidRPr="003A62B5">
          <w:rPr>
            <w:rStyle w:val="Hyperlink"/>
            <w:rFonts w:asciiTheme="minorHAnsi" w:eastAsia="PMingLiU" w:hAnsiTheme="minorHAnsi" w:cstheme="minorHAnsi"/>
            <w:szCs w:val="24"/>
            <w:lang w:val="en-US" w:eastAsia="zh-TW"/>
          </w:rPr>
          <w:t>https://doi.org/10.1016/j.foreco.2009.08.002</w:t>
        </w:r>
      </w:hyperlink>
      <w:r w:rsidRPr="003A62B5">
        <w:rPr>
          <w:rFonts w:asciiTheme="minorHAnsi" w:eastAsia="PMingLiU" w:hAnsiTheme="minorHAnsi" w:cstheme="minorHAnsi"/>
          <w:szCs w:val="24"/>
          <w:lang w:val="en-US" w:eastAsia="zh-TW"/>
        </w:rPr>
        <w:t xml:space="preserve"> </w:t>
      </w:r>
    </w:p>
    <w:p w14:paraId="68C58A03" w14:textId="77777777" w:rsidR="00A816F1" w:rsidRDefault="00A816F1" w:rsidP="004302ED">
      <w:pPr>
        <w:rPr>
          <w:rFonts w:asciiTheme="minorHAnsi" w:eastAsia="PMingLiU" w:hAnsiTheme="minorHAnsi" w:cstheme="minorHAnsi"/>
          <w:szCs w:val="24"/>
          <w:lang w:val="en-US" w:eastAsia="zh-TW"/>
        </w:rPr>
      </w:pPr>
    </w:p>
    <w:p w14:paraId="59CC5BC6"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Alignier, A., Alard, D., Chevalier, R., &amp; Corcket, E. (2014). Can contrast between </w:t>
      </w:r>
      <w:r w:rsidRPr="00D253EF">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forest and adjacent open habitat explain the edge effects on plant diversity? </w:t>
      </w:r>
      <w:r w:rsidRPr="00D253EF">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Acta Botanica Gallica, 161</w:t>
      </w:r>
      <w:r w:rsidRPr="003A62B5">
        <w:rPr>
          <w:rFonts w:asciiTheme="minorHAnsi" w:eastAsia="PMingLiU" w:hAnsiTheme="minorHAnsi" w:cstheme="minorHAnsi"/>
          <w:szCs w:val="24"/>
          <w:lang w:val="en-US" w:eastAsia="zh-TW"/>
        </w:rPr>
        <w:t xml:space="preserve">(3), 253–259. </w:t>
      </w:r>
      <w:r w:rsidRPr="00D253EF">
        <w:rPr>
          <w:rFonts w:asciiTheme="minorHAnsi" w:eastAsia="PMingLiU" w:hAnsiTheme="minorHAnsi" w:cstheme="minorHAnsi"/>
          <w:szCs w:val="24"/>
          <w:lang w:val="en-US" w:eastAsia="zh-TW"/>
        </w:rPr>
        <w:tab/>
      </w:r>
      <w:hyperlink r:id="rId453" w:history="1">
        <w:r w:rsidRPr="003A62B5">
          <w:rPr>
            <w:rStyle w:val="Hyperlink"/>
            <w:rFonts w:asciiTheme="minorHAnsi" w:eastAsia="PMingLiU" w:hAnsiTheme="minorHAnsi" w:cstheme="minorHAnsi"/>
            <w:szCs w:val="24"/>
            <w:lang w:val="en-US" w:eastAsia="zh-TW"/>
          </w:rPr>
          <w:t>https://doi.org/10.1080/12538078.2014.902771</w:t>
        </w:r>
      </w:hyperlink>
    </w:p>
    <w:p w14:paraId="0FE9B3B8"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Amorim, F., Jorge, I., Beja, P., &amp; Rebelo, H. (2018). Following the water? Landscape‐</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scale temporal changes in bat spatial distribution in relation to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Mediterranean summer drought. </w:t>
      </w:r>
      <w:r w:rsidRPr="003A62B5">
        <w:rPr>
          <w:rFonts w:asciiTheme="minorHAnsi" w:eastAsia="PMingLiU" w:hAnsiTheme="minorHAnsi" w:cstheme="minorHAnsi"/>
          <w:i/>
          <w:iCs/>
          <w:szCs w:val="24"/>
          <w:lang w:val="en-US" w:eastAsia="zh-TW"/>
        </w:rPr>
        <w:t>Ecology and Evolution, 8</w:t>
      </w:r>
      <w:r w:rsidRPr="003A62B5">
        <w:rPr>
          <w:rFonts w:asciiTheme="minorHAnsi" w:eastAsia="PMingLiU" w:hAnsiTheme="minorHAnsi" w:cstheme="minorHAnsi"/>
          <w:szCs w:val="24"/>
          <w:lang w:val="en-US" w:eastAsia="zh-TW"/>
        </w:rPr>
        <w:t xml:space="preserve">(11), 5801–5814. </w:t>
      </w:r>
      <w:r>
        <w:rPr>
          <w:rFonts w:asciiTheme="minorHAnsi" w:eastAsia="PMingLiU" w:hAnsiTheme="minorHAnsi" w:cstheme="minorHAnsi"/>
          <w:szCs w:val="24"/>
          <w:lang w:val="en-US" w:eastAsia="zh-TW"/>
        </w:rPr>
        <w:tab/>
      </w:r>
      <w:hyperlink r:id="rId454" w:history="1">
        <w:r w:rsidRPr="003A62B5">
          <w:rPr>
            <w:rStyle w:val="Hyperlink"/>
            <w:rFonts w:asciiTheme="minorHAnsi" w:eastAsia="PMingLiU" w:hAnsiTheme="minorHAnsi" w:cstheme="minorHAnsi"/>
            <w:szCs w:val="24"/>
            <w:lang w:val="en-US" w:eastAsia="zh-TW"/>
          </w:rPr>
          <w:t>https://doi.org/10.1002/ece3.4119</w:t>
        </w:r>
      </w:hyperlink>
    </w:p>
    <w:p w14:paraId="13A045D4"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Amorim, F., Mata, V., Beja, P., &amp; Rebelo, H. (2015). Effects of a drought episode 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the reproductive success of European free-tailed bats (Tadarida teniotis).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 xml:space="preserve">Mammalian Biology : Zeitschrift Für </w:t>
      </w:r>
      <w:r w:rsidRPr="003A62B5">
        <w:rPr>
          <w:rFonts w:asciiTheme="minorHAnsi" w:eastAsia="PMingLiU" w:hAnsiTheme="minorHAnsi" w:cstheme="minorHAnsi"/>
          <w:i/>
          <w:iCs/>
          <w:szCs w:val="24"/>
          <w:lang w:val="en-US" w:eastAsia="zh-TW"/>
        </w:rPr>
        <w:tab/>
        <w:t>Säugetierkunde, 80</w:t>
      </w:r>
      <w:r w:rsidRPr="003A62B5">
        <w:rPr>
          <w:rFonts w:asciiTheme="minorHAnsi" w:eastAsia="PMingLiU" w:hAnsiTheme="minorHAnsi" w:cstheme="minorHAnsi"/>
          <w:szCs w:val="24"/>
          <w:lang w:val="en-US" w:eastAsia="zh-TW"/>
        </w:rPr>
        <w:t xml:space="preserve">(3), 228–236. </w:t>
      </w:r>
      <w:r>
        <w:rPr>
          <w:rFonts w:asciiTheme="minorHAnsi" w:eastAsia="PMingLiU" w:hAnsiTheme="minorHAnsi" w:cstheme="minorHAnsi"/>
          <w:szCs w:val="24"/>
          <w:lang w:val="en-US" w:eastAsia="zh-TW"/>
        </w:rPr>
        <w:tab/>
      </w:r>
      <w:hyperlink r:id="rId455" w:history="1">
        <w:r w:rsidRPr="003A62B5">
          <w:rPr>
            <w:rStyle w:val="Hyperlink"/>
            <w:rFonts w:asciiTheme="minorHAnsi" w:eastAsia="PMingLiU" w:hAnsiTheme="minorHAnsi" w:cstheme="minorHAnsi"/>
            <w:szCs w:val="24"/>
            <w:lang w:val="en-US" w:eastAsia="zh-TW"/>
          </w:rPr>
          <w:t>https://doi.org/10.1016/j.mambio.2015.01.005</w:t>
        </w:r>
      </w:hyperlink>
    </w:p>
    <w:p w14:paraId="06A3A166"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Anderson, J. &amp; Law, B. &amp; Tidemann, C. (2006). Stream use by the large-footed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myotis Myotis </w:t>
      </w:r>
      <w:r w:rsidRPr="003A62B5">
        <w:rPr>
          <w:rFonts w:asciiTheme="minorHAnsi" w:eastAsia="PMingLiU" w:hAnsiTheme="minorHAnsi" w:cstheme="minorHAnsi"/>
          <w:szCs w:val="24"/>
          <w:lang w:val="en-US" w:eastAsia="zh-TW"/>
        </w:rPr>
        <w:tab/>
        <w:t xml:space="preserve">macropus in relation to environmental variables in northern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New South Wales. </w:t>
      </w:r>
      <w:r w:rsidRPr="003A62B5">
        <w:rPr>
          <w:rFonts w:asciiTheme="minorHAnsi" w:eastAsia="PMingLiU" w:hAnsiTheme="minorHAnsi" w:cstheme="minorHAnsi"/>
          <w:i/>
          <w:iCs/>
          <w:szCs w:val="24"/>
          <w:lang w:val="en-US" w:eastAsia="zh-TW"/>
        </w:rPr>
        <w:t>Australian Mammalogy 28</w:t>
      </w:r>
      <w:r w:rsidRPr="003A62B5">
        <w:rPr>
          <w:rFonts w:asciiTheme="minorHAnsi" w:eastAsia="PMingLiU" w:hAnsiTheme="minorHAnsi" w:cstheme="minorHAnsi"/>
          <w:szCs w:val="24"/>
          <w:lang w:val="en-US" w:eastAsia="zh-TW"/>
        </w:rPr>
        <w:t xml:space="preserve">(1), 15-26. </w:t>
      </w:r>
      <w:r>
        <w:rPr>
          <w:rFonts w:asciiTheme="minorHAnsi" w:eastAsia="PMingLiU" w:hAnsiTheme="minorHAnsi" w:cstheme="minorHAnsi"/>
          <w:szCs w:val="24"/>
          <w:lang w:val="en-US" w:eastAsia="zh-TW"/>
        </w:rPr>
        <w:tab/>
      </w:r>
      <w:hyperlink r:id="rId456" w:history="1">
        <w:r w:rsidRPr="003A62B5">
          <w:rPr>
            <w:rStyle w:val="Hyperlink"/>
            <w:rFonts w:asciiTheme="minorHAnsi" w:eastAsia="PMingLiU" w:hAnsiTheme="minorHAnsi" w:cstheme="minorHAnsi"/>
            <w:szCs w:val="24"/>
            <w:lang w:val="en-US" w:eastAsia="zh-TW"/>
          </w:rPr>
          <w:t>https://doi.org/10.1071/AM06003</w:t>
        </w:r>
      </w:hyperlink>
    </w:p>
    <w:p w14:paraId="4E736F31"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Bernard, R., &amp; McCracken, G. (2017). Winter behavior of bats and the progression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white-nose syndrome in the southeastern United States. </w:t>
      </w:r>
      <w:r w:rsidRPr="003A62B5">
        <w:rPr>
          <w:rFonts w:asciiTheme="minorHAnsi" w:eastAsia="PMingLiU" w:hAnsiTheme="minorHAnsi" w:cstheme="minorHAnsi"/>
          <w:i/>
          <w:iCs/>
          <w:szCs w:val="24"/>
          <w:lang w:val="en-US" w:eastAsia="zh-TW"/>
        </w:rPr>
        <w:t xml:space="preserve">Ecology 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evolution, 7</w:t>
      </w:r>
      <w:r w:rsidRPr="003A62B5">
        <w:rPr>
          <w:rFonts w:asciiTheme="minorHAnsi" w:eastAsia="PMingLiU" w:hAnsiTheme="minorHAnsi" w:cstheme="minorHAnsi"/>
          <w:szCs w:val="24"/>
          <w:lang w:val="en-US" w:eastAsia="zh-TW"/>
        </w:rPr>
        <w:t xml:space="preserve">(5), 1487–1496. </w:t>
      </w:r>
      <w:hyperlink r:id="rId457" w:history="1">
        <w:r w:rsidRPr="003A62B5">
          <w:rPr>
            <w:rStyle w:val="Hyperlink"/>
            <w:rFonts w:asciiTheme="minorHAnsi" w:eastAsia="PMingLiU" w:hAnsiTheme="minorHAnsi" w:cstheme="minorHAnsi"/>
            <w:szCs w:val="24"/>
            <w:lang w:val="en-US" w:eastAsia="zh-TW"/>
          </w:rPr>
          <w:t>https://doi.org/10.1002/ece3.2772</w:t>
        </w:r>
      </w:hyperlink>
    </w:p>
    <w:p w14:paraId="3D7D79ED"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Blakey, R., Kingsford, R., Law, B., &amp; Stoklosa, J. (2017). Floodplain habitat 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disproportionately important for bats in a large river basin. </w:t>
      </w:r>
      <w:r w:rsidRPr="003A62B5">
        <w:rPr>
          <w:rFonts w:asciiTheme="minorHAnsi" w:eastAsia="PMingLiU" w:hAnsiTheme="minorHAnsi" w:cstheme="minorHAnsi"/>
          <w:i/>
          <w:iCs/>
          <w:szCs w:val="24"/>
          <w:lang w:val="en-US" w:eastAsia="zh-TW"/>
        </w:rPr>
        <w:t xml:space="preserve">Biological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Conservation, 215</w:t>
      </w:r>
      <w:r w:rsidRPr="003A62B5">
        <w:rPr>
          <w:rFonts w:asciiTheme="minorHAnsi" w:eastAsia="PMingLiU" w:hAnsiTheme="minorHAnsi" w:cstheme="minorHAnsi"/>
          <w:szCs w:val="24"/>
          <w:lang w:val="en-US" w:eastAsia="zh-TW"/>
        </w:rPr>
        <w:t>, 1–10.</w:t>
      </w:r>
      <w:r>
        <w:rPr>
          <w:rFonts w:asciiTheme="minorHAnsi" w:eastAsia="PMingLiU" w:hAnsiTheme="minorHAnsi" w:cstheme="minorHAnsi"/>
          <w:szCs w:val="24"/>
          <w:lang w:val="en-US" w:eastAsia="zh-TW"/>
        </w:rPr>
        <w:t xml:space="preserve"> </w:t>
      </w:r>
      <w:hyperlink r:id="rId458" w:history="1">
        <w:r w:rsidRPr="003A62B5">
          <w:rPr>
            <w:rStyle w:val="Hyperlink"/>
            <w:rFonts w:asciiTheme="minorHAnsi" w:eastAsia="PMingLiU" w:hAnsiTheme="minorHAnsi" w:cstheme="minorHAnsi"/>
            <w:szCs w:val="24"/>
            <w:lang w:val="en-US" w:eastAsia="zh-TW"/>
          </w:rPr>
          <w:t>https://doi.org/10.1016/j.biocon.2017.08.030</w:t>
        </w:r>
      </w:hyperlink>
    </w:p>
    <w:p w14:paraId="11BB4BBF"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Bock, C., Jones, Z. &amp; Bock, J. (2007). Relationships between Species Richness,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Evenness, and </w:t>
      </w:r>
      <w:r w:rsidRPr="003A62B5">
        <w:rPr>
          <w:rFonts w:asciiTheme="minorHAnsi" w:eastAsia="PMingLiU" w:hAnsiTheme="minorHAnsi" w:cstheme="minorHAnsi"/>
          <w:szCs w:val="24"/>
          <w:lang w:val="en-US" w:eastAsia="zh-TW"/>
        </w:rPr>
        <w:tab/>
        <w:t xml:space="preserve">Abundance in a Southwestern Savanna. </w:t>
      </w:r>
      <w:r w:rsidRPr="003A62B5">
        <w:rPr>
          <w:rFonts w:asciiTheme="minorHAnsi" w:eastAsia="PMingLiU" w:hAnsiTheme="minorHAnsi" w:cstheme="minorHAnsi"/>
          <w:i/>
          <w:iCs/>
          <w:szCs w:val="24"/>
          <w:lang w:val="en-US" w:eastAsia="zh-TW"/>
        </w:rPr>
        <w:t xml:space="preserve">Ecology (Durham),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88</w:t>
      </w:r>
      <w:r w:rsidRPr="003A62B5">
        <w:rPr>
          <w:rFonts w:asciiTheme="minorHAnsi" w:eastAsia="PMingLiU" w:hAnsiTheme="minorHAnsi" w:cstheme="minorHAnsi"/>
          <w:szCs w:val="24"/>
          <w:lang w:val="en-US" w:eastAsia="zh-TW"/>
        </w:rPr>
        <w:t xml:space="preserve">(5), 1322–1327. </w:t>
      </w:r>
      <w:hyperlink r:id="rId459" w:history="1">
        <w:r w:rsidRPr="003A62B5">
          <w:rPr>
            <w:rStyle w:val="Hyperlink"/>
            <w:rFonts w:asciiTheme="minorHAnsi" w:eastAsia="PMingLiU" w:hAnsiTheme="minorHAnsi" w:cstheme="minorHAnsi"/>
            <w:szCs w:val="24"/>
            <w:lang w:val="en-US" w:eastAsia="zh-TW"/>
          </w:rPr>
          <w:t>https://doi.org/10.1890/06-0654</w:t>
        </w:r>
      </w:hyperlink>
      <w:r w:rsidRPr="003A62B5">
        <w:rPr>
          <w:rFonts w:asciiTheme="minorHAnsi" w:eastAsia="PMingLiU" w:hAnsiTheme="minorHAnsi" w:cstheme="minorHAnsi"/>
          <w:szCs w:val="24"/>
          <w:lang w:val="en-US" w:eastAsia="zh-TW"/>
        </w:rPr>
        <w:t xml:space="preserve"> </w:t>
      </w:r>
    </w:p>
    <w:p w14:paraId="59559F46" w14:textId="77777777" w:rsidR="00A87BC8" w:rsidRPr="003A62B5" w:rsidRDefault="00A87BC8"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Brown, C., &amp; Bernard, R. (1994). Thermal preference of Schreiber’s long-fingered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(Miniopterus </w:t>
      </w:r>
      <w:r w:rsidRPr="003A62B5">
        <w:rPr>
          <w:rFonts w:asciiTheme="minorHAnsi" w:eastAsia="PMingLiU" w:hAnsiTheme="minorHAnsi" w:cstheme="minorHAnsi"/>
          <w:szCs w:val="24"/>
          <w:lang w:val="en-US" w:eastAsia="zh-TW"/>
        </w:rPr>
        <w:tab/>
        <w:t xml:space="preserve">schreiberisii) and Cape horseshoe (Rhinolophus capensis)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w:t>
      </w:r>
      <w:r w:rsidRPr="003A62B5">
        <w:rPr>
          <w:rFonts w:asciiTheme="minorHAnsi" w:eastAsia="PMingLiU" w:hAnsiTheme="minorHAnsi" w:cstheme="minorHAnsi"/>
          <w:i/>
          <w:iCs/>
          <w:szCs w:val="24"/>
          <w:lang w:val="en-US" w:eastAsia="zh-TW"/>
        </w:rPr>
        <w:t xml:space="preserve">Comparative Biochemistry and Physiology. A, Comparative Physiology,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107</w:t>
      </w:r>
      <w:r w:rsidRPr="003A62B5">
        <w:rPr>
          <w:rFonts w:asciiTheme="minorHAnsi" w:eastAsia="PMingLiU" w:hAnsiTheme="minorHAnsi" w:cstheme="minorHAnsi"/>
          <w:szCs w:val="24"/>
          <w:lang w:val="en-US" w:eastAsia="zh-TW"/>
        </w:rPr>
        <w:t xml:space="preserve">(3), 439–449. </w:t>
      </w:r>
      <w:hyperlink r:id="rId460" w:history="1">
        <w:r w:rsidRPr="003A62B5">
          <w:rPr>
            <w:rStyle w:val="Hyperlink"/>
            <w:rFonts w:asciiTheme="minorHAnsi" w:eastAsia="PMingLiU" w:hAnsiTheme="minorHAnsi" w:cstheme="minorHAnsi"/>
            <w:szCs w:val="24"/>
            <w:lang w:val="en-US" w:eastAsia="zh-TW"/>
          </w:rPr>
          <w:t>https://doi.org/10.1016/0300-9629(94)90023-X</w:t>
        </w:r>
      </w:hyperlink>
      <w:r w:rsidRPr="003A62B5">
        <w:rPr>
          <w:rFonts w:asciiTheme="minorHAnsi" w:eastAsia="PMingLiU" w:hAnsiTheme="minorHAnsi" w:cstheme="minorHAnsi"/>
          <w:szCs w:val="24"/>
          <w:lang w:val="en-US" w:eastAsia="zh-TW"/>
        </w:rPr>
        <w:t xml:space="preserve"> </w:t>
      </w:r>
    </w:p>
    <w:p w14:paraId="44CC25CF"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Bullen, R. D., &amp; McKenzie N. (2001) Bat airframe design: flight performance, stability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and control in </w:t>
      </w:r>
      <w:r w:rsidRPr="003A62B5">
        <w:rPr>
          <w:rFonts w:asciiTheme="minorHAnsi" w:eastAsia="PMingLiU" w:hAnsiTheme="minorHAnsi" w:cstheme="minorHAnsi"/>
          <w:szCs w:val="24"/>
          <w:lang w:val="en-US" w:eastAsia="zh-TW"/>
        </w:rPr>
        <w:tab/>
        <w:t xml:space="preserve">relation to foraging ecology. </w:t>
      </w:r>
      <w:r w:rsidRPr="003A62B5">
        <w:rPr>
          <w:rFonts w:asciiTheme="minorHAnsi" w:eastAsia="PMingLiU" w:hAnsiTheme="minorHAnsi" w:cstheme="minorHAnsi"/>
          <w:i/>
          <w:iCs/>
          <w:szCs w:val="24"/>
          <w:lang w:val="en-US" w:eastAsia="zh-TW"/>
        </w:rPr>
        <w:t xml:space="preserve">Australian Journal of Zoology,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49</w:t>
      </w:r>
      <w:r w:rsidRPr="003A62B5">
        <w:rPr>
          <w:rFonts w:asciiTheme="minorHAnsi" w:eastAsia="PMingLiU" w:hAnsiTheme="minorHAnsi" w:cstheme="minorHAnsi"/>
          <w:szCs w:val="24"/>
          <w:lang w:val="en-US" w:eastAsia="zh-TW"/>
        </w:rPr>
        <w:t xml:space="preserve">(3), 235-261. </w:t>
      </w:r>
      <w:hyperlink r:id="rId461" w:history="1">
        <w:r w:rsidRPr="003A62B5">
          <w:rPr>
            <w:rStyle w:val="Hyperlink"/>
            <w:rFonts w:asciiTheme="minorHAnsi" w:eastAsia="PMingLiU" w:hAnsiTheme="minorHAnsi" w:cstheme="minorHAnsi"/>
            <w:szCs w:val="24"/>
            <w:lang w:val="en-US" w:eastAsia="zh-TW"/>
          </w:rPr>
          <w:t>https://doi.org/10.1071/ZO00037</w:t>
        </w:r>
      </w:hyperlink>
    </w:p>
    <w:p w14:paraId="66D346D2"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Callahan E., Drobney, R., &amp; Clawson, R. (1997). Selection of Summer Roosting Sites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by Indiana Bats (Myotis sodalis) in Missouri. </w:t>
      </w:r>
      <w:r w:rsidRPr="003A62B5">
        <w:rPr>
          <w:rFonts w:asciiTheme="minorHAnsi" w:eastAsia="PMingLiU" w:hAnsiTheme="minorHAnsi" w:cstheme="minorHAnsi"/>
          <w:i/>
          <w:iCs/>
          <w:szCs w:val="24"/>
          <w:lang w:val="en-US" w:eastAsia="zh-TW"/>
        </w:rPr>
        <w:t>Journal of Mammalogy, 78</w:t>
      </w:r>
      <w:r w:rsidRPr="003A62B5">
        <w:rPr>
          <w:rFonts w:asciiTheme="minorHAnsi" w:eastAsia="PMingLiU" w:hAnsiTheme="minorHAnsi" w:cstheme="minorHAnsi"/>
          <w:szCs w:val="24"/>
          <w:lang w:val="en-US" w:eastAsia="zh-TW"/>
        </w:rPr>
        <w:t xml:space="preserve">(3),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818–825.</w:t>
      </w:r>
      <w:hyperlink r:id="rId462" w:history="1">
        <w:r w:rsidRPr="003A62B5">
          <w:rPr>
            <w:rStyle w:val="Hyperlink"/>
            <w:rFonts w:asciiTheme="minorHAnsi" w:eastAsia="PMingLiU" w:hAnsiTheme="minorHAnsi" w:cstheme="minorHAnsi"/>
            <w:szCs w:val="24"/>
            <w:lang w:val="en-US" w:eastAsia="zh-TW"/>
          </w:rPr>
          <w:t>https://doi.org/10.2307/1382939</w:t>
        </w:r>
      </w:hyperlink>
      <w:r w:rsidRPr="003A62B5">
        <w:rPr>
          <w:rFonts w:asciiTheme="minorHAnsi" w:eastAsia="PMingLiU" w:hAnsiTheme="minorHAnsi" w:cstheme="minorHAnsi"/>
          <w:szCs w:val="24"/>
          <w:lang w:val="en-US" w:eastAsia="zh-TW"/>
        </w:rPr>
        <w:t xml:space="preserve"> </w:t>
      </w:r>
    </w:p>
    <w:p w14:paraId="5250D136"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Campbell, S. (2009). So long as it’s near water: variable roosting behaviour of the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large-footed myotis (Myotis macropus). </w:t>
      </w:r>
      <w:r w:rsidRPr="003A62B5">
        <w:rPr>
          <w:rFonts w:asciiTheme="minorHAnsi" w:eastAsia="PMingLiU" w:hAnsiTheme="minorHAnsi" w:cstheme="minorHAnsi"/>
          <w:i/>
          <w:iCs/>
          <w:szCs w:val="24"/>
          <w:lang w:val="en-US" w:eastAsia="zh-TW"/>
        </w:rPr>
        <w:t>Australian Journal of Zoology, 57</w:t>
      </w:r>
      <w:r w:rsidRPr="003A62B5">
        <w:rPr>
          <w:rFonts w:asciiTheme="minorHAnsi" w:eastAsia="PMingLiU" w:hAnsiTheme="minorHAnsi" w:cstheme="minorHAnsi"/>
          <w:szCs w:val="24"/>
          <w:lang w:val="en-US" w:eastAsia="zh-TW"/>
        </w:rPr>
        <w:t xml:space="preserve">(2),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89–98. </w:t>
      </w:r>
      <w:hyperlink r:id="rId463" w:history="1">
        <w:r w:rsidRPr="003A62B5">
          <w:rPr>
            <w:rStyle w:val="Hyperlink"/>
            <w:rFonts w:asciiTheme="minorHAnsi" w:eastAsia="PMingLiU" w:hAnsiTheme="minorHAnsi" w:cstheme="minorHAnsi"/>
            <w:szCs w:val="24"/>
            <w:lang w:val="en-US" w:eastAsia="zh-TW"/>
          </w:rPr>
          <w:t>https://doi.org/10.1071/ZO09006</w:t>
        </w:r>
      </w:hyperlink>
    </w:p>
    <w:p w14:paraId="0176E62E"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Campbell, S. (2011). Ecological specialisation and conservation of Australia's Large-</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footed </w:t>
      </w:r>
      <w:r w:rsidRPr="003A62B5">
        <w:rPr>
          <w:rFonts w:asciiTheme="minorHAnsi" w:eastAsia="PMingLiU" w:hAnsiTheme="minorHAnsi" w:cstheme="minorHAnsi"/>
          <w:szCs w:val="24"/>
          <w:lang w:val="en-US" w:eastAsia="zh-TW"/>
        </w:rPr>
        <w:tab/>
        <w:t xml:space="preserve">Myotis: A review of trawling bat behaviour. </w:t>
      </w:r>
      <w:r w:rsidRPr="003A62B5">
        <w:rPr>
          <w:rFonts w:asciiTheme="minorHAnsi" w:eastAsia="PMingLiU" w:hAnsiTheme="minorHAnsi" w:cstheme="minorHAnsi"/>
          <w:i/>
          <w:iCs/>
          <w:szCs w:val="24"/>
          <w:lang w:val="en-US" w:eastAsia="zh-TW"/>
        </w:rPr>
        <w:t>Australian Zoologist, 35</w:t>
      </w:r>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72-85.</w:t>
      </w:r>
      <w:r w:rsidRPr="003A62B5">
        <w:rPr>
          <w:rFonts w:asciiTheme="minorHAnsi" w:eastAsia="PMingLiU" w:hAnsiTheme="minorHAnsi" w:cstheme="minorHAnsi"/>
          <w:szCs w:val="24"/>
          <w:lang w:val="en-US" w:eastAsia="zh-TW"/>
        </w:rPr>
        <w:tab/>
      </w:r>
      <w:hyperlink r:id="rId464" w:history="1">
        <w:r w:rsidRPr="003A62B5">
          <w:rPr>
            <w:rFonts w:asciiTheme="minorHAnsi" w:eastAsia="PMingLiU" w:hAnsiTheme="minorHAnsi" w:cstheme="minorHAnsi"/>
            <w:color w:val="0000FF"/>
            <w:szCs w:val="24"/>
            <w:u w:val="single"/>
            <w:lang w:val="en-US" w:eastAsia="zh-TW"/>
          </w:rPr>
          <w:t>https://doi.org/10.7882/FS.2011.010</w:t>
        </w:r>
      </w:hyperlink>
    </w:p>
    <w:p w14:paraId="496912DB"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Campbell, S., Guay, P., Mitrovski, P., &amp; Mulder, R. (2009). Genetic differentiation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among populations of a specialist fishing bat suggests lack of suitable habitat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connectivity. </w:t>
      </w:r>
      <w:r w:rsidRPr="003A62B5">
        <w:rPr>
          <w:rFonts w:asciiTheme="minorHAnsi" w:eastAsia="PMingLiU" w:hAnsiTheme="minorHAnsi" w:cstheme="minorHAnsi"/>
          <w:i/>
          <w:iCs/>
          <w:szCs w:val="24"/>
          <w:lang w:val="en-US" w:eastAsia="zh-TW"/>
        </w:rPr>
        <w:t>Biological Conservation, 142</w:t>
      </w:r>
      <w:r w:rsidRPr="003A62B5">
        <w:rPr>
          <w:rFonts w:asciiTheme="minorHAnsi" w:eastAsia="PMingLiU" w:hAnsiTheme="minorHAnsi" w:cstheme="minorHAnsi"/>
          <w:szCs w:val="24"/>
          <w:lang w:val="en-US" w:eastAsia="zh-TW"/>
        </w:rPr>
        <w:t xml:space="preserve">(11), 2657–2664. </w:t>
      </w:r>
      <w:r>
        <w:rPr>
          <w:rFonts w:asciiTheme="minorHAnsi" w:eastAsia="PMingLiU" w:hAnsiTheme="minorHAnsi" w:cstheme="minorHAnsi"/>
          <w:szCs w:val="24"/>
          <w:lang w:val="en-US" w:eastAsia="zh-TW"/>
        </w:rPr>
        <w:tab/>
      </w:r>
      <w:hyperlink r:id="rId465" w:history="1">
        <w:r w:rsidRPr="003A62B5">
          <w:rPr>
            <w:rStyle w:val="Hyperlink"/>
            <w:rFonts w:asciiTheme="minorHAnsi" w:eastAsia="PMingLiU" w:hAnsiTheme="minorHAnsi" w:cstheme="minorHAnsi"/>
            <w:szCs w:val="24"/>
            <w:lang w:val="en-US" w:eastAsia="zh-TW"/>
          </w:rPr>
          <w:t>https://doi.org/10.1016/j.biocon.2009.06.014</w:t>
        </w:r>
      </w:hyperlink>
    </w:p>
    <w:p w14:paraId="5F05327A"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Carlier, J., Moran, J., Aughney, T., &amp; Roche, N. (2019). Effects of greenway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development on functional connectivity for bats. </w:t>
      </w:r>
      <w:r w:rsidRPr="003A62B5">
        <w:rPr>
          <w:rFonts w:asciiTheme="minorHAnsi" w:eastAsia="PMingLiU" w:hAnsiTheme="minorHAnsi" w:cstheme="minorHAnsi"/>
          <w:i/>
          <w:iCs/>
          <w:szCs w:val="24"/>
          <w:lang w:val="en-US" w:eastAsia="zh-TW"/>
        </w:rPr>
        <w:t xml:space="preserve">Global Ecology 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Conservation, 18</w:t>
      </w:r>
      <w:r w:rsidRPr="003A62B5">
        <w:rPr>
          <w:rFonts w:asciiTheme="minorHAnsi" w:eastAsia="PMingLiU" w:hAnsiTheme="minorHAnsi" w:cstheme="minorHAnsi"/>
          <w:szCs w:val="24"/>
          <w:lang w:val="en-US" w:eastAsia="zh-TW"/>
        </w:rPr>
        <w:t>, e00613–.</w:t>
      </w:r>
      <w:hyperlink r:id="rId466" w:history="1">
        <w:r w:rsidRPr="003A62B5">
          <w:rPr>
            <w:rStyle w:val="Hyperlink"/>
            <w:rFonts w:asciiTheme="minorHAnsi" w:eastAsia="PMingLiU" w:hAnsiTheme="minorHAnsi" w:cstheme="minorHAnsi"/>
            <w:szCs w:val="24"/>
            <w:lang w:val="en-US" w:eastAsia="zh-TW"/>
          </w:rPr>
          <w:t>https://doi.org/10.1016/j.gecco.2019.e00613</w:t>
        </w:r>
      </w:hyperlink>
    </w:p>
    <w:p w14:paraId="656E4C3B"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Ciechanowski, M. (2015). Habitat preferences of bats in anthropogenically altered,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mosaic landscapes of northern Poland. </w:t>
      </w:r>
      <w:r w:rsidRPr="003A62B5">
        <w:rPr>
          <w:rFonts w:asciiTheme="minorHAnsi" w:eastAsia="PMingLiU" w:hAnsiTheme="minorHAnsi" w:cstheme="minorHAnsi"/>
          <w:i/>
          <w:iCs/>
          <w:szCs w:val="24"/>
          <w:lang w:val="en-US" w:eastAsia="zh-TW"/>
        </w:rPr>
        <w:t xml:space="preserve">European Journal of Wildlife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Research, 61</w:t>
      </w:r>
      <w:r w:rsidRPr="003A62B5">
        <w:rPr>
          <w:rFonts w:asciiTheme="minorHAnsi" w:eastAsia="PMingLiU" w:hAnsiTheme="minorHAnsi" w:cstheme="minorHAnsi"/>
          <w:szCs w:val="24"/>
          <w:lang w:val="en-US" w:eastAsia="zh-TW"/>
        </w:rPr>
        <w:t xml:space="preserve">(3), 415–428. </w:t>
      </w:r>
      <w:hyperlink r:id="rId467" w:history="1">
        <w:r w:rsidRPr="003A62B5">
          <w:rPr>
            <w:rStyle w:val="Hyperlink"/>
            <w:rFonts w:asciiTheme="minorHAnsi" w:eastAsia="PMingLiU" w:hAnsiTheme="minorHAnsi" w:cstheme="minorHAnsi"/>
            <w:szCs w:val="24"/>
            <w:lang w:val="en-US" w:eastAsia="zh-TW"/>
          </w:rPr>
          <w:t>https://doi.org/10.1007/s10344-015-0911-y</w:t>
        </w:r>
      </w:hyperlink>
      <w:r w:rsidRPr="003A62B5">
        <w:rPr>
          <w:rFonts w:asciiTheme="minorHAnsi" w:eastAsia="PMingLiU" w:hAnsiTheme="minorHAnsi" w:cstheme="minorHAnsi"/>
          <w:szCs w:val="24"/>
          <w:lang w:val="en-US" w:eastAsia="zh-TW"/>
        </w:rPr>
        <w:t xml:space="preserve"> </w:t>
      </w:r>
    </w:p>
    <w:p w14:paraId="536F7270" w14:textId="77777777" w:rsidR="00A87BC8" w:rsidRPr="003A62B5" w:rsidRDefault="00A87BC8"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Cramer, V. A., Armstrong, K. N., Bullen, R. D., Ellis, R., Gibson, L. A., McKenzie, N. 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O'Connell, M., Spate, </w:t>
      </w:r>
      <w:r w:rsidRPr="003A62B5">
        <w:rPr>
          <w:rFonts w:asciiTheme="minorHAnsi" w:eastAsia="PMingLiU" w:hAnsiTheme="minorHAnsi" w:cstheme="minorHAnsi"/>
          <w:szCs w:val="24"/>
          <w:lang w:val="en-US" w:eastAsia="zh-TW"/>
        </w:rPr>
        <w:tab/>
        <w:t xml:space="preserve">A., &amp; van Leeuwen, S. (2016). Research priorities for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the Pilbara leaf-nosed bat (Rhinonicteris aurantia Pilbara form). </w:t>
      </w:r>
      <w:r w:rsidRPr="003A62B5">
        <w:rPr>
          <w:rFonts w:asciiTheme="minorHAnsi" w:eastAsia="PMingLiU" w:hAnsiTheme="minorHAnsi" w:cstheme="minorHAnsi"/>
          <w:i/>
          <w:iCs/>
          <w:szCs w:val="24"/>
          <w:lang w:val="en-US" w:eastAsia="zh-TW"/>
        </w:rPr>
        <w:t xml:space="preserve">Australian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Mammalogy</w:t>
      </w:r>
      <w:r w:rsidRPr="003A62B5">
        <w:rPr>
          <w:rFonts w:asciiTheme="minorHAnsi" w:eastAsia="PMingLiU" w:hAnsiTheme="minorHAnsi" w:cstheme="minorHAnsi"/>
          <w:szCs w:val="24"/>
          <w:lang w:val="en-US" w:eastAsia="zh-TW"/>
        </w:rPr>
        <w:t xml:space="preserve">. 38. </w:t>
      </w:r>
      <w:hyperlink r:id="rId468" w:history="1">
        <w:r w:rsidRPr="003A62B5">
          <w:rPr>
            <w:rFonts w:asciiTheme="minorHAnsi" w:eastAsia="PMingLiU" w:hAnsiTheme="minorHAnsi" w:cstheme="minorHAnsi"/>
            <w:color w:val="0000FF"/>
            <w:szCs w:val="24"/>
            <w:u w:val="single"/>
            <w:lang w:val="en-US" w:eastAsia="zh-TW"/>
          </w:rPr>
          <w:t>http://dx.doi.org/10.1071/AM15012</w:t>
        </w:r>
      </w:hyperlink>
    </w:p>
    <w:p w14:paraId="758607F4"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Crisol‐Martínez, E., Ford, G., Horgan, F., Brown, P., &amp; Wormington, K. (2017).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Ecology and conservation of insectivorous bats in fragmented areas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macadamia production in eastern </w:t>
      </w:r>
      <w:r w:rsidRPr="003A62B5">
        <w:rPr>
          <w:rFonts w:asciiTheme="minorHAnsi" w:eastAsia="PMingLiU" w:hAnsiTheme="minorHAnsi" w:cstheme="minorHAnsi"/>
          <w:szCs w:val="24"/>
          <w:lang w:val="en-US" w:eastAsia="zh-TW"/>
        </w:rPr>
        <w:tab/>
        <w:t xml:space="preserve">Australia. </w:t>
      </w:r>
      <w:r w:rsidRPr="003A62B5">
        <w:rPr>
          <w:rFonts w:asciiTheme="minorHAnsi" w:eastAsia="PMingLiU" w:hAnsiTheme="minorHAnsi" w:cstheme="minorHAnsi"/>
          <w:i/>
          <w:iCs/>
          <w:szCs w:val="24"/>
          <w:lang w:val="en-US" w:eastAsia="zh-TW"/>
        </w:rPr>
        <w:t>Austral Ecology, 42</w:t>
      </w:r>
      <w:r w:rsidRPr="003A62B5">
        <w:rPr>
          <w:rFonts w:asciiTheme="minorHAnsi" w:eastAsia="PMingLiU" w:hAnsiTheme="minorHAnsi" w:cstheme="minorHAnsi"/>
          <w:szCs w:val="24"/>
          <w:lang w:val="en-US" w:eastAsia="zh-TW"/>
        </w:rPr>
        <w:t>(5), 597–</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610. </w:t>
      </w:r>
      <w:hyperlink r:id="rId469" w:history="1">
        <w:r w:rsidRPr="003A62B5">
          <w:rPr>
            <w:rFonts w:asciiTheme="minorHAnsi" w:eastAsia="PMingLiU" w:hAnsiTheme="minorHAnsi" w:cstheme="minorHAnsi"/>
            <w:color w:val="0000FF"/>
            <w:szCs w:val="24"/>
            <w:u w:val="single"/>
            <w:lang w:val="en-US" w:eastAsia="zh-TW"/>
          </w:rPr>
          <w:t>https://doi.org/10.1111/aec.12478</w:t>
        </w:r>
      </w:hyperlink>
      <w:r w:rsidRPr="003A62B5">
        <w:rPr>
          <w:rFonts w:asciiTheme="minorHAnsi" w:eastAsia="PMingLiU" w:hAnsiTheme="minorHAnsi" w:cstheme="minorHAnsi"/>
          <w:szCs w:val="24"/>
          <w:lang w:val="en-US" w:eastAsia="zh-TW"/>
        </w:rPr>
        <w:t xml:space="preserve"> </w:t>
      </w:r>
    </w:p>
    <w:p w14:paraId="31EC109B" w14:textId="77777777" w:rsidR="00A87BC8" w:rsidRDefault="00A87BC8" w:rsidP="002A08FA">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Cruz, J., Sarmento, P., Rydevik, G., Rebelo, H., &amp; White, P. (2016). Bats like vintage: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managing exotic eucalypt plantations for bat conservation in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Mediterranean landscape. </w:t>
      </w:r>
      <w:r w:rsidRPr="003A62B5">
        <w:rPr>
          <w:rFonts w:asciiTheme="minorHAnsi" w:eastAsia="PMingLiU" w:hAnsiTheme="minorHAnsi" w:cstheme="minorHAnsi"/>
          <w:i/>
          <w:iCs/>
          <w:szCs w:val="24"/>
          <w:lang w:val="en-US" w:eastAsia="zh-TW"/>
        </w:rPr>
        <w:t>Animal Conservation, 19</w:t>
      </w:r>
      <w:r w:rsidRPr="003A62B5">
        <w:rPr>
          <w:rFonts w:asciiTheme="minorHAnsi" w:eastAsia="PMingLiU" w:hAnsiTheme="minorHAnsi" w:cstheme="minorHAnsi"/>
          <w:szCs w:val="24"/>
          <w:lang w:val="en-US" w:eastAsia="zh-TW"/>
        </w:rPr>
        <w:t xml:space="preserve">(1), 53–64. </w:t>
      </w:r>
      <w:r>
        <w:rPr>
          <w:rFonts w:asciiTheme="minorHAnsi" w:eastAsia="PMingLiU" w:hAnsiTheme="minorHAnsi" w:cstheme="minorHAnsi"/>
          <w:szCs w:val="24"/>
          <w:lang w:val="en-US" w:eastAsia="zh-TW"/>
        </w:rPr>
        <w:tab/>
      </w:r>
      <w:hyperlink r:id="rId470" w:history="1">
        <w:r w:rsidRPr="003A62B5">
          <w:rPr>
            <w:rStyle w:val="Hyperlink"/>
            <w:rFonts w:asciiTheme="minorHAnsi" w:eastAsia="PMingLiU" w:hAnsiTheme="minorHAnsi" w:cstheme="minorHAnsi"/>
            <w:szCs w:val="24"/>
            <w:lang w:val="en-US" w:eastAsia="zh-TW"/>
          </w:rPr>
          <w:t>https://doi.org/10.1111/acv.12216</w:t>
        </w:r>
      </w:hyperlink>
    </w:p>
    <w:p w14:paraId="4845D29D"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Davies, T., Ruzicka, F., Lavery, T., Walters, C., Pettorelli, N., Williams, R., &amp;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Buchanan, G. (2016). </w:t>
      </w:r>
      <w:r w:rsidRPr="003A62B5">
        <w:rPr>
          <w:rFonts w:asciiTheme="minorHAnsi" w:eastAsia="PMingLiU" w:hAnsiTheme="minorHAnsi" w:cstheme="minorHAnsi"/>
          <w:szCs w:val="24"/>
          <w:lang w:val="en-US" w:eastAsia="zh-TW"/>
        </w:rPr>
        <w:tab/>
        <w:t xml:space="preserve">Ultrasonic monitoring to assess the impacts of forest </w:t>
      </w:r>
      <w:r>
        <w:rPr>
          <w:rFonts w:asciiTheme="minorHAnsi" w:eastAsia="PMingLiU" w:hAnsiTheme="minorHAnsi" w:cstheme="minorHAnsi"/>
          <w:szCs w:val="24"/>
          <w:lang w:val="en-US" w:eastAsia="zh-TW"/>
        </w:rPr>
        <w:lastRenderedPageBreak/>
        <w:tab/>
      </w:r>
      <w:r w:rsidRPr="003A62B5">
        <w:rPr>
          <w:rFonts w:asciiTheme="minorHAnsi" w:eastAsia="PMingLiU" w:hAnsiTheme="minorHAnsi" w:cstheme="minorHAnsi"/>
          <w:szCs w:val="24"/>
          <w:lang w:val="en-US" w:eastAsia="zh-TW"/>
        </w:rPr>
        <w:t xml:space="preserve">conversion on Solomon Island bats. </w:t>
      </w:r>
      <w:r w:rsidRPr="003A62B5">
        <w:rPr>
          <w:rFonts w:asciiTheme="minorHAnsi" w:eastAsia="PMingLiU" w:hAnsiTheme="minorHAnsi" w:cstheme="minorHAnsi"/>
          <w:i/>
          <w:iCs/>
          <w:szCs w:val="24"/>
          <w:lang w:val="en-US" w:eastAsia="zh-TW"/>
        </w:rPr>
        <w:t xml:space="preserve">Remote Sensing in Ecology 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Conservation, 2</w:t>
      </w:r>
      <w:r w:rsidRPr="003A62B5">
        <w:rPr>
          <w:rFonts w:asciiTheme="minorHAnsi" w:eastAsia="PMingLiU" w:hAnsiTheme="minorHAnsi" w:cstheme="minorHAnsi"/>
          <w:szCs w:val="24"/>
          <w:lang w:val="en-US" w:eastAsia="zh-TW"/>
        </w:rPr>
        <w:t>(2), 107–118.</w:t>
      </w:r>
      <w:r>
        <w:rPr>
          <w:rFonts w:asciiTheme="minorHAnsi" w:eastAsia="PMingLiU" w:hAnsiTheme="minorHAnsi" w:cstheme="minorHAnsi"/>
          <w:szCs w:val="24"/>
          <w:lang w:val="en-US" w:eastAsia="zh-TW"/>
        </w:rPr>
        <w:t xml:space="preserve"> </w:t>
      </w:r>
      <w:hyperlink r:id="rId471" w:history="1">
        <w:r w:rsidRPr="003A62B5">
          <w:rPr>
            <w:rStyle w:val="Hyperlink"/>
            <w:rFonts w:asciiTheme="minorHAnsi" w:eastAsia="PMingLiU" w:hAnsiTheme="minorHAnsi" w:cstheme="minorHAnsi"/>
            <w:szCs w:val="24"/>
            <w:lang w:val="en-US" w:eastAsia="zh-TW"/>
          </w:rPr>
          <w:t>https://doi.org/10.1002/rse2.19</w:t>
        </w:r>
      </w:hyperlink>
      <w:r w:rsidRPr="003A62B5">
        <w:rPr>
          <w:rFonts w:asciiTheme="minorHAnsi" w:eastAsia="PMingLiU" w:hAnsiTheme="minorHAnsi" w:cstheme="minorHAnsi"/>
          <w:szCs w:val="24"/>
          <w:lang w:val="en-US" w:eastAsia="zh-TW"/>
        </w:rPr>
        <w:t xml:space="preserve"> </w:t>
      </w:r>
    </w:p>
    <w:p w14:paraId="39ADB5BD"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de la Peña‐Cuéllar, E., Benítez‐Malvido, J., Avila‐Cabadilla, L., Martínez‐Ramos, M., &amp;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Estrada, A. (2015). Structure and diversity of phyllostomid bat assemblages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on riparian corridors in a human‐dominated tropical landscape. </w:t>
      </w:r>
      <w:r w:rsidRPr="003A62B5">
        <w:rPr>
          <w:rFonts w:asciiTheme="minorHAnsi" w:eastAsia="PMingLiU" w:hAnsiTheme="minorHAnsi" w:cstheme="minorHAnsi"/>
          <w:i/>
          <w:iCs/>
          <w:szCs w:val="24"/>
          <w:lang w:val="en-US" w:eastAsia="zh-TW"/>
        </w:rPr>
        <w:t xml:space="preserve">Ecology 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Evolution, 5</w:t>
      </w:r>
      <w:r w:rsidRPr="003A62B5">
        <w:rPr>
          <w:rFonts w:asciiTheme="minorHAnsi" w:eastAsia="PMingLiU" w:hAnsiTheme="minorHAnsi" w:cstheme="minorHAnsi"/>
          <w:szCs w:val="24"/>
          <w:lang w:val="en-US" w:eastAsia="zh-TW"/>
        </w:rPr>
        <w:t xml:space="preserve">(4), 903–913. </w:t>
      </w:r>
      <w:hyperlink r:id="rId472" w:history="1">
        <w:r w:rsidRPr="003A62B5">
          <w:rPr>
            <w:rStyle w:val="Hyperlink"/>
            <w:rFonts w:asciiTheme="minorHAnsi" w:eastAsia="PMingLiU" w:hAnsiTheme="minorHAnsi" w:cstheme="minorHAnsi"/>
            <w:szCs w:val="24"/>
            <w:lang w:val="en-US" w:eastAsia="zh-TW"/>
          </w:rPr>
          <w:t>https://doi.org/10.1002/ece3.1375</w:t>
        </w:r>
      </w:hyperlink>
      <w:r w:rsidRPr="003A62B5">
        <w:rPr>
          <w:rFonts w:asciiTheme="minorHAnsi" w:eastAsia="PMingLiU" w:hAnsiTheme="minorHAnsi" w:cstheme="minorHAnsi"/>
          <w:szCs w:val="24"/>
          <w:lang w:val="en-US" w:eastAsia="zh-TW"/>
        </w:rPr>
        <w:t xml:space="preserve"> </w:t>
      </w:r>
    </w:p>
    <w:p w14:paraId="5821F24B"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Denzinger, A., &amp; Schnitzler, H. (2013). Bat guilds, a concept to classify the highly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diverse foraging and </w:t>
      </w:r>
      <w:r w:rsidRPr="003A62B5">
        <w:rPr>
          <w:rFonts w:asciiTheme="minorHAnsi" w:eastAsia="PMingLiU" w:hAnsiTheme="minorHAnsi" w:cstheme="minorHAnsi"/>
          <w:szCs w:val="24"/>
          <w:lang w:val="en-US" w:eastAsia="zh-TW"/>
        </w:rPr>
        <w:tab/>
        <w:t xml:space="preserve">echolocation behaviors of microchiropteran bats.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Frontiers in Physiology, 4</w:t>
      </w:r>
      <w:r w:rsidRPr="003A62B5">
        <w:rPr>
          <w:rFonts w:asciiTheme="minorHAnsi" w:eastAsia="PMingLiU" w:hAnsiTheme="minorHAnsi" w:cstheme="minorHAnsi"/>
          <w:szCs w:val="24"/>
          <w:lang w:val="en-US" w:eastAsia="zh-TW"/>
        </w:rPr>
        <w:t xml:space="preserve">, 164–164. </w:t>
      </w:r>
      <w:r>
        <w:rPr>
          <w:rFonts w:asciiTheme="minorHAnsi" w:eastAsia="PMingLiU" w:hAnsiTheme="minorHAnsi" w:cstheme="minorHAnsi"/>
          <w:szCs w:val="24"/>
          <w:lang w:val="en-US" w:eastAsia="zh-TW"/>
        </w:rPr>
        <w:tab/>
      </w:r>
      <w:hyperlink r:id="rId473" w:history="1">
        <w:r w:rsidRPr="003A62B5">
          <w:rPr>
            <w:rStyle w:val="Hyperlink"/>
            <w:rFonts w:asciiTheme="minorHAnsi" w:eastAsia="PMingLiU" w:hAnsiTheme="minorHAnsi" w:cstheme="minorHAnsi"/>
            <w:szCs w:val="24"/>
            <w:lang w:val="en-US" w:eastAsia="zh-TW"/>
          </w:rPr>
          <w:t>https://doi.org/10.3389/fphys.2013.00164</w:t>
        </w:r>
      </w:hyperlink>
      <w:r w:rsidRPr="003A62B5">
        <w:rPr>
          <w:rFonts w:asciiTheme="minorHAnsi" w:eastAsia="PMingLiU" w:hAnsiTheme="minorHAnsi" w:cstheme="minorHAnsi"/>
          <w:szCs w:val="24"/>
          <w:lang w:val="en-US" w:eastAsia="zh-TW"/>
        </w:rPr>
        <w:t xml:space="preserve"> </w:t>
      </w:r>
    </w:p>
    <w:p w14:paraId="295910E6"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dos Santos, A., Vieira, T., &amp; Faria, K. (2016). Effects of vegetation structure on the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diversity of bats in remnants of Brazilian Cerrado savanna. </w:t>
      </w:r>
      <w:r w:rsidRPr="003A62B5">
        <w:rPr>
          <w:rFonts w:asciiTheme="minorHAnsi" w:eastAsia="PMingLiU" w:hAnsiTheme="minorHAnsi" w:cstheme="minorHAnsi"/>
          <w:i/>
          <w:iCs/>
          <w:szCs w:val="24"/>
          <w:lang w:val="en-US" w:eastAsia="zh-TW"/>
        </w:rPr>
        <w:t xml:space="preserve">Basic and Applied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Ecology, 17</w:t>
      </w:r>
      <w:r w:rsidRPr="003A62B5">
        <w:rPr>
          <w:rFonts w:asciiTheme="minorHAnsi" w:eastAsia="PMingLiU" w:hAnsiTheme="minorHAnsi" w:cstheme="minorHAnsi"/>
          <w:szCs w:val="24"/>
          <w:lang w:val="en-US" w:eastAsia="zh-TW"/>
        </w:rPr>
        <w:t xml:space="preserve">(8), 720–730. https://doi.org/10.1016/j.baae.2016.09.004 </w:t>
      </w:r>
    </w:p>
    <w:p w14:paraId="58E9FF60" w14:textId="77777777" w:rsidR="00A87BC8" w:rsidRPr="003A62B5" w:rsidRDefault="00A87BC8"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A62B5">
        <w:rPr>
          <w:rFonts w:asciiTheme="minorHAnsi" w:eastAsia="PMingLiU" w:hAnsiTheme="minorHAnsi" w:cstheme="minorHAnsi"/>
          <w:szCs w:val="24"/>
          <w:lang w:val="en-US" w:eastAsia="zh-TW"/>
        </w:rPr>
        <w:t xml:space="preserve">(1966). Observations on the eastern horse-shoe bat in north-eastern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New South Wales. </w:t>
      </w:r>
      <w:r w:rsidRPr="003A62B5">
        <w:rPr>
          <w:rFonts w:asciiTheme="minorHAnsi" w:eastAsia="PMingLiU" w:hAnsiTheme="minorHAnsi" w:cstheme="minorHAnsi"/>
          <w:i/>
          <w:iCs/>
          <w:szCs w:val="24"/>
          <w:lang w:val="en-US" w:eastAsia="zh-TW"/>
        </w:rPr>
        <w:t>Helictite, 4</w:t>
      </w:r>
      <w:r w:rsidRPr="003A62B5">
        <w:rPr>
          <w:rFonts w:asciiTheme="minorHAnsi" w:eastAsia="PMingLiU" w:hAnsiTheme="minorHAnsi" w:cstheme="minorHAnsi"/>
          <w:szCs w:val="24"/>
          <w:lang w:val="en-US" w:eastAsia="zh-TW"/>
        </w:rPr>
        <w:t xml:space="preserve">, 3-21. </w:t>
      </w:r>
    </w:p>
    <w:p w14:paraId="23F6EC14" w14:textId="77777777" w:rsidR="00A87BC8" w:rsidRPr="003A62B5" w:rsidRDefault="00A87BC8"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A62B5">
        <w:rPr>
          <w:rFonts w:asciiTheme="minorHAnsi" w:eastAsia="PMingLiU" w:hAnsiTheme="minorHAnsi" w:cstheme="minorHAnsi"/>
          <w:szCs w:val="24"/>
          <w:lang w:val="en-US" w:eastAsia="zh-TW"/>
        </w:rPr>
        <w:t xml:space="preserve">(1968). The biology, origin and adaptation of the Miniopterus australis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(Chiroptera) in New South Wales. </w:t>
      </w:r>
      <w:r w:rsidRPr="003A62B5">
        <w:rPr>
          <w:rFonts w:asciiTheme="minorHAnsi" w:eastAsia="PMingLiU" w:hAnsiTheme="minorHAnsi" w:cstheme="minorHAnsi"/>
          <w:i/>
          <w:iCs/>
          <w:szCs w:val="24"/>
          <w:lang w:val="en-US" w:eastAsia="zh-TW"/>
        </w:rPr>
        <w:t>Australian Journal of Zoology, 16</w:t>
      </w:r>
      <w:r w:rsidRPr="003A62B5">
        <w:rPr>
          <w:rFonts w:asciiTheme="minorHAnsi" w:eastAsia="PMingLiU" w:hAnsiTheme="minorHAnsi" w:cstheme="minorHAnsi"/>
          <w:szCs w:val="24"/>
          <w:lang w:val="en-US" w:eastAsia="zh-TW"/>
        </w:rPr>
        <w:t>(1), 49–</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68. </w:t>
      </w:r>
      <w:hyperlink r:id="rId474" w:history="1">
        <w:r w:rsidRPr="003A62B5">
          <w:rPr>
            <w:rStyle w:val="Hyperlink"/>
            <w:rFonts w:asciiTheme="minorHAnsi" w:eastAsia="PMingLiU" w:hAnsiTheme="minorHAnsi" w:cstheme="minorHAnsi"/>
            <w:szCs w:val="24"/>
            <w:lang w:val="en-US" w:eastAsia="zh-TW"/>
          </w:rPr>
          <w:t>https://doi.org/10.1071/ZO9680049</w:t>
        </w:r>
      </w:hyperlink>
    </w:p>
    <w:p w14:paraId="52CB8BD0"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Dwyer, P.</w:t>
      </w:r>
      <w:r>
        <w:rPr>
          <w:rFonts w:asciiTheme="minorHAnsi" w:eastAsia="PMingLiU" w:hAnsiTheme="minorHAnsi" w:cstheme="minorHAnsi"/>
          <w:szCs w:val="24"/>
          <w:lang w:val="en-US" w:eastAsia="zh-TW"/>
        </w:rPr>
        <w:t xml:space="preserve"> D.</w:t>
      </w:r>
      <w:r w:rsidRPr="003A62B5">
        <w:rPr>
          <w:rFonts w:asciiTheme="minorHAnsi" w:eastAsia="PMingLiU" w:hAnsiTheme="minorHAnsi" w:cstheme="minorHAnsi"/>
          <w:szCs w:val="24"/>
          <w:lang w:val="en-US" w:eastAsia="zh-TW"/>
        </w:rPr>
        <w:t xml:space="preserve"> (1970). Foraging behaviour of the Australian Large-footed Myotis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(Chiroptera). </w:t>
      </w:r>
      <w:r w:rsidRPr="003A62B5">
        <w:rPr>
          <w:rFonts w:asciiTheme="minorHAnsi" w:eastAsia="PMingLiU" w:hAnsiTheme="minorHAnsi" w:cstheme="minorHAnsi"/>
          <w:i/>
          <w:iCs/>
          <w:szCs w:val="24"/>
          <w:lang w:val="en-US" w:eastAsia="zh-TW"/>
        </w:rPr>
        <w:t>Mammalia. 34</w:t>
      </w:r>
      <w:r w:rsidRPr="003A62B5">
        <w:rPr>
          <w:rFonts w:asciiTheme="minorHAnsi" w:eastAsia="PMingLiU" w:hAnsiTheme="minorHAnsi" w:cstheme="minorHAnsi"/>
          <w:szCs w:val="24"/>
          <w:lang w:val="en-US" w:eastAsia="zh-TW"/>
        </w:rPr>
        <w:t xml:space="preserve">. 76-80. </w:t>
      </w:r>
      <w:r>
        <w:rPr>
          <w:rFonts w:asciiTheme="minorHAnsi" w:eastAsia="PMingLiU" w:hAnsiTheme="minorHAnsi" w:cstheme="minorHAnsi"/>
          <w:szCs w:val="24"/>
          <w:lang w:val="en-US" w:eastAsia="zh-TW"/>
        </w:rPr>
        <w:tab/>
      </w:r>
      <w:hyperlink r:id="rId475" w:history="1">
        <w:r w:rsidRPr="003A62B5">
          <w:rPr>
            <w:rStyle w:val="Hyperlink"/>
            <w:rFonts w:asciiTheme="minorHAnsi" w:eastAsia="PMingLiU" w:hAnsiTheme="minorHAnsi" w:cstheme="minorHAnsi"/>
            <w:szCs w:val="24"/>
            <w:lang w:val="en-US" w:eastAsia="zh-TW"/>
          </w:rPr>
          <w:t>https://doi.org/10.1515/mamm.1970.34.1.76</w:t>
        </w:r>
      </w:hyperlink>
    </w:p>
    <w:p w14:paraId="65BF8E84" w14:textId="77777777" w:rsidR="00A87BC8" w:rsidRPr="003A62B5" w:rsidRDefault="00A87BC8"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Emrich, M., Clare, E., Symondson, W., Koenig, S., &amp; Fenton, M. (2014). Resource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partitioning by insectivorous bats in Jamaica. </w:t>
      </w:r>
      <w:r w:rsidRPr="003A62B5">
        <w:rPr>
          <w:rFonts w:asciiTheme="minorHAnsi" w:eastAsia="PMingLiU" w:hAnsiTheme="minorHAnsi" w:cstheme="minorHAnsi"/>
          <w:i/>
          <w:iCs/>
          <w:szCs w:val="24"/>
          <w:lang w:val="en-US" w:eastAsia="zh-TW"/>
        </w:rPr>
        <w:t>Molecular Ecology, 23</w:t>
      </w:r>
      <w:r w:rsidRPr="003A62B5">
        <w:rPr>
          <w:rFonts w:asciiTheme="minorHAnsi" w:eastAsia="PMingLiU" w:hAnsiTheme="minorHAnsi" w:cstheme="minorHAnsi"/>
          <w:szCs w:val="24"/>
          <w:lang w:val="en-US" w:eastAsia="zh-TW"/>
        </w:rPr>
        <w:t xml:space="preserve">(15),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3648–3656. </w:t>
      </w:r>
      <w:hyperlink r:id="rId476" w:history="1">
        <w:r w:rsidRPr="003A62B5">
          <w:rPr>
            <w:rStyle w:val="Hyperlink"/>
            <w:rFonts w:asciiTheme="minorHAnsi" w:eastAsia="PMingLiU" w:hAnsiTheme="minorHAnsi" w:cstheme="minorHAnsi"/>
            <w:szCs w:val="24"/>
            <w:lang w:val="en-US" w:eastAsia="zh-TW"/>
          </w:rPr>
          <w:t>https://doi.org/10.1111/mec.12504</w:t>
        </w:r>
      </w:hyperlink>
      <w:r w:rsidRPr="003A62B5">
        <w:rPr>
          <w:rFonts w:asciiTheme="minorHAnsi" w:eastAsia="PMingLiU" w:hAnsiTheme="minorHAnsi" w:cstheme="minorHAnsi"/>
          <w:szCs w:val="24"/>
          <w:lang w:val="en-US" w:eastAsia="zh-TW"/>
        </w:rPr>
        <w:t xml:space="preserve"> </w:t>
      </w:r>
    </w:p>
    <w:p w14:paraId="00CB43A3" w14:textId="77777777" w:rsidR="00A87BC8" w:rsidRPr="003A62B5" w:rsidRDefault="00A87BC8"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Estrada-Villegas, S., McGill, B. J. &amp; Kalko, E. K. V. (2012). Determinants of species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evenness in a </w:t>
      </w:r>
      <w:r w:rsidRPr="003A62B5">
        <w:rPr>
          <w:rFonts w:asciiTheme="minorHAnsi" w:eastAsia="PMingLiU" w:hAnsiTheme="minorHAnsi" w:cstheme="minorHAnsi"/>
          <w:szCs w:val="24"/>
          <w:lang w:val="en-US" w:eastAsia="zh-TW"/>
        </w:rPr>
        <w:tab/>
        <w:t xml:space="preserve">neotropical bat ensemble. </w:t>
      </w:r>
      <w:r w:rsidRPr="003A62B5">
        <w:rPr>
          <w:rFonts w:asciiTheme="minorHAnsi" w:eastAsia="PMingLiU" w:hAnsiTheme="minorHAnsi" w:cstheme="minorHAnsi"/>
          <w:i/>
          <w:iCs/>
          <w:szCs w:val="24"/>
          <w:lang w:val="en-US" w:eastAsia="zh-TW"/>
        </w:rPr>
        <w:t>Oikos, 121</w:t>
      </w:r>
      <w:r w:rsidRPr="003A62B5">
        <w:rPr>
          <w:rFonts w:asciiTheme="minorHAnsi" w:eastAsia="PMingLiU" w:hAnsiTheme="minorHAnsi" w:cstheme="minorHAnsi"/>
          <w:szCs w:val="24"/>
          <w:lang w:val="en-US" w:eastAsia="zh-TW"/>
        </w:rPr>
        <w:t xml:space="preserve">(6), 927–941. </w:t>
      </w:r>
      <w:r>
        <w:rPr>
          <w:rFonts w:asciiTheme="minorHAnsi" w:eastAsia="PMingLiU" w:hAnsiTheme="minorHAnsi" w:cstheme="minorHAnsi"/>
          <w:szCs w:val="24"/>
          <w:lang w:val="en-US" w:eastAsia="zh-TW"/>
        </w:rPr>
        <w:tab/>
      </w:r>
      <w:hyperlink r:id="rId477" w:history="1">
        <w:r w:rsidRPr="003A62B5">
          <w:rPr>
            <w:rStyle w:val="Hyperlink"/>
            <w:rFonts w:asciiTheme="minorHAnsi" w:eastAsia="PMingLiU" w:hAnsiTheme="minorHAnsi" w:cstheme="minorHAnsi"/>
            <w:szCs w:val="24"/>
            <w:lang w:val="en-US" w:eastAsia="zh-TW"/>
          </w:rPr>
          <w:t>https://doi.org/10.1111/j.1600-0706.2011.19837.x</w:t>
        </w:r>
      </w:hyperlink>
      <w:r w:rsidRPr="003A62B5">
        <w:rPr>
          <w:rFonts w:asciiTheme="minorHAnsi" w:eastAsia="PMingLiU" w:hAnsiTheme="minorHAnsi" w:cstheme="minorHAnsi"/>
          <w:szCs w:val="24"/>
          <w:lang w:val="en-US" w:eastAsia="zh-TW"/>
        </w:rPr>
        <w:t xml:space="preserve"> </w:t>
      </w:r>
    </w:p>
    <w:p w14:paraId="10EE63FD" w14:textId="77777777" w:rsidR="00A87BC8" w:rsidRPr="003A62B5" w:rsidRDefault="00A87BC8"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Fahr, J. and Kalko, E. (2011). Biome transitions as centres of diversity: habitat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heterogeneity and diversity patterns of West African bat assemblages across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spatial scales. </w:t>
      </w:r>
      <w:r w:rsidRPr="003A62B5">
        <w:rPr>
          <w:rFonts w:asciiTheme="minorHAnsi" w:eastAsia="PMingLiU" w:hAnsiTheme="minorHAnsi" w:cstheme="minorHAnsi"/>
          <w:i/>
          <w:iCs/>
          <w:szCs w:val="24"/>
          <w:lang w:val="en-US" w:eastAsia="zh-TW"/>
        </w:rPr>
        <w:t>Ecography (Copenhagen), 34</w:t>
      </w:r>
      <w:r w:rsidRPr="003A62B5">
        <w:rPr>
          <w:rFonts w:asciiTheme="minorHAnsi" w:eastAsia="PMingLiU" w:hAnsiTheme="minorHAnsi" w:cstheme="minorHAnsi"/>
          <w:szCs w:val="24"/>
          <w:lang w:val="en-US" w:eastAsia="zh-TW"/>
        </w:rPr>
        <w:t xml:space="preserve">(2), 177–195. </w:t>
      </w:r>
      <w:r>
        <w:rPr>
          <w:rFonts w:asciiTheme="minorHAnsi" w:eastAsia="PMingLiU" w:hAnsiTheme="minorHAnsi" w:cstheme="minorHAnsi"/>
          <w:szCs w:val="24"/>
          <w:lang w:val="en-US" w:eastAsia="zh-TW"/>
        </w:rPr>
        <w:tab/>
      </w:r>
      <w:hyperlink r:id="rId478" w:history="1">
        <w:r w:rsidRPr="003A62B5">
          <w:rPr>
            <w:rStyle w:val="Hyperlink"/>
            <w:rFonts w:asciiTheme="minorHAnsi" w:eastAsia="PMingLiU" w:hAnsiTheme="minorHAnsi" w:cstheme="minorHAnsi"/>
            <w:szCs w:val="24"/>
            <w:lang w:val="en-US" w:eastAsia="zh-TW"/>
          </w:rPr>
          <w:t>https://doi.org/10.1111/j.1600-0587.2010.05510.x</w:t>
        </w:r>
      </w:hyperlink>
    </w:p>
    <w:p w14:paraId="247E94FD" w14:textId="77777777" w:rsidR="00A87BC8"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Geiser, F. &amp; Stawski, C. (2011). Hibernation and Torpor in Tropical and Subtropical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in </w:t>
      </w:r>
      <w:r w:rsidRPr="003A62B5">
        <w:rPr>
          <w:rFonts w:asciiTheme="minorHAnsi" w:eastAsia="PMingLiU" w:hAnsiTheme="minorHAnsi" w:cstheme="minorHAnsi"/>
          <w:szCs w:val="24"/>
          <w:lang w:val="en-US" w:eastAsia="zh-TW"/>
        </w:rPr>
        <w:tab/>
        <w:t xml:space="preserve">Relation to Energetics, Extinctions, and the Evolution of Endothermy.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Integrative and Comparative Biology, 51</w:t>
      </w:r>
      <w:r w:rsidRPr="003A62B5">
        <w:rPr>
          <w:rFonts w:asciiTheme="minorHAnsi" w:eastAsia="PMingLiU" w:hAnsiTheme="minorHAnsi" w:cstheme="minorHAnsi"/>
          <w:szCs w:val="24"/>
          <w:lang w:val="en-US" w:eastAsia="zh-TW"/>
        </w:rPr>
        <w:t xml:space="preserve">(3), 337–348. </w:t>
      </w:r>
      <w:r>
        <w:rPr>
          <w:rFonts w:asciiTheme="minorHAnsi" w:eastAsia="PMingLiU" w:hAnsiTheme="minorHAnsi" w:cstheme="minorHAnsi"/>
          <w:szCs w:val="24"/>
          <w:lang w:val="en-US" w:eastAsia="zh-TW"/>
        </w:rPr>
        <w:tab/>
      </w:r>
      <w:hyperlink r:id="rId479" w:history="1">
        <w:r w:rsidRPr="003A62B5">
          <w:rPr>
            <w:rStyle w:val="Hyperlink"/>
            <w:rFonts w:asciiTheme="minorHAnsi" w:eastAsia="PMingLiU" w:hAnsiTheme="minorHAnsi" w:cstheme="minorHAnsi"/>
            <w:szCs w:val="24"/>
            <w:lang w:val="en-US" w:eastAsia="zh-TW"/>
          </w:rPr>
          <w:t>https://doi.org/10.1093/icb/icr042</w:t>
        </w:r>
      </w:hyperlink>
    </w:p>
    <w:p w14:paraId="2726761B"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Glass, P. H. (1993). </w:t>
      </w:r>
      <w:r w:rsidRPr="003A62B5">
        <w:rPr>
          <w:rFonts w:asciiTheme="minorHAnsi" w:eastAsia="PMingLiU" w:hAnsiTheme="minorHAnsi" w:cstheme="minorHAnsi"/>
          <w:i/>
          <w:iCs/>
          <w:szCs w:val="24"/>
          <w:lang w:val="en-US" w:eastAsia="zh-TW"/>
        </w:rPr>
        <w:t xml:space="preserve">The response of insectivorous bat activity to disturbance from </w:t>
      </w:r>
      <w:r w:rsidRPr="00DE1437">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logging and habitat differences in the Kioloa State Forest</w:t>
      </w:r>
      <w:r w:rsidRPr="003A62B5">
        <w:rPr>
          <w:rFonts w:asciiTheme="minorHAnsi" w:eastAsia="PMingLiU" w:hAnsiTheme="minorHAnsi" w:cstheme="minorHAnsi"/>
          <w:szCs w:val="24"/>
          <w:lang w:val="en-US" w:eastAsia="zh-TW"/>
        </w:rPr>
        <w:t xml:space="preserve"> [Master’s thesis, </w:t>
      </w:r>
      <w:r w:rsidRPr="00DE1437">
        <w:rPr>
          <w:rFonts w:asciiTheme="minorHAnsi" w:eastAsia="PMingLiU" w:hAnsiTheme="minorHAnsi" w:cstheme="minorHAnsi"/>
          <w:szCs w:val="24"/>
          <w:lang w:val="en-US" w:eastAsia="zh-TW"/>
        </w:rPr>
        <w:lastRenderedPageBreak/>
        <w:tab/>
      </w:r>
      <w:r w:rsidRPr="003A62B5">
        <w:rPr>
          <w:rFonts w:asciiTheme="minorHAnsi" w:eastAsia="PMingLiU" w:hAnsiTheme="minorHAnsi" w:cstheme="minorHAnsi"/>
          <w:szCs w:val="24"/>
          <w:lang w:val="en-US" w:eastAsia="zh-TW"/>
        </w:rPr>
        <w:t xml:space="preserve">University of Wollongong]. University of Wollongong. </w:t>
      </w:r>
      <w:r w:rsidRPr="00DE1437">
        <w:rPr>
          <w:rFonts w:asciiTheme="minorHAnsi" w:eastAsia="PMingLiU" w:hAnsiTheme="minorHAnsi" w:cstheme="minorHAnsi"/>
          <w:szCs w:val="24"/>
          <w:lang w:val="en-US" w:eastAsia="zh-TW"/>
        </w:rPr>
        <w:tab/>
      </w:r>
      <w:hyperlink r:id="rId480" w:history="1">
        <w:r w:rsidRPr="003A62B5">
          <w:rPr>
            <w:rStyle w:val="Hyperlink"/>
            <w:rFonts w:asciiTheme="minorHAnsi" w:eastAsia="PMingLiU" w:hAnsiTheme="minorHAnsi" w:cstheme="minorHAnsi"/>
            <w:szCs w:val="24"/>
            <w:lang w:val="en-US" w:eastAsia="zh-TW"/>
          </w:rPr>
          <w:t>https://ro.uow.edu.au/theses/2619/</w:t>
        </w:r>
      </w:hyperlink>
    </w:p>
    <w:p w14:paraId="098DB0E2"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Gonsalves, L. &amp; Law, B. (2018). Seasonal activity patterns of bats in North Sydney,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New South Wales: implications for urban bat monitoring programs.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Australian Mammalogy, 40</w:t>
      </w:r>
      <w:r w:rsidRPr="003A62B5">
        <w:rPr>
          <w:rFonts w:asciiTheme="minorHAnsi" w:eastAsia="PMingLiU" w:hAnsiTheme="minorHAnsi" w:cstheme="minorHAnsi"/>
          <w:szCs w:val="24"/>
          <w:lang w:val="en-US" w:eastAsia="zh-TW"/>
        </w:rPr>
        <w:t xml:space="preserve">(2), 220–. </w:t>
      </w:r>
      <w:hyperlink r:id="rId481" w:history="1">
        <w:r w:rsidRPr="003A62B5">
          <w:rPr>
            <w:rStyle w:val="Hyperlink"/>
            <w:rFonts w:asciiTheme="minorHAnsi" w:eastAsia="PMingLiU" w:hAnsiTheme="minorHAnsi" w:cstheme="minorHAnsi"/>
            <w:szCs w:val="24"/>
            <w:lang w:val="en-US" w:eastAsia="zh-TW"/>
          </w:rPr>
          <w:t>https://doi.org/10.1071/AM17031</w:t>
        </w:r>
      </w:hyperlink>
    </w:p>
    <w:p w14:paraId="1BC77960"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Gonsalves, L., &amp; Law, B. (2017). Distribution and key foraging habitat of the Large-</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footed Myotis </w:t>
      </w:r>
      <w:r w:rsidRPr="003A62B5">
        <w:rPr>
          <w:rFonts w:asciiTheme="minorHAnsi" w:eastAsia="PMingLiU" w:hAnsiTheme="minorHAnsi" w:cstheme="minorHAnsi"/>
          <w:szCs w:val="24"/>
          <w:lang w:val="en-US" w:eastAsia="zh-TW"/>
        </w:rPr>
        <w:tab/>
        <w:t xml:space="preserve">“Myotis macropus” in the highly modified Port Jackson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estuary, Sydney, Australia: An overlooked, but vulnerable bat. </w:t>
      </w:r>
      <w:r w:rsidRPr="003A62B5">
        <w:rPr>
          <w:rFonts w:asciiTheme="minorHAnsi" w:eastAsia="PMingLiU" w:hAnsiTheme="minorHAnsi" w:cstheme="minorHAnsi"/>
          <w:i/>
          <w:iCs/>
          <w:szCs w:val="24"/>
          <w:lang w:val="en-US" w:eastAsia="zh-TW"/>
        </w:rPr>
        <w:t xml:space="preserve">Australian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Zoologist, 38</w:t>
      </w:r>
      <w:r w:rsidRPr="003A62B5">
        <w:rPr>
          <w:rFonts w:asciiTheme="minorHAnsi" w:eastAsia="PMingLiU" w:hAnsiTheme="minorHAnsi" w:cstheme="minorHAnsi"/>
          <w:szCs w:val="24"/>
          <w:lang w:val="en-US" w:eastAsia="zh-TW"/>
        </w:rPr>
        <w:t xml:space="preserve">(4), 629–642. </w:t>
      </w:r>
      <w:hyperlink r:id="rId482" w:history="1">
        <w:r w:rsidRPr="003A62B5">
          <w:rPr>
            <w:rFonts w:asciiTheme="minorHAnsi" w:eastAsia="PMingLiU" w:hAnsiTheme="minorHAnsi" w:cstheme="minorHAnsi"/>
            <w:color w:val="0000FF"/>
            <w:szCs w:val="24"/>
            <w:u w:val="single"/>
            <w:lang w:val="en-US" w:eastAsia="zh-TW"/>
          </w:rPr>
          <w:t>https://doi.org/10.7882/AZ.2017.012</w:t>
        </w:r>
      </w:hyperlink>
      <w:r w:rsidRPr="003A62B5">
        <w:rPr>
          <w:rFonts w:asciiTheme="minorHAnsi" w:eastAsia="PMingLiU" w:hAnsiTheme="minorHAnsi" w:cstheme="minorHAnsi"/>
          <w:szCs w:val="24"/>
          <w:lang w:val="en-US" w:eastAsia="zh-TW"/>
        </w:rPr>
        <w:t xml:space="preserve"> </w:t>
      </w:r>
    </w:p>
    <w:p w14:paraId="4E881A99"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Greif, S., &amp; Siemers, B. (2010). Innate recognition of water bodies in echolocating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w:t>
      </w:r>
      <w:r w:rsidRPr="003A62B5">
        <w:rPr>
          <w:rFonts w:asciiTheme="minorHAnsi" w:eastAsia="PMingLiU" w:hAnsiTheme="minorHAnsi" w:cstheme="minorHAnsi"/>
          <w:i/>
          <w:iCs/>
          <w:szCs w:val="24"/>
          <w:lang w:val="en-US" w:eastAsia="zh-TW"/>
        </w:rPr>
        <w:t>Nature Communications, 1</w:t>
      </w:r>
      <w:r w:rsidRPr="003A62B5">
        <w:rPr>
          <w:rFonts w:asciiTheme="minorHAnsi" w:eastAsia="PMingLiU" w:hAnsiTheme="minorHAnsi" w:cstheme="minorHAnsi"/>
          <w:szCs w:val="24"/>
          <w:lang w:val="en-US" w:eastAsia="zh-TW"/>
        </w:rPr>
        <w:t xml:space="preserve">(8), 107–107. </w:t>
      </w:r>
      <w:r>
        <w:rPr>
          <w:rFonts w:asciiTheme="minorHAnsi" w:eastAsia="PMingLiU" w:hAnsiTheme="minorHAnsi" w:cstheme="minorHAnsi"/>
          <w:szCs w:val="24"/>
          <w:lang w:val="en-US" w:eastAsia="zh-TW"/>
        </w:rPr>
        <w:tab/>
      </w:r>
      <w:hyperlink r:id="rId483" w:history="1">
        <w:r w:rsidRPr="003A62B5">
          <w:rPr>
            <w:rStyle w:val="Hyperlink"/>
            <w:rFonts w:asciiTheme="minorHAnsi" w:eastAsia="PMingLiU" w:hAnsiTheme="minorHAnsi" w:cstheme="minorHAnsi"/>
            <w:szCs w:val="24"/>
            <w:lang w:val="en-US" w:eastAsia="zh-TW"/>
          </w:rPr>
          <w:t>https://doi.org/10.1038/ncomms1110</w:t>
        </w:r>
      </w:hyperlink>
    </w:p>
    <w:p w14:paraId="5671430C" w14:textId="77777777" w:rsidR="00A87BC8" w:rsidRPr="003A62B5" w:rsidRDefault="00A87BC8"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Griffiths, R. (2007). Activity patterns of long-tailed bats (Chalinolobus tuberculatus)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 a rural landscape, South Canterbury, New Zealand. New Zealand Journal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of Zoology, 34(3), 247–258. </w:t>
      </w:r>
      <w:hyperlink r:id="rId484" w:history="1">
        <w:r w:rsidRPr="003A62B5">
          <w:rPr>
            <w:rFonts w:asciiTheme="minorHAnsi" w:eastAsia="PMingLiU" w:hAnsiTheme="minorHAnsi" w:cstheme="minorHAnsi"/>
            <w:color w:val="0000FF"/>
            <w:szCs w:val="24"/>
            <w:u w:val="single"/>
            <w:lang w:val="en-US" w:eastAsia="zh-TW"/>
          </w:rPr>
          <w:t>https://doi.org/10.1080/03014220709510083</w:t>
        </w:r>
      </w:hyperlink>
    </w:p>
    <w:p w14:paraId="52261540" w14:textId="77777777" w:rsidR="00A87BC8" w:rsidRPr="003A62B5" w:rsidRDefault="00A87BC8"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Grüebler, M., Morand, M., &amp; Naef-Daenzer, B. (2008). A predictive model of the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density of airborneinsects in agricultural environments. </w:t>
      </w:r>
      <w:r w:rsidRPr="003A62B5">
        <w:rPr>
          <w:rFonts w:asciiTheme="minorHAnsi" w:eastAsia="PMingLiU" w:hAnsiTheme="minorHAnsi" w:cstheme="minorHAnsi"/>
          <w:i/>
          <w:iCs/>
          <w:szCs w:val="24"/>
          <w:lang w:val="en-US" w:eastAsia="zh-TW"/>
        </w:rPr>
        <w:t xml:space="preserve">Agriculture,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Ecosystems &amp; Environment, 123</w:t>
      </w:r>
      <w:r w:rsidRPr="003A62B5">
        <w:rPr>
          <w:rFonts w:asciiTheme="minorHAnsi" w:eastAsia="PMingLiU" w:hAnsiTheme="minorHAnsi" w:cstheme="minorHAnsi"/>
          <w:szCs w:val="24"/>
          <w:lang w:val="en-US" w:eastAsia="zh-TW"/>
        </w:rPr>
        <w:t xml:space="preserve">(1), 75–80. </w:t>
      </w:r>
      <w:r w:rsidRPr="003A62B5">
        <w:rPr>
          <w:rFonts w:asciiTheme="minorHAnsi" w:eastAsia="PMingLiU" w:hAnsiTheme="minorHAnsi" w:cstheme="minorHAnsi"/>
          <w:szCs w:val="24"/>
          <w:lang w:val="en-US" w:eastAsia="zh-TW"/>
        </w:rPr>
        <w:tab/>
      </w:r>
      <w:hyperlink r:id="rId485" w:history="1">
        <w:r w:rsidRPr="003A62B5">
          <w:rPr>
            <w:rFonts w:asciiTheme="minorHAnsi" w:eastAsia="PMingLiU" w:hAnsiTheme="minorHAnsi" w:cstheme="minorHAnsi"/>
            <w:color w:val="0000FF"/>
            <w:szCs w:val="24"/>
            <w:u w:val="single"/>
            <w:lang w:val="en-US" w:eastAsia="zh-TW"/>
          </w:rPr>
          <w:t>https://doi.org/10.1016/j.agee.2007.05.001</w:t>
        </w:r>
      </w:hyperlink>
    </w:p>
    <w:p w14:paraId="1A0A15B0" w14:textId="77777777" w:rsidR="00A87BC8" w:rsidRPr="003A62B5" w:rsidRDefault="00A87BC8" w:rsidP="003A62B5">
      <w:pPr>
        <w:spacing w:after="240" w:line="259" w:lineRule="auto"/>
        <w:rPr>
          <w:rFonts w:asciiTheme="minorHAnsi" w:eastAsia="PMingLiU" w:hAnsiTheme="minorHAnsi" w:cstheme="minorHAnsi"/>
          <w:szCs w:val="24"/>
          <w:highlight w:val="yellow"/>
          <w:lang w:val="en-US" w:eastAsia="zh-TW"/>
        </w:rPr>
      </w:pPr>
      <w:r w:rsidRPr="003A62B5">
        <w:rPr>
          <w:rFonts w:asciiTheme="minorHAnsi" w:eastAsia="PMingLiU" w:hAnsiTheme="minorHAnsi" w:cstheme="minorHAnsi"/>
          <w:szCs w:val="24"/>
          <w:lang w:val="en-US" w:eastAsia="zh-TW"/>
        </w:rPr>
        <w:t xml:space="preserve">Hagen, E., &amp; Sabo, J. (2012). Influence of river drying and insect availability on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activity along the San Pedro River, Arizona (USA). </w:t>
      </w:r>
      <w:r w:rsidRPr="003A62B5">
        <w:rPr>
          <w:rFonts w:asciiTheme="minorHAnsi" w:eastAsia="PMingLiU" w:hAnsiTheme="minorHAnsi" w:cstheme="minorHAnsi"/>
          <w:i/>
          <w:iCs/>
          <w:szCs w:val="24"/>
          <w:lang w:val="en-US" w:eastAsia="zh-TW"/>
        </w:rPr>
        <w:t xml:space="preserve">Journal of Arid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Environments, 84</w:t>
      </w:r>
      <w:r w:rsidRPr="003A62B5">
        <w:rPr>
          <w:rFonts w:asciiTheme="minorHAnsi" w:eastAsia="PMingLiU" w:hAnsiTheme="minorHAnsi" w:cstheme="minorHAnsi"/>
          <w:szCs w:val="24"/>
          <w:lang w:val="en-US" w:eastAsia="zh-TW"/>
        </w:rPr>
        <w:t xml:space="preserve">, 1–8. </w:t>
      </w:r>
      <w:hyperlink r:id="rId486" w:history="1">
        <w:r w:rsidRPr="003A62B5">
          <w:rPr>
            <w:rStyle w:val="Hyperlink"/>
            <w:rFonts w:asciiTheme="minorHAnsi" w:eastAsia="PMingLiU" w:hAnsiTheme="minorHAnsi" w:cstheme="minorHAnsi"/>
            <w:szCs w:val="24"/>
            <w:lang w:val="en-US" w:eastAsia="zh-TW"/>
          </w:rPr>
          <w:t>https://doi.org/10.1016/j.jaridenv.2012.03.007</w:t>
        </w:r>
      </w:hyperlink>
      <w:r w:rsidRPr="003A62B5">
        <w:rPr>
          <w:rFonts w:asciiTheme="minorHAnsi" w:eastAsia="PMingLiU" w:hAnsiTheme="minorHAnsi" w:cstheme="minorHAnsi"/>
          <w:szCs w:val="24"/>
          <w:highlight w:val="yellow"/>
          <w:lang w:val="en-US" w:eastAsia="zh-TW"/>
        </w:rPr>
        <w:t xml:space="preserve"> </w:t>
      </w:r>
    </w:p>
    <w:p w14:paraId="0FEEC7D3" w14:textId="77777777" w:rsidR="00A87BC8" w:rsidRPr="003A62B5" w:rsidRDefault="00A87BC8"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Hall, L. (2015). </w:t>
      </w:r>
      <w:r w:rsidRPr="003A62B5">
        <w:rPr>
          <w:rFonts w:asciiTheme="minorHAnsi" w:eastAsia="PMingLiU" w:hAnsiTheme="minorHAnsi" w:cstheme="minorHAnsi"/>
          <w:i/>
          <w:iCs/>
          <w:szCs w:val="24"/>
          <w:lang w:val="en-US" w:eastAsia="zh-TW"/>
        </w:rPr>
        <w:t>A report on the Yugar tunnel for the Moreton Bay Regional Council</w:t>
      </w:r>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Brisbane, QLD, Moreton Bay Regional Council.</w:t>
      </w:r>
    </w:p>
    <w:p w14:paraId="567496AF" w14:textId="77777777" w:rsidR="00A87BC8" w:rsidRPr="003A62B5" w:rsidRDefault="00A87BC8"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Heer, K., Helbig-Bonitz, M., Fernandes, R. G., Mello, M. A. R. &amp; Kalko, E. K. V. (2015).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Effects of Land Use on Bat Diversity in a Complex Plantation—Forest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Landscape in Northeastern Brazil. </w:t>
      </w:r>
      <w:r w:rsidRPr="003A62B5">
        <w:rPr>
          <w:rFonts w:asciiTheme="minorHAnsi" w:eastAsia="PMingLiU" w:hAnsiTheme="minorHAnsi" w:cstheme="minorHAnsi"/>
          <w:i/>
          <w:iCs/>
          <w:szCs w:val="24"/>
          <w:lang w:val="en-US" w:eastAsia="zh-TW"/>
        </w:rPr>
        <w:t>Journal of Mammalogy, 96</w:t>
      </w:r>
      <w:r w:rsidRPr="003A62B5">
        <w:rPr>
          <w:rFonts w:asciiTheme="minorHAnsi" w:eastAsia="PMingLiU" w:hAnsiTheme="minorHAnsi" w:cstheme="minorHAnsi"/>
          <w:szCs w:val="24"/>
          <w:lang w:val="en-US" w:eastAsia="zh-TW"/>
        </w:rPr>
        <w:t xml:space="preserve">(4), 720–731. </w:t>
      </w:r>
      <w:r>
        <w:rPr>
          <w:rFonts w:asciiTheme="minorHAnsi" w:eastAsia="PMingLiU" w:hAnsiTheme="minorHAnsi" w:cstheme="minorHAnsi"/>
          <w:szCs w:val="24"/>
          <w:lang w:val="en-US" w:eastAsia="zh-TW"/>
        </w:rPr>
        <w:tab/>
      </w:r>
      <w:hyperlink r:id="rId487" w:history="1">
        <w:r w:rsidRPr="003A62B5">
          <w:rPr>
            <w:rStyle w:val="Hyperlink"/>
            <w:rFonts w:asciiTheme="minorHAnsi" w:eastAsia="PMingLiU" w:hAnsiTheme="minorHAnsi" w:cstheme="minorHAnsi"/>
            <w:szCs w:val="24"/>
            <w:lang w:val="en-US" w:eastAsia="zh-TW"/>
          </w:rPr>
          <w:t>https://doi.org/10.1093/jmammal/gyv068</w:t>
        </w:r>
      </w:hyperlink>
    </w:p>
    <w:p w14:paraId="51C597C8" w14:textId="77777777" w:rsidR="00A87BC8" w:rsidRPr="003A62B5" w:rsidRDefault="00A87BC8"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Heim, O., Treitler, J. T., Tschapka, M., Knörnschild, M., Jung, K. (2015). The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importance of landscape elements for bat activity and species richness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agricultural areas. </w:t>
      </w:r>
      <w:r w:rsidRPr="003A62B5">
        <w:rPr>
          <w:rFonts w:asciiTheme="minorHAnsi" w:eastAsia="PMingLiU" w:hAnsiTheme="minorHAnsi" w:cstheme="minorHAnsi"/>
          <w:i/>
          <w:iCs/>
          <w:szCs w:val="24"/>
          <w:lang w:val="en-US" w:eastAsia="zh-TW"/>
        </w:rPr>
        <w:t>PLoS ONE, 10</w:t>
      </w:r>
      <w:r w:rsidRPr="003A62B5">
        <w:rPr>
          <w:rFonts w:asciiTheme="minorHAnsi" w:eastAsia="PMingLiU" w:hAnsiTheme="minorHAnsi" w:cstheme="minorHAnsi"/>
          <w:szCs w:val="24"/>
          <w:lang w:val="en-US" w:eastAsia="zh-TW"/>
        </w:rPr>
        <w:t xml:space="preserve">(7), e0134443. </w:t>
      </w:r>
      <w:r>
        <w:rPr>
          <w:rFonts w:asciiTheme="minorHAnsi" w:eastAsia="PMingLiU" w:hAnsiTheme="minorHAnsi" w:cstheme="minorHAnsi"/>
          <w:szCs w:val="24"/>
          <w:lang w:val="en-US" w:eastAsia="zh-TW"/>
        </w:rPr>
        <w:tab/>
      </w:r>
      <w:hyperlink r:id="rId488" w:history="1">
        <w:r w:rsidRPr="003A62B5">
          <w:rPr>
            <w:rStyle w:val="Hyperlink"/>
            <w:rFonts w:asciiTheme="minorHAnsi" w:eastAsia="PMingLiU" w:hAnsiTheme="minorHAnsi" w:cstheme="minorHAnsi"/>
            <w:szCs w:val="24"/>
            <w:lang w:val="en-US" w:eastAsia="zh-TW"/>
          </w:rPr>
          <w:t>https://doi.org/10.1371/journal.pone.0134443</w:t>
        </w:r>
      </w:hyperlink>
    </w:p>
    <w:p w14:paraId="245CB630"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Holland, J., &amp; Fahrig, L. (2000). Effect of woody borders on insect density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diversity in crop fields: a landscape-scale analysis. </w:t>
      </w:r>
      <w:r w:rsidRPr="003A62B5">
        <w:rPr>
          <w:rFonts w:asciiTheme="minorHAnsi" w:eastAsia="PMingLiU" w:hAnsiTheme="minorHAnsi" w:cstheme="minorHAnsi"/>
          <w:i/>
          <w:iCs/>
          <w:szCs w:val="24"/>
          <w:lang w:val="en-US" w:eastAsia="zh-TW"/>
        </w:rPr>
        <w:t xml:space="preserve">Agriculture, Ecosystems &amp;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Environment, 78</w:t>
      </w:r>
      <w:r w:rsidRPr="003A62B5">
        <w:rPr>
          <w:rFonts w:asciiTheme="minorHAnsi" w:eastAsia="PMingLiU" w:hAnsiTheme="minorHAnsi" w:cstheme="minorHAnsi"/>
          <w:szCs w:val="24"/>
          <w:lang w:val="en-US" w:eastAsia="zh-TW"/>
        </w:rPr>
        <w:t xml:space="preserve">(2), 115–122. </w:t>
      </w:r>
      <w:hyperlink r:id="rId489" w:history="1">
        <w:r w:rsidRPr="003A62B5">
          <w:rPr>
            <w:rStyle w:val="Hyperlink"/>
            <w:rFonts w:asciiTheme="minorHAnsi" w:eastAsia="PMingLiU" w:hAnsiTheme="minorHAnsi" w:cstheme="minorHAnsi"/>
            <w:szCs w:val="24"/>
            <w:lang w:val="en-US" w:eastAsia="zh-TW"/>
          </w:rPr>
          <w:t>https://doi.org/10.1016/S0167-</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8809(99)00123-1</w:t>
        </w:r>
      </w:hyperlink>
    </w:p>
    <w:p w14:paraId="13C623CF"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Hope, P., Bohmann, K., Gilbert, M., Zepeda-Mendoza, M., Razgour, O., &amp; Jones, G.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(2014). Second generation sequencing and morphological faecal analysis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reveal unexpected foraging behaviour by Myotis nattereri (Chiroptera,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Vespertilionidae) in winter. </w:t>
      </w:r>
      <w:r w:rsidRPr="003A62B5">
        <w:rPr>
          <w:rFonts w:asciiTheme="minorHAnsi" w:eastAsia="PMingLiU" w:hAnsiTheme="minorHAnsi" w:cstheme="minorHAnsi"/>
          <w:i/>
          <w:iCs/>
          <w:szCs w:val="24"/>
          <w:lang w:val="en-US" w:eastAsia="zh-TW"/>
        </w:rPr>
        <w:t>Frontiers in Zoology, 11</w:t>
      </w:r>
      <w:r w:rsidRPr="003A62B5">
        <w:rPr>
          <w:rFonts w:asciiTheme="minorHAnsi" w:eastAsia="PMingLiU" w:hAnsiTheme="minorHAnsi" w:cstheme="minorHAnsi"/>
          <w:szCs w:val="24"/>
          <w:lang w:val="en-US" w:eastAsia="zh-TW"/>
        </w:rPr>
        <w:t xml:space="preserve">(1), 39–39. </w:t>
      </w:r>
      <w:r>
        <w:rPr>
          <w:rFonts w:asciiTheme="minorHAnsi" w:eastAsia="PMingLiU" w:hAnsiTheme="minorHAnsi" w:cstheme="minorHAnsi"/>
          <w:szCs w:val="24"/>
          <w:lang w:val="en-US" w:eastAsia="zh-TW"/>
        </w:rPr>
        <w:tab/>
      </w:r>
      <w:hyperlink r:id="rId490" w:history="1">
        <w:r w:rsidRPr="003A62B5">
          <w:rPr>
            <w:rStyle w:val="Hyperlink"/>
            <w:rFonts w:asciiTheme="minorHAnsi" w:eastAsia="PMingLiU" w:hAnsiTheme="minorHAnsi" w:cstheme="minorHAnsi"/>
            <w:szCs w:val="24"/>
            <w:lang w:val="en-US" w:eastAsia="zh-TW"/>
          </w:rPr>
          <w:t>https://doi.org/10.1186/1742-9994-11-39</w:t>
        </w:r>
      </w:hyperlink>
    </w:p>
    <w:p w14:paraId="335883E8"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Hourigan, C. L. (2011). </w:t>
      </w:r>
      <w:r w:rsidRPr="003A62B5">
        <w:rPr>
          <w:rFonts w:asciiTheme="minorHAnsi" w:eastAsia="PMingLiU" w:hAnsiTheme="minorHAnsi" w:cstheme="minorHAnsi"/>
          <w:i/>
          <w:iCs/>
          <w:szCs w:val="24"/>
          <w:lang w:val="en-US" w:eastAsia="zh-TW"/>
        </w:rPr>
        <w:t xml:space="preserve">Insectivorous Bat Diversity and Habitat Use in a Subtropical </w:t>
      </w:r>
      <w:r w:rsidRPr="00AB3EBC">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 xml:space="preserve">Mosaic Urban </w:t>
      </w:r>
      <w:r w:rsidRPr="003A62B5">
        <w:rPr>
          <w:rFonts w:asciiTheme="minorHAnsi" w:eastAsia="PMingLiU" w:hAnsiTheme="minorHAnsi" w:cstheme="minorHAnsi"/>
          <w:i/>
          <w:iCs/>
          <w:szCs w:val="24"/>
          <w:lang w:val="en-US" w:eastAsia="zh-TW"/>
        </w:rPr>
        <w:tab/>
        <w:t xml:space="preserve">Landscape </w:t>
      </w:r>
      <w:r w:rsidRPr="003A62B5">
        <w:rPr>
          <w:rFonts w:asciiTheme="minorHAnsi" w:eastAsia="PMingLiU" w:hAnsiTheme="minorHAnsi" w:cstheme="minorHAnsi"/>
          <w:szCs w:val="24"/>
          <w:lang w:val="en-US" w:eastAsia="zh-TW"/>
        </w:rPr>
        <w:t>[Doctoral dissertation,</w:t>
      </w:r>
      <w:r w:rsidRPr="003A62B5">
        <w:rPr>
          <w:rFonts w:asciiTheme="minorHAnsi" w:eastAsia="PMingLiU" w:hAnsiTheme="minorHAnsi" w:cstheme="minorHAnsi"/>
          <w:szCs w:val="24"/>
          <w:lang w:eastAsia="zh-TW"/>
        </w:rPr>
        <w:t xml:space="preserve"> </w:t>
      </w:r>
      <w:r w:rsidRPr="003A62B5">
        <w:rPr>
          <w:rFonts w:asciiTheme="minorHAnsi" w:eastAsia="PMingLiU" w:hAnsiTheme="minorHAnsi" w:cstheme="minorHAnsi"/>
          <w:szCs w:val="24"/>
          <w:lang w:val="en-US" w:eastAsia="zh-TW"/>
        </w:rPr>
        <w:t xml:space="preserve">Griffith University]. Griffith </w:t>
      </w:r>
      <w:r w:rsidRPr="00AB3EBC">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University. </w:t>
      </w:r>
      <w:hyperlink r:id="rId491" w:history="1">
        <w:r w:rsidRPr="003A62B5">
          <w:rPr>
            <w:rStyle w:val="Hyperlink"/>
            <w:rFonts w:asciiTheme="minorHAnsi" w:eastAsia="PMingLiU" w:hAnsiTheme="minorHAnsi" w:cstheme="minorHAnsi"/>
            <w:szCs w:val="24"/>
            <w:lang w:val="en-US" w:eastAsia="zh-TW"/>
          </w:rPr>
          <w:t>http://hdl.handle.net/10072/366401</w:t>
        </w:r>
      </w:hyperlink>
    </w:p>
    <w:p w14:paraId="65C92E99" w14:textId="77777777" w:rsidR="00A87BC8" w:rsidRPr="003A62B5" w:rsidRDefault="00A87BC8"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Hourigan, C., Catterall, C., Jones, D., &amp; Rhodes, M. (2010). The diversity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insectivorous bat assemblages among habitats within a subtropical urban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landscape: Bat Diversity In a Subtropical City. </w:t>
      </w:r>
      <w:r w:rsidRPr="003A62B5">
        <w:rPr>
          <w:rFonts w:asciiTheme="minorHAnsi" w:eastAsia="PMingLiU" w:hAnsiTheme="minorHAnsi" w:cstheme="minorHAnsi"/>
          <w:i/>
          <w:iCs/>
          <w:szCs w:val="24"/>
          <w:lang w:val="en-US" w:eastAsia="zh-TW"/>
        </w:rPr>
        <w:t>Austral Ecology, 35</w:t>
      </w:r>
      <w:r w:rsidRPr="003A62B5">
        <w:rPr>
          <w:rFonts w:asciiTheme="minorHAnsi" w:eastAsia="PMingLiU" w:hAnsiTheme="minorHAnsi" w:cstheme="minorHAnsi"/>
          <w:szCs w:val="24"/>
          <w:lang w:val="en-US" w:eastAsia="zh-TW"/>
        </w:rPr>
        <w:t>(8), 849–</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857. </w:t>
      </w:r>
      <w:hyperlink r:id="rId492" w:history="1">
        <w:r w:rsidRPr="003A62B5">
          <w:rPr>
            <w:rFonts w:asciiTheme="minorHAnsi" w:eastAsia="PMingLiU" w:hAnsiTheme="minorHAnsi" w:cstheme="minorHAnsi"/>
            <w:color w:val="0000FF"/>
            <w:szCs w:val="24"/>
            <w:u w:val="single"/>
            <w:lang w:val="en-US" w:eastAsia="zh-TW"/>
          </w:rPr>
          <w:t>https://doi.org/10.1111/j.1442-9993.2009.02086.x</w:t>
        </w:r>
      </w:hyperlink>
    </w:p>
    <w:p w14:paraId="720DA32F"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Jantzen, M., &amp; Fenton, M. (2013). The depth of edge influence among insectivorous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bats at forest–</w:t>
      </w:r>
      <w:r w:rsidRPr="003A62B5">
        <w:rPr>
          <w:rFonts w:asciiTheme="minorHAnsi" w:eastAsia="PMingLiU" w:hAnsiTheme="minorHAnsi" w:cstheme="minorHAnsi"/>
          <w:szCs w:val="24"/>
          <w:lang w:val="en-US" w:eastAsia="zh-TW"/>
        </w:rPr>
        <w:tab/>
        <w:t xml:space="preserve">field interfaces. </w:t>
      </w:r>
      <w:r w:rsidRPr="003A62B5">
        <w:rPr>
          <w:rFonts w:asciiTheme="minorHAnsi" w:eastAsia="PMingLiU" w:hAnsiTheme="minorHAnsi" w:cstheme="minorHAnsi"/>
          <w:i/>
          <w:iCs/>
          <w:szCs w:val="24"/>
          <w:lang w:val="en-US" w:eastAsia="zh-TW"/>
        </w:rPr>
        <w:t>Canadian Journal of Zoology, 91</w:t>
      </w:r>
      <w:r w:rsidRPr="003A62B5">
        <w:rPr>
          <w:rFonts w:asciiTheme="minorHAnsi" w:eastAsia="PMingLiU" w:hAnsiTheme="minorHAnsi" w:cstheme="minorHAnsi"/>
          <w:szCs w:val="24"/>
          <w:lang w:val="en-US" w:eastAsia="zh-TW"/>
        </w:rPr>
        <w:t xml:space="preserve">(5), 287–292.             </w:t>
      </w:r>
      <w:r w:rsidRPr="003A62B5">
        <w:rPr>
          <w:rFonts w:asciiTheme="minorHAnsi" w:eastAsia="PMingLiU" w:hAnsiTheme="minorHAnsi" w:cstheme="minorHAnsi"/>
          <w:szCs w:val="24"/>
          <w:lang w:val="en-US" w:eastAsia="zh-TW"/>
        </w:rPr>
        <w:tab/>
      </w:r>
      <w:hyperlink r:id="rId493" w:history="1">
        <w:r w:rsidRPr="003A62B5">
          <w:rPr>
            <w:rFonts w:asciiTheme="minorHAnsi" w:eastAsia="PMingLiU" w:hAnsiTheme="minorHAnsi" w:cstheme="minorHAnsi"/>
            <w:color w:val="0000FF"/>
            <w:szCs w:val="24"/>
            <w:u w:val="single"/>
            <w:lang w:val="en-US" w:eastAsia="zh-TW"/>
          </w:rPr>
          <w:t>https://doi.org/10.1139/cjz-2012-0282</w:t>
        </w:r>
      </w:hyperlink>
    </w:p>
    <w:p w14:paraId="103A28BB" w14:textId="77777777" w:rsidR="00A87BC8" w:rsidRPr="003A62B5" w:rsidRDefault="00A87BC8"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Jensen, M., Moss, C., &amp; Surlykke, A. (2005). Echolocating bats can use acoustic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landmarks for spatial </w:t>
      </w:r>
      <w:r w:rsidRPr="003A62B5">
        <w:rPr>
          <w:rFonts w:asciiTheme="minorHAnsi" w:eastAsia="PMingLiU" w:hAnsiTheme="minorHAnsi" w:cstheme="minorHAnsi"/>
          <w:szCs w:val="24"/>
          <w:lang w:val="en-US" w:eastAsia="zh-TW"/>
        </w:rPr>
        <w:tab/>
        <w:t xml:space="preserve">orientation. </w:t>
      </w:r>
      <w:r w:rsidRPr="003A62B5">
        <w:rPr>
          <w:rFonts w:asciiTheme="minorHAnsi" w:eastAsia="PMingLiU" w:hAnsiTheme="minorHAnsi" w:cstheme="minorHAnsi"/>
          <w:i/>
          <w:iCs/>
          <w:szCs w:val="24"/>
          <w:lang w:val="en-US" w:eastAsia="zh-TW"/>
        </w:rPr>
        <w:t>Journal of Experimental Biology, 208</w:t>
      </w:r>
      <w:r w:rsidRPr="003A62B5">
        <w:rPr>
          <w:rFonts w:asciiTheme="minorHAnsi" w:eastAsia="PMingLiU" w:hAnsiTheme="minorHAnsi" w:cstheme="minorHAnsi"/>
          <w:szCs w:val="24"/>
          <w:lang w:val="en-US" w:eastAsia="zh-TW"/>
        </w:rPr>
        <w:t xml:space="preserve">(23),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4399–4410. </w:t>
      </w:r>
      <w:hyperlink r:id="rId494" w:history="1">
        <w:r w:rsidRPr="003A62B5">
          <w:rPr>
            <w:rStyle w:val="Hyperlink"/>
            <w:rFonts w:asciiTheme="minorHAnsi" w:eastAsia="PMingLiU" w:hAnsiTheme="minorHAnsi" w:cstheme="minorHAnsi"/>
            <w:szCs w:val="24"/>
            <w:lang w:val="en-US" w:eastAsia="zh-TW"/>
          </w:rPr>
          <w:t>https://doi.org/10.1242/jeb.01901</w:t>
        </w:r>
      </w:hyperlink>
    </w:p>
    <w:p w14:paraId="22393BB8"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Johnson, J., Ford, W., Edwards, J., &amp; Menzel, M. (2010). Bat community structure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within riparian areas of northwestern Georgia, USA. </w:t>
      </w:r>
      <w:r w:rsidRPr="003A62B5">
        <w:rPr>
          <w:rFonts w:asciiTheme="minorHAnsi" w:eastAsia="PMingLiU" w:hAnsiTheme="minorHAnsi" w:cstheme="minorHAnsi"/>
          <w:i/>
          <w:iCs/>
          <w:szCs w:val="24"/>
          <w:lang w:val="en-US" w:eastAsia="zh-TW"/>
        </w:rPr>
        <w:t xml:space="preserve">Folia Zoologica (Brno),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59</w:t>
      </w:r>
      <w:r w:rsidRPr="003A62B5">
        <w:rPr>
          <w:rFonts w:asciiTheme="minorHAnsi" w:eastAsia="PMingLiU" w:hAnsiTheme="minorHAnsi" w:cstheme="minorHAnsi"/>
          <w:szCs w:val="24"/>
          <w:lang w:val="en-US" w:eastAsia="zh-TW"/>
        </w:rPr>
        <w:t xml:space="preserve">(3), 192–202. </w:t>
      </w:r>
      <w:hyperlink r:id="rId495" w:history="1">
        <w:r w:rsidRPr="003A62B5">
          <w:rPr>
            <w:rStyle w:val="Hyperlink"/>
            <w:rFonts w:asciiTheme="minorHAnsi" w:eastAsia="PMingLiU" w:hAnsiTheme="minorHAnsi" w:cstheme="minorHAnsi"/>
            <w:szCs w:val="24"/>
            <w:lang w:val="en-US" w:eastAsia="zh-TW"/>
          </w:rPr>
          <w:t>https://doi.org/10.25225/fozo.v59.i3.a4.2010</w:t>
        </w:r>
      </w:hyperlink>
      <w:r w:rsidRPr="003A62B5">
        <w:rPr>
          <w:rFonts w:asciiTheme="minorHAnsi" w:eastAsia="PMingLiU" w:hAnsiTheme="minorHAnsi" w:cstheme="minorHAnsi"/>
          <w:szCs w:val="24"/>
          <w:lang w:val="en-US" w:eastAsia="zh-TW"/>
        </w:rPr>
        <w:t xml:space="preserve"> </w:t>
      </w:r>
    </w:p>
    <w:p w14:paraId="08B4B4A6"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Jones, G., &amp; Rayner, J. (1991). Flight performance, foraging tactics and echolocation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 the trawling insectivorous bat Myotis adversus (Chiroptera: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Vespertilionidae). </w:t>
      </w:r>
      <w:r w:rsidRPr="003A62B5">
        <w:rPr>
          <w:rFonts w:asciiTheme="minorHAnsi" w:eastAsia="PMingLiU" w:hAnsiTheme="minorHAnsi" w:cstheme="minorHAnsi"/>
          <w:i/>
          <w:iCs/>
          <w:szCs w:val="24"/>
          <w:lang w:val="en-US" w:eastAsia="zh-TW"/>
        </w:rPr>
        <w:t>Journal of Zoology (1987), 225</w:t>
      </w:r>
      <w:r w:rsidRPr="003A62B5">
        <w:rPr>
          <w:rFonts w:asciiTheme="minorHAnsi" w:eastAsia="PMingLiU" w:hAnsiTheme="minorHAnsi" w:cstheme="minorHAnsi"/>
          <w:szCs w:val="24"/>
          <w:lang w:val="en-US" w:eastAsia="zh-TW"/>
        </w:rPr>
        <w:t xml:space="preserve">(3), 393–412. </w:t>
      </w:r>
      <w:r>
        <w:rPr>
          <w:rFonts w:asciiTheme="minorHAnsi" w:eastAsia="PMingLiU" w:hAnsiTheme="minorHAnsi" w:cstheme="minorHAnsi"/>
          <w:szCs w:val="24"/>
          <w:lang w:val="en-US" w:eastAsia="zh-TW"/>
        </w:rPr>
        <w:tab/>
      </w:r>
      <w:hyperlink r:id="rId496" w:history="1">
        <w:r w:rsidRPr="003A62B5">
          <w:rPr>
            <w:rStyle w:val="Hyperlink"/>
            <w:rFonts w:asciiTheme="minorHAnsi" w:eastAsia="PMingLiU" w:hAnsiTheme="minorHAnsi" w:cstheme="minorHAnsi"/>
            <w:szCs w:val="24"/>
            <w:lang w:val="en-US" w:eastAsia="zh-TW"/>
          </w:rPr>
          <w:t>https://doi.org/10.1111/j.1469-7998.1991.tb03824.x</w:t>
        </w:r>
      </w:hyperlink>
    </w:p>
    <w:p w14:paraId="1782FDA1"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Jung, K., &amp; Threlfall, C. (2018). Trait-dependent tolerance of bats to urbanization: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global meta-analysis. </w:t>
      </w:r>
      <w:r w:rsidRPr="003A62B5">
        <w:rPr>
          <w:rFonts w:asciiTheme="minorHAnsi" w:eastAsia="PMingLiU" w:hAnsiTheme="minorHAnsi" w:cstheme="minorHAnsi"/>
          <w:i/>
          <w:iCs/>
          <w:szCs w:val="24"/>
          <w:lang w:val="en-US" w:eastAsia="zh-TW"/>
        </w:rPr>
        <w:t xml:space="preserve">Proceedings of the Royal Society. B, Biological Sciences,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285</w:t>
      </w:r>
      <w:r w:rsidRPr="003A62B5">
        <w:rPr>
          <w:rFonts w:asciiTheme="minorHAnsi" w:eastAsia="PMingLiU" w:hAnsiTheme="minorHAnsi" w:cstheme="minorHAnsi"/>
          <w:szCs w:val="24"/>
          <w:lang w:val="en-US" w:eastAsia="zh-TW"/>
        </w:rPr>
        <w:t>(1885), 20181222–.</w:t>
      </w:r>
      <w:r>
        <w:rPr>
          <w:rFonts w:asciiTheme="minorHAnsi" w:eastAsia="PMingLiU" w:hAnsiTheme="minorHAnsi" w:cstheme="minorHAnsi"/>
          <w:szCs w:val="24"/>
          <w:lang w:val="en-US" w:eastAsia="zh-TW"/>
        </w:rPr>
        <w:t xml:space="preserve"> </w:t>
      </w:r>
      <w:hyperlink r:id="rId497" w:history="1">
        <w:r w:rsidRPr="003A62B5">
          <w:rPr>
            <w:rStyle w:val="Hyperlink"/>
            <w:rFonts w:asciiTheme="minorHAnsi" w:eastAsia="PMingLiU" w:hAnsiTheme="minorHAnsi" w:cstheme="minorHAnsi"/>
            <w:szCs w:val="24"/>
            <w:lang w:val="en-US" w:eastAsia="zh-TW"/>
          </w:rPr>
          <w:t>https://doi.org/10.1098/rspb.2018.1222</w:t>
        </w:r>
      </w:hyperlink>
    </w:p>
    <w:p w14:paraId="1748BB3E" w14:textId="77777777" w:rsidR="00A87BC8" w:rsidRPr="003A62B5" w:rsidRDefault="00A87BC8"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Kalcounis‐Rueppell, M., Briones, K., Homyack, J., Petric, R., Marshall, M., &amp; Miller, 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(2013). Hard </w:t>
      </w:r>
      <w:r w:rsidRPr="003A62B5">
        <w:rPr>
          <w:rFonts w:asciiTheme="minorHAnsi" w:eastAsia="PMingLiU" w:hAnsiTheme="minorHAnsi" w:cstheme="minorHAnsi"/>
          <w:szCs w:val="24"/>
          <w:lang w:val="en-US" w:eastAsia="zh-TW"/>
        </w:rPr>
        <w:tab/>
        <w:t xml:space="preserve">forest edges act as conduits, not filters, for bats. </w:t>
      </w:r>
      <w:r w:rsidRPr="003A62B5">
        <w:rPr>
          <w:rFonts w:asciiTheme="minorHAnsi" w:eastAsia="PMingLiU" w:hAnsiTheme="minorHAnsi" w:cstheme="minorHAnsi"/>
          <w:i/>
          <w:iCs/>
          <w:szCs w:val="24"/>
          <w:lang w:val="en-US" w:eastAsia="zh-TW"/>
        </w:rPr>
        <w:t xml:space="preserve">Wildlife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Society Bulletin, 37</w:t>
      </w:r>
      <w:r w:rsidRPr="003A62B5">
        <w:rPr>
          <w:rFonts w:asciiTheme="minorHAnsi" w:eastAsia="PMingLiU" w:hAnsiTheme="minorHAnsi" w:cstheme="minorHAnsi"/>
          <w:szCs w:val="24"/>
          <w:lang w:val="en-US" w:eastAsia="zh-TW"/>
        </w:rPr>
        <w:t xml:space="preserve">(3), 571–576. </w:t>
      </w:r>
      <w:hyperlink r:id="rId498" w:history="1">
        <w:r w:rsidRPr="003A62B5">
          <w:rPr>
            <w:rStyle w:val="Hyperlink"/>
            <w:rFonts w:asciiTheme="minorHAnsi" w:eastAsia="PMingLiU" w:hAnsiTheme="minorHAnsi" w:cstheme="minorHAnsi"/>
            <w:szCs w:val="24"/>
            <w:lang w:val="en-US" w:eastAsia="zh-TW"/>
          </w:rPr>
          <w:t>https://doi.org/10.1002/wsb.289</w:t>
        </w:r>
      </w:hyperlink>
      <w:r w:rsidRPr="003A62B5">
        <w:rPr>
          <w:rFonts w:asciiTheme="minorHAnsi" w:eastAsia="PMingLiU" w:hAnsiTheme="minorHAnsi" w:cstheme="minorHAnsi"/>
          <w:szCs w:val="24"/>
          <w:lang w:val="en-US" w:eastAsia="zh-TW"/>
        </w:rPr>
        <w:t xml:space="preserve"> </w:t>
      </w:r>
    </w:p>
    <w:p w14:paraId="5C440460" w14:textId="77777777" w:rsidR="00A87BC8" w:rsidRPr="003A62B5" w:rsidRDefault="00A87BC8"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Kalda, O., Kalda, R., &amp; Liira, J. (2015). Multi-scale ecology of insectivorous bats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agricultural landscapes. </w:t>
      </w:r>
      <w:r w:rsidRPr="003A62B5">
        <w:rPr>
          <w:rFonts w:asciiTheme="minorHAnsi" w:eastAsia="PMingLiU" w:hAnsiTheme="minorHAnsi" w:cstheme="minorHAnsi"/>
          <w:i/>
          <w:iCs/>
          <w:szCs w:val="24"/>
          <w:lang w:val="en-US" w:eastAsia="zh-TW"/>
        </w:rPr>
        <w:t>Agriculture, Ecosystems &amp; Environment, 199</w:t>
      </w:r>
      <w:r w:rsidRPr="003A62B5">
        <w:rPr>
          <w:rFonts w:asciiTheme="minorHAnsi" w:eastAsia="PMingLiU" w:hAnsiTheme="minorHAnsi" w:cstheme="minorHAnsi"/>
          <w:szCs w:val="24"/>
          <w:lang w:val="en-US" w:eastAsia="zh-TW"/>
        </w:rPr>
        <w:t>, 105–</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113.</w:t>
      </w:r>
      <w:r>
        <w:rPr>
          <w:rFonts w:asciiTheme="minorHAnsi" w:eastAsia="PMingLiU" w:hAnsiTheme="minorHAnsi" w:cstheme="minorHAnsi"/>
          <w:szCs w:val="24"/>
          <w:lang w:val="en-US" w:eastAsia="zh-TW"/>
        </w:rPr>
        <w:t xml:space="preserve"> </w:t>
      </w:r>
      <w:hyperlink r:id="rId499" w:history="1">
        <w:r w:rsidRPr="003A62B5">
          <w:rPr>
            <w:rStyle w:val="Hyperlink"/>
            <w:rFonts w:asciiTheme="minorHAnsi" w:eastAsia="PMingLiU" w:hAnsiTheme="minorHAnsi" w:cstheme="minorHAnsi"/>
            <w:szCs w:val="24"/>
            <w:lang w:val="en-US" w:eastAsia="zh-TW"/>
          </w:rPr>
          <w:t>https://doi.org/10.1016/j.agee.2014.08.028</w:t>
        </w:r>
      </w:hyperlink>
    </w:p>
    <w:p w14:paraId="3868C253" w14:textId="77777777" w:rsidR="00A87BC8" w:rsidRPr="003A62B5" w:rsidRDefault="00A87BC8"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Kalka, M., Smith, A., &amp; Kalko, E. (2008). Bats Limit Arthropods and Herbivory in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Tropical Forest. </w:t>
      </w:r>
      <w:r w:rsidRPr="003A62B5">
        <w:rPr>
          <w:rFonts w:asciiTheme="minorHAnsi" w:eastAsia="PMingLiU" w:hAnsiTheme="minorHAnsi" w:cstheme="minorHAnsi"/>
          <w:i/>
          <w:iCs/>
          <w:szCs w:val="24"/>
          <w:lang w:val="en-US" w:eastAsia="zh-TW"/>
        </w:rPr>
        <w:t xml:space="preserve">Science (American Association for the Advancement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Science), 320(</w:t>
      </w:r>
      <w:r w:rsidRPr="003A62B5">
        <w:rPr>
          <w:rFonts w:asciiTheme="minorHAnsi" w:eastAsia="PMingLiU" w:hAnsiTheme="minorHAnsi" w:cstheme="minorHAnsi"/>
          <w:szCs w:val="24"/>
          <w:lang w:val="en-US" w:eastAsia="zh-TW"/>
        </w:rPr>
        <w:t xml:space="preserve">5872), 71–71. </w:t>
      </w:r>
      <w:hyperlink r:id="rId500" w:history="1">
        <w:r w:rsidRPr="003A62B5">
          <w:rPr>
            <w:rStyle w:val="Hyperlink"/>
            <w:rFonts w:asciiTheme="minorHAnsi" w:eastAsia="PMingLiU" w:hAnsiTheme="minorHAnsi" w:cstheme="minorHAnsi"/>
            <w:szCs w:val="24"/>
            <w:lang w:val="en-US" w:eastAsia="zh-TW"/>
          </w:rPr>
          <w:t>https://doi.org/10.1126/science.1153352</w:t>
        </w:r>
      </w:hyperlink>
    </w:p>
    <w:p w14:paraId="25F3AFC3" w14:textId="77777777" w:rsidR="00A87BC8" w:rsidRPr="003A62B5" w:rsidRDefault="00A87BC8"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Kasso, M., &amp; Balakrishnan, M. (2013). Ecological and Economic Importance of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(Order </w:t>
      </w:r>
      <w:r w:rsidRPr="003A62B5">
        <w:rPr>
          <w:rFonts w:asciiTheme="minorHAnsi" w:eastAsia="PMingLiU" w:hAnsiTheme="minorHAnsi" w:cstheme="minorHAnsi"/>
          <w:szCs w:val="24"/>
          <w:lang w:val="en-US" w:eastAsia="zh-TW"/>
        </w:rPr>
        <w:tab/>
        <w:t xml:space="preserve">Chiroptera). </w:t>
      </w:r>
      <w:r w:rsidRPr="003A62B5">
        <w:rPr>
          <w:rFonts w:asciiTheme="minorHAnsi" w:eastAsia="PMingLiU" w:hAnsiTheme="minorHAnsi" w:cstheme="minorHAnsi"/>
          <w:i/>
          <w:iCs/>
          <w:szCs w:val="24"/>
          <w:lang w:val="en-US" w:eastAsia="zh-TW"/>
        </w:rPr>
        <w:t>ISRN Biodiversity, 2013</w:t>
      </w:r>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hyperlink r:id="rId501" w:history="1">
        <w:r w:rsidRPr="003A62B5">
          <w:rPr>
            <w:rStyle w:val="Hyperlink"/>
            <w:rFonts w:asciiTheme="minorHAnsi" w:eastAsia="PMingLiU" w:hAnsiTheme="minorHAnsi" w:cstheme="minorHAnsi"/>
            <w:szCs w:val="24"/>
            <w:lang w:val="en-US" w:eastAsia="zh-TW"/>
          </w:rPr>
          <w:t>https://doi.org/10.1155/2013/187415</w:t>
        </w:r>
      </w:hyperlink>
    </w:p>
    <w:p w14:paraId="10AA9BDE" w14:textId="77777777" w:rsidR="00A87BC8" w:rsidRDefault="00A87BC8"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Kelly, E., Mason, M., Stoffberg, S., &amp; Jacobs, D. (2007). Thermoregulation in two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free-ranging subtropical insectivorous bat species: Scotophilus species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(Vespertilionidae). </w:t>
      </w:r>
      <w:r w:rsidRPr="003A62B5">
        <w:rPr>
          <w:rFonts w:asciiTheme="minorHAnsi" w:eastAsia="PMingLiU" w:hAnsiTheme="minorHAnsi" w:cstheme="minorHAnsi"/>
          <w:i/>
          <w:iCs/>
          <w:szCs w:val="24"/>
          <w:lang w:val="en-US" w:eastAsia="zh-TW"/>
        </w:rPr>
        <w:t xml:space="preserve">Canadian Journal </w:t>
      </w:r>
      <w:r w:rsidRPr="003A62B5">
        <w:rPr>
          <w:rFonts w:asciiTheme="minorHAnsi" w:eastAsia="PMingLiU" w:hAnsiTheme="minorHAnsi" w:cstheme="minorHAnsi"/>
          <w:i/>
          <w:iCs/>
          <w:szCs w:val="24"/>
          <w:lang w:val="en-US" w:eastAsia="zh-TW"/>
        </w:rPr>
        <w:tab/>
        <w:t>of Zoology, 85</w:t>
      </w:r>
      <w:r w:rsidRPr="003A62B5">
        <w:rPr>
          <w:rFonts w:asciiTheme="minorHAnsi" w:eastAsia="PMingLiU" w:hAnsiTheme="minorHAnsi" w:cstheme="minorHAnsi"/>
          <w:szCs w:val="24"/>
          <w:lang w:val="en-US" w:eastAsia="zh-TW"/>
        </w:rPr>
        <w:t xml:space="preserve">(8), 883–890. </w:t>
      </w:r>
      <w:r>
        <w:rPr>
          <w:rFonts w:asciiTheme="minorHAnsi" w:eastAsia="PMingLiU" w:hAnsiTheme="minorHAnsi" w:cstheme="minorHAnsi"/>
          <w:szCs w:val="24"/>
          <w:lang w:val="en-US" w:eastAsia="zh-TW"/>
        </w:rPr>
        <w:tab/>
      </w:r>
      <w:hyperlink r:id="rId502" w:history="1">
        <w:r w:rsidRPr="003A62B5">
          <w:rPr>
            <w:rStyle w:val="Hyperlink"/>
            <w:rFonts w:asciiTheme="minorHAnsi" w:eastAsia="PMingLiU" w:hAnsiTheme="minorHAnsi" w:cstheme="minorHAnsi"/>
            <w:szCs w:val="24"/>
            <w:lang w:val="en-US" w:eastAsia="zh-TW"/>
          </w:rPr>
          <w:t>https://doi.org/10.1139/Z07-067</w:t>
        </w:r>
      </w:hyperlink>
      <w:r w:rsidRPr="003A62B5">
        <w:rPr>
          <w:rFonts w:asciiTheme="minorHAnsi" w:eastAsia="PMingLiU" w:hAnsiTheme="minorHAnsi" w:cstheme="minorHAnsi"/>
          <w:szCs w:val="24"/>
          <w:lang w:val="en-US" w:eastAsia="zh-TW"/>
        </w:rPr>
        <w:t xml:space="preserve"> </w:t>
      </w:r>
    </w:p>
    <w:p w14:paraId="7C2A46D2" w14:textId="77777777" w:rsidR="00A87BC8" w:rsidRPr="003A62B5" w:rsidRDefault="00A87BC8"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Klingbeil, B. &amp; Willig, M. (2010). Seasonal differences in population-, ensemble-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community-level responses of bats to landscape structure in Amazonia.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Oikos, 119</w:t>
      </w:r>
      <w:r w:rsidRPr="003A62B5">
        <w:rPr>
          <w:rFonts w:asciiTheme="minorHAnsi" w:eastAsia="PMingLiU" w:hAnsiTheme="minorHAnsi" w:cstheme="minorHAnsi"/>
          <w:szCs w:val="24"/>
          <w:lang w:val="en-US" w:eastAsia="zh-TW"/>
        </w:rPr>
        <w:t xml:space="preserve">(10), 1654–1664. </w:t>
      </w:r>
      <w:hyperlink r:id="rId503" w:history="1">
        <w:r w:rsidRPr="003A62B5">
          <w:rPr>
            <w:rStyle w:val="Hyperlink"/>
            <w:rFonts w:asciiTheme="minorHAnsi" w:eastAsia="PMingLiU" w:hAnsiTheme="minorHAnsi" w:cstheme="minorHAnsi"/>
            <w:szCs w:val="24"/>
            <w:lang w:val="en-US" w:eastAsia="zh-TW"/>
          </w:rPr>
          <w:t>https://doi.org/10.1111/j.1600-</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0706.2010.18328.x</w:t>
        </w:r>
      </w:hyperlink>
    </w:p>
    <w:p w14:paraId="7CEBE8D0" w14:textId="77777777" w:rsidR="00A87BC8" w:rsidRPr="003A62B5" w:rsidRDefault="00A87BC8"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Klüg-Baerwald, B., Gower, L., Lausen, C., &amp; Brigham, R. (2016). Environmental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correlates and energetics of winter flight by bats in southern Alberta,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Canada. </w:t>
      </w:r>
      <w:r w:rsidRPr="003A62B5">
        <w:rPr>
          <w:rFonts w:asciiTheme="minorHAnsi" w:eastAsia="PMingLiU" w:hAnsiTheme="minorHAnsi" w:cstheme="minorHAnsi"/>
          <w:i/>
          <w:iCs/>
          <w:szCs w:val="24"/>
          <w:lang w:val="en-US" w:eastAsia="zh-TW"/>
        </w:rPr>
        <w:t xml:space="preserve">Canadian Journal of </w:t>
      </w:r>
      <w:r w:rsidRPr="003A62B5">
        <w:rPr>
          <w:rFonts w:asciiTheme="minorHAnsi" w:eastAsia="PMingLiU" w:hAnsiTheme="minorHAnsi" w:cstheme="minorHAnsi"/>
          <w:i/>
          <w:iCs/>
          <w:szCs w:val="24"/>
          <w:lang w:val="en-US" w:eastAsia="zh-TW"/>
        </w:rPr>
        <w:tab/>
        <w:t>Zoology, 94</w:t>
      </w:r>
      <w:r w:rsidRPr="003A62B5">
        <w:rPr>
          <w:rFonts w:asciiTheme="minorHAnsi" w:eastAsia="PMingLiU" w:hAnsiTheme="minorHAnsi" w:cstheme="minorHAnsi"/>
          <w:szCs w:val="24"/>
          <w:lang w:val="en-US" w:eastAsia="zh-TW"/>
        </w:rPr>
        <w:t xml:space="preserve">(12), 829–836. </w:t>
      </w:r>
      <w:r>
        <w:rPr>
          <w:rFonts w:asciiTheme="minorHAnsi" w:eastAsia="PMingLiU" w:hAnsiTheme="minorHAnsi" w:cstheme="minorHAnsi"/>
          <w:szCs w:val="24"/>
          <w:lang w:val="en-US" w:eastAsia="zh-TW"/>
        </w:rPr>
        <w:tab/>
      </w:r>
      <w:hyperlink r:id="rId504" w:history="1">
        <w:r w:rsidRPr="003A62B5">
          <w:rPr>
            <w:rStyle w:val="Hyperlink"/>
            <w:rFonts w:asciiTheme="minorHAnsi" w:eastAsia="PMingLiU" w:hAnsiTheme="minorHAnsi" w:cstheme="minorHAnsi"/>
            <w:szCs w:val="24"/>
            <w:lang w:val="en-US" w:eastAsia="zh-TW"/>
          </w:rPr>
          <w:t>https://doi.org/10.1139/cjz-2016-0055</w:t>
        </w:r>
      </w:hyperlink>
    </w:p>
    <w:p w14:paraId="014F5D97" w14:textId="77777777" w:rsidR="00A87BC8" w:rsidRPr="003A62B5" w:rsidRDefault="00A87BC8" w:rsidP="003A62B5">
      <w:pPr>
        <w:spacing w:after="240"/>
        <w:ind w:right="-46"/>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Krauel, J., &amp; LeBuhn, G. (2016). Patterns of bat distribution and foraging activity in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highly urbanized temperate environment. </w:t>
      </w:r>
      <w:r w:rsidRPr="003A62B5">
        <w:rPr>
          <w:rFonts w:asciiTheme="minorHAnsi" w:eastAsia="PMingLiU" w:hAnsiTheme="minorHAnsi" w:cstheme="minorHAnsi"/>
          <w:i/>
          <w:iCs/>
          <w:szCs w:val="24"/>
          <w:lang w:val="en-US" w:eastAsia="zh-TW"/>
        </w:rPr>
        <w:t>PloS One, 11</w:t>
      </w:r>
      <w:r w:rsidRPr="003A62B5">
        <w:rPr>
          <w:rFonts w:asciiTheme="minorHAnsi" w:eastAsia="PMingLiU" w:hAnsiTheme="minorHAnsi" w:cstheme="minorHAnsi"/>
          <w:szCs w:val="24"/>
          <w:lang w:val="en-US" w:eastAsia="zh-TW"/>
        </w:rPr>
        <w:t>(12), e0168927–</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e0168927. </w:t>
      </w:r>
      <w:hyperlink r:id="rId505" w:history="1">
        <w:r w:rsidRPr="003A62B5">
          <w:rPr>
            <w:rStyle w:val="Hyperlink"/>
            <w:rFonts w:asciiTheme="minorHAnsi" w:eastAsia="PMingLiU" w:hAnsiTheme="minorHAnsi" w:cstheme="minorHAnsi"/>
            <w:szCs w:val="24"/>
            <w:lang w:val="en-US" w:eastAsia="zh-TW"/>
          </w:rPr>
          <w:t>https://doi.org/10.1371/journal.pone.0168927</w:t>
        </w:r>
      </w:hyperlink>
      <w:r w:rsidRPr="003A62B5">
        <w:rPr>
          <w:rFonts w:asciiTheme="minorHAnsi" w:eastAsia="PMingLiU" w:hAnsiTheme="minorHAnsi" w:cstheme="minorHAnsi"/>
          <w:szCs w:val="24"/>
          <w:lang w:val="en-US" w:eastAsia="zh-TW"/>
        </w:rPr>
        <w:t xml:space="preserve"> </w:t>
      </w:r>
    </w:p>
    <w:p w14:paraId="5CC61E3B" w14:textId="77777777" w:rsidR="00A87BC8" w:rsidRPr="003A62B5" w:rsidRDefault="00A87BC8" w:rsidP="003A62B5">
      <w:pPr>
        <w:spacing w:after="240"/>
        <w:ind w:right="-46"/>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Kunz, T., Braun de Torrez, E., Bauer, D., Lobova, T., &amp; Fleming, T. (2011). Ecosystem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services provided by bats. Annals of the </w:t>
      </w:r>
      <w:r w:rsidRPr="003A62B5">
        <w:rPr>
          <w:rFonts w:asciiTheme="minorHAnsi" w:eastAsia="PMingLiU" w:hAnsiTheme="minorHAnsi" w:cstheme="minorHAnsi"/>
          <w:i/>
          <w:iCs/>
          <w:szCs w:val="24"/>
          <w:lang w:val="en-US" w:eastAsia="zh-TW"/>
        </w:rPr>
        <w:t xml:space="preserve">New York Academy of Sciences,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1223</w:t>
      </w:r>
      <w:r w:rsidRPr="003A62B5">
        <w:rPr>
          <w:rFonts w:asciiTheme="minorHAnsi" w:eastAsia="PMingLiU" w:hAnsiTheme="minorHAnsi" w:cstheme="minorHAnsi"/>
          <w:szCs w:val="24"/>
          <w:lang w:val="en-US" w:eastAsia="zh-TW"/>
        </w:rPr>
        <w:t xml:space="preserve">(1), 1–38. </w:t>
      </w:r>
      <w:hyperlink r:id="rId506" w:history="1">
        <w:r w:rsidRPr="003A62B5">
          <w:rPr>
            <w:rStyle w:val="Hyperlink"/>
            <w:rFonts w:asciiTheme="minorHAnsi" w:eastAsia="PMingLiU" w:hAnsiTheme="minorHAnsi" w:cstheme="minorHAnsi"/>
            <w:szCs w:val="24"/>
            <w:lang w:val="en-US" w:eastAsia="zh-TW"/>
          </w:rPr>
          <w:t>https://doi.org/10.1111/j.1749-6632.2011.06004.x</w:t>
        </w:r>
      </w:hyperlink>
    </w:p>
    <w:p w14:paraId="37829600"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Law, B., &amp; Chidel, M. (2001). Bat activity 22 years after first-round intensive logging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of alternate coupes near Eden, New South Wales. </w:t>
      </w:r>
      <w:r w:rsidRPr="003A62B5">
        <w:rPr>
          <w:rFonts w:asciiTheme="minorHAnsi" w:eastAsia="PMingLiU" w:hAnsiTheme="minorHAnsi" w:cstheme="minorHAnsi"/>
          <w:i/>
          <w:iCs/>
          <w:szCs w:val="24"/>
          <w:lang w:val="en-US" w:eastAsia="zh-TW"/>
        </w:rPr>
        <w:t>Australian Forestry, 64</w:t>
      </w:r>
      <w:r w:rsidRPr="003A62B5">
        <w:rPr>
          <w:rFonts w:asciiTheme="minorHAnsi" w:eastAsia="PMingLiU" w:hAnsiTheme="minorHAnsi" w:cstheme="minorHAnsi"/>
          <w:szCs w:val="24"/>
          <w:lang w:val="en-US" w:eastAsia="zh-TW"/>
        </w:rPr>
        <w:t xml:space="preserve">(4),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242–247. </w:t>
      </w:r>
      <w:hyperlink r:id="rId507" w:history="1">
        <w:r w:rsidRPr="003A62B5">
          <w:rPr>
            <w:rStyle w:val="Hyperlink"/>
            <w:rFonts w:asciiTheme="minorHAnsi" w:eastAsia="PMingLiU" w:hAnsiTheme="minorHAnsi" w:cstheme="minorHAnsi"/>
            <w:szCs w:val="24"/>
            <w:lang w:val="en-US" w:eastAsia="zh-TW"/>
          </w:rPr>
          <w:t>https://doi.org/10.1080/00049158.2001.10676195</w:t>
        </w:r>
      </w:hyperlink>
    </w:p>
    <w:p w14:paraId="27C157C4"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Law, B., &amp; Chidel, M. (2002). Tracks and riparian zones facilitate the use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Australian regrowth forest by insectivorous bats: The use of tracks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riparian zones by bats. </w:t>
      </w:r>
      <w:r w:rsidRPr="003A62B5">
        <w:rPr>
          <w:rFonts w:asciiTheme="minorHAnsi" w:eastAsia="PMingLiU" w:hAnsiTheme="minorHAnsi" w:cstheme="minorHAnsi"/>
          <w:i/>
          <w:iCs/>
          <w:szCs w:val="24"/>
          <w:lang w:val="en-US" w:eastAsia="zh-TW"/>
        </w:rPr>
        <w:t>The Journal of Applied Ecology, 39</w:t>
      </w:r>
      <w:r w:rsidRPr="003A62B5">
        <w:rPr>
          <w:rFonts w:asciiTheme="minorHAnsi" w:eastAsia="PMingLiU" w:hAnsiTheme="minorHAnsi" w:cstheme="minorHAnsi"/>
          <w:szCs w:val="24"/>
          <w:lang w:val="en-US" w:eastAsia="zh-TW"/>
        </w:rPr>
        <w:t xml:space="preserve">(4), 605–617. </w:t>
      </w:r>
      <w:r>
        <w:rPr>
          <w:rFonts w:asciiTheme="minorHAnsi" w:eastAsia="PMingLiU" w:hAnsiTheme="minorHAnsi" w:cstheme="minorHAnsi"/>
          <w:szCs w:val="24"/>
          <w:lang w:val="en-US" w:eastAsia="zh-TW"/>
        </w:rPr>
        <w:tab/>
      </w:r>
      <w:hyperlink r:id="rId508" w:history="1">
        <w:r w:rsidRPr="003A62B5">
          <w:rPr>
            <w:rStyle w:val="Hyperlink"/>
            <w:rFonts w:asciiTheme="minorHAnsi" w:eastAsia="PMingLiU" w:hAnsiTheme="minorHAnsi" w:cstheme="minorHAnsi"/>
            <w:szCs w:val="24"/>
            <w:lang w:val="en-US" w:eastAsia="zh-TW"/>
          </w:rPr>
          <w:t>https://doi.org/10.1046/j.1365-2664.2002.00739.x</w:t>
        </w:r>
      </w:hyperlink>
      <w:r w:rsidRPr="003A62B5">
        <w:rPr>
          <w:rFonts w:asciiTheme="minorHAnsi" w:eastAsia="PMingLiU" w:hAnsiTheme="minorHAnsi" w:cstheme="minorHAnsi"/>
          <w:szCs w:val="24"/>
          <w:lang w:val="en-US" w:eastAsia="zh-TW"/>
        </w:rPr>
        <w:t xml:space="preserve"> </w:t>
      </w:r>
    </w:p>
    <w:p w14:paraId="3F50C4E8"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Law, B., &amp; Urquhart, C. (2013). Diet of the Large-footed Myotis Myotis Mcropus at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Forest Stream </w:t>
      </w:r>
      <w:r w:rsidRPr="003A62B5">
        <w:rPr>
          <w:rFonts w:asciiTheme="minorHAnsi" w:eastAsia="PMingLiU" w:hAnsiTheme="minorHAnsi" w:cstheme="minorHAnsi"/>
          <w:szCs w:val="24"/>
          <w:lang w:val="en-US" w:eastAsia="zh-TW"/>
        </w:rPr>
        <w:tab/>
        <w:t xml:space="preserve">Roost in Northern New South Wales. </w:t>
      </w:r>
      <w:r w:rsidRPr="003A62B5">
        <w:rPr>
          <w:rFonts w:asciiTheme="minorHAnsi" w:eastAsia="PMingLiU" w:hAnsiTheme="minorHAnsi" w:cstheme="minorHAnsi"/>
          <w:i/>
          <w:iCs/>
          <w:szCs w:val="24"/>
          <w:lang w:val="en-US" w:eastAsia="zh-TW"/>
        </w:rPr>
        <w:t xml:space="preserve">Australian Mammalogy,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22</w:t>
      </w:r>
      <w:r w:rsidRPr="003A62B5">
        <w:rPr>
          <w:rFonts w:asciiTheme="minorHAnsi" w:eastAsia="PMingLiU" w:hAnsiTheme="minorHAnsi" w:cstheme="minorHAnsi"/>
          <w:szCs w:val="24"/>
          <w:lang w:val="en-US" w:eastAsia="zh-TW"/>
        </w:rPr>
        <w:t xml:space="preserve">. </w:t>
      </w:r>
      <w:hyperlink r:id="rId509" w:history="1">
        <w:r w:rsidRPr="003A62B5">
          <w:rPr>
            <w:rStyle w:val="Hyperlink"/>
            <w:rFonts w:asciiTheme="minorHAnsi" w:eastAsia="PMingLiU" w:hAnsiTheme="minorHAnsi" w:cstheme="minorHAnsi"/>
            <w:szCs w:val="24"/>
            <w:lang w:val="en-US" w:eastAsia="zh-TW"/>
          </w:rPr>
          <w:t>https://doi.org/10.1046/j.1365-2664.2002.00739.x</w:t>
        </w:r>
      </w:hyperlink>
    </w:p>
    <w:p w14:paraId="189ED5CB" w14:textId="77777777" w:rsidR="00A87BC8" w:rsidRDefault="00A87BC8" w:rsidP="002A08FA">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Law, B., Chidel, M., &amp; Law, P. (2020). Multi-year population dynamics of a specialist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trawling bat at streams with contrasting disturbance. </w:t>
      </w:r>
      <w:r w:rsidRPr="003A62B5">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Mammalogy, 101</w:t>
      </w:r>
      <w:r w:rsidRPr="003A62B5">
        <w:rPr>
          <w:rFonts w:asciiTheme="minorHAnsi" w:eastAsia="PMingLiU" w:hAnsiTheme="minorHAnsi" w:cstheme="minorHAnsi"/>
          <w:szCs w:val="24"/>
          <w:lang w:val="en-US" w:eastAsia="zh-TW"/>
        </w:rPr>
        <w:t xml:space="preserve">(2), 433–447. </w:t>
      </w:r>
      <w:hyperlink r:id="rId510" w:history="1">
        <w:r w:rsidRPr="003A62B5">
          <w:rPr>
            <w:rStyle w:val="Hyperlink"/>
            <w:rFonts w:asciiTheme="minorHAnsi" w:eastAsia="PMingLiU" w:hAnsiTheme="minorHAnsi" w:cstheme="minorHAnsi"/>
            <w:szCs w:val="24"/>
            <w:lang w:val="en-US" w:eastAsia="zh-TW"/>
          </w:rPr>
          <w:t>https://doi.org/10.1093/jmammal/gyz210</w:t>
        </w:r>
      </w:hyperlink>
    </w:p>
    <w:p w14:paraId="207C9A99"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Levin, E., Plotnik, B., Amichai, E., Braulke, L., Landau, S., Yom-Tov, Y., &amp; Kronfeld-</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Schor, N. (2015). Subtropical mouse-tailed bats use geothermally heated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caves for winter hibernation. </w:t>
      </w:r>
      <w:r w:rsidRPr="003A62B5">
        <w:rPr>
          <w:rFonts w:asciiTheme="minorHAnsi" w:eastAsia="PMingLiU" w:hAnsiTheme="minorHAnsi" w:cstheme="minorHAnsi"/>
          <w:i/>
          <w:iCs/>
          <w:szCs w:val="24"/>
          <w:lang w:val="en-US" w:eastAsia="zh-TW"/>
        </w:rPr>
        <w:t xml:space="preserve">Proceedings of the Royal Society. B, Biological </w:t>
      </w:r>
      <w:r>
        <w:rPr>
          <w:rFonts w:asciiTheme="minorHAnsi" w:eastAsia="PMingLiU" w:hAnsiTheme="minorHAnsi" w:cstheme="minorHAnsi"/>
          <w:i/>
          <w:iCs/>
          <w:szCs w:val="24"/>
          <w:lang w:val="en-US" w:eastAsia="zh-TW"/>
        </w:rPr>
        <w:lastRenderedPageBreak/>
        <w:tab/>
      </w:r>
      <w:r w:rsidRPr="003A62B5">
        <w:rPr>
          <w:rFonts w:asciiTheme="minorHAnsi" w:eastAsia="PMingLiU" w:hAnsiTheme="minorHAnsi" w:cstheme="minorHAnsi"/>
          <w:i/>
          <w:iCs/>
          <w:szCs w:val="24"/>
          <w:lang w:val="en-US" w:eastAsia="zh-TW"/>
        </w:rPr>
        <w:t>Sciences, 282</w:t>
      </w:r>
      <w:r w:rsidRPr="003A62B5">
        <w:rPr>
          <w:rFonts w:asciiTheme="minorHAnsi" w:eastAsia="PMingLiU" w:hAnsiTheme="minorHAnsi" w:cstheme="minorHAnsi"/>
          <w:szCs w:val="24"/>
          <w:lang w:val="en-US" w:eastAsia="zh-TW"/>
        </w:rPr>
        <w:t xml:space="preserve">(1804), 20142781–20142781. </w:t>
      </w:r>
      <w:r>
        <w:rPr>
          <w:rFonts w:asciiTheme="minorHAnsi" w:eastAsia="PMingLiU" w:hAnsiTheme="minorHAnsi" w:cstheme="minorHAnsi"/>
          <w:szCs w:val="24"/>
          <w:lang w:val="en-US" w:eastAsia="zh-TW"/>
        </w:rPr>
        <w:tab/>
      </w:r>
      <w:hyperlink r:id="rId511" w:history="1">
        <w:r w:rsidRPr="003A62B5">
          <w:rPr>
            <w:rStyle w:val="Hyperlink"/>
            <w:rFonts w:asciiTheme="minorHAnsi" w:eastAsia="PMingLiU" w:hAnsiTheme="minorHAnsi" w:cstheme="minorHAnsi"/>
            <w:szCs w:val="24"/>
            <w:lang w:val="en-US" w:eastAsia="zh-TW"/>
          </w:rPr>
          <w:t>https://doi.org/10.1098/rspb.2014.2781</w:t>
        </w:r>
      </w:hyperlink>
    </w:p>
    <w:p w14:paraId="6743AEDB"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Lloyd, A., Law, B., &amp; Goldingay, R. (2006). Bat activity on riparian zones and upper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slopes in Australian timber production forests and the effectiveness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riparian buffers. </w:t>
      </w:r>
      <w:r w:rsidRPr="003A62B5">
        <w:rPr>
          <w:rFonts w:asciiTheme="minorHAnsi" w:eastAsia="PMingLiU" w:hAnsiTheme="minorHAnsi" w:cstheme="minorHAnsi"/>
          <w:i/>
          <w:iCs/>
          <w:szCs w:val="24"/>
          <w:lang w:val="en-US" w:eastAsia="zh-TW"/>
        </w:rPr>
        <w:t>Biological Conservation, 129</w:t>
      </w:r>
      <w:r w:rsidRPr="003A62B5">
        <w:rPr>
          <w:rFonts w:asciiTheme="minorHAnsi" w:eastAsia="PMingLiU" w:hAnsiTheme="minorHAnsi" w:cstheme="minorHAnsi"/>
          <w:szCs w:val="24"/>
          <w:lang w:val="en-US" w:eastAsia="zh-TW"/>
        </w:rPr>
        <w:t xml:space="preserve">(2), 207–220. </w:t>
      </w:r>
      <w:r>
        <w:rPr>
          <w:rFonts w:asciiTheme="minorHAnsi" w:eastAsia="PMingLiU" w:hAnsiTheme="minorHAnsi" w:cstheme="minorHAnsi"/>
          <w:szCs w:val="24"/>
          <w:lang w:val="en-US" w:eastAsia="zh-TW"/>
        </w:rPr>
        <w:tab/>
      </w:r>
      <w:hyperlink r:id="rId512" w:history="1">
        <w:r w:rsidRPr="003A62B5">
          <w:rPr>
            <w:rStyle w:val="Hyperlink"/>
            <w:rFonts w:asciiTheme="minorHAnsi" w:eastAsia="PMingLiU" w:hAnsiTheme="minorHAnsi" w:cstheme="minorHAnsi"/>
            <w:szCs w:val="24"/>
            <w:lang w:val="en-US" w:eastAsia="zh-TW"/>
          </w:rPr>
          <w:t>https://doi.org/10.1016/j.biocon.2005.10.035</w:t>
        </w:r>
      </w:hyperlink>
    </w:p>
    <w:p w14:paraId="2A97E825"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MacDonald, Z., MacDonald, Z., Nielsen, S., Nielsen, S., Acorn, J., &amp; Acorn, J. (2017).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Negative relationships between species richness and evenness render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common diversity indices inadequate for assessing long-term trends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butterfly diversity. </w:t>
      </w:r>
      <w:r w:rsidRPr="003A62B5">
        <w:rPr>
          <w:rFonts w:asciiTheme="minorHAnsi" w:eastAsia="PMingLiU" w:hAnsiTheme="minorHAnsi" w:cstheme="minorHAnsi"/>
          <w:i/>
          <w:iCs/>
          <w:szCs w:val="24"/>
          <w:lang w:val="en-US" w:eastAsia="zh-TW"/>
        </w:rPr>
        <w:t>Biodiversity and Conservation, 26</w:t>
      </w:r>
      <w:r w:rsidRPr="003A62B5">
        <w:rPr>
          <w:rFonts w:asciiTheme="minorHAnsi" w:eastAsia="PMingLiU" w:hAnsiTheme="minorHAnsi" w:cstheme="minorHAnsi"/>
          <w:szCs w:val="24"/>
          <w:lang w:val="en-US" w:eastAsia="zh-TW"/>
        </w:rPr>
        <w:t xml:space="preserve">(3), 617–629. </w:t>
      </w:r>
      <w:r>
        <w:rPr>
          <w:rFonts w:asciiTheme="minorHAnsi" w:eastAsia="PMingLiU" w:hAnsiTheme="minorHAnsi" w:cstheme="minorHAnsi"/>
          <w:szCs w:val="24"/>
          <w:lang w:val="en-US" w:eastAsia="zh-TW"/>
        </w:rPr>
        <w:tab/>
      </w:r>
      <w:hyperlink r:id="rId513" w:history="1">
        <w:r w:rsidRPr="003A62B5">
          <w:rPr>
            <w:rStyle w:val="Hyperlink"/>
            <w:rFonts w:asciiTheme="minorHAnsi" w:eastAsia="PMingLiU" w:hAnsiTheme="minorHAnsi" w:cstheme="minorHAnsi"/>
            <w:szCs w:val="24"/>
            <w:lang w:val="en-US" w:eastAsia="zh-TW"/>
          </w:rPr>
          <w:t>https://doi.org/10.1007/s10531-016-1261-0</w:t>
        </w:r>
      </w:hyperlink>
      <w:r w:rsidRPr="003A62B5">
        <w:rPr>
          <w:rFonts w:asciiTheme="minorHAnsi" w:eastAsia="PMingLiU" w:hAnsiTheme="minorHAnsi" w:cstheme="minorHAnsi"/>
          <w:szCs w:val="24"/>
          <w:lang w:val="en-US" w:eastAsia="zh-TW"/>
        </w:rPr>
        <w:t xml:space="preserve"> </w:t>
      </w:r>
    </w:p>
    <w:p w14:paraId="20B18C17" w14:textId="77777777" w:rsidR="00A87BC8" w:rsidRPr="003A62B5" w:rsidRDefault="00A87BC8"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Mancini, M., Laurindo, R., Hintze, F., Mello, R., &amp; Gregorin, R. (2019). Different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guilds have distinct functional responses to elevation. </w:t>
      </w:r>
      <w:r w:rsidRPr="003A62B5">
        <w:rPr>
          <w:rFonts w:asciiTheme="minorHAnsi" w:eastAsia="PMingLiU" w:hAnsiTheme="minorHAnsi" w:cstheme="minorHAnsi"/>
          <w:i/>
          <w:iCs/>
          <w:szCs w:val="24"/>
          <w:lang w:val="en-US" w:eastAsia="zh-TW"/>
        </w:rPr>
        <w:t xml:space="preserve">Acta Oecologica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(Montrouge), 96</w:t>
      </w:r>
      <w:r w:rsidRPr="003A62B5">
        <w:rPr>
          <w:rFonts w:asciiTheme="minorHAnsi" w:eastAsia="PMingLiU" w:hAnsiTheme="minorHAnsi" w:cstheme="minorHAnsi"/>
          <w:szCs w:val="24"/>
          <w:lang w:val="en-US" w:eastAsia="zh-TW"/>
        </w:rPr>
        <w:t xml:space="preserve">, 35–42. </w:t>
      </w:r>
      <w:hyperlink r:id="rId514" w:history="1">
        <w:r w:rsidRPr="003A62B5">
          <w:rPr>
            <w:rStyle w:val="Hyperlink"/>
            <w:rFonts w:asciiTheme="minorHAnsi" w:eastAsia="PMingLiU" w:hAnsiTheme="minorHAnsi" w:cstheme="minorHAnsi"/>
            <w:szCs w:val="24"/>
            <w:lang w:val="en-US" w:eastAsia="zh-TW"/>
          </w:rPr>
          <w:t>https://doi.org/10.1016/j.actao.2019.03.004</w:t>
        </w:r>
      </w:hyperlink>
      <w:r w:rsidRPr="003A62B5">
        <w:rPr>
          <w:rFonts w:asciiTheme="minorHAnsi" w:eastAsia="PMingLiU" w:hAnsiTheme="minorHAnsi" w:cstheme="minorHAnsi"/>
          <w:szCs w:val="24"/>
          <w:lang w:val="en-US" w:eastAsia="zh-TW"/>
        </w:rPr>
        <w:t xml:space="preserve"> </w:t>
      </w:r>
    </w:p>
    <w:p w14:paraId="56580E1E" w14:textId="77777777" w:rsidR="00A87BC8" w:rsidRPr="003A62B5" w:rsidRDefault="00A87BC8"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Marinello, M., &amp; Bernard, E. (2014). Wing morphology of Neotropical bats: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quantitative and qualitative analysis with implications for habitat use.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Canadian Journal of Zoology, 92</w:t>
      </w:r>
      <w:r w:rsidRPr="003A62B5">
        <w:rPr>
          <w:rFonts w:asciiTheme="minorHAnsi" w:eastAsia="PMingLiU" w:hAnsiTheme="minorHAnsi" w:cstheme="minorHAnsi"/>
          <w:szCs w:val="24"/>
          <w:lang w:val="en-US" w:eastAsia="zh-TW"/>
        </w:rPr>
        <w:t xml:space="preserve">(2), 141–147. </w:t>
      </w:r>
      <w:hyperlink r:id="rId515" w:history="1">
        <w:r w:rsidRPr="003A62B5">
          <w:rPr>
            <w:rStyle w:val="Hyperlink"/>
            <w:rFonts w:asciiTheme="minorHAnsi" w:eastAsia="PMingLiU" w:hAnsiTheme="minorHAnsi" w:cstheme="minorHAnsi"/>
            <w:szCs w:val="24"/>
            <w:lang w:val="en-US" w:eastAsia="zh-TW"/>
          </w:rPr>
          <w:t>https://doi.org/10.1139/cjz-</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2013-0127</w:t>
        </w:r>
      </w:hyperlink>
      <w:r w:rsidRPr="003A62B5">
        <w:rPr>
          <w:rFonts w:asciiTheme="minorHAnsi" w:eastAsia="PMingLiU" w:hAnsiTheme="minorHAnsi" w:cstheme="minorHAnsi"/>
          <w:szCs w:val="24"/>
          <w:lang w:val="en-US" w:eastAsia="zh-TW"/>
        </w:rPr>
        <w:t xml:space="preserve"> </w:t>
      </w:r>
    </w:p>
    <w:p w14:paraId="0B2284D8" w14:textId="77777777" w:rsidR="00A87BC8" w:rsidRPr="003A62B5" w:rsidRDefault="00A87BC8"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Martínez-Ferreira, S., Alvarez-Añorve, M., Bravo-Monzón, A., Montiel-González, C.,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Flores-Puerto, J., Morales-Díaz, S., Chiappa-Carrara, X., Oyama, K., &amp; Avila-</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Cabadilla, L. (2020). Taxonomic and Functional Diversity and Composition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in a Regenerating Neotropical Dry Forest. </w:t>
      </w:r>
      <w:r w:rsidRPr="003A62B5">
        <w:rPr>
          <w:rFonts w:asciiTheme="minorHAnsi" w:eastAsia="PMingLiU" w:hAnsiTheme="minorHAnsi" w:cstheme="minorHAnsi"/>
          <w:i/>
          <w:iCs/>
          <w:szCs w:val="24"/>
          <w:lang w:val="en-US" w:eastAsia="zh-TW"/>
        </w:rPr>
        <w:t>Diversity (Basel), 12</w:t>
      </w:r>
      <w:r w:rsidRPr="003A62B5">
        <w:rPr>
          <w:rFonts w:asciiTheme="minorHAnsi" w:eastAsia="PMingLiU" w:hAnsiTheme="minorHAnsi" w:cstheme="minorHAnsi"/>
          <w:szCs w:val="24"/>
          <w:lang w:val="en-US" w:eastAsia="zh-TW"/>
        </w:rPr>
        <w:t xml:space="preserve">(9), 332–. </w:t>
      </w:r>
      <w:r>
        <w:rPr>
          <w:rFonts w:asciiTheme="minorHAnsi" w:eastAsia="PMingLiU" w:hAnsiTheme="minorHAnsi" w:cstheme="minorHAnsi"/>
          <w:szCs w:val="24"/>
          <w:lang w:val="en-US" w:eastAsia="zh-TW"/>
        </w:rPr>
        <w:tab/>
      </w:r>
      <w:hyperlink r:id="rId516" w:history="1">
        <w:r w:rsidRPr="003A62B5">
          <w:rPr>
            <w:rStyle w:val="Hyperlink"/>
            <w:rFonts w:asciiTheme="minorHAnsi" w:eastAsia="PMingLiU" w:hAnsiTheme="minorHAnsi" w:cstheme="minorHAnsi"/>
            <w:szCs w:val="24"/>
            <w:lang w:val="en-US" w:eastAsia="zh-TW"/>
          </w:rPr>
          <w:t>https://doi.org/10.3390/d12090332</w:t>
        </w:r>
      </w:hyperlink>
    </w:p>
    <w:p w14:paraId="464F142E"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Mayberry, H., McMillan, M., Chochinov, A., Hinds, J., &amp; Ratcliffe, J. (2020). Potential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foraging niche release in insectivorous bat species relatively unaffected by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white-nose syndrome? </w:t>
      </w:r>
      <w:r w:rsidRPr="003A62B5">
        <w:rPr>
          <w:rFonts w:asciiTheme="minorHAnsi" w:eastAsia="PMingLiU" w:hAnsiTheme="minorHAnsi" w:cstheme="minorHAnsi"/>
          <w:i/>
          <w:iCs/>
          <w:szCs w:val="24"/>
          <w:lang w:val="en-US" w:eastAsia="zh-TW"/>
        </w:rPr>
        <w:t>Canadian Journal of Zoology, 98</w:t>
      </w:r>
      <w:r w:rsidRPr="003A62B5">
        <w:rPr>
          <w:rFonts w:asciiTheme="minorHAnsi" w:eastAsia="PMingLiU" w:hAnsiTheme="minorHAnsi" w:cstheme="minorHAnsi"/>
          <w:szCs w:val="24"/>
          <w:lang w:val="en-US" w:eastAsia="zh-TW"/>
        </w:rPr>
        <w:t xml:space="preserve">(10), 667–680. </w:t>
      </w:r>
      <w:r>
        <w:rPr>
          <w:rFonts w:asciiTheme="minorHAnsi" w:eastAsia="PMingLiU" w:hAnsiTheme="minorHAnsi" w:cstheme="minorHAnsi"/>
          <w:szCs w:val="24"/>
          <w:lang w:val="en-US" w:eastAsia="zh-TW"/>
        </w:rPr>
        <w:tab/>
      </w:r>
      <w:hyperlink r:id="rId517" w:history="1">
        <w:r w:rsidRPr="003A62B5">
          <w:rPr>
            <w:rStyle w:val="Hyperlink"/>
            <w:rFonts w:asciiTheme="minorHAnsi" w:eastAsia="PMingLiU" w:hAnsiTheme="minorHAnsi" w:cstheme="minorHAnsi"/>
            <w:szCs w:val="24"/>
            <w:lang w:val="en-US" w:eastAsia="zh-TW"/>
          </w:rPr>
          <w:t>https://doi.org/10.1139/cjz-2019-0231</w:t>
        </w:r>
      </w:hyperlink>
    </w:p>
    <w:p w14:paraId="62C60E03" w14:textId="77777777" w:rsidR="00A87BC8" w:rsidRDefault="00A87BC8" w:rsidP="003A62B5">
      <w:pPr>
        <w:spacing w:after="240"/>
        <w:rPr>
          <w:rFonts w:asciiTheme="minorHAnsi" w:eastAsia="PMingLiU" w:hAnsiTheme="minorHAnsi" w:cstheme="minorHAnsi"/>
          <w:color w:val="0000FF"/>
          <w:szCs w:val="24"/>
          <w:u w:val="single"/>
          <w:lang w:val="en-US" w:eastAsia="zh-TW"/>
        </w:rPr>
      </w:pPr>
      <w:r w:rsidRPr="003A62B5">
        <w:rPr>
          <w:rFonts w:asciiTheme="minorHAnsi" w:eastAsia="PMingLiU" w:hAnsiTheme="minorHAnsi" w:cstheme="minorHAnsi"/>
          <w:szCs w:val="24"/>
          <w:lang w:val="en-US" w:eastAsia="zh-TW"/>
        </w:rPr>
        <w:t xml:space="preserve">Medellín, R., Equihua, M., &amp; Amin, M. (2000). Bat Diversity and Abundance as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Indicators of Disturbance in Neotropical Rainforests. </w:t>
      </w:r>
      <w:r w:rsidRPr="003A62B5">
        <w:rPr>
          <w:rFonts w:asciiTheme="minorHAnsi" w:eastAsia="PMingLiU" w:hAnsiTheme="minorHAnsi" w:cstheme="minorHAnsi"/>
          <w:i/>
          <w:iCs/>
          <w:szCs w:val="24"/>
          <w:lang w:val="en-US" w:eastAsia="zh-TW"/>
        </w:rPr>
        <w:t xml:space="preserve">Conservation Biology,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14</w:t>
      </w:r>
      <w:r w:rsidRPr="003A62B5">
        <w:rPr>
          <w:rFonts w:asciiTheme="minorHAnsi" w:eastAsia="PMingLiU" w:hAnsiTheme="minorHAnsi" w:cstheme="minorHAnsi"/>
          <w:szCs w:val="24"/>
          <w:lang w:val="en-US" w:eastAsia="zh-TW"/>
        </w:rPr>
        <w:t xml:space="preserve">(6), 1666–1675. </w:t>
      </w:r>
      <w:hyperlink r:id="rId518" w:history="1">
        <w:r w:rsidRPr="003A62B5">
          <w:rPr>
            <w:rStyle w:val="Hyperlink"/>
            <w:rFonts w:asciiTheme="minorHAnsi" w:eastAsia="PMingLiU" w:hAnsiTheme="minorHAnsi" w:cstheme="minorHAnsi"/>
            <w:szCs w:val="24"/>
            <w:lang w:val="en-US" w:eastAsia="zh-TW"/>
          </w:rPr>
          <w:t>https://doi.org/10.1111/j.1523-1739.2000.99068.x</w:t>
        </w:r>
      </w:hyperlink>
    </w:p>
    <w:p w14:paraId="6314791B"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Medinas, D., Medinas, D., Marques, J., Marques, J., Mira, A., &amp; Mira, A. (2013).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Assessing road effects on bats: the role of landscape, road features, and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activity on road-kills. </w:t>
      </w:r>
      <w:r w:rsidRPr="003A62B5">
        <w:rPr>
          <w:rFonts w:asciiTheme="minorHAnsi" w:eastAsia="PMingLiU" w:hAnsiTheme="minorHAnsi" w:cstheme="minorHAnsi"/>
          <w:i/>
          <w:iCs/>
          <w:szCs w:val="24"/>
          <w:lang w:val="en-US" w:eastAsia="zh-TW"/>
        </w:rPr>
        <w:t>Ecological Research, 28</w:t>
      </w:r>
      <w:r w:rsidRPr="003A62B5">
        <w:rPr>
          <w:rFonts w:asciiTheme="minorHAnsi" w:eastAsia="PMingLiU" w:hAnsiTheme="minorHAnsi" w:cstheme="minorHAnsi"/>
          <w:szCs w:val="24"/>
          <w:lang w:val="en-US" w:eastAsia="zh-TW"/>
        </w:rPr>
        <w:t xml:space="preserve">(2), 227–237. </w:t>
      </w:r>
      <w:r>
        <w:rPr>
          <w:rFonts w:asciiTheme="minorHAnsi" w:eastAsia="PMingLiU" w:hAnsiTheme="minorHAnsi" w:cstheme="minorHAnsi"/>
          <w:szCs w:val="24"/>
          <w:lang w:val="en-US" w:eastAsia="zh-TW"/>
        </w:rPr>
        <w:tab/>
      </w:r>
      <w:hyperlink r:id="rId519" w:history="1">
        <w:r w:rsidRPr="003A62B5">
          <w:rPr>
            <w:rStyle w:val="Hyperlink"/>
            <w:rFonts w:asciiTheme="minorHAnsi" w:eastAsia="PMingLiU" w:hAnsiTheme="minorHAnsi" w:cstheme="minorHAnsi"/>
            <w:szCs w:val="24"/>
            <w:lang w:val="en-US" w:eastAsia="zh-TW"/>
          </w:rPr>
          <w:t>https://doi.org/10.1007/s11284-012-1009-6</w:t>
        </w:r>
      </w:hyperlink>
      <w:r w:rsidRPr="003A62B5">
        <w:rPr>
          <w:rFonts w:asciiTheme="minorHAnsi" w:eastAsia="PMingLiU" w:hAnsiTheme="minorHAnsi" w:cstheme="minorHAnsi"/>
          <w:szCs w:val="24"/>
          <w:lang w:val="en-US" w:eastAsia="zh-TW"/>
        </w:rPr>
        <w:t xml:space="preserve"> </w:t>
      </w:r>
    </w:p>
    <w:p w14:paraId="2376EFDB"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Mendes, E., Mendes, E., Fonseca, C., Fonseca, C., Marques, S., Marques, S., Maia, 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Maia, D., Ramos Pereira, M., &amp; Ramos Pereira, M. (2017). Bat richness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activity in heterogeneous landscapes: guild-specific and scale-dependent? </w:t>
      </w:r>
      <w:r>
        <w:rPr>
          <w:rFonts w:asciiTheme="minorHAnsi" w:eastAsia="PMingLiU" w:hAnsiTheme="minorHAnsi" w:cstheme="minorHAnsi"/>
          <w:szCs w:val="24"/>
          <w:lang w:val="en-US" w:eastAsia="zh-TW"/>
        </w:rPr>
        <w:lastRenderedPageBreak/>
        <w:tab/>
      </w:r>
      <w:r w:rsidRPr="003A62B5">
        <w:rPr>
          <w:rFonts w:asciiTheme="minorHAnsi" w:eastAsia="PMingLiU" w:hAnsiTheme="minorHAnsi" w:cstheme="minorHAnsi"/>
          <w:i/>
          <w:iCs/>
          <w:szCs w:val="24"/>
          <w:lang w:val="en-US" w:eastAsia="zh-TW"/>
        </w:rPr>
        <w:t>Landscape Ecology, 32</w:t>
      </w:r>
      <w:r w:rsidRPr="003A62B5">
        <w:rPr>
          <w:rFonts w:asciiTheme="minorHAnsi" w:eastAsia="PMingLiU" w:hAnsiTheme="minorHAnsi" w:cstheme="minorHAnsi"/>
          <w:szCs w:val="24"/>
          <w:lang w:val="en-US" w:eastAsia="zh-TW"/>
        </w:rPr>
        <w:t xml:space="preserve">(2), 295–311. </w:t>
      </w:r>
      <w:hyperlink r:id="rId520" w:history="1">
        <w:r w:rsidRPr="003A62B5">
          <w:rPr>
            <w:rStyle w:val="Hyperlink"/>
            <w:rFonts w:asciiTheme="minorHAnsi" w:eastAsia="PMingLiU" w:hAnsiTheme="minorHAnsi" w:cstheme="minorHAnsi"/>
            <w:szCs w:val="24"/>
            <w:lang w:val="en-US" w:eastAsia="zh-TW"/>
          </w:rPr>
          <w:t>https://doi.org/10.1007/s10980-016-</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0444-0</w:t>
        </w:r>
      </w:hyperlink>
    </w:p>
    <w:p w14:paraId="24DC5F61"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Menzel, J., Menzel, M., KILGO, J., Ford, W., EDWARDS, J., &amp; McCracken, G. (2005).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Effect of habitat and foraging height on bat activity in the coastal plain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South Carolina. </w:t>
      </w:r>
      <w:r w:rsidRPr="003A62B5">
        <w:rPr>
          <w:rFonts w:asciiTheme="minorHAnsi" w:eastAsia="PMingLiU" w:hAnsiTheme="minorHAnsi" w:cstheme="minorHAnsi"/>
          <w:i/>
          <w:iCs/>
          <w:szCs w:val="24"/>
          <w:lang w:val="en-US" w:eastAsia="zh-TW"/>
        </w:rPr>
        <w:t>The Journal of Wildlife Management, 69</w:t>
      </w:r>
      <w:r w:rsidRPr="003A62B5">
        <w:rPr>
          <w:rFonts w:asciiTheme="minorHAnsi" w:eastAsia="PMingLiU" w:hAnsiTheme="minorHAnsi" w:cstheme="minorHAnsi"/>
          <w:szCs w:val="24"/>
          <w:lang w:val="en-US" w:eastAsia="zh-TW"/>
        </w:rPr>
        <w:t xml:space="preserve">(1), 235–245. </w:t>
      </w:r>
      <w:r>
        <w:rPr>
          <w:rFonts w:asciiTheme="minorHAnsi" w:eastAsia="PMingLiU" w:hAnsiTheme="minorHAnsi" w:cstheme="minorHAnsi"/>
          <w:szCs w:val="24"/>
          <w:lang w:val="en-US" w:eastAsia="zh-TW"/>
        </w:rPr>
        <w:tab/>
      </w:r>
      <w:hyperlink r:id="rId521" w:history="1">
        <w:r w:rsidRPr="003A62B5">
          <w:rPr>
            <w:rStyle w:val="Hyperlink"/>
            <w:rFonts w:asciiTheme="minorHAnsi" w:eastAsia="PMingLiU" w:hAnsiTheme="minorHAnsi" w:cstheme="minorHAnsi"/>
            <w:szCs w:val="24"/>
            <w:lang w:val="en-US" w:eastAsia="zh-TW"/>
          </w:rPr>
          <w:t>https://doi.org/10.2193/0022-541X(2005)0692.0.CO;2</w:t>
        </w:r>
      </w:hyperlink>
    </w:p>
    <w:p w14:paraId="3543D645"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Meyer, G., Senulis, J. &amp; Reinartz, J. (2016). Effects of temperature and availability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insect prey on </w:t>
      </w:r>
      <w:r w:rsidRPr="003A62B5">
        <w:rPr>
          <w:rFonts w:asciiTheme="minorHAnsi" w:eastAsia="PMingLiU" w:hAnsiTheme="minorHAnsi" w:cstheme="minorHAnsi"/>
          <w:szCs w:val="24"/>
          <w:lang w:val="en-US" w:eastAsia="zh-TW"/>
        </w:rPr>
        <w:tab/>
        <w:t xml:space="preserve">bat emergence from hibernation in spring. </w:t>
      </w:r>
      <w:r w:rsidRPr="003A62B5">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Mammalogy, 97</w:t>
      </w:r>
      <w:r w:rsidRPr="003A62B5">
        <w:rPr>
          <w:rFonts w:asciiTheme="minorHAnsi" w:eastAsia="PMingLiU" w:hAnsiTheme="minorHAnsi" w:cstheme="minorHAnsi"/>
          <w:szCs w:val="24"/>
          <w:lang w:val="en-US" w:eastAsia="zh-TW"/>
        </w:rPr>
        <w:t xml:space="preserve">(6), 1623–1633. </w:t>
      </w:r>
      <w:hyperlink r:id="rId522" w:history="1">
        <w:r w:rsidRPr="003A62B5">
          <w:rPr>
            <w:rStyle w:val="Hyperlink"/>
            <w:rFonts w:asciiTheme="minorHAnsi" w:eastAsia="PMingLiU" w:hAnsiTheme="minorHAnsi" w:cstheme="minorHAnsi"/>
            <w:szCs w:val="24"/>
            <w:lang w:val="en-US" w:eastAsia="zh-TW"/>
          </w:rPr>
          <w:t>https://doi.org/10.1093/jmammal/gyw126</w:t>
        </w:r>
      </w:hyperlink>
    </w:p>
    <w:p w14:paraId="067FDA3B"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Moreton Bay Regional Council. (2021). </w:t>
      </w:r>
      <w:r w:rsidRPr="003A62B5">
        <w:rPr>
          <w:rFonts w:asciiTheme="minorHAnsi" w:eastAsia="PMingLiU" w:hAnsiTheme="minorHAnsi" w:cstheme="minorHAnsi"/>
          <w:i/>
          <w:iCs/>
          <w:szCs w:val="24"/>
          <w:lang w:val="en-US" w:eastAsia="zh-TW"/>
        </w:rPr>
        <w:t>Community profile: Samford valley area.</w:t>
      </w:r>
      <w:r w:rsidRPr="003A62B5">
        <w:rPr>
          <w:rFonts w:asciiTheme="minorHAnsi" w:eastAsia="PMingLiU" w:hAnsiTheme="minorHAnsi" w:cstheme="minorHAnsi"/>
          <w:szCs w:val="24"/>
          <w:lang w:val="en-US" w:eastAsia="zh-TW"/>
        </w:rPr>
        <w:tab/>
      </w:r>
      <w:hyperlink r:id="rId523" w:history="1">
        <w:r w:rsidRPr="003A62B5">
          <w:rPr>
            <w:rStyle w:val="Hyperlink"/>
            <w:rFonts w:asciiTheme="minorHAnsi" w:eastAsia="PMingLiU" w:hAnsiTheme="minorHAnsi" w:cstheme="minorHAnsi"/>
            <w:szCs w:val="24"/>
            <w:lang w:val="en-US" w:eastAsia="zh-TW"/>
          </w:rPr>
          <w:t>http://profile.id.com.au/Default.aspx?id=311&amp;pg=101&amp;gid=560&amp;type=enu</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m</w:t>
        </w:r>
      </w:hyperlink>
      <w:r w:rsidRPr="003A62B5">
        <w:rPr>
          <w:rFonts w:asciiTheme="minorHAnsi" w:eastAsia="PMingLiU" w:hAnsiTheme="minorHAnsi" w:cstheme="minorHAnsi"/>
          <w:szCs w:val="24"/>
          <w:lang w:val="en-US" w:eastAsia="zh-TW"/>
        </w:rPr>
        <w:t xml:space="preserve"> </w:t>
      </w:r>
    </w:p>
    <w:p w14:paraId="71E3AFA5"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Morris, A., Miller, D., &amp; Kalcounis-Rueppell, M. (2010). Use of Forest Edges by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 a Managed </w:t>
      </w:r>
      <w:r w:rsidRPr="003A62B5">
        <w:rPr>
          <w:rFonts w:asciiTheme="minorHAnsi" w:eastAsia="PMingLiU" w:hAnsiTheme="minorHAnsi" w:cstheme="minorHAnsi"/>
          <w:szCs w:val="24"/>
          <w:lang w:val="en-US" w:eastAsia="zh-TW"/>
        </w:rPr>
        <w:tab/>
        <w:t xml:space="preserve">Pine Forest Landscape. </w:t>
      </w:r>
      <w:r w:rsidRPr="003A62B5">
        <w:rPr>
          <w:rFonts w:asciiTheme="minorHAnsi" w:eastAsia="PMingLiU" w:hAnsiTheme="minorHAnsi" w:cstheme="minorHAnsi"/>
          <w:i/>
          <w:iCs/>
          <w:szCs w:val="24"/>
          <w:lang w:val="en-US" w:eastAsia="zh-TW"/>
        </w:rPr>
        <w:t xml:space="preserve">The Journal of Wildlife Management,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74</w:t>
      </w:r>
      <w:r w:rsidRPr="003A62B5">
        <w:rPr>
          <w:rFonts w:asciiTheme="minorHAnsi" w:eastAsia="PMingLiU" w:hAnsiTheme="minorHAnsi" w:cstheme="minorHAnsi"/>
          <w:szCs w:val="24"/>
          <w:lang w:val="en-US" w:eastAsia="zh-TW"/>
        </w:rPr>
        <w:t xml:space="preserve">(1), 26–34. </w:t>
      </w:r>
      <w:hyperlink r:id="rId524" w:history="1">
        <w:r w:rsidRPr="003A62B5">
          <w:rPr>
            <w:rStyle w:val="Hyperlink"/>
            <w:rFonts w:asciiTheme="minorHAnsi" w:eastAsia="PMingLiU" w:hAnsiTheme="minorHAnsi" w:cstheme="minorHAnsi"/>
            <w:szCs w:val="24"/>
            <w:lang w:val="en-US" w:eastAsia="zh-TW"/>
          </w:rPr>
          <w:t>https://doi.org/10.2193/2008-471</w:t>
        </w:r>
      </w:hyperlink>
      <w:r w:rsidRPr="003A62B5">
        <w:rPr>
          <w:rFonts w:asciiTheme="minorHAnsi" w:eastAsia="PMingLiU" w:hAnsiTheme="minorHAnsi" w:cstheme="minorHAnsi"/>
          <w:szCs w:val="24"/>
          <w:lang w:val="en-US" w:eastAsia="zh-TW"/>
        </w:rPr>
        <w:t xml:space="preserve"> </w:t>
      </w:r>
    </w:p>
    <w:p w14:paraId="46D63F35"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Müller, J. &amp; Mehr, M., Bässler, C., &amp; Fenton, B., Hothorn, T., Pretzsch, H., Klemmt,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 &amp; Brandl, R. (2012). Aggregative response in bats: prey abundance versus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habitat. </w:t>
      </w:r>
      <w:r w:rsidRPr="003A62B5">
        <w:rPr>
          <w:rFonts w:asciiTheme="minorHAnsi" w:eastAsia="PMingLiU" w:hAnsiTheme="minorHAnsi" w:cstheme="minorHAnsi"/>
          <w:i/>
          <w:iCs/>
          <w:szCs w:val="24"/>
          <w:lang w:val="en-US" w:eastAsia="zh-TW"/>
        </w:rPr>
        <w:t>Oecologia,169</w:t>
      </w:r>
      <w:r w:rsidRPr="003A62B5">
        <w:rPr>
          <w:rFonts w:asciiTheme="minorHAnsi" w:eastAsia="PMingLiU" w:hAnsiTheme="minorHAnsi" w:cstheme="minorHAnsi"/>
          <w:szCs w:val="24"/>
          <w:lang w:val="en-US" w:eastAsia="zh-TW"/>
        </w:rPr>
        <w:t xml:space="preserve">(3), 673–684. </w:t>
      </w:r>
      <w:hyperlink r:id="rId525" w:history="1">
        <w:r w:rsidRPr="003A62B5">
          <w:rPr>
            <w:rStyle w:val="Hyperlink"/>
            <w:rFonts w:asciiTheme="minorHAnsi" w:eastAsia="PMingLiU" w:hAnsiTheme="minorHAnsi" w:cstheme="minorHAnsi"/>
            <w:szCs w:val="24"/>
            <w:lang w:val="en-US" w:eastAsia="zh-TW"/>
          </w:rPr>
          <w:t>https://doi.org/10.1007/s00442-011-</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2247-y</w:t>
        </w:r>
      </w:hyperlink>
    </w:p>
    <w:p w14:paraId="2443AE3F" w14:textId="77777777" w:rsidR="00A87BC8" w:rsidRPr="003A62B5" w:rsidRDefault="00A87BC8" w:rsidP="003A62B5">
      <w:pPr>
        <w:spacing w:after="240" w:line="259" w:lineRule="auto"/>
        <w:rPr>
          <w:rFonts w:asciiTheme="minorHAnsi" w:eastAsia="PMingLiU" w:hAnsiTheme="minorHAnsi" w:cstheme="minorHAnsi"/>
          <w:szCs w:val="24"/>
          <w:highlight w:val="yellow"/>
          <w:lang w:val="en-US" w:eastAsia="zh-TW"/>
        </w:rPr>
      </w:pPr>
      <w:r w:rsidRPr="003A62B5">
        <w:rPr>
          <w:rFonts w:asciiTheme="minorHAnsi" w:eastAsia="PMingLiU" w:hAnsiTheme="minorHAnsi" w:cstheme="minorHAnsi"/>
          <w:szCs w:val="24"/>
          <w:lang w:val="en-US" w:eastAsia="zh-TW"/>
        </w:rPr>
        <w:t xml:space="preserve">Nkrumah, E., Vallo, P., Klose, S., Ripperger, S., Badu, E., Gloza-Rausch, F., Drosten,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 Kalko, E.,Tschapka, M., &amp; Oppong, S. (2016). Foraging Behavior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Habitat Selection of Noack’s Round-Leaf Bat </w:t>
      </w:r>
      <w:r w:rsidRPr="003A62B5">
        <w:rPr>
          <w:rFonts w:asciiTheme="minorHAnsi" w:eastAsia="PMingLiU" w:hAnsiTheme="minorHAnsi" w:cstheme="minorHAnsi"/>
          <w:szCs w:val="24"/>
          <w:lang w:val="en-US" w:eastAsia="zh-TW"/>
        </w:rPr>
        <w:tab/>
        <w:t xml:space="preserve">(Hipposideros aff. ruber)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and Conservation Implications. </w:t>
      </w:r>
      <w:r w:rsidRPr="003A62B5">
        <w:rPr>
          <w:rFonts w:asciiTheme="minorHAnsi" w:eastAsia="PMingLiU" w:hAnsiTheme="minorHAnsi" w:cstheme="minorHAnsi"/>
          <w:i/>
          <w:iCs/>
          <w:szCs w:val="24"/>
          <w:lang w:val="en-US" w:eastAsia="zh-TW"/>
        </w:rPr>
        <w:t>Tropical Conservation Science, 9</w:t>
      </w:r>
      <w:r w:rsidRPr="003A62B5">
        <w:rPr>
          <w:rFonts w:asciiTheme="minorHAnsi" w:eastAsia="PMingLiU" w:hAnsiTheme="minorHAnsi" w:cstheme="minorHAnsi"/>
          <w:szCs w:val="24"/>
          <w:lang w:val="en-US" w:eastAsia="zh-TW"/>
        </w:rPr>
        <w:t xml:space="preserve">(4), </w:t>
      </w:r>
      <w:r w:rsidRPr="003A62B5">
        <w:rPr>
          <w:rFonts w:asciiTheme="minorHAnsi" w:eastAsia="PMingLiU" w:hAnsiTheme="minorHAnsi" w:cstheme="minorHAnsi"/>
          <w:szCs w:val="24"/>
          <w:lang w:val="en-US" w:eastAsia="zh-TW"/>
        </w:rPr>
        <w:tab/>
        <w:t xml:space="preserve">194008291668042–. </w:t>
      </w:r>
      <w:hyperlink r:id="rId526" w:history="1">
        <w:r w:rsidRPr="003A62B5">
          <w:rPr>
            <w:rFonts w:asciiTheme="minorHAnsi" w:eastAsia="PMingLiU" w:hAnsiTheme="minorHAnsi" w:cstheme="minorHAnsi"/>
            <w:color w:val="0000FF"/>
            <w:szCs w:val="24"/>
            <w:u w:val="single"/>
            <w:lang w:val="en-US" w:eastAsia="zh-TW"/>
          </w:rPr>
          <w:t>https://doi.org/10.1177/1940082916680428</w:t>
        </w:r>
      </w:hyperlink>
      <w:r w:rsidRPr="003A62B5">
        <w:rPr>
          <w:rFonts w:asciiTheme="minorHAnsi" w:eastAsia="PMingLiU" w:hAnsiTheme="minorHAnsi" w:cstheme="minorHAnsi"/>
          <w:szCs w:val="24"/>
          <w:highlight w:val="yellow"/>
          <w:lang w:val="en-US" w:eastAsia="zh-TW"/>
        </w:rPr>
        <w:t xml:space="preserve"> </w:t>
      </w:r>
    </w:p>
    <w:p w14:paraId="53806022"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Nolte, U. (2011). </w:t>
      </w:r>
      <w:r w:rsidRPr="003A62B5">
        <w:rPr>
          <w:rFonts w:asciiTheme="minorHAnsi" w:eastAsia="PMingLiU" w:hAnsiTheme="minorHAnsi" w:cstheme="minorHAnsi"/>
          <w:i/>
          <w:iCs/>
          <w:szCs w:val="24"/>
          <w:lang w:val="en-US" w:eastAsia="zh-TW"/>
        </w:rPr>
        <w:t>Streams of high biodiversity value in the Moreton Bay Region</w:t>
      </w:r>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Moreton Bay Regional Council. </w:t>
      </w:r>
      <w:r>
        <w:rPr>
          <w:rFonts w:asciiTheme="minorHAnsi" w:eastAsia="PMingLiU" w:hAnsiTheme="minorHAnsi" w:cstheme="minorHAnsi"/>
          <w:szCs w:val="24"/>
          <w:lang w:val="en-US" w:eastAsia="zh-TW"/>
        </w:rPr>
        <w:tab/>
      </w:r>
      <w:hyperlink r:id="rId527" w:history="1">
        <w:r w:rsidRPr="003A62B5">
          <w:rPr>
            <w:rStyle w:val="Hyperlink"/>
            <w:rFonts w:asciiTheme="minorHAnsi" w:eastAsia="PMingLiU" w:hAnsiTheme="minorHAnsi" w:cstheme="minorHAnsi"/>
            <w:szCs w:val="24"/>
            <w:lang w:val="en-US" w:eastAsia="zh-TW"/>
          </w:rPr>
          <w:t>https://www.moretonbay.qld.gov.au/files/assets/public/services/building-</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development/mbrc-plan/background-studies/streams-of-high-</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biodiversity.pdf</w:t>
        </w:r>
      </w:hyperlink>
    </w:p>
    <w:p w14:paraId="7EF4C97F" w14:textId="77777777" w:rsidR="00A87BC8" w:rsidRPr="003A62B5" w:rsidRDefault="00A87BC8" w:rsidP="003A62B5">
      <w:pPr>
        <w:spacing w:after="240" w:line="259" w:lineRule="auto"/>
        <w:rPr>
          <w:rFonts w:asciiTheme="minorHAnsi" w:eastAsia="PMingLiU" w:hAnsiTheme="minorHAnsi" w:cstheme="minorHAnsi"/>
          <w:i/>
          <w:iCs/>
          <w:szCs w:val="24"/>
          <w:lang w:val="en-US" w:eastAsia="zh-TW"/>
        </w:rPr>
      </w:pPr>
      <w:r w:rsidRPr="003A62B5">
        <w:rPr>
          <w:rFonts w:asciiTheme="minorHAnsi" w:eastAsia="PMingLiU" w:hAnsiTheme="minorHAnsi" w:cstheme="minorHAnsi"/>
          <w:szCs w:val="24"/>
          <w:lang w:val="en-US" w:eastAsia="zh-TW"/>
        </w:rPr>
        <w:t xml:space="preserve">Norberg, U. &amp; Rayner, J. (1987). Ecological Morphology and Flight in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(Mammalia; Chiroptera): Wing Adaptations, Flight Performance, Foraging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Strategy and Echolocation. </w:t>
      </w:r>
      <w:r w:rsidRPr="003A62B5">
        <w:rPr>
          <w:rFonts w:asciiTheme="minorHAnsi" w:eastAsia="PMingLiU" w:hAnsiTheme="minorHAnsi" w:cstheme="minorHAnsi"/>
          <w:i/>
          <w:iCs/>
          <w:szCs w:val="24"/>
          <w:lang w:val="en-US" w:eastAsia="zh-TW"/>
        </w:rPr>
        <w:t xml:space="preserve">Royal Society of </w:t>
      </w:r>
      <w:r w:rsidRPr="003A62B5">
        <w:rPr>
          <w:rFonts w:asciiTheme="minorHAnsi" w:eastAsia="PMingLiU" w:hAnsiTheme="minorHAnsi" w:cstheme="minorHAnsi"/>
          <w:i/>
          <w:iCs/>
          <w:szCs w:val="24"/>
          <w:lang w:val="en-US" w:eastAsia="zh-TW"/>
        </w:rPr>
        <w:tab/>
        <w:t xml:space="preserve">London Philosophical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Transactions Series B, 316</w:t>
      </w:r>
      <w:r w:rsidRPr="003A62B5">
        <w:rPr>
          <w:rFonts w:asciiTheme="minorHAnsi" w:eastAsia="PMingLiU" w:hAnsiTheme="minorHAnsi" w:cstheme="minorHAnsi"/>
          <w:szCs w:val="24"/>
          <w:lang w:val="en-US" w:eastAsia="zh-TW"/>
        </w:rPr>
        <w:t>(1179)</w:t>
      </w:r>
      <w:r w:rsidRPr="003A62B5">
        <w:rPr>
          <w:rFonts w:asciiTheme="minorHAnsi" w:eastAsia="PMingLiU" w:hAnsiTheme="minorHAnsi" w:cstheme="minorHAnsi"/>
          <w:i/>
          <w:iCs/>
          <w:szCs w:val="24"/>
          <w:lang w:val="en-US" w:eastAsia="zh-TW"/>
        </w:rPr>
        <w:t xml:space="preserve">. </w:t>
      </w:r>
      <w:hyperlink r:id="rId528" w:history="1">
        <w:r w:rsidRPr="003A62B5">
          <w:rPr>
            <w:rFonts w:asciiTheme="minorHAnsi" w:eastAsia="PMingLiU" w:hAnsiTheme="minorHAnsi" w:cstheme="minorHAnsi"/>
            <w:color w:val="0000FF"/>
            <w:szCs w:val="24"/>
            <w:u w:val="single"/>
            <w:lang w:val="en-US" w:eastAsia="zh-TW"/>
          </w:rPr>
          <w:t>https://doi.org/10.1098/rstb.1987.0030</w:t>
        </w:r>
      </w:hyperlink>
    </w:p>
    <w:p w14:paraId="0FE3027A"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Nunez, S., Lopez-Baucells, A., Rocha, R., Farneda, F., Bobrowiec, P., Palmeirim, J., &amp;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Meyer, C. (2019). Echolocation and Stratum Preference: Key Trait Correlates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of Vulnerability of Insectivorous Bats to Tropical Forest Fragmentation. </w:t>
      </w:r>
      <w:r>
        <w:rPr>
          <w:rFonts w:asciiTheme="minorHAnsi" w:eastAsia="PMingLiU" w:hAnsiTheme="minorHAnsi" w:cstheme="minorHAnsi"/>
          <w:szCs w:val="24"/>
          <w:lang w:val="en-US" w:eastAsia="zh-TW"/>
        </w:rPr>
        <w:lastRenderedPageBreak/>
        <w:tab/>
      </w:r>
      <w:r w:rsidRPr="003A62B5">
        <w:rPr>
          <w:rFonts w:asciiTheme="minorHAnsi" w:eastAsia="PMingLiU" w:hAnsiTheme="minorHAnsi" w:cstheme="minorHAnsi"/>
          <w:i/>
          <w:iCs/>
          <w:szCs w:val="24"/>
          <w:lang w:val="en-US" w:eastAsia="zh-TW"/>
        </w:rPr>
        <w:t>Frontiers in Ecology and Evolution</w:t>
      </w:r>
      <w:r w:rsidRPr="003A62B5">
        <w:rPr>
          <w:rFonts w:asciiTheme="minorHAnsi" w:eastAsia="PMingLiU" w:hAnsiTheme="minorHAnsi" w:cstheme="minorHAnsi"/>
          <w:szCs w:val="24"/>
          <w:lang w:val="en-US" w:eastAsia="zh-TW"/>
        </w:rPr>
        <w:t xml:space="preserve">, 7. </w:t>
      </w:r>
      <w:r>
        <w:rPr>
          <w:rFonts w:asciiTheme="minorHAnsi" w:eastAsia="PMingLiU" w:hAnsiTheme="minorHAnsi" w:cstheme="minorHAnsi"/>
          <w:szCs w:val="24"/>
          <w:lang w:val="en-US" w:eastAsia="zh-TW"/>
        </w:rPr>
        <w:tab/>
      </w:r>
      <w:hyperlink r:id="rId529" w:history="1">
        <w:r w:rsidRPr="003A62B5">
          <w:rPr>
            <w:rStyle w:val="Hyperlink"/>
            <w:rFonts w:asciiTheme="minorHAnsi" w:eastAsia="PMingLiU" w:hAnsiTheme="minorHAnsi" w:cstheme="minorHAnsi"/>
            <w:szCs w:val="24"/>
            <w:lang w:val="en-US" w:eastAsia="zh-TW"/>
          </w:rPr>
          <w:t>https://doi.org/10.3389/fevo.2019.00373</w:t>
        </w:r>
      </w:hyperlink>
    </w:p>
    <w:p w14:paraId="12E2C72F"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Park, K., Jones, G., &amp; Ransome, R. (1999). Winter activity of a population of greater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horseshoe bats (Rhinolophus ferrumequinum). </w:t>
      </w:r>
      <w:r w:rsidRPr="003A62B5">
        <w:rPr>
          <w:rFonts w:asciiTheme="minorHAnsi" w:eastAsia="PMingLiU" w:hAnsiTheme="minorHAnsi" w:cstheme="minorHAnsi"/>
          <w:i/>
          <w:iCs/>
          <w:szCs w:val="24"/>
          <w:lang w:val="en-US" w:eastAsia="zh-TW"/>
        </w:rPr>
        <w:t xml:space="preserve">Journal of Zoology (1987),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248</w:t>
      </w:r>
      <w:r w:rsidRPr="003A62B5">
        <w:rPr>
          <w:rFonts w:asciiTheme="minorHAnsi" w:eastAsia="PMingLiU" w:hAnsiTheme="minorHAnsi" w:cstheme="minorHAnsi"/>
          <w:szCs w:val="24"/>
          <w:lang w:val="en-US" w:eastAsia="zh-TW"/>
        </w:rPr>
        <w:t xml:space="preserve">(4), 419–427. </w:t>
      </w:r>
      <w:hyperlink r:id="rId530" w:history="1">
        <w:r w:rsidRPr="003A62B5">
          <w:rPr>
            <w:rStyle w:val="Hyperlink"/>
            <w:rFonts w:asciiTheme="minorHAnsi" w:eastAsia="PMingLiU" w:hAnsiTheme="minorHAnsi" w:cstheme="minorHAnsi"/>
            <w:szCs w:val="24"/>
            <w:lang w:val="en-US" w:eastAsia="zh-TW"/>
          </w:rPr>
          <w:t>https://doi.org/10.1017/S0952836999008018</w:t>
        </w:r>
      </w:hyperlink>
    </w:p>
    <w:p w14:paraId="210006C8" w14:textId="77777777" w:rsidR="00A87BC8" w:rsidRPr="003A62B5" w:rsidRDefault="00A87BC8"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Patriquin, K. J. &amp; Barclay, R. M. R. (2003). Foraging by Bats in Cleared, Thinned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Unharvested Boreal </w:t>
      </w:r>
      <w:r w:rsidRPr="003A62B5">
        <w:rPr>
          <w:rFonts w:asciiTheme="minorHAnsi" w:eastAsia="PMingLiU" w:hAnsiTheme="minorHAnsi" w:cstheme="minorHAnsi"/>
          <w:szCs w:val="24"/>
          <w:lang w:val="en-US" w:eastAsia="zh-TW"/>
        </w:rPr>
        <w:tab/>
        <w:t xml:space="preserve">Forest. </w:t>
      </w:r>
      <w:r w:rsidRPr="003A62B5">
        <w:rPr>
          <w:rFonts w:asciiTheme="minorHAnsi" w:eastAsia="PMingLiU" w:hAnsiTheme="minorHAnsi" w:cstheme="minorHAnsi"/>
          <w:i/>
          <w:iCs/>
          <w:szCs w:val="24"/>
          <w:lang w:val="en-US" w:eastAsia="zh-TW"/>
        </w:rPr>
        <w:t>The Journal of Applied Ecology, 40</w:t>
      </w:r>
      <w:r w:rsidRPr="003A62B5">
        <w:rPr>
          <w:rFonts w:asciiTheme="minorHAnsi" w:eastAsia="PMingLiU" w:hAnsiTheme="minorHAnsi" w:cstheme="minorHAnsi"/>
          <w:szCs w:val="24"/>
          <w:lang w:val="en-US" w:eastAsia="zh-TW"/>
        </w:rPr>
        <w:t xml:space="preserve">(4), 646–657. </w:t>
      </w:r>
      <w:r>
        <w:rPr>
          <w:rFonts w:asciiTheme="minorHAnsi" w:eastAsia="PMingLiU" w:hAnsiTheme="minorHAnsi" w:cstheme="minorHAnsi"/>
          <w:szCs w:val="24"/>
          <w:lang w:val="en-US" w:eastAsia="zh-TW"/>
        </w:rPr>
        <w:tab/>
      </w:r>
      <w:hyperlink r:id="rId531" w:history="1">
        <w:r w:rsidRPr="003A62B5">
          <w:rPr>
            <w:rStyle w:val="Hyperlink"/>
            <w:rFonts w:asciiTheme="minorHAnsi" w:eastAsia="PMingLiU" w:hAnsiTheme="minorHAnsi" w:cstheme="minorHAnsi"/>
            <w:szCs w:val="24"/>
            <w:lang w:val="en-US" w:eastAsia="zh-TW"/>
          </w:rPr>
          <w:t>https://doi.org/10.1046/j.1365-2664.2003.00831.x</w:t>
        </w:r>
      </w:hyperlink>
    </w:p>
    <w:p w14:paraId="1910DCAF"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Pavey, C. (1998). Habitat use by the eastern horseshoe bat, </w:t>
      </w:r>
      <w:r w:rsidRPr="003A62B5">
        <w:rPr>
          <w:rFonts w:asciiTheme="minorHAnsi" w:eastAsia="PMingLiU" w:hAnsiTheme="minorHAnsi" w:cstheme="minorHAnsi"/>
          <w:i/>
          <w:iCs/>
          <w:szCs w:val="24"/>
          <w:lang w:val="en-US" w:eastAsia="zh-TW"/>
        </w:rPr>
        <w:t xml:space="preserve">Rhinolophus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megaphyllus</w:t>
      </w:r>
      <w:r w:rsidRPr="003A62B5">
        <w:rPr>
          <w:rFonts w:asciiTheme="minorHAnsi" w:eastAsia="PMingLiU" w:hAnsiTheme="minorHAnsi" w:cstheme="minorHAnsi"/>
          <w:szCs w:val="24"/>
          <w:lang w:val="en-US" w:eastAsia="zh-TW"/>
        </w:rPr>
        <w:t xml:space="preserve">, in a fragmented woodland mosaic. </w:t>
      </w:r>
      <w:r w:rsidRPr="003A62B5">
        <w:rPr>
          <w:rFonts w:asciiTheme="minorHAnsi" w:eastAsia="PMingLiU" w:hAnsiTheme="minorHAnsi" w:cstheme="minorHAnsi"/>
          <w:i/>
          <w:iCs/>
          <w:szCs w:val="24"/>
          <w:lang w:val="en-US" w:eastAsia="zh-TW"/>
        </w:rPr>
        <w:t xml:space="preserve">Wildlife Research (East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Melbourne), 25</w:t>
      </w:r>
      <w:r w:rsidRPr="003A62B5">
        <w:rPr>
          <w:rFonts w:asciiTheme="minorHAnsi" w:eastAsia="PMingLiU" w:hAnsiTheme="minorHAnsi" w:cstheme="minorHAnsi"/>
          <w:szCs w:val="24"/>
          <w:lang w:val="en-US" w:eastAsia="zh-TW"/>
        </w:rPr>
        <w:t xml:space="preserve">(5), 489–. </w:t>
      </w:r>
      <w:hyperlink r:id="rId532" w:history="1">
        <w:r w:rsidRPr="003A62B5">
          <w:rPr>
            <w:rStyle w:val="Hyperlink"/>
            <w:rFonts w:asciiTheme="minorHAnsi" w:eastAsia="PMingLiU" w:hAnsiTheme="minorHAnsi" w:cstheme="minorHAnsi"/>
            <w:szCs w:val="24"/>
            <w:lang w:val="en-US" w:eastAsia="zh-TW"/>
          </w:rPr>
          <w:t>https://doi.org/10.1071/WR98019</w:t>
        </w:r>
      </w:hyperlink>
    </w:p>
    <w:p w14:paraId="36EED7A1" w14:textId="77777777" w:rsidR="00A87BC8" w:rsidRPr="003A62B5" w:rsidRDefault="00A87BC8"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Pavey, C., &amp; Burwell, C. (2004). Foraging ecology of the horseshoe bat, Rhinolophus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megaphyllus (Rhinolophidae), in eastern Australia. </w:t>
      </w:r>
      <w:r w:rsidRPr="003A62B5">
        <w:rPr>
          <w:rFonts w:asciiTheme="minorHAnsi" w:eastAsia="PMingLiU" w:hAnsiTheme="minorHAnsi" w:cstheme="minorHAnsi"/>
          <w:i/>
          <w:iCs/>
          <w:szCs w:val="24"/>
          <w:lang w:val="en-US" w:eastAsia="zh-TW"/>
        </w:rPr>
        <w:t xml:space="preserve">Wildlife Research (East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Melbourne), 31</w:t>
      </w:r>
      <w:r w:rsidRPr="003A62B5">
        <w:rPr>
          <w:rFonts w:asciiTheme="minorHAnsi" w:eastAsia="PMingLiU" w:hAnsiTheme="minorHAnsi" w:cstheme="minorHAnsi"/>
          <w:szCs w:val="24"/>
          <w:lang w:val="en-US" w:eastAsia="zh-TW"/>
        </w:rPr>
        <w:t xml:space="preserve">(4), 403–413. </w:t>
      </w:r>
      <w:r w:rsidRPr="003A62B5">
        <w:rPr>
          <w:rFonts w:asciiTheme="minorHAnsi" w:eastAsia="PMingLiU" w:hAnsiTheme="minorHAnsi" w:cstheme="minorHAnsi"/>
          <w:szCs w:val="24"/>
          <w:lang w:val="en-US" w:eastAsia="zh-TW"/>
        </w:rPr>
        <w:tab/>
      </w:r>
      <w:hyperlink r:id="rId533" w:history="1">
        <w:r w:rsidRPr="003A62B5">
          <w:rPr>
            <w:rFonts w:asciiTheme="minorHAnsi" w:eastAsia="PMingLiU" w:hAnsiTheme="minorHAnsi" w:cstheme="minorHAnsi"/>
            <w:color w:val="0000FF"/>
            <w:szCs w:val="24"/>
            <w:u w:val="single"/>
            <w:lang w:val="en-US" w:eastAsia="zh-TW"/>
          </w:rPr>
          <w:t>https://doi.org/10.1071/WR03106</w:t>
        </w:r>
      </w:hyperlink>
    </w:p>
    <w:p w14:paraId="03D2FBDB" w14:textId="77777777" w:rsidR="00A87BC8" w:rsidRPr="003A62B5" w:rsidRDefault="00A87BC8"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Peixoto, F., Braga, P. &amp; Mendes, P. (2018). A synthesis of ecological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evolutionary determinants of bat diversity across spatial scales. </w:t>
      </w:r>
      <w:r w:rsidRPr="003A62B5">
        <w:rPr>
          <w:rFonts w:asciiTheme="minorHAnsi" w:eastAsia="PMingLiU" w:hAnsiTheme="minorHAnsi" w:cstheme="minorHAnsi"/>
          <w:i/>
          <w:iCs/>
          <w:szCs w:val="24"/>
          <w:lang w:val="en-US" w:eastAsia="zh-TW"/>
        </w:rPr>
        <w:t xml:space="preserve">BMC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Ecology, 18</w:t>
      </w:r>
      <w:r w:rsidRPr="003A62B5">
        <w:rPr>
          <w:rFonts w:asciiTheme="minorHAnsi" w:eastAsia="PMingLiU" w:hAnsiTheme="minorHAnsi" w:cstheme="minorHAnsi"/>
          <w:szCs w:val="24"/>
          <w:lang w:val="en-US" w:eastAsia="zh-TW"/>
        </w:rPr>
        <w:t>(1), 18–18.</w:t>
      </w:r>
      <w:r w:rsidRPr="003A62B5">
        <w:rPr>
          <w:rFonts w:asciiTheme="minorHAnsi" w:eastAsia="PMingLiU" w:hAnsiTheme="minorHAnsi" w:cstheme="minorHAnsi"/>
          <w:szCs w:val="24"/>
          <w:lang w:val="en-US" w:eastAsia="zh-TW"/>
        </w:rPr>
        <w:tab/>
      </w:r>
      <w:hyperlink r:id="rId534" w:history="1">
        <w:r w:rsidRPr="003A62B5">
          <w:rPr>
            <w:rFonts w:asciiTheme="minorHAnsi" w:eastAsia="PMingLiU" w:hAnsiTheme="minorHAnsi" w:cstheme="minorHAnsi"/>
            <w:color w:val="0000FF"/>
            <w:szCs w:val="24"/>
            <w:u w:val="single"/>
            <w:lang w:val="en-US" w:eastAsia="zh-TW"/>
          </w:rPr>
          <w:t>https://doi.org/10.1186/s12898-018-0174-z</w:t>
        </w:r>
      </w:hyperlink>
    </w:p>
    <w:p w14:paraId="5014B528" w14:textId="77777777" w:rsidR="00A87BC8" w:rsidRDefault="00A87BC8" w:rsidP="003A62B5">
      <w:pPr>
        <w:spacing w:after="240" w:line="259" w:lineRule="auto"/>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t xml:space="preserve">Queensland Government. (2019). </w:t>
      </w:r>
      <w:r w:rsidRPr="007568C1">
        <w:rPr>
          <w:rFonts w:asciiTheme="minorHAnsi" w:eastAsia="PMingLiU" w:hAnsiTheme="minorHAnsi" w:cstheme="minorHAnsi"/>
          <w:szCs w:val="24"/>
          <w:lang w:val="en-US" w:eastAsia="zh-TW"/>
        </w:rPr>
        <w:t>Regional ecosystem descriptions</w:t>
      </w:r>
      <w:r>
        <w:rPr>
          <w:rFonts w:asciiTheme="minorHAnsi" w:eastAsia="PMingLiU" w:hAnsiTheme="minorHAnsi" w:cstheme="minorHAnsi"/>
          <w:szCs w:val="24"/>
          <w:lang w:val="en-US" w:eastAsia="zh-TW"/>
        </w:rPr>
        <w:t xml:space="preserve">. Retrieved from </w:t>
      </w:r>
      <w:r>
        <w:rPr>
          <w:rFonts w:asciiTheme="minorHAnsi" w:eastAsia="PMingLiU" w:hAnsiTheme="minorHAnsi" w:cstheme="minorHAnsi"/>
          <w:szCs w:val="24"/>
          <w:lang w:val="en-US" w:eastAsia="zh-TW"/>
        </w:rPr>
        <w:tab/>
      </w:r>
      <w:hyperlink r:id="rId535" w:history="1">
        <w:r w:rsidRPr="003A7AF2">
          <w:rPr>
            <w:rStyle w:val="Hyperlink"/>
            <w:rFonts w:asciiTheme="minorHAnsi" w:eastAsia="PMingLiU" w:hAnsiTheme="minorHAnsi" w:cstheme="minorHAnsi"/>
            <w:szCs w:val="24"/>
            <w:lang w:val="en-US" w:eastAsia="zh-TW"/>
          </w:rPr>
          <w:t>https://apps.des.qld.gov.au/regional-ecosystems/list/?bioregion=12</w:t>
        </w:r>
      </w:hyperlink>
    </w:p>
    <w:p w14:paraId="4576AD00"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Rainho, A., Palmeirim, J. M.</w:t>
      </w:r>
      <w:r>
        <w:rPr>
          <w:rFonts w:asciiTheme="minorHAnsi" w:eastAsia="PMingLiU" w:hAnsiTheme="minorHAnsi" w:cstheme="minorHAnsi"/>
          <w:szCs w:val="24"/>
          <w:lang w:val="en-US" w:eastAsia="zh-TW"/>
        </w:rPr>
        <w:t>, &amp; Fenton, B.</w:t>
      </w:r>
      <w:r w:rsidRPr="003A62B5">
        <w:rPr>
          <w:rFonts w:asciiTheme="minorHAnsi" w:eastAsia="PMingLiU" w:hAnsiTheme="minorHAnsi" w:cstheme="minorHAnsi"/>
          <w:szCs w:val="24"/>
          <w:lang w:val="en-US" w:eastAsia="zh-TW"/>
        </w:rPr>
        <w:t xml:space="preserve"> (2011). The importance of distance to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resources in the spatial modelling of bat foraging habitat. </w:t>
      </w:r>
      <w:r w:rsidRPr="003A62B5">
        <w:rPr>
          <w:rFonts w:asciiTheme="minorHAnsi" w:eastAsia="PMingLiU" w:hAnsiTheme="minorHAnsi" w:cstheme="minorHAnsi"/>
          <w:i/>
          <w:iCs/>
          <w:szCs w:val="24"/>
          <w:lang w:val="en-US" w:eastAsia="zh-TW"/>
        </w:rPr>
        <w:t>PloS one, 6</w:t>
      </w:r>
      <w:r w:rsidRPr="003A62B5">
        <w:rPr>
          <w:rFonts w:asciiTheme="minorHAnsi" w:eastAsia="PMingLiU" w:hAnsiTheme="minorHAnsi" w:cstheme="minorHAnsi"/>
          <w:szCs w:val="24"/>
          <w:lang w:val="en-US" w:eastAsia="zh-TW"/>
        </w:rPr>
        <w:t xml:space="preserve">(4),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e19227. </w:t>
      </w:r>
      <w:hyperlink r:id="rId536" w:history="1">
        <w:r w:rsidRPr="00CE482F">
          <w:rPr>
            <w:rStyle w:val="Hyperlink"/>
            <w:rFonts w:asciiTheme="minorHAnsi" w:eastAsia="PMingLiU" w:hAnsiTheme="minorHAnsi" w:cstheme="minorHAnsi"/>
            <w:szCs w:val="24"/>
            <w:lang w:val="en-US" w:eastAsia="zh-TW"/>
          </w:rPr>
          <w:t>https://doi.org/10.1371/journal.pone.0019227</w:t>
        </w:r>
      </w:hyperlink>
    </w:p>
    <w:p w14:paraId="74D7C14C" w14:textId="77777777" w:rsidR="00A87BC8" w:rsidRPr="00446058" w:rsidRDefault="00A87BC8" w:rsidP="007E50E4">
      <w:pPr>
        <w:spacing w:after="240" w:line="20" w:lineRule="atLeast"/>
        <w:rPr>
          <w:rFonts w:asciiTheme="minorHAnsi" w:eastAsia="PMingLiU" w:hAnsiTheme="minorHAnsi" w:cstheme="minorHAnsi"/>
          <w:szCs w:val="24"/>
          <w:lang w:eastAsia="zh-TW"/>
        </w:rPr>
      </w:pPr>
      <w:r w:rsidRPr="005372BE">
        <w:rPr>
          <w:rFonts w:asciiTheme="minorHAnsi" w:eastAsia="PMingLiU" w:hAnsiTheme="minorHAnsi" w:cstheme="minorHAnsi"/>
          <w:szCs w:val="24"/>
          <w:lang w:eastAsia="zh-TW"/>
        </w:rPr>
        <w:t>Reinhold</w:t>
      </w:r>
      <w:r>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L., Law</w:t>
      </w:r>
      <w:r>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B., Ford</w:t>
      </w:r>
      <w:r>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G., and Pennay</w:t>
      </w:r>
      <w:r>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M. (2001</w:t>
      </w:r>
      <w:r w:rsidRPr="005372BE">
        <w:rPr>
          <w:rFonts w:asciiTheme="minorHAnsi" w:eastAsia="PMingLiU" w:hAnsiTheme="minorHAnsi" w:cstheme="minorHAnsi"/>
          <w:i/>
          <w:iCs/>
          <w:szCs w:val="24"/>
          <w:lang w:eastAsia="zh-TW"/>
        </w:rPr>
        <w:t>). Key to the bat calls of south-</w:t>
      </w:r>
      <w:r w:rsidRPr="005372BE">
        <w:rPr>
          <w:rFonts w:asciiTheme="minorHAnsi" w:eastAsia="PMingLiU" w:hAnsiTheme="minorHAnsi" w:cstheme="minorHAnsi"/>
          <w:i/>
          <w:iCs/>
          <w:szCs w:val="24"/>
          <w:lang w:eastAsia="zh-TW"/>
        </w:rPr>
        <w:tab/>
        <w:t xml:space="preserve">east Queensland and </w:t>
      </w:r>
      <w:r w:rsidRPr="005372BE">
        <w:rPr>
          <w:rFonts w:asciiTheme="minorHAnsi" w:eastAsia="PMingLiU" w:hAnsiTheme="minorHAnsi" w:cstheme="minorHAnsi"/>
          <w:i/>
          <w:iCs/>
          <w:szCs w:val="24"/>
          <w:lang w:eastAsia="zh-TW"/>
        </w:rPr>
        <w:tab/>
        <w:t>north-east New South Wales.</w:t>
      </w:r>
      <w:r w:rsidRPr="005372BE">
        <w:rPr>
          <w:rFonts w:asciiTheme="minorHAnsi" w:eastAsia="PMingLiU" w:hAnsiTheme="minorHAnsi" w:cstheme="minorHAnsi"/>
          <w:szCs w:val="24"/>
          <w:lang w:eastAsia="zh-TW"/>
        </w:rPr>
        <w:t xml:space="preserve"> Queensland Department </w:t>
      </w:r>
      <w:r w:rsidRPr="005372BE">
        <w:rPr>
          <w:rFonts w:asciiTheme="minorHAnsi" w:eastAsia="PMingLiU" w:hAnsiTheme="minorHAnsi" w:cstheme="minorHAnsi"/>
          <w:szCs w:val="24"/>
          <w:lang w:eastAsia="zh-TW"/>
        </w:rPr>
        <w:tab/>
        <w:t xml:space="preserve">of Natural Resources and Mines, State Forests of New South Wales, </w:t>
      </w:r>
      <w:r w:rsidRPr="005372BE">
        <w:rPr>
          <w:rFonts w:asciiTheme="minorHAnsi" w:eastAsia="PMingLiU" w:hAnsiTheme="minorHAnsi" w:cstheme="minorHAnsi"/>
          <w:szCs w:val="24"/>
          <w:lang w:eastAsia="zh-TW"/>
        </w:rPr>
        <w:tab/>
        <w:t xml:space="preserve">University of Southern Queensland, and New South Wales National Parks </w:t>
      </w:r>
      <w:r w:rsidRPr="005372BE">
        <w:rPr>
          <w:rFonts w:asciiTheme="minorHAnsi" w:eastAsia="PMingLiU" w:hAnsiTheme="minorHAnsi" w:cstheme="minorHAnsi"/>
          <w:szCs w:val="24"/>
          <w:lang w:eastAsia="zh-TW"/>
        </w:rPr>
        <w:tab/>
        <w:t>and Wildlife Service, Australia.</w:t>
      </w:r>
      <w:r w:rsidRPr="00446058">
        <w:rPr>
          <w:rFonts w:asciiTheme="minorHAnsi" w:eastAsia="PMingLiU" w:hAnsiTheme="minorHAnsi" w:cstheme="minorHAnsi"/>
          <w:szCs w:val="24"/>
          <w:lang w:eastAsia="zh-TW"/>
        </w:rPr>
        <w:t xml:space="preserve"> </w:t>
      </w:r>
    </w:p>
    <w:p w14:paraId="141F7AD2" w14:textId="77777777" w:rsidR="00A87BC8" w:rsidRPr="003A62B5" w:rsidRDefault="00A87BC8"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Rhodes, M. (2002). Assessment of sources of variance and patterns of overlap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microchiropteran wing morphology in southeast Queensland, Australia.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Canadian Journal of Zoology, 80</w:t>
      </w:r>
      <w:r w:rsidRPr="003A62B5">
        <w:rPr>
          <w:rFonts w:asciiTheme="minorHAnsi" w:eastAsia="PMingLiU" w:hAnsiTheme="minorHAnsi" w:cstheme="minorHAnsi"/>
          <w:szCs w:val="24"/>
          <w:lang w:val="en-US" w:eastAsia="zh-TW"/>
        </w:rPr>
        <w:t xml:space="preserve">(3), 450–460. </w:t>
      </w:r>
      <w:hyperlink r:id="rId537" w:history="1">
        <w:r w:rsidRPr="003A62B5">
          <w:rPr>
            <w:rStyle w:val="Hyperlink"/>
            <w:rFonts w:asciiTheme="minorHAnsi" w:eastAsia="PMingLiU" w:hAnsiTheme="minorHAnsi" w:cstheme="minorHAnsi"/>
            <w:szCs w:val="24"/>
            <w:lang w:val="en-US" w:eastAsia="zh-TW"/>
          </w:rPr>
          <w:t>https://doi.org/10.1139/z02-</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029</w:t>
        </w:r>
      </w:hyperlink>
      <w:r w:rsidRPr="003A62B5">
        <w:rPr>
          <w:rFonts w:asciiTheme="minorHAnsi" w:eastAsia="PMingLiU" w:hAnsiTheme="minorHAnsi" w:cstheme="minorHAnsi"/>
          <w:szCs w:val="24"/>
          <w:lang w:val="en-US" w:eastAsia="zh-TW"/>
        </w:rPr>
        <w:t xml:space="preserve"> </w:t>
      </w:r>
    </w:p>
    <w:p w14:paraId="16B787A8" w14:textId="77777777" w:rsidR="00A87BC8" w:rsidRPr="003A62B5" w:rsidRDefault="00A87BC8"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Rhodes, M., &amp; Catterall, C. (2008). Spatial Foraging Behavior and Use of an Urban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Landscape by a Fast-Flying Bat, the Molossid Tadarida australis. </w:t>
      </w:r>
      <w:r w:rsidRPr="003A62B5">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Mammalogy, 89</w:t>
      </w:r>
      <w:r w:rsidRPr="003A62B5">
        <w:rPr>
          <w:rFonts w:asciiTheme="minorHAnsi" w:eastAsia="PMingLiU" w:hAnsiTheme="minorHAnsi" w:cstheme="minorHAnsi"/>
          <w:szCs w:val="24"/>
          <w:lang w:val="en-US" w:eastAsia="zh-TW"/>
        </w:rPr>
        <w:t xml:space="preserve">(1), 34–42. </w:t>
      </w:r>
      <w:hyperlink r:id="rId538" w:history="1">
        <w:r w:rsidRPr="003A62B5">
          <w:rPr>
            <w:rStyle w:val="Hyperlink"/>
            <w:rFonts w:asciiTheme="minorHAnsi" w:eastAsia="PMingLiU" w:hAnsiTheme="minorHAnsi" w:cstheme="minorHAnsi"/>
            <w:szCs w:val="24"/>
            <w:lang w:val="en-US" w:eastAsia="zh-TW"/>
          </w:rPr>
          <w:t>https://doi.org/10.1644/06-MAMM-A-393.1</w:t>
        </w:r>
      </w:hyperlink>
    </w:p>
    <w:p w14:paraId="19DC08CE"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Roemer, C., Coulon, A., Disca, T., &amp; Bas, Y. (2019). Bat sonar and wing morphology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predict species vertical niche. </w:t>
      </w:r>
      <w:r w:rsidRPr="003A62B5">
        <w:rPr>
          <w:rFonts w:asciiTheme="minorHAnsi" w:eastAsia="PMingLiU" w:hAnsiTheme="minorHAnsi" w:cstheme="minorHAnsi"/>
          <w:i/>
          <w:iCs/>
          <w:szCs w:val="24"/>
          <w:lang w:val="en-US" w:eastAsia="zh-TW"/>
        </w:rPr>
        <w:t xml:space="preserve">The Journal of the Acoustical Society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America, 145</w:t>
      </w:r>
      <w:r w:rsidRPr="003A62B5">
        <w:rPr>
          <w:rFonts w:asciiTheme="minorHAnsi" w:eastAsia="PMingLiU" w:hAnsiTheme="minorHAnsi" w:cstheme="minorHAnsi"/>
          <w:szCs w:val="24"/>
          <w:lang w:val="en-US" w:eastAsia="zh-TW"/>
        </w:rPr>
        <w:t xml:space="preserve">(5), 3242–3251. </w:t>
      </w:r>
      <w:r w:rsidRPr="003A62B5">
        <w:rPr>
          <w:rFonts w:asciiTheme="minorHAnsi" w:eastAsia="PMingLiU" w:hAnsiTheme="minorHAnsi" w:cstheme="minorHAnsi"/>
          <w:szCs w:val="24"/>
          <w:lang w:val="en-US" w:eastAsia="zh-TW"/>
        </w:rPr>
        <w:tab/>
      </w:r>
      <w:hyperlink r:id="rId539" w:history="1">
        <w:r w:rsidRPr="003A62B5">
          <w:rPr>
            <w:rFonts w:asciiTheme="minorHAnsi" w:eastAsia="PMingLiU" w:hAnsiTheme="minorHAnsi" w:cstheme="minorHAnsi"/>
            <w:color w:val="0000FF"/>
            <w:szCs w:val="24"/>
            <w:u w:val="single"/>
            <w:lang w:val="en-US" w:eastAsia="zh-TW"/>
          </w:rPr>
          <w:t>https://doi.org/10.1121/1.5102166</w:t>
        </w:r>
      </w:hyperlink>
    </w:p>
    <w:p w14:paraId="294A9955"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Russo, D., &amp; Jones, G. (2003). Use of Foraging Habitats by Bats in a Mediterranean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Area Determined by Acoustic Surveys: Conservation Implications. </w:t>
      </w:r>
      <w:r w:rsidRPr="003A62B5">
        <w:rPr>
          <w:rFonts w:asciiTheme="minorHAnsi" w:eastAsia="PMingLiU" w:hAnsiTheme="minorHAnsi" w:cstheme="minorHAnsi"/>
          <w:i/>
          <w:iCs/>
          <w:szCs w:val="24"/>
          <w:lang w:val="en-US" w:eastAsia="zh-TW"/>
        </w:rPr>
        <w:t xml:space="preserve">Ecography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(Copenhagen), 26</w:t>
      </w:r>
      <w:r w:rsidRPr="003A62B5">
        <w:rPr>
          <w:rFonts w:asciiTheme="minorHAnsi" w:eastAsia="PMingLiU" w:hAnsiTheme="minorHAnsi" w:cstheme="minorHAnsi"/>
          <w:szCs w:val="24"/>
          <w:lang w:val="en-US" w:eastAsia="zh-TW"/>
        </w:rPr>
        <w:t xml:space="preserve">(2), 197–209. </w:t>
      </w:r>
      <w:hyperlink r:id="rId540" w:history="1">
        <w:r w:rsidRPr="003A62B5">
          <w:rPr>
            <w:rStyle w:val="Hyperlink"/>
            <w:rFonts w:asciiTheme="minorHAnsi" w:eastAsia="PMingLiU" w:hAnsiTheme="minorHAnsi" w:cstheme="minorHAnsi"/>
            <w:szCs w:val="24"/>
            <w:lang w:val="en-US" w:eastAsia="zh-TW"/>
          </w:rPr>
          <w:t>https://doi.org/10.1034/j.1600-</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0587.2003.03422.x</w:t>
        </w:r>
      </w:hyperlink>
      <w:r w:rsidRPr="003A62B5">
        <w:rPr>
          <w:rFonts w:asciiTheme="minorHAnsi" w:eastAsia="PMingLiU" w:hAnsiTheme="minorHAnsi" w:cstheme="minorHAnsi"/>
          <w:szCs w:val="24"/>
          <w:lang w:val="en-US" w:eastAsia="zh-TW"/>
        </w:rPr>
        <w:t xml:space="preserve"> </w:t>
      </w:r>
    </w:p>
    <w:p w14:paraId="2DE92B32"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Scott, S., McLaren, G., Jones, G., &amp; Harris, S. (2010). The impact of riparian habitat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quality on the </w:t>
      </w:r>
      <w:r w:rsidRPr="003A62B5">
        <w:rPr>
          <w:rFonts w:asciiTheme="minorHAnsi" w:eastAsia="PMingLiU" w:hAnsiTheme="minorHAnsi" w:cstheme="minorHAnsi"/>
          <w:szCs w:val="24"/>
          <w:lang w:val="en-US" w:eastAsia="zh-TW"/>
        </w:rPr>
        <w:tab/>
        <w:t xml:space="preserve">foraging and activity of pipistrelle bats (Pipistrellus spp.).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Journal of Zoology (1987), 280</w:t>
      </w:r>
      <w:r w:rsidRPr="003A62B5">
        <w:rPr>
          <w:rFonts w:asciiTheme="minorHAnsi" w:eastAsia="PMingLiU" w:hAnsiTheme="minorHAnsi" w:cstheme="minorHAnsi"/>
          <w:szCs w:val="24"/>
          <w:lang w:val="en-US" w:eastAsia="zh-TW"/>
        </w:rPr>
        <w:t xml:space="preserve">(4), 371–378. </w:t>
      </w:r>
      <w:hyperlink r:id="rId541" w:history="1">
        <w:r w:rsidRPr="003A62B5">
          <w:rPr>
            <w:rStyle w:val="Hyperlink"/>
            <w:rFonts w:asciiTheme="minorHAnsi" w:eastAsia="PMingLiU" w:hAnsiTheme="minorHAnsi" w:cstheme="minorHAnsi"/>
            <w:szCs w:val="24"/>
            <w:lang w:val="en-US" w:eastAsia="zh-TW"/>
          </w:rPr>
          <w:t>https://doi.org/10.1111/j.1469-</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7998.2009.00670.x</w:t>
        </w:r>
      </w:hyperlink>
    </w:p>
    <w:p w14:paraId="652AE46B"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Sedgeley, J. (2003). Roost site selection and roosting behaviour in lesser short-tailed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(Mystacina tuberculata) in comparison with long-tailed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(Chalinolobus tuberculatus) in Nothofagus forest, Fiordland. </w:t>
      </w:r>
      <w:r w:rsidRPr="003A62B5">
        <w:rPr>
          <w:rFonts w:asciiTheme="minorHAnsi" w:eastAsia="PMingLiU" w:hAnsiTheme="minorHAnsi" w:cstheme="minorHAnsi"/>
          <w:i/>
          <w:iCs/>
          <w:szCs w:val="24"/>
          <w:lang w:val="en-US" w:eastAsia="zh-TW"/>
        </w:rPr>
        <w:t xml:space="preserve">New Zealand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Journal of Zoology, 30</w:t>
      </w:r>
      <w:r w:rsidRPr="003A62B5">
        <w:rPr>
          <w:rFonts w:asciiTheme="minorHAnsi" w:eastAsia="PMingLiU" w:hAnsiTheme="minorHAnsi" w:cstheme="minorHAnsi"/>
          <w:szCs w:val="24"/>
          <w:lang w:val="en-US" w:eastAsia="zh-TW"/>
        </w:rPr>
        <w:t>(3), 227–241.</w:t>
      </w:r>
      <w:r>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hyperlink r:id="rId542" w:history="1">
        <w:r w:rsidRPr="003A62B5">
          <w:rPr>
            <w:rStyle w:val="Hyperlink"/>
            <w:rFonts w:asciiTheme="minorHAnsi" w:eastAsia="PMingLiU" w:hAnsiTheme="minorHAnsi" w:cstheme="minorHAnsi"/>
            <w:szCs w:val="24"/>
            <w:lang w:val="en-US" w:eastAsia="zh-TW"/>
          </w:rPr>
          <w:t>https://doi.org/10.1080/03014223.2003.9518341</w:t>
        </w:r>
      </w:hyperlink>
      <w:r w:rsidRPr="003A62B5">
        <w:rPr>
          <w:rFonts w:asciiTheme="minorHAnsi" w:eastAsia="PMingLiU" w:hAnsiTheme="minorHAnsi" w:cstheme="minorHAnsi"/>
          <w:szCs w:val="24"/>
          <w:lang w:val="en-US" w:eastAsia="zh-TW"/>
        </w:rPr>
        <w:t xml:space="preserve"> </w:t>
      </w:r>
    </w:p>
    <w:p w14:paraId="3989D31C"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Seibold, S., Buchner, J., Bässler, C., &amp; Müller, J. (2013). Ponds in acidic mountains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are more important for bats in providing drinking water than insect prey: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Oligotrophic ponds - a source of water for bats. </w:t>
      </w:r>
      <w:r w:rsidRPr="003A62B5">
        <w:rPr>
          <w:rFonts w:asciiTheme="minorHAnsi" w:eastAsia="PMingLiU" w:hAnsiTheme="minorHAnsi" w:cstheme="minorHAnsi"/>
          <w:i/>
          <w:iCs/>
          <w:szCs w:val="24"/>
          <w:lang w:val="en-US" w:eastAsia="zh-TW"/>
        </w:rPr>
        <w:t xml:space="preserve">Journal of Zoology (1987),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290</w:t>
      </w:r>
      <w:r w:rsidRPr="003A62B5">
        <w:rPr>
          <w:rFonts w:asciiTheme="minorHAnsi" w:eastAsia="PMingLiU" w:hAnsiTheme="minorHAnsi" w:cstheme="minorHAnsi"/>
          <w:szCs w:val="24"/>
          <w:lang w:val="en-US" w:eastAsia="zh-TW"/>
        </w:rPr>
        <w:t xml:space="preserve">(4), 302–308. </w:t>
      </w:r>
      <w:hyperlink r:id="rId543" w:history="1">
        <w:r w:rsidRPr="003A62B5">
          <w:rPr>
            <w:rFonts w:asciiTheme="minorHAnsi" w:eastAsia="PMingLiU" w:hAnsiTheme="minorHAnsi" w:cstheme="minorHAnsi"/>
            <w:color w:val="0000FF"/>
            <w:szCs w:val="24"/>
            <w:u w:val="single"/>
            <w:lang w:val="en-US" w:eastAsia="zh-TW"/>
          </w:rPr>
          <w:t>https://doi.org/10.1111/jzo.12041</w:t>
        </w:r>
      </w:hyperlink>
      <w:r w:rsidRPr="003A62B5">
        <w:rPr>
          <w:rFonts w:asciiTheme="minorHAnsi" w:eastAsia="PMingLiU" w:hAnsiTheme="minorHAnsi" w:cstheme="minorHAnsi"/>
          <w:szCs w:val="24"/>
          <w:lang w:val="en-US" w:eastAsia="zh-TW"/>
        </w:rPr>
        <w:t xml:space="preserve"> </w:t>
      </w:r>
    </w:p>
    <w:p w14:paraId="7774A4C5"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Senawi, J., &amp; Kingston, T. (2019). Clutter negotiating ability in an ensemble of forest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interior bats is driven by body mass. </w:t>
      </w:r>
      <w:r w:rsidRPr="003A62B5">
        <w:rPr>
          <w:rFonts w:asciiTheme="minorHAnsi" w:eastAsia="PMingLiU" w:hAnsiTheme="minorHAnsi" w:cstheme="minorHAnsi"/>
          <w:i/>
          <w:iCs/>
          <w:szCs w:val="24"/>
          <w:lang w:val="en-US" w:eastAsia="zh-TW"/>
        </w:rPr>
        <w:t>Journal of Experimental Biology, 222</w:t>
      </w:r>
      <w:r w:rsidRPr="003A62B5">
        <w:rPr>
          <w:rFonts w:asciiTheme="minorHAnsi" w:eastAsia="PMingLiU" w:hAnsiTheme="minorHAnsi" w:cstheme="minorHAnsi"/>
          <w:szCs w:val="24"/>
          <w:lang w:val="en-US" w:eastAsia="zh-TW"/>
        </w:rPr>
        <w:t xml:space="preserve">(Pt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23), jeb203950–.</w:t>
      </w:r>
      <w:r>
        <w:rPr>
          <w:rFonts w:asciiTheme="minorHAnsi" w:eastAsia="PMingLiU" w:hAnsiTheme="minorHAnsi" w:cstheme="minorHAnsi"/>
          <w:szCs w:val="24"/>
          <w:lang w:val="en-US" w:eastAsia="zh-TW"/>
        </w:rPr>
        <w:t xml:space="preserve"> </w:t>
      </w:r>
      <w:hyperlink r:id="rId544" w:history="1">
        <w:r w:rsidRPr="003A62B5">
          <w:rPr>
            <w:rStyle w:val="Hyperlink"/>
            <w:rFonts w:asciiTheme="minorHAnsi" w:eastAsia="PMingLiU" w:hAnsiTheme="minorHAnsi" w:cstheme="minorHAnsi"/>
            <w:szCs w:val="24"/>
            <w:lang w:val="en-US" w:eastAsia="zh-TW"/>
          </w:rPr>
          <w:t>https://doi.org/10.1242/jeb.203950</w:t>
        </w:r>
      </w:hyperlink>
    </w:p>
    <w:p w14:paraId="50E22455"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Serra-Cobo, J., López-Roig, M., Marques-Bonet, T., &amp; Lahuerta, E. (2000). Rivers as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possible landmarks in the orientation flight of Miniopterus schreibersii. </w:t>
      </w:r>
      <w:r w:rsidRPr="003A62B5">
        <w:rPr>
          <w:rFonts w:asciiTheme="minorHAnsi" w:eastAsia="PMingLiU" w:hAnsiTheme="minorHAnsi" w:cstheme="minorHAnsi"/>
          <w:i/>
          <w:iCs/>
          <w:szCs w:val="24"/>
          <w:lang w:val="en-US" w:eastAsia="zh-TW"/>
        </w:rPr>
        <w:t xml:space="preserve">Acta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Theriologica. 45</w:t>
      </w:r>
      <w:r w:rsidRPr="003A62B5">
        <w:rPr>
          <w:rFonts w:asciiTheme="minorHAnsi" w:eastAsia="PMingLiU" w:hAnsiTheme="minorHAnsi" w:cstheme="minorHAnsi"/>
          <w:szCs w:val="24"/>
          <w:lang w:val="en-US" w:eastAsia="zh-TW"/>
        </w:rPr>
        <w:t>. 347-</w:t>
      </w:r>
      <w:r w:rsidRPr="003A62B5">
        <w:rPr>
          <w:rFonts w:asciiTheme="minorHAnsi" w:eastAsia="PMingLiU" w:hAnsiTheme="minorHAnsi" w:cstheme="minorHAnsi"/>
          <w:szCs w:val="24"/>
          <w:lang w:val="en-US" w:eastAsia="zh-TW"/>
        </w:rPr>
        <w:tab/>
        <w:t xml:space="preserve">352. </w:t>
      </w:r>
      <w:hyperlink r:id="rId545" w:history="1">
        <w:r w:rsidRPr="003A62B5">
          <w:rPr>
            <w:rFonts w:asciiTheme="minorHAnsi" w:eastAsia="PMingLiU" w:hAnsiTheme="minorHAnsi" w:cstheme="minorHAnsi"/>
            <w:color w:val="0000FF"/>
            <w:szCs w:val="24"/>
            <w:u w:val="single"/>
            <w:lang w:val="en-US" w:eastAsia="zh-TW"/>
          </w:rPr>
          <w:t>https://doi.org/10.4098/AT.arch.00-34</w:t>
        </w:r>
      </w:hyperlink>
    </w:p>
    <w:p w14:paraId="0E98BA02" w14:textId="77777777" w:rsidR="00A87BC8"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Starbuck, C., Considine, E., &amp; Chambers, C. (2020). Water and elevation are more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important than burn severity in predicting bat activity at multiple scales in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post-wildfire landscape. </w:t>
      </w:r>
      <w:r w:rsidRPr="003A62B5">
        <w:rPr>
          <w:rFonts w:asciiTheme="minorHAnsi" w:eastAsia="PMingLiU" w:hAnsiTheme="minorHAnsi" w:cstheme="minorHAnsi"/>
          <w:i/>
          <w:iCs/>
          <w:szCs w:val="24"/>
          <w:lang w:val="en-US" w:eastAsia="zh-TW"/>
        </w:rPr>
        <w:t xml:space="preserve">PloS </w:t>
      </w:r>
      <w:r w:rsidRPr="003A62B5">
        <w:rPr>
          <w:rFonts w:asciiTheme="minorHAnsi" w:eastAsia="PMingLiU" w:hAnsiTheme="minorHAnsi" w:cstheme="minorHAnsi"/>
          <w:i/>
          <w:iCs/>
          <w:szCs w:val="24"/>
          <w:lang w:val="en-US" w:eastAsia="zh-TW"/>
        </w:rPr>
        <w:tab/>
        <w:t>One, 15</w:t>
      </w:r>
      <w:r w:rsidRPr="003A62B5">
        <w:rPr>
          <w:rFonts w:asciiTheme="minorHAnsi" w:eastAsia="PMingLiU" w:hAnsiTheme="minorHAnsi" w:cstheme="minorHAnsi"/>
          <w:szCs w:val="24"/>
          <w:lang w:val="en-US" w:eastAsia="zh-TW"/>
        </w:rPr>
        <w:t xml:space="preserve">(4), e0231170–e0231170. </w:t>
      </w:r>
      <w:r>
        <w:rPr>
          <w:rFonts w:asciiTheme="minorHAnsi" w:eastAsia="PMingLiU" w:hAnsiTheme="minorHAnsi" w:cstheme="minorHAnsi"/>
          <w:szCs w:val="24"/>
          <w:lang w:val="en-US" w:eastAsia="zh-TW"/>
        </w:rPr>
        <w:tab/>
      </w:r>
      <w:hyperlink r:id="rId546" w:history="1">
        <w:r w:rsidRPr="003A62B5">
          <w:rPr>
            <w:rStyle w:val="Hyperlink"/>
            <w:rFonts w:asciiTheme="minorHAnsi" w:eastAsia="PMingLiU" w:hAnsiTheme="minorHAnsi" w:cstheme="minorHAnsi"/>
            <w:szCs w:val="24"/>
            <w:lang w:val="en-US" w:eastAsia="zh-TW"/>
          </w:rPr>
          <w:t>https://doi.org/10.1371/journal.pone.0231170</w:t>
        </w:r>
      </w:hyperlink>
    </w:p>
    <w:p w14:paraId="14248C23"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 Starik, N., Göttert, T., Heitlinger, E., &amp; Zeller, U. (2018). Bat Community </w:t>
      </w:r>
      <w:r w:rsidRPr="003A62B5">
        <w:rPr>
          <w:rFonts w:asciiTheme="minorHAnsi" w:eastAsia="PMingLiU" w:hAnsiTheme="minorHAnsi" w:cstheme="minorHAnsi"/>
          <w:szCs w:val="24"/>
          <w:lang w:val="en-US" w:eastAsia="zh-TW"/>
        </w:rPr>
        <w:tab/>
        <w:t xml:space="preserve">Responses to Structural Habitat Complexity Resulting from Management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Practices Within Different Land Use Types — A Case Study from North-</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Eastern Germany. Acta Chiropterologica. 20. 387-405. </w:t>
      </w:r>
      <w:r w:rsidRPr="003A62B5">
        <w:rPr>
          <w:rFonts w:asciiTheme="minorHAnsi" w:eastAsia="PMingLiU" w:hAnsiTheme="minorHAnsi" w:cstheme="minorHAnsi"/>
          <w:szCs w:val="24"/>
          <w:lang w:val="en-US" w:eastAsia="zh-TW"/>
        </w:rPr>
        <w:tab/>
      </w:r>
      <w:hyperlink r:id="rId547" w:history="1">
        <w:r w:rsidRPr="003A62B5">
          <w:rPr>
            <w:rFonts w:asciiTheme="minorHAnsi" w:eastAsia="PMingLiU" w:hAnsiTheme="minorHAnsi" w:cstheme="minorHAnsi"/>
            <w:color w:val="0000FF"/>
            <w:szCs w:val="24"/>
            <w:u w:val="single"/>
            <w:lang w:val="en-US" w:eastAsia="zh-TW"/>
          </w:rPr>
          <w:t>https://doi.org/10.3161/15081109ACC2018.20.2.010</w:t>
        </w:r>
      </w:hyperlink>
    </w:p>
    <w:p w14:paraId="5920D109" w14:textId="77777777" w:rsidR="00A87BC8" w:rsidRDefault="00A87BC8" w:rsidP="002A08FA">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Stawski, C., &amp; Currie, S. (2016). Effect of roost choice on winter torpor patterns of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free-ranging insectivorous bat. </w:t>
      </w:r>
      <w:r w:rsidRPr="003A62B5">
        <w:rPr>
          <w:rFonts w:asciiTheme="minorHAnsi" w:eastAsia="PMingLiU" w:hAnsiTheme="minorHAnsi" w:cstheme="minorHAnsi"/>
          <w:i/>
          <w:iCs/>
          <w:szCs w:val="24"/>
          <w:lang w:val="en-US" w:eastAsia="zh-TW"/>
        </w:rPr>
        <w:t>Australian Journal of Zoology, 64</w:t>
      </w:r>
      <w:r w:rsidRPr="003A62B5">
        <w:rPr>
          <w:rFonts w:asciiTheme="minorHAnsi" w:eastAsia="PMingLiU" w:hAnsiTheme="minorHAnsi" w:cstheme="minorHAnsi"/>
          <w:szCs w:val="24"/>
          <w:lang w:val="en-US" w:eastAsia="zh-TW"/>
        </w:rPr>
        <w:t xml:space="preserve">(2), 132–. </w:t>
      </w:r>
      <w:r w:rsidRPr="003A62B5">
        <w:rPr>
          <w:rFonts w:asciiTheme="minorHAnsi" w:eastAsia="PMingLiU" w:hAnsiTheme="minorHAnsi" w:cstheme="minorHAnsi"/>
          <w:szCs w:val="24"/>
          <w:lang w:val="en-US" w:eastAsia="zh-TW"/>
        </w:rPr>
        <w:tab/>
      </w:r>
      <w:hyperlink r:id="rId548" w:history="1">
        <w:r w:rsidRPr="003A62B5">
          <w:rPr>
            <w:rFonts w:asciiTheme="minorHAnsi" w:eastAsia="PMingLiU" w:hAnsiTheme="minorHAnsi" w:cstheme="minorHAnsi"/>
            <w:color w:val="0000FF"/>
            <w:szCs w:val="24"/>
            <w:u w:val="single"/>
            <w:lang w:val="en-US" w:eastAsia="zh-TW"/>
          </w:rPr>
          <w:t>https://doi.org/10.1071/ZO16030</w:t>
        </w:r>
      </w:hyperlink>
    </w:p>
    <w:p w14:paraId="5B003A8F" w14:textId="77777777" w:rsidR="00A87BC8" w:rsidRPr="003A62B5" w:rsidRDefault="00A87BC8"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Stawski, C., Stawski, C., Turbill, C., Turbill, C., Geiser, F., &amp; Geiser, F. (2009).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Hibernation by a free-</w:t>
      </w:r>
      <w:r w:rsidRPr="003A62B5">
        <w:rPr>
          <w:rFonts w:asciiTheme="minorHAnsi" w:eastAsia="PMingLiU" w:hAnsiTheme="minorHAnsi" w:cstheme="minorHAnsi"/>
          <w:szCs w:val="24"/>
          <w:lang w:val="en-US" w:eastAsia="zh-TW"/>
        </w:rPr>
        <w:tab/>
        <w:t xml:space="preserve">ranging subtropical bat (Nyctophilus bifax). Journal of </w:t>
      </w:r>
      <w:r>
        <w:rPr>
          <w:rFonts w:asciiTheme="minorHAnsi" w:eastAsia="PMingLiU" w:hAnsiTheme="minorHAnsi" w:cstheme="minorHAnsi"/>
          <w:szCs w:val="24"/>
          <w:lang w:val="en-US" w:eastAsia="zh-TW"/>
        </w:rPr>
        <w:lastRenderedPageBreak/>
        <w:tab/>
      </w:r>
      <w:r w:rsidRPr="003A62B5">
        <w:rPr>
          <w:rFonts w:asciiTheme="minorHAnsi" w:eastAsia="PMingLiU" w:hAnsiTheme="minorHAnsi" w:cstheme="minorHAnsi"/>
          <w:szCs w:val="24"/>
          <w:lang w:val="en-US" w:eastAsia="zh-TW"/>
        </w:rPr>
        <w:t xml:space="preserve">Comparative Physiology. B, </w:t>
      </w:r>
      <w:r w:rsidRPr="003A62B5">
        <w:rPr>
          <w:rFonts w:asciiTheme="minorHAnsi" w:eastAsia="PMingLiU" w:hAnsiTheme="minorHAnsi" w:cstheme="minorHAnsi"/>
          <w:i/>
          <w:iCs/>
          <w:szCs w:val="24"/>
          <w:lang w:val="en-US" w:eastAsia="zh-TW"/>
        </w:rPr>
        <w:t xml:space="preserve">Biochemical, Systemic, and Environmental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Physiology, 179</w:t>
      </w:r>
      <w:r w:rsidRPr="003A62B5">
        <w:rPr>
          <w:rFonts w:asciiTheme="minorHAnsi" w:eastAsia="PMingLiU" w:hAnsiTheme="minorHAnsi" w:cstheme="minorHAnsi"/>
          <w:szCs w:val="24"/>
          <w:lang w:val="en-US" w:eastAsia="zh-TW"/>
        </w:rPr>
        <w:t xml:space="preserve">(4), 433–441. </w:t>
      </w:r>
      <w:r w:rsidRPr="003A62B5">
        <w:rPr>
          <w:rFonts w:asciiTheme="minorHAnsi" w:eastAsia="PMingLiU" w:hAnsiTheme="minorHAnsi" w:cstheme="minorHAnsi"/>
          <w:szCs w:val="24"/>
          <w:lang w:val="en-US" w:eastAsia="zh-TW"/>
        </w:rPr>
        <w:tab/>
      </w:r>
      <w:hyperlink r:id="rId549" w:history="1">
        <w:r w:rsidRPr="003A62B5">
          <w:rPr>
            <w:rFonts w:asciiTheme="minorHAnsi" w:eastAsia="PMingLiU" w:hAnsiTheme="minorHAnsi" w:cstheme="minorHAnsi"/>
            <w:color w:val="0000FF"/>
            <w:szCs w:val="24"/>
            <w:u w:val="single"/>
            <w:lang w:val="en-US" w:eastAsia="zh-TW"/>
          </w:rPr>
          <w:t>https://doi.org/10.1007/s00360-008-0328-y</w:t>
        </w:r>
      </w:hyperlink>
    </w:p>
    <w:p w14:paraId="32D35631" w14:textId="77777777" w:rsidR="00A87BC8" w:rsidRPr="003A62B5" w:rsidRDefault="00A87BC8"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Stevens, R. (2013). Gradients of Bat Diversity in Atlantic Forest of South America: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Environmental Seasonality, Sampling Effort and Spatial Autocorrelation.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Biotropica, 45</w:t>
      </w:r>
      <w:r w:rsidRPr="003A62B5">
        <w:rPr>
          <w:rFonts w:asciiTheme="minorHAnsi" w:eastAsia="PMingLiU" w:hAnsiTheme="minorHAnsi" w:cstheme="minorHAnsi"/>
          <w:szCs w:val="24"/>
          <w:lang w:val="en-US" w:eastAsia="zh-TW"/>
        </w:rPr>
        <w:t xml:space="preserve">(6), 764–770. </w:t>
      </w:r>
      <w:hyperlink r:id="rId550" w:history="1">
        <w:r w:rsidRPr="003A62B5">
          <w:rPr>
            <w:rStyle w:val="Hyperlink"/>
            <w:rFonts w:asciiTheme="minorHAnsi" w:eastAsia="PMingLiU" w:hAnsiTheme="minorHAnsi" w:cstheme="minorHAnsi"/>
            <w:szCs w:val="24"/>
            <w:lang w:val="en-US" w:eastAsia="zh-TW"/>
          </w:rPr>
          <w:t>https://doi.org/10.1111/btp.12056</w:t>
        </w:r>
      </w:hyperlink>
    </w:p>
    <w:p w14:paraId="709E7242"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Straka, T., Lentini, P., Lumsden, L., Buchholz, S., Wintle, B., &amp; van der Ree, R. (2020).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Clean and Green Urban Water Bodies Benefit Nocturnal Flying Insects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Their Predators, Insectivorous Bats. </w:t>
      </w:r>
      <w:r w:rsidRPr="003A62B5">
        <w:rPr>
          <w:rFonts w:asciiTheme="minorHAnsi" w:eastAsia="PMingLiU" w:hAnsiTheme="minorHAnsi" w:cstheme="minorHAnsi"/>
          <w:i/>
          <w:iCs/>
          <w:szCs w:val="24"/>
          <w:lang w:val="en-US" w:eastAsia="zh-TW"/>
        </w:rPr>
        <w:t>Sustainability (Basel, Switzerland), 12</w:t>
      </w:r>
      <w:r w:rsidRPr="003A62B5">
        <w:rPr>
          <w:rFonts w:asciiTheme="minorHAnsi" w:eastAsia="PMingLiU" w:hAnsiTheme="minorHAnsi" w:cstheme="minorHAnsi"/>
          <w:szCs w:val="24"/>
          <w:lang w:val="en-US" w:eastAsia="zh-TW"/>
        </w:rPr>
        <w:t xml:space="preserve">(7),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2634–. </w:t>
      </w:r>
      <w:hyperlink r:id="rId551" w:history="1">
        <w:r w:rsidRPr="003A62B5">
          <w:rPr>
            <w:rFonts w:asciiTheme="minorHAnsi" w:eastAsia="PMingLiU" w:hAnsiTheme="minorHAnsi" w:cstheme="minorHAnsi"/>
            <w:color w:val="0000FF"/>
            <w:szCs w:val="24"/>
            <w:u w:val="single"/>
            <w:lang w:val="en-US" w:eastAsia="zh-TW"/>
          </w:rPr>
          <w:t>https://doi.org/10.3390/su12072634</w:t>
        </w:r>
      </w:hyperlink>
      <w:r w:rsidRPr="003A62B5">
        <w:rPr>
          <w:rFonts w:asciiTheme="minorHAnsi" w:eastAsia="PMingLiU" w:hAnsiTheme="minorHAnsi" w:cstheme="minorHAnsi"/>
          <w:szCs w:val="24"/>
          <w:lang w:val="en-US" w:eastAsia="zh-TW"/>
        </w:rPr>
        <w:t xml:space="preserve"> </w:t>
      </w:r>
    </w:p>
    <w:p w14:paraId="099253BA"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Su, Q. (2018). A relationship between species richness and evenness that depends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on specific relative abundance distribution. </w:t>
      </w:r>
      <w:r w:rsidRPr="003A62B5">
        <w:rPr>
          <w:rFonts w:asciiTheme="minorHAnsi" w:eastAsia="PMingLiU" w:hAnsiTheme="minorHAnsi" w:cstheme="minorHAnsi"/>
          <w:i/>
          <w:iCs/>
          <w:szCs w:val="24"/>
          <w:lang w:val="en-US" w:eastAsia="zh-TW"/>
        </w:rPr>
        <w:t xml:space="preserve">PeerJ (San Francisco, CA),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2018</w:t>
      </w:r>
      <w:r w:rsidRPr="003A62B5">
        <w:rPr>
          <w:rFonts w:asciiTheme="minorHAnsi" w:eastAsia="PMingLiU" w:hAnsiTheme="minorHAnsi" w:cstheme="minorHAnsi"/>
          <w:szCs w:val="24"/>
          <w:lang w:val="en-US" w:eastAsia="zh-TW"/>
        </w:rPr>
        <w:t xml:space="preserve">(6), e4951–e4951. </w:t>
      </w:r>
      <w:hyperlink r:id="rId552" w:history="1">
        <w:r w:rsidRPr="003A62B5">
          <w:rPr>
            <w:rStyle w:val="Hyperlink"/>
            <w:rFonts w:asciiTheme="minorHAnsi" w:eastAsia="PMingLiU" w:hAnsiTheme="minorHAnsi" w:cstheme="minorHAnsi"/>
            <w:szCs w:val="24"/>
            <w:lang w:val="en-US" w:eastAsia="zh-TW"/>
          </w:rPr>
          <w:t>https://doi.org/10.7717/peerj.4951</w:t>
        </w:r>
      </w:hyperlink>
      <w:r w:rsidRPr="003A62B5">
        <w:rPr>
          <w:rFonts w:asciiTheme="minorHAnsi" w:eastAsia="PMingLiU" w:hAnsiTheme="minorHAnsi" w:cstheme="minorHAnsi"/>
          <w:szCs w:val="24"/>
          <w:lang w:val="en-US" w:eastAsia="zh-TW"/>
        </w:rPr>
        <w:t xml:space="preserve"> </w:t>
      </w:r>
    </w:p>
    <w:p w14:paraId="4DA2C2E3"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Symonds, M., Johnson, C., Associate Editor: Chown, S. L. &amp; Editor: DeAngelis, 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(2008). Species Richness and Evenness in Australian Birds. </w:t>
      </w:r>
      <w:r w:rsidRPr="003A62B5">
        <w:rPr>
          <w:rFonts w:asciiTheme="minorHAnsi" w:eastAsia="PMingLiU" w:hAnsiTheme="minorHAnsi" w:cstheme="minorHAnsi"/>
          <w:i/>
          <w:iCs/>
          <w:szCs w:val="24"/>
          <w:lang w:val="en-US" w:eastAsia="zh-TW"/>
        </w:rPr>
        <w:t xml:space="preserve">The American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Naturalist, 171</w:t>
      </w:r>
      <w:r w:rsidRPr="003A62B5">
        <w:rPr>
          <w:rFonts w:asciiTheme="minorHAnsi" w:eastAsia="PMingLiU" w:hAnsiTheme="minorHAnsi" w:cstheme="minorHAnsi"/>
          <w:szCs w:val="24"/>
          <w:lang w:val="en-US" w:eastAsia="zh-TW"/>
        </w:rPr>
        <w:t xml:space="preserve">(4), 480–490. </w:t>
      </w:r>
      <w:hyperlink r:id="rId553" w:history="1">
        <w:r w:rsidRPr="003A62B5">
          <w:rPr>
            <w:rStyle w:val="Hyperlink"/>
            <w:rFonts w:asciiTheme="minorHAnsi" w:eastAsia="PMingLiU" w:hAnsiTheme="minorHAnsi" w:cstheme="minorHAnsi"/>
            <w:szCs w:val="24"/>
            <w:lang w:val="en-US" w:eastAsia="zh-TW"/>
          </w:rPr>
          <w:t>https://doi.org/10.1086/528960</w:t>
        </w:r>
      </w:hyperlink>
    </w:p>
    <w:p w14:paraId="781B60C5"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Thompson, D, &amp; Fenton, M. (1982). Echolocation and Feeding Behaviour of Myotis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Adversus (Chiroptera: Vespertilionidae). </w:t>
      </w:r>
      <w:r w:rsidRPr="003A62B5">
        <w:rPr>
          <w:rFonts w:asciiTheme="minorHAnsi" w:eastAsia="PMingLiU" w:hAnsiTheme="minorHAnsi" w:cstheme="minorHAnsi"/>
          <w:i/>
          <w:iCs/>
          <w:szCs w:val="24"/>
          <w:lang w:val="en-US" w:eastAsia="zh-TW"/>
        </w:rPr>
        <w:t>Australian Journal of Zoology, 30</w:t>
      </w:r>
      <w:r w:rsidRPr="003A62B5">
        <w:rPr>
          <w:rFonts w:asciiTheme="minorHAnsi" w:eastAsia="PMingLiU" w:hAnsiTheme="minorHAnsi" w:cstheme="minorHAnsi"/>
          <w:szCs w:val="24"/>
          <w:lang w:val="en-US" w:eastAsia="zh-TW"/>
        </w:rPr>
        <w:t xml:space="preserve">(4),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543–546. </w:t>
      </w:r>
      <w:hyperlink r:id="rId554" w:history="1">
        <w:r w:rsidRPr="003A62B5">
          <w:rPr>
            <w:rStyle w:val="Hyperlink"/>
            <w:rFonts w:asciiTheme="minorHAnsi" w:eastAsia="PMingLiU" w:hAnsiTheme="minorHAnsi" w:cstheme="minorHAnsi"/>
            <w:szCs w:val="24"/>
            <w:lang w:val="en-US" w:eastAsia="zh-TW"/>
          </w:rPr>
          <w:t>https://doi.org/10.1071/ZO9820543</w:t>
        </w:r>
      </w:hyperlink>
    </w:p>
    <w:p w14:paraId="4D5C4B65"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Threlfall, C., Law, B., Banks, P. (2012) Influence of Landscape Structure and Human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Modifications </w:t>
      </w:r>
      <w:r w:rsidRPr="003A62B5">
        <w:rPr>
          <w:rFonts w:asciiTheme="minorHAnsi" w:eastAsia="PMingLiU" w:hAnsiTheme="minorHAnsi" w:cstheme="minorHAnsi"/>
          <w:szCs w:val="24"/>
          <w:lang w:val="en-US" w:eastAsia="zh-TW"/>
        </w:rPr>
        <w:tab/>
        <w:t xml:space="preserve">on Insect Biomass and Bat Foraging Activity in an Urban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Landscape. </w:t>
      </w:r>
      <w:r w:rsidRPr="003A62B5">
        <w:rPr>
          <w:rFonts w:asciiTheme="minorHAnsi" w:eastAsia="PMingLiU" w:hAnsiTheme="minorHAnsi" w:cstheme="minorHAnsi"/>
          <w:i/>
          <w:iCs/>
          <w:szCs w:val="24"/>
          <w:lang w:val="en-US" w:eastAsia="zh-TW"/>
        </w:rPr>
        <w:t>PLOS ONE 7</w:t>
      </w:r>
      <w:r w:rsidRPr="003A62B5">
        <w:rPr>
          <w:rFonts w:asciiTheme="minorHAnsi" w:eastAsia="PMingLiU" w:hAnsiTheme="minorHAnsi" w:cstheme="minorHAnsi"/>
          <w:szCs w:val="24"/>
          <w:lang w:val="en-US" w:eastAsia="zh-TW"/>
        </w:rPr>
        <w:t xml:space="preserve">(6): e38800. </w:t>
      </w:r>
      <w:r>
        <w:rPr>
          <w:rFonts w:asciiTheme="minorHAnsi" w:eastAsia="PMingLiU" w:hAnsiTheme="minorHAnsi" w:cstheme="minorHAnsi"/>
          <w:szCs w:val="24"/>
          <w:lang w:val="en-US" w:eastAsia="zh-TW"/>
        </w:rPr>
        <w:tab/>
      </w:r>
      <w:hyperlink r:id="rId555" w:history="1">
        <w:r w:rsidRPr="003A62B5">
          <w:rPr>
            <w:rStyle w:val="Hyperlink"/>
            <w:rFonts w:asciiTheme="minorHAnsi" w:eastAsia="PMingLiU" w:hAnsiTheme="minorHAnsi" w:cstheme="minorHAnsi"/>
            <w:szCs w:val="24"/>
            <w:lang w:val="en-US" w:eastAsia="zh-TW"/>
          </w:rPr>
          <w:t>https://doi.org/10.1371/journal.pone.0038800</w:t>
        </w:r>
      </w:hyperlink>
    </w:p>
    <w:p w14:paraId="68C535D5"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Turbill, C. (2008). Winter activity of Australian tree‐roosting bats: influence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temperature and climatic patterns. </w:t>
      </w:r>
      <w:r w:rsidRPr="003A62B5">
        <w:rPr>
          <w:rFonts w:asciiTheme="minorHAnsi" w:eastAsia="PMingLiU" w:hAnsiTheme="minorHAnsi" w:cstheme="minorHAnsi"/>
          <w:i/>
          <w:iCs/>
          <w:szCs w:val="24"/>
          <w:lang w:val="en-US" w:eastAsia="zh-TW"/>
        </w:rPr>
        <w:t>Journal of Zoology (1987), 276</w:t>
      </w:r>
      <w:r w:rsidRPr="003A62B5">
        <w:rPr>
          <w:rFonts w:asciiTheme="minorHAnsi" w:eastAsia="PMingLiU" w:hAnsiTheme="minorHAnsi" w:cstheme="minorHAnsi"/>
          <w:szCs w:val="24"/>
          <w:lang w:val="en-US" w:eastAsia="zh-TW"/>
        </w:rPr>
        <w:t>(3), 285–</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290. </w:t>
      </w:r>
      <w:hyperlink r:id="rId556" w:history="1">
        <w:r w:rsidRPr="003A62B5">
          <w:rPr>
            <w:rFonts w:asciiTheme="minorHAnsi" w:eastAsia="PMingLiU" w:hAnsiTheme="minorHAnsi" w:cstheme="minorHAnsi"/>
            <w:color w:val="0000FF"/>
            <w:szCs w:val="24"/>
            <w:u w:val="single"/>
            <w:lang w:val="en-US" w:eastAsia="zh-TW"/>
          </w:rPr>
          <w:t>https://doi.org/10.1111/j.1469-7998.2008.00487.x</w:t>
        </w:r>
      </w:hyperlink>
      <w:r w:rsidRPr="003A62B5">
        <w:rPr>
          <w:rFonts w:asciiTheme="minorHAnsi" w:eastAsia="PMingLiU" w:hAnsiTheme="minorHAnsi" w:cstheme="minorHAnsi"/>
          <w:szCs w:val="24"/>
          <w:lang w:val="en-US" w:eastAsia="zh-TW"/>
        </w:rPr>
        <w:t xml:space="preserve"> </w:t>
      </w:r>
    </w:p>
    <w:p w14:paraId="70AF2BE7"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Turner, G., Law, B., &amp; Chidel, M. (2000). The use by wildlife of paddock trees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farmland. </w:t>
      </w:r>
      <w:r w:rsidRPr="003A62B5">
        <w:rPr>
          <w:rFonts w:asciiTheme="minorHAnsi" w:eastAsia="PMingLiU" w:hAnsiTheme="minorHAnsi" w:cstheme="minorHAnsi"/>
          <w:i/>
          <w:iCs/>
          <w:szCs w:val="24"/>
          <w:lang w:val="en-US" w:eastAsia="zh-TW"/>
        </w:rPr>
        <w:t>Pacific Conservation Biology, 6</w:t>
      </w:r>
      <w:r w:rsidRPr="003A62B5">
        <w:rPr>
          <w:rFonts w:asciiTheme="minorHAnsi" w:eastAsia="PMingLiU" w:hAnsiTheme="minorHAnsi" w:cstheme="minorHAnsi"/>
          <w:szCs w:val="24"/>
          <w:lang w:val="en-US" w:eastAsia="zh-TW"/>
        </w:rPr>
        <w:t xml:space="preserve">(2), 130–. </w:t>
      </w:r>
      <w:r>
        <w:rPr>
          <w:rFonts w:asciiTheme="minorHAnsi" w:eastAsia="PMingLiU" w:hAnsiTheme="minorHAnsi" w:cstheme="minorHAnsi"/>
          <w:szCs w:val="24"/>
          <w:lang w:val="en-US" w:eastAsia="zh-TW"/>
        </w:rPr>
        <w:tab/>
      </w:r>
      <w:hyperlink r:id="rId557" w:history="1">
        <w:r w:rsidRPr="003A62B5">
          <w:rPr>
            <w:rStyle w:val="Hyperlink"/>
            <w:rFonts w:asciiTheme="minorHAnsi" w:eastAsia="PMingLiU" w:hAnsiTheme="minorHAnsi" w:cstheme="minorHAnsi"/>
            <w:szCs w:val="24"/>
            <w:lang w:val="en-US" w:eastAsia="zh-TW"/>
          </w:rPr>
          <w:t>https://doi.org/10.1071/PC000130</w:t>
        </w:r>
      </w:hyperlink>
    </w:p>
    <w:p w14:paraId="0B3442F8" w14:textId="77777777" w:rsidR="00A87BC8"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Vasko, V., Blomberg, A., Vesterinen, E., Suominen, K., Ruokolainen, L., Brommer, J.,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Norrdahl, K., Niemelä, P., Laine, V., Selonen, V., Santangeli, A., &amp; Lilley, 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(2020). Within-season changes in habitat use of forest-dwelling boreal bats.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Ecology and Evolution, 10</w:t>
      </w:r>
      <w:r w:rsidRPr="003A62B5">
        <w:rPr>
          <w:rFonts w:asciiTheme="minorHAnsi" w:eastAsia="PMingLiU" w:hAnsiTheme="minorHAnsi" w:cstheme="minorHAnsi"/>
          <w:szCs w:val="24"/>
          <w:lang w:val="en-US" w:eastAsia="zh-TW"/>
        </w:rPr>
        <w:t xml:space="preserve">(9), 4164–4174. </w:t>
      </w:r>
      <w:r w:rsidRPr="003A62B5">
        <w:rPr>
          <w:rFonts w:asciiTheme="minorHAnsi" w:eastAsia="PMingLiU" w:hAnsiTheme="minorHAnsi" w:cstheme="minorHAnsi"/>
          <w:szCs w:val="24"/>
          <w:lang w:val="en-US" w:eastAsia="zh-TW"/>
        </w:rPr>
        <w:tab/>
      </w:r>
      <w:hyperlink r:id="rId558" w:history="1">
        <w:r w:rsidRPr="003A62B5">
          <w:rPr>
            <w:rFonts w:asciiTheme="minorHAnsi" w:eastAsia="PMingLiU" w:hAnsiTheme="minorHAnsi" w:cstheme="minorHAnsi"/>
            <w:color w:val="0000FF"/>
            <w:szCs w:val="24"/>
            <w:u w:val="single"/>
            <w:lang w:val="en-US" w:eastAsia="zh-TW"/>
          </w:rPr>
          <w:t>https://doi.org/10.1002/ece3.6253</w:t>
        </w:r>
      </w:hyperlink>
    </w:p>
    <w:p w14:paraId="6EF9D5EB" w14:textId="77777777" w:rsidR="00A87BC8" w:rsidRPr="002A08FA"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von Hirschheydt, G., Kindvall, O., &amp; de Jong, J. (2020). Testing bat abundance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diversity predictions by PREBAT, a connectivity-based habitat suitability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model for insectivorous bats. </w:t>
      </w:r>
      <w:r w:rsidRPr="003A62B5">
        <w:rPr>
          <w:rFonts w:asciiTheme="minorHAnsi" w:eastAsia="PMingLiU" w:hAnsiTheme="minorHAnsi" w:cstheme="minorHAnsi"/>
          <w:i/>
          <w:iCs/>
          <w:szCs w:val="24"/>
          <w:lang w:val="en-US" w:eastAsia="zh-TW"/>
        </w:rPr>
        <w:t xml:space="preserve">European Journal of Wildlife Research,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66</w:t>
      </w:r>
      <w:r w:rsidRPr="003A62B5">
        <w:rPr>
          <w:rFonts w:asciiTheme="minorHAnsi" w:eastAsia="PMingLiU" w:hAnsiTheme="minorHAnsi" w:cstheme="minorHAnsi"/>
          <w:szCs w:val="24"/>
          <w:lang w:val="en-US" w:eastAsia="zh-TW"/>
        </w:rPr>
        <w:t xml:space="preserve">(2). </w:t>
      </w:r>
      <w:hyperlink r:id="rId559" w:history="1">
        <w:r w:rsidRPr="003A62B5">
          <w:rPr>
            <w:rFonts w:asciiTheme="minorHAnsi" w:eastAsia="PMingLiU" w:hAnsiTheme="minorHAnsi" w:cstheme="minorHAnsi"/>
            <w:color w:val="0000FF"/>
            <w:szCs w:val="24"/>
            <w:u w:val="single"/>
            <w:lang w:val="en-US" w:eastAsia="zh-TW"/>
          </w:rPr>
          <w:t>https://doi.org/10.1007/s10344-020-1368-1</w:t>
        </w:r>
      </w:hyperlink>
      <w:r w:rsidRPr="003A62B5">
        <w:rPr>
          <w:rFonts w:asciiTheme="minorHAnsi" w:eastAsia="PMingLiU" w:hAnsiTheme="minorHAnsi" w:cstheme="minorHAnsi"/>
          <w:szCs w:val="24"/>
          <w:highlight w:val="yellow"/>
          <w:lang w:val="en-US" w:eastAsia="zh-TW"/>
        </w:rPr>
        <w:t xml:space="preserve"> </w:t>
      </w:r>
    </w:p>
    <w:p w14:paraId="0190908F"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Walsh, A. L. &amp; Harris, S. (1996). Foraging Habitat Preferences of Vespertilionid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 Britain. </w:t>
      </w:r>
      <w:r w:rsidRPr="003A62B5">
        <w:rPr>
          <w:rFonts w:asciiTheme="minorHAnsi" w:eastAsia="PMingLiU" w:hAnsiTheme="minorHAnsi" w:cstheme="minorHAnsi"/>
          <w:i/>
          <w:iCs/>
          <w:szCs w:val="24"/>
          <w:lang w:val="en-US" w:eastAsia="zh-TW"/>
        </w:rPr>
        <w:t xml:space="preserve">The </w:t>
      </w:r>
      <w:r w:rsidRPr="003A62B5">
        <w:rPr>
          <w:rFonts w:asciiTheme="minorHAnsi" w:eastAsia="PMingLiU" w:hAnsiTheme="minorHAnsi" w:cstheme="minorHAnsi"/>
          <w:i/>
          <w:iCs/>
          <w:szCs w:val="24"/>
          <w:lang w:val="en-US" w:eastAsia="zh-TW"/>
        </w:rPr>
        <w:tab/>
        <w:t>Journal of Applied Ecology, 33</w:t>
      </w:r>
      <w:r w:rsidRPr="003A62B5">
        <w:rPr>
          <w:rFonts w:asciiTheme="minorHAnsi" w:eastAsia="PMingLiU" w:hAnsiTheme="minorHAnsi" w:cstheme="minorHAnsi"/>
          <w:szCs w:val="24"/>
          <w:lang w:val="en-US" w:eastAsia="zh-TW"/>
        </w:rPr>
        <w:t xml:space="preserve">(3), 508–518. </w:t>
      </w:r>
      <w:r>
        <w:rPr>
          <w:rFonts w:asciiTheme="minorHAnsi" w:eastAsia="PMingLiU" w:hAnsiTheme="minorHAnsi" w:cstheme="minorHAnsi"/>
          <w:szCs w:val="24"/>
          <w:lang w:val="en-US" w:eastAsia="zh-TW"/>
        </w:rPr>
        <w:tab/>
      </w:r>
      <w:hyperlink r:id="rId560" w:history="1">
        <w:r w:rsidRPr="003A62B5">
          <w:rPr>
            <w:rStyle w:val="Hyperlink"/>
            <w:rFonts w:asciiTheme="minorHAnsi" w:eastAsia="PMingLiU" w:hAnsiTheme="minorHAnsi" w:cstheme="minorHAnsi"/>
            <w:szCs w:val="24"/>
            <w:lang w:val="en-US" w:eastAsia="zh-TW"/>
          </w:rPr>
          <w:t>https://doi.org/10.2307/2404980</w:t>
        </w:r>
      </w:hyperlink>
    </w:p>
    <w:p w14:paraId="22067EEA"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Webala, P., Craig, M., Law, B., Armstrong, K.</w:t>
      </w:r>
      <w:r>
        <w:rPr>
          <w:rFonts w:asciiTheme="minorHAnsi" w:eastAsia="PMingLiU" w:hAnsiTheme="minorHAnsi" w:cstheme="minorHAnsi"/>
          <w:szCs w:val="24"/>
          <w:lang w:val="en-US" w:eastAsia="zh-TW"/>
        </w:rPr>
        <w:t xml:space="preserve"> N.</w:t>
      </w:r>
      <w:r w:rsidRPr="003A62B5">
        <w:rPr>
          <w:rFonts w:asciiTheme="minorHAnsi" w:eastAsia="PMingLiU" w:hAnsiTheme="minorHAnsi" w:cstheme="minorHAnsi"/>
          <w:szCs w:val="24"/>
          <w:lang w:val="en-US" w:eastAsia="zh-TW"/>
        </w:rPr>
        <w:t xml:space="preserve">, Wayne, A., &amp; Bradley, J. (2011).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habitat use in logged </w:t>
      </w:r>
      <w:r w:rsidRPr="003A62B5">
        <w:rPr>
          <w:rFonts w:asciiTheme="minorHAnsi" w:eastAsia="PMingLiU" w:hAnsiTheme="minorHAnsi" w:cstheme="minorHAnsi"/>
          <w:szCs w:val="24"/>
          <w:lang w:val="en-US" w:eastAsia="zh-TW"/>
        </w:rPr>
        <w:tab/>
        <w:t xml:space="preserve">jarrah eucalypt forests of south-western Australia. </w:t>
      </w:r>
      <w:r w:rsidRPr="003A62B5">
        <w:rPr>
          <w:rFonts w:asciiTheme="minorHAnsi" w:eastAsia="PMingLiU" w:hAnsiTheme="minorHAnsi" w:cstheme="minorHAnsi"/>
          <w:i/>
          <w:iCs/>
          <w:szCs w:val="24"/>
          <w:lang w:val="en-US" w:eastAsia="zh-TW"/>
        </w:rPr>
        <w:t xml:space="preserve">The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Journal of Applied Ecology, 48</w:t>
      </w:r>
      <w:r w:rsidRPr="003A62B5">
        <w:rPr>
          <w:rFonts w:asciiTheme="minorHAnsi" w:eastAsia="PMingLiU" w:hAnsiTheme="minorHAnsi" w:cstheme="minorHAnsi"/>
          <w:szCs w:val="24"/>
          <w:lang w:val="en-US" w:eastAsia="zh-TW"/>
        </w:rPr>
        <w:t xml:space="preserve">(2), 398–406. </w:t>
      </w:r>
      <w:hyperlink r:id="rId561" w:history="1">
        <w:r w:rsidRPr="003A62B5">
          <w:rPr>
            <w:rStyle w:val="Hyperlink"/>
            <w:rFonts w:asciiTheme="minorHAnsi" w:eastAsia="PMingLiU" w:hAnsiTheme="minorHAnsi" w:cstheme="minorHAnsi"/>
            <w:szCs w:val="24"/>
            <w:lang w:val="en-US" w:eastAsia="zh-TW"/>
          </w:rPr>
          <w:t>https://doi.org/10.1111/j.1365-</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2664.2010.01934.x</w:t>
        </w:r>
      </w:hyperlink>
      <w:r w:rsidRPr="003A62B5">
        <w:rPr>
          <w:rFonts w:asciiTheme="minorHAnsi" w:eastAsia="PMingLiU" w:hAnsiTheme="minorHAnsi" w:cstheme="minorHAnsi"/>
          <w:szCs w:val="24"/>
          <w:lang w:val="en-US" w:eastAsia="zh-TW"/>
        </w:rPr>
        <w:t xml:space="preserve"> </w:t>
      </w:r>
    </w:p>
    <w:p w14:paraId="6E3F9CFD"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Webala, P., Craig, M., Law, B., Wayne, A., &amp; Bradley, J. (2010). Roost site selection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by southern forest bat Vespadelus regulus and Gould’s long-eared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Nyctophilus gouldi in logged jarrah forests; south-western Australia. </w:t>
      </w:r>
      <w:r w:rsidRPr="003A62B5">
        <w:rPr>
          <w:rFonts w:asciiTheme="minorHAnsi" w:eastAsia="PMingLiU" w:hAnsiTheme="minorHAnsi" w:cstheme="minorHAnsi"/>
          <w:i/>
          <w:iCs/>
          <w:szCs w:val="24"/>
          <w:lang w:val="en-US" w:eastAsia="zh-TW"/>
        </w:rPr>
        <w:t xml:space="preserve">Forest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Ecology and Management, 260</w:t>
      </w:r>
      <w:r w:rsidRPr="003A62B5">
        <w:rPr>
          <w:rFonts w:asciiTheme="minorHAnsi" w:eastAsia="PMingLiU" w:hAnsiTheme="minorHAnsi" w:cstheme="minorHAnsi"/>
          <w:szCs w:val="24"/>
          <w:lang w:val="en-US" w:eastAsia="zh-TW"/>
        </w:rPr>
        <w:t xml:space="preserve">(10), 1780–1790. </w:t>
      </w:r>
      <w:r w:rsidRPr="003A62B5">
        <w:rPr>
          <w:rFonts w:asciiTheme="minorHAnsi" w:eastAsia="PMingLiU" w:hAnsiTheme="minorHAnsi" w:cstheme="minorHAnsi"/>
          <w:szCs w:val="24"/>
          <w:lang w:val="en-US" w:eastAsia="zh-TW"/>
        </w:rPr>
        <w:tab/>
      </w:r>
      <w:hyperlink r:id="rId562" w:history="1">
        <w:r w:rsidRPr="003A62B5">
          <w:rPr>
            <w:rFonts w:asciiTheme="minorHAnsi" w:eastAsia="PMingLiU" w:hAnsiTheme="minorHAnsi" w:cstheme="minorHAnsi"/>
            <w:color w:val="0000FF"/>
            <w:szCs w:val="24"/>
            <w:u w:val="single"/>
            <w:lang w:val="en-US" w:eastAsia="zh-TW"/>
          </w:rPr>
          <w:t>https://doi.org/10.1016/j.foreco.2010.08.022</w:t>
        </w:r>
      </w:hyperlink>
      <w:r w:rsidRPr="003A62B5">
        <w:rPr>
          <w:rFonts w:asciiTheme="minorHAnsi" w:eastAsia="PMingLiU" w:hAnsiTheme="minorHAnsi" w:cstheme="minorHAnsi"/>
          <w:szCs w:val="24"/>
          <w:lang w:val="en-US" w:eastAsia="zh-TW"/>
        </w:rPr>
        <w:t xml:space="preserve"> </w:t>
      </w:r>
    </w:p>
    <w:p w14:paraId="19769448" w14:textId="77777777" w:rsidR="00A87BC8" w:rsidRPr="003A62B5" w:rsidRDefault="00A87BC8"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Węgiel, A., Grzywiński, W., Ciechanowski, M., Jaros, R., Kalcounis-Rüppell, M.,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Kmiecik, A., Kmiecik, </w:t>
      </w:r>
      <w:r w:rsidRPr="003A62B5">
        <w:rPr>
          <w:rFonts w:asciiTheme="minorHAnsi" w:eastAsia="PMingLiU" w:hAnsiTheme="minorHAnsi" w:cstheme="minorHAnsi"/>
          <w:szCs w:val="24"/>
          <w:lang w:val="en-US" w:eastAsia="zh-TW"/>
        </w:rPr>
        <w:tab/>
        <w:t xml:space="preserve">P., &amp; Węgiel, J. (2019). The foraging activity of bats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managed pine forests of different ages. </w:t>
      </w:r>
      <w:r w:rsidRPr="003A62B5">
        <w:rPr>
          <w:rFonts w:asciiTheme="minorHAnsi" w:eastAsia="PMingLiU" w:hAnsiTheme="minorHAnsi" w:cstheme="minorHAnsi"/>
          <w:i/>
          <w:iCs/>
          <w:szCs w:val="24"/>
          <w:lang w:val="en-US" w:eastAsia="zh-TW"/>
        </w:rPr>
        <w:t xml:space="preserve">European Journal of Forest Research,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138</w:t>
      </w:r>
      <w:r w:rsidRPr="003A62B5">
        <w:rPr>
          <w:rFonts w:asciiTheme="minorHAnsi" w:eastAsia="PMingLiU" w:hAnsiTheme="minorHAnsi" w:cstheme="minorHAnsi"/>
          <w:szCs w:val="24"/>
          <w:lang w:val="en-US" w:eastAsia="zh-TW"/>
        </w:rPr>
        <w:t xml:space="preserve">(3), 383–396. </w:t>
      </w:r>
      <w:hyperlink r:id="rId563" w:history="1">
        <w:r w:rsidRPr="003A62B5">
          <w:rPr>
            <w:rStyle w:val="Hyperlink"/>
            <w:rFonts w:asciiTheme="minorHAnsi" w:eastAsia="PMingLiU" w:hAnsiTheme="minorHAnsi" w:cstheme="minorHAnsi"/>
            <w:szCs w:val="24"/>
            <w:lang w:val="en-US" w:eastAsia="zh-TW"/>
          </w:rPr>
          <w:t>https://doi.org/10.1007/s10342-019-01174-6</w:t>
        </w:r>
      </w:hyperlink>
    </w:p>
    <w:p w14:paraId="4D4023FE" w14:textId="2406978C" w:rsidR="008B3DD0" w:rsidRPr="00D253EF" w:rsidRDefault="008B3DD0" w:rsidP="008B3DD0">
      <w:pPr>
        <w:pStyle w:val="PhDNormal"/>
        <w:spacing w:after="240" w:line="360" w:lineRule="auto"/>
        <w:ind w:firstLine="0"/>
        <w:rPr>
          <w:rFonts w:asciiTheme="minorHAnsi" w:hAnsiTheme="minorHAnsi" w:cstheme="minorHAnsi"/>
        </w:rPr>
      </w:pPr>
    </w:p>
    <w:p w14:paraId="6DDDF791" w14:textId="7BB2A512" w:rsidR="008B3DD0" w:rsidRPr="00D253EF" w:rsidRDefault="008B3DD0" w:rsidP="008B3DD0">
      <w:pPr>
        <w:pStyle w:val="PhDNormal"/>
        <w:spacing w:after="240" w:line="360" w:lineRule="auto"/>
        <w:ind w:firstLine="0"/>
        <w:rPr>
          <w:rFonts w:asciiTheme="minorHAnsi" w:hAnsiTheme="minorHAnsi" w:cstheme="minorHAnsi"/>
        </w:rPr>
      </w:pPr>
    </w:p>
    <w:p w14:paraId="5A33ECFF" w14:textId="08FD17E8" w:rsidR="008B3DD0" w:rsidRPr="00D253EF" w:rsidRDefault="008B3DD0" w:rsidP="003A1224">
      <w:pPr>
        <w:pStyle w:val="PhDNormal"/>
        <w:spacing w:after="240" w:line="360" w:lineRule="auto"/>
        <w:rPr>
          <w:rFonts w:asciiTheme="minorHAnsi" w:hAnsiTheme="minorHAnsi" w:cstheme="minorHAnsi"/>
        </w:rPr>
      </w:pPr>
    </w:p>
    <w:p w14:paraId="2618A094" w14:textId="768934AA" w:rsidR="001D1804" w:rsidRPr="00D253EF" w:rsidRDefault="001D1804" w:rsidP="00942CBE">
      <w:pPr>
        <w:pStyle w:val="PhDNormal"/>
        <w:spacing w:after="240" w:line="360" w:lineRule="auto"/>
        <w:rPr>
          <w:rFonts w:asciiTheme="minorHAnsi" w:hAnsiTheme="minorHAnsi" w:cstheme="minorHAnsi"/>
        </w:rPr>
        <w:sectPr w:rsidR="001D1804" w:rsidRPr="00D253EF" w:rsidSect="0050652C">
          <w:headerReference w:type="default" r:id="rId564"/>
          <w:footerReference w:type="first" r:id="rId565"/>
          <w:type w:val="continuous"/>
          <w:pgSz w:w="11907" w:h="16840" w:code="9"/>
          <w:pgMar w:top="1418" w:right="1418" w:bottom="1418" w:left="2268" w:header="720" w:footer="720" w:gutter="0"/>
          <w:cols w:space="720"/>
          <w:docGrid w:linePitch="326"/>
        </w:sectPr>
      </w:pPr>
      <w:bookmarkStart w:id="382" w:name="_Toc159383944"/>
    </w:p>
    <w:bookmarkEnd w:id="382"/>
    <w:p w14:paraId="007C3021" w14:textId="77777777" w:rsidR="00885806" w:rsidRDefault="00885806">
      <w:pPr>
        <w:rPr>
          <w:rFonts w:asciiTheme="minorHAnsi" w:hAnsiTheme="minorHAnsi" w:cstheme="minorHAnsi"/>
          <w:b/>
          <w:bCs/>
          <w:sz w:val="40"/>
          <w:szCs w:val="40"/>
        </w:rPr>
      </w:pPr>
      <w:r>
        <w:rPr>
          <w:rFonts w:asciiTheme="minorHAnsi" w:hAnsiTheme="minorHAnsi" w:cstheme="minorHAnsi"/>
          <w:sz w:val="40"/>
          <w:szCs w:val="40"/>
        </w:rPr>
        <w:br w:type="page"/>
      </w:r>
    </w:p>
    <w:p w14:paraId="19D51F37" w14:textId="0672E307" w:rsidR="00462F80" w:rsidRPr="00D253EF" w:rsidRDefault="002A59BE" w:rsidP="00EE3E15">
      <w:pPr>
        <w:pStyle w:val="Heading1"/>
        <w:pBdr>
          <w:bottom w:val="single" w:sz="4" w:space="1" w:color="auto"/>
        </w:pBdr>
        <w:spacing w:line="360" w:lineRule="auto"/>
        <w:rPr>
          <w:rFonts w:asciiTheme="minorHAnsi" w:hAnsiTheme="minorHAnsi" w:cstheme="minorHAnsi"/>
          <w:sz w:val="40"/>
          <w:szCs w:val="40"/>
        </w:rPr>
      </w:pPr>
      <w:bookmarkStart w:id="383" w:name="_Toc86701851"/>
      <w:r w:rsidRPr="00D253EF">
        <w:rPr>
          <w:rFonts w:asciiTheme="minorHAnsi" w:hAnsiTheme="minorHAnsi" w:cstheme="minorHAnsi"/>
          <w:sz w:val="40"/>
          <w:szCs w:val="40"/>
        </w:rPr>
        <w:lastRenderedPageBreak/>
        <w:t>General discussion</w:t>
      </w:r>
      <w:bookmarkEnd w:id="383"/>
    </w:p>
    <w:p w14:paraId="73AFC968" w14:textId="5D16C857" w:rsidR="00F6166E" w:rsidRPr="00D253EF" w:rsidRDefault="00F6166E" w:rsidP="00EE3E15">
      <w:pPr>
        <w:spacing w:after="240" w:line="360" w:lineRule="auto"/>
        <w:ind w:firstLine="567"/>
        <w:jc w:val="both"/>
        <w:rPr>
          <w:rFonts w:asciiTheme="minorHAnsi" w:hAnsiTheme="minorHAnsi" w:cstheme="minorHAnsi"/>
          <w:szCs w:val="24"/>
          <w:lang w:val="en-US"/>
        </w:rPr>
      </w:pPr>
      <w:r w:rsidRPr="00D253EF">
        <w:rPr>
          <w:rFonts w:asciiTheme="minorHAnsi" w:hAnsiTheme="minorHAnsi" w:cstheme="minorHAnsi"/>
          <w:szCs w:val="24"/>
          <w:lang w:val="en-US"/>
        </w:rPr>
        <w:t>This chapter provide</w:t>
      </w:r>
      <w:r w:rsidR="00FB7ED1">
        <w:rPr>
          <w:rFonts w:asciiTheme="minorHAnsi" w:hAnsiTheme="minorHAnsi" w:cstheme="minorHAnsi"/>
          <w:szCs w:val="24"/>
          <w:lang w:val="en-US"/>
        </w:rPr>
        <w:t>s</w:t>
      </w:r>
      <w:r w:rsidRPr="00D253EF">
        <w:rPr>
          <w:rFonts w:asciiTheme="minorHAnsi" w:hAnsiTheme="minorHAnsi" w:cstheme="minorHAnsi"/>
          <w:szCs w:val="24"/>
          <w:lang w:val="en-US"/>
        </w:rPr>
        <w:t xml:space="preserve"> a general summary of results </w:t>
      </w:r>
      <w:r w:rsidR="009B61FB">
        <w:rPr>
          <w:rFonts w:asciiTheme="minorHAnsi" w:hAnsiTheme="minorHAnsi" w:cstheme="minorHAnsi"/>
          <w:szCs w:val="24"/>
          <w:lang w:val="en-US"/>
        </w:rPr>
        <w:t>for each of the</w:t>
      </w:r>
      <w:r w:rsidRPr="00D253EF">
        <w:rPr>
          <w:rFonts w:asciiTheme="minorHAnsi" w:hAnsiTheme="minorHAnsi" w:cstheme="minorHAnsi"/>
          <w:szCs w:val="24"/>
          <w:lang w:val="en-US"/>
        </w:rPr>
        <w:t xml:space="preserve"> three </w:t>
      </w:r>
      <w:r w:rsidR="009B61FB">
        <w:rPr>
          <w:rFonts w:asciiTheme="minorHAnsi" w:hAnsiTheme="minorHAnsi" w:cstheme="minorHAnsi"/>
          <w:szCs w:val="24"/>
          <w:lang w:val="en-US"/>
        </w:rPr>
        <w:t>experimental</w:t>
      </w:r>
      <w:r w:rsidR="009B61FB"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 xml:space="preserve">objectives (Chapter 2, 3 &amp; 4), and highlights the significance of the Yugar tunnel </w:t>
      </w:r>
      <w:r w:rsidR="009B61FB">
        <w:rPr>
          <w:rFonts w:asciiTheme="minorHAnsi" w:hAnsiTheme="minorHAnsi" w:cstheme="minorHAnsi"/>
          <w:szCs w:val="24"/>
          <w:lang w:val="en-US"/>
        </w:rPr>
        <w:t>in terms of</w:t>
      </w:r>
      <w:r w:rsidRPr="00D253EF">
        <w:rPr>
          <w:rFonts w:asciiTheme="minorHAnsi" w:hAnsiTheme="minorHAnsi" w:cstheme="minorHAnsi"/>
          <w:szCs w:val="24"/>
          <w:lang w:val="en-US"/>
        </w:rPr>
        <w:t xml:space="preserve"> its conservation value </w:t>
      </w:r>
      <w:r w:rsidR="009B61FB">
        <w:rPr>
          <w:rFonts w:asciiTheme="minorHAnsi" w:hAnsiTheme="minorHAnsi" w:cstheme="minorHAnsi"/>
          <w:szCs w:val="24"/>
          <w:lang w:val="en-US"/>
        </w:rPr>
        <w:t>for</w:t>
      </w:r>
      <w:r w:rsidRPr="00D253EF">
        <w:rPr>
          <w:rFonts w:asciiTheme="minorHAnsi" w:hAnsiTheme="minorHAnsi" w:cstheme="minorHAnsi"/>
          <w:szCs w:val="24"/>
          <w:lang w:val="en-US"/>
        </w:rPr>
        <w:t xml:space="preserve"> bats in the Samford region</w:t>
      </w:r>
      <w:r w:rsidR="009B61FB">
        <w:rPr>
          <w:rFonts w:asciiTheme="minorHAnsi" w:hAnsiTheme="minorHAnsi" w:cstheme="minorHAnsi"/>
          <w:szCs w:val="24"/>
          <w:lang w:val="en-US"/>
        </w:rPr>
        <w:t>. The chapter also provides advice to</w:t>
      </w:r>
      <w:r w:rsidRPr="00D253EF">
        <w:rPr>
          <w:rFonts w:asciiTheme="minorHAnsi" w:hAnsiTheme="minorHAnsi" w:cstheme="minorHAnsi"/>
          <w:szCs w:val="24"/>
          <w:lang w:val="en-US"/>
        </w:rPr>
        <w:t xml:space="preserve"> Moreton Bay Regional Council</w:t>
      </w:r>
      <w:r w:rsidR="009B61FB">
        <w:rPr>
          <w:rFonts w:asciiTheme="minorHAnsi" w:hAnsiTheme="minorHAnsi" w:cstheme="minorHAnsi"/>
          <w:szCs w:val="24"/>
          <w:lang w:val="en-US"/>
        </w:rPr>
        <w:t xml:space="preserve"> as the guardians of the tunnel. Finally, the chapter</w:t>
      </w:r>
      <w:r w:rsidRPr="00D253EF">
        <w:rPr>
          <w:rFonts w:asciiTheme="minorHAnsi" w:hAnsiTheme="minorHAnsi" w:cstheme="minorHAnsi"/>
          <w:szCs w:val="24"/>
          <w:lang w:val="en-US"/>
        </w:rPr>
        <w:t xml:space="preserve"> offer</w:t>
      </w:r>
      <w:r w:rsidR="00971C78">
        <w:rPr>
          <w:rFonts w:asciiTheme="minorHAnsi" w:hAnsiTheme="minorHAnsi" w:cstheme="minorHAnsi"/>
          <w:szCs w:val="24"/>
          <w:lang w:val="en-US"/>
        </w:rPr>
        <w:t>s</w:t>
      </w:r>
      <w:r w:rsidRPr="00D253EF">
        <w:rPr>
          <w:rFonts w:asciiTheme="minorHAnsi" w:hAnsiTheme="minorHAnsi" w:cstheme="minorHAnsi"/>
          <w:szCs w:val="24"/>
          <w:lang w:val="en-US"/>
        </w:rPr>
        <w:t xml:space="preserve"> some </w:t>
      </w:r>
      <w:r w:rsidR="009B61FB">
        <w:rPr>
          <w:rFonts w:asciiTheme="minorHAnsi" w:hAnsiTheme="minorHAnsi" w:cstheme="minorHAnsi"/>
          <w:szCs w:val="24"/>
          <w:lang w:val="en-US"/>
        </w:rPr>
        <w:t>suggestions</w:t>
      </w:r>
      <w:r w:rsidR="009B61FB"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 xml:space="preserve">for future research </w:t>
      </w:r>
      <w:r w:rsidR="005F290C">
        <w:rPr>
          <w:rFonts w:asciiTheme="minorHAnsi" w:hAnsiTheme="minorHAnsi" w:cstheme="minorHAnsi"/>
          <w:szCs w:val="24"/>
          <w:lang w:val="en-US"/>
        </w:rPr>
        <w:t>on</w:t>
      </w:r>
      <w:r w:rsidRPr="00D253EF">
        <w:rPr>
          <w:rFonts w:asciiTheme="minorHAnsi" w:hAnsiTheme="minorHAnsi" w:cstheme="minorHAnsi"/>
          <w:szCs w:val="24"/>
          <w:lang w:val="en-US"/>
        </w:rPr>
        <w:t xml:space="preserve"> bats inhabiting the Yugar tunnel.  </w:t>
      </w:r>
    </w:p>
    <w:p w14:paraId="2A0F2D33" w14:textId="204ACFFD" w:rsidR="00EE3E15" w:rsidRPr="00EE3E15" w:rsidRDefault="00F6166E" w:rsidP="00EE3E15">
      <w:pPr>
        <w:pStyle w:val="Heading2"/>
        <w:rPr>
          <w:rFonts w:asciiTheme="minorHAnsi" w:hAnsiTheme="minorHAnsi" w:cstheme="minorHAnsi"/>
          <w:sz w:val="36"/>
          <w:szCs w:val="36"/>
          <w:lang w:val="en-US"/>
        </w:rPr>
      </w:pPr>
      <w:bookmarkStart w:id="384" w:name="_Toc86701852"/>
      <w:r w:rsidRPr="00EE3E15">
        <w:rPr>
          <w:rFonts w:asciiTheme="minorHAnsi" w:hAnsiTheme="minorHAnsi" w:cstheme="minorHAnsi"/>
          <w:sz w:val="36"/>
          <w:szCs w:val="36"/>
          <w:lang w:val="en-US"/>
        </w:rPr>
        <w:t>5.1</w:t>
      </w:r>
      <w:r w:rsidRPr="00EE3E15">
        <w:rPr>
          <w:rFonts w:asciiTheme="minorHAnsi" w:hAnsiTheme="minorHAnsi" w:cstheme="minorHAnsi"/>
          <w:sz w:val="36"/>
          <w:szCs w:val="36"/>
          <w:lang w:val="en-US"/>
        </w:rPr>
        <w:tab/>
        <w:t>Summary of findings</w:t>
      </w:r>
      <w:bookmarkEnd w:id="384"/>
    </w:p>
    <w:p w14:paraId="76467953" w14:textId="77777777" w:rsidR="00B466A5" w:rsidRPr="00D253EF" w:rsidRDefault="00B466A5" w:rsidP="00B466A5">
      <w:pPr>
        <w:rPr>
          <w:rFonts w:asciiTheme="minorHAnsi" w:hAnsiTheme="minorHAnsi" w:cstheme="minorHAnsi"/>
          <w:lang w:val="en-US"/>
        </w:rPr>
      </w:pPr>
    </w:p>
    <w:p w14:paraId="6A42E445" w14:textId="603895B4" w:rsidR="00B466A5" w:rsidRPr="00D253EF" w:rsidRDefault="00F6166E" w:rsidP="00EE3E15">
      <w:pPr>
        <w:spacing w:after="240" w:line="360" w:lineRule="auto"/>
        <w:ind w:firstLine="567"/>
        <w:jc w:val="both"/>
        <w:rPr>
          <w:rFonts w:asciiTheme="minorHAnsi" w:hAnsiTheme="minorHAnsi" w:cstheme="minorHAnsi"/>
          <w:szCs w:val="24"/>
          <w:lang w:val="en-US"/>
        </w:rPr>
      </w:pPr>
      <w:r w:rsidRPr="00D253EF">
        <w:rPr>
          <w:rFonts w:asciiTheme="minorHAnsi" w:hAnsiTheme="minorHAnsi" w:cstheme="minorHAnsi"/>
          <w:szCs w:val="24"/>
          <w:lang w:val="en-US"/>
        </w:rPr>
        <w:t xml:space="preserve">In the introductory chapter (Chapter 1) of this thesis, three questions were proposed to </w:t>
      </w:r>
      <w:r w:rsidR="00CA4C0D">
        <w:rPr>
          <w:rFonts w:asciiTheme="minorHAnsi" w:hAnsiTheme="minorHAnsi" w:cstheme="minorHAnsi"/>
          <w:szCs w:val="24"/>
          <w:lang w:val="en-US"/>
        </w:rPr>
        <w:t>gain a deeper understanding of</w:t>
      </w:r>
      <w:r w:rsidR="00CA4C0D"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 xml:space="preserve">the </w:t>
      </w:r>
      <w:r w:rsidR="00CA4C0D">
        <w:rPr>
          <w:rFonts w:asciiTheme="minorHAnsi" w:hAnsiTheme="minorHAnsi" w:cstheme="minorHAnsi"/>
          <w:szCs w:val="24"/>
          <w:lang w:val="en-US"/>
        </w:rPr>
        <w:t xml:space="preserve">ecology and biology of </w:t>
      </w:r>
      <w:r w:rsidRPr="00D253EF">
        <w:rPr>
          <w:rFonts w:asciiTheme="minorHAnsi" w:hAnsiTheme="minorHAnsi" w:cstheme="minorHAnsi"/>
          <w:szCs w:val="24"/>
          <w:lang w:val="en-US"/>
        </w:rPr>
        <w:t>bats occupying</w:t>
      </w:r>
      <w:r w:rsidR="005F290C">
        <w:rPr>
          <w:rFonts w:asciiTheme="minorHAnsi" w:hAnsiTheme="minorHAnsi" w:cstheme="minorHAnsi"/>
          <w:szCs w:val="24"/>
          <w:lang w:val="en-US"/>
        </w:rPr>
        <w:t xml:space="preserve"> </w:t>
      </w:r>
      <w:r w:rsidRPr="00D253EF">
        <w:rPr>
          <w:rFonts w:asciiTheme="minorHAnsi" w:hAnsiTheme="minorHAnsi" w:cstheme="minorHAnsi"/>
          <w:szCs w:val="24"/>
          <w:lang w:val="en-US"/>
        </w:rPr>
        <w:t>the Yugar tunnel</w:t>
      </w:r>
      <w:r w:rsidR="00CA4C0D">
        <w:rPr>
          <w:rFonts w:asciiTheme="minorHAnsi" w:hAnsiTheme="minorHAnsi" w:cstheme="minorHAnsi"/>
          <w:szCs w:val="24"/>
          <w:lang w:val="en-US"/>
        </w:rPr>
        <w:t>. The questions were</w:t>
      </w:r>
      <w:r w:rsidRPr="00D253EF">
        <w:rPr>
          <w:rFonts w:asciiTheme="minorHAnsi" w:hAnsiTheme="minorHAnsi" w:cstheme="minorHAnsi"/>
          <w:szCs w:val="24"/>
          <w:lang w:val="en-US"/>
        </w:rPr>
        <w:t xml:space="preserve">: 1) What species of bats are using this tunnel? 2) How do the bats select their roost locations in the tunnel? 3) How do bats use the area surrounding the tunnel for movement and foraging? To answer these three questions, three main objectives </w:t>
      </w:r>
      <w:r w:rsidR="00CA4C0D">
        <w:rPr>
          <w:rFonts w:asciiTheme="minorHAnsi" w:hAnsiTheme="minorHAnsi" w:cstheme="minorHAnsi"/>
          <w:szCs w:val="24"/>
          <w:lang w:val="en-US"/>
        </w:rPr>
        <w:t>were developed and</w:t>
      </w:r>
      <w:r w:rsidRPr="00D253EF">
        <w:rPr>
          <w:rFonts w:asciiTheme="minorHAnsi" w:hAnsiTheme="minorHAnsi" w:cstheme="minorHAnsi"/>
          <w:szCs w:val="24"/>
          <w:lang w:val="en-US"/>
        </w:rPr>
        <w:t xml:space="preserve"> and achieved through multiple surveys including exit counts, acoustic monitoring and walkthrough surveys over one summer and one winter. The summary of results </w:t>
      </w:r>
      <w:r w:rsidR="00961043">
        <w:rPr>
          <w:rFonts w:asciiTheme="minorHAnsi" w:hAnsiTheme="minorHAnsi" w:cstheme="minorHAnsi"/>
          <w:szCs w:val="24"/>
          <w:lang w:val="en-US"/>
        </w:rPr>
        <w:t>are</w:t>
      </w:r>
      <w:r w:rsidRPr="00D253EF">
        <w:rPr>
          <w:rFonts w:asciiTheme="minorHAnsi" w:hAnsiTheme="minorHAnsi" w:cstheme="minorHAnsi"/>
          <w:szCs w:val="24"/>
          <w:lang w:val="en-US"/>
        </w:rPr>
        <w:t xml:space="preserve"> </w:t>
      </w:r>
      <w:r w:rsidR="00CA4C0D">
        <w:rPr>
          <w:rFonts w:asciiTheme="minorHAnsi" w:hAnsiTheme="minorHAnsi" w:cstheme="minorHAnsi"/>
          <w:szCs w:val="24"/>
          <w:lang w:val="en-US"/>
        </w:rPr>
        <w:t>presented below</w:t>
      </w:r>
      <w:r w:rsidR="00CA4C0D" w:rsidRPr="00D253EF">
        <w:rPr>
          <w:rFonts w:asciiTheme="minorHAnsi" w:hAnsiTheme="minorHAnsi" w:cstheme="minorHAnsi"/>
          <w:szCs w:val="24"/>
          <w:lang w:val="en-US"/>
        </w:rPr>
        <w:t xml:space="preserve"> </w:t>
      </w:r>
      <w:r w:rsidR="00CA4C0D">
        <w:rPr>
          <w:rFonts w:asciiTheme="minorHAnsi" w:hAnsiTheme="minorHAnsi" w:cstheme="minorHAnsi"/>
          <w:szCs w:val="24"/>
          <w:lang w:val="en-US"/>
        </w:rPr>
        <w:t>against</w:t>
      </w:r>
      <w:r w:rsidR="00CA4C0D" w:rsidRPr="00D253EF">
        <w:rPr>
          <w:rFonts w:asciiTheme="minorHAnsi" w:hAnsiTheme="minorHAnsi" w:cstheme="minorHAnsi"/>
          <w:szCs w:val="24"/>
          <w:lang w:val="en-US"/>
        </w:rPr>
        <w:t xml:space="preserve"> </w:t>
      </w:r>
      <w:r w:rsidR="00CA4C0D">
        <w:rPr>
          <w:rFonts w:asciiTheme="minorHAnsi" w:hAnsiTheme="minorHAnsi" w:cstheme="minorHAnsi"/>
          <w:szCs w:val="24"/>
          <w:lang w:val="en-US"/>
        </w:rPr>
        <w:t>each</w:t>
      </w:r>
      <w:r w:rsidR="00CA4C0D"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 xml:space="preserve">objective / chapter. </w:t>
      </w:r>
    </w:p>
    <w:p w14:paraId="3B1CB1CB" w14:textId="660CE55E" w:rsidR="00A8046B" w:rsidRPr="00D253EF" w:rsidRDefault="00F6166E" w:rsidP="00B466A5">
      <w:pPr>
        <w:spacing w:after="240" w:line="360" w:lineRule="auto"/>
        <w:jc w:val="both"/>
        <w:rPr>
          <w:rFonts w:asciiTheme="minorHAnsi" w:hAnsiTheme="minorHAnsi" w:cstheme="minorHAnsi"/>
          <w:szCs w:val="24"/>
        </w:rPr>
      </w:pPr>
      <w:r w:rsidRPr="00D253EF">
        <w:rPr>
          <w:rFonts w:asciiTheme="minorHAnsi" w:hAnsiTheme="minorHAnsi" w:cstheme="minorHAnsi"/>
          <w:szCs w:val="24"/>
          <w:u w:val="single"/>
          <w:lang w:val="en-US"/>
        </w:rPr>
        <w:t xml:space="preserve">Objective 1/ Chapter 2: </w:t>
      </w:r>
      <w:r w:rsidRPr="00D253EF">
        <w:rPr>
          <w:rFonts w:asciiTheme="minorHAnsi" w:hAnsiTheme="minorHAnsi" w:cstheme="minorHAnsi"/>
          <w:szCs w:val="24"/>
        </w:rPr>
        <w:t>Understanding the bat species, population, and their emergence and return pattern in the Yugar tunnel</w:t>
      </w:r>
    </w:p>
    <w:p w14:paraId="5281FE45" w14:textId="73383781" w:rsidR="00F6166E" w:rsidRPr="00D253EF" w:rsidRDefault="00F6166E" w:rsidP="00F068B3">
      <w:pPr>
        <w:spacing w:after="240" w:line="360" w:lineRule="auto"/>
        <w:ind w:firstLine="567"/>
        <w:jc w:val="both"/>
        <w:rPr>
          <w:rFonts w:asciiTheme="minorHAnsi" w:hAnsiTheme="minorHAnsi" w:cstheme="minorHAnsi"/>
          <w:szCs w:val="24"/>
          <w:u w:val="single"/>
        </w:rPr>
      </w:pPr>
      <w:r w:rsidRPr="00D253EF">
        <w:rPr>
          <w:rFonts w:asciiTheme="minorHAnsi" w:hAnsiTheme="minorHAnsi" w:cstheme="minorHAnsi"/>
          <w:szCs w:val="24"/>
        </w:rPr>
        <w:t xml:space="preserve">For bat species found in the tunnel, three species including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and </w:t>
      </w:r>
      <w:r w:rsidRPr="00D253EF">
        <w:rPr>
          <w:rFonts w:asciiTheme="minorHAnsi" w:hAnsiTheme="minorHAnsi" w:cstheme="minorHAnsi"/>
          <w:i/>
          <w:iCs/>
          <w:szCs w:val="24"/>
        </w:rPr>
        <w:t>R. megaphyllus</w:t>
      </w:r>
      <w:r w:rsidRPr="00D253EF">
        <w:rPr>
          <w:rFonts w:asciiTheme="minorHAnsi" w:hAnsiTheme="minorHAnsi" w:cstheme="minorHAnsi"/>
          <w:szCs w:val="24"/>
        </w:rPr>
        <w:t xml:space="preserve"> were </w:t>
      </w:r>
      <w:r w:rsidR="002A0542">
        <w:rPr>
          <w:rFonts w:asciiTheme="minorHAnsi" w:hAnsiTheme="minorHAnsi" w:cstheme="minorHAnsi"/>
          <w:szCs w:val="24"/>
        </w:rPr>
        <w:t>detected</w:t>
      </w:r>
      <w:r w:rsidRPr="00D253EF">
        <w:rPr>
          <w:rFonts w:asciiTheme="minorHAnsi" w:hAnsiTheme="minorHAnsi" w:cstheme="minorHAnsi"/>
          <w:szCs w:val="24"/>
        </w:rPr>
        <w:t xml:space="preserve"> during summer and winter. </w:t>
      </w:r>
      <w:r w:rsidRPr="00D253EF">
        <w:rPr>
          <w:rFonts w:asciiTheme="minorHAnsi" w:hAnsiTheme="minorHAnsi" w:cstheme="minorHAnsi"/>
          <w:i/>
          <w:iCs/>
          <w:szCs w:val="24"/>
        </w:rPr>
        <w:t>Myotis macropus</w:t>
      </w:r>
      <w:r w:rsidRPr="00D253EF">
        <w:rPr>
          <w:rFonts w:asciiTheme="minorHAnsi" w:hAnsiTheme="minorHAnsi" w:cstheme="minorHAnsi"/>
          <w:szCs w:val="24"/>
        </w:rPr>
        <w:t xml:space="preserve"> showed a similar number of </w:t>
      </w:r>
      <w:r w:rsidR="002A0542">
        <w:rPr>
          <w:rFonts w:asciiTheme="minorHAnsi" w:hAnsiTheme="minorHAnsi" w:cstheme="minorHAnsi"/>
          <w:szCs w:val="24"/>
        </w:rPr>
        <w:t>individuals</w:t>
      </w:r>
      <w:r w:rsidR="002A0542" w:rsidRPr="00D253EF">
        <w:rPr>
          <w:rFonts w:asciiTheme="minorHAnsi" w:hAnsiTheme="minorHAnsi" w:cstheme="minorHAnsi"/>
          <w:szCs w:val="24"/>
        </w:rPr>
        <w:t xml:space="preserve"> </w:t>
      </w:r>
      <w:r w:rsidRPr="00D253EF">
        <w:rPr>
          <w:rFonts w:asciiTheme="minorHAnsi" w:hAnsiTheme="minorHAnsi" w:cstheme="minorHAnsi"/>
          <w:szCs w:val="24"/>
        </w:rPr>
        <w:t>in the tunnel between summer and winter, and they were likely inhabiting the tunnel throughout the year (</w:t>
      </w:r>
      <w:r w:rsidR="002A0542">
        <w:rPr>
          <w:rFonts w:asciiTheme="minorHAnsi" w:hAnsiTheme="minorHAnsi" w:cstheme="minorHAnsi"/>
          <w:szCs w:val="24"/>
        </w:rPr>
        <w:t xml:space="preserve">and </w:t>
      </w:r>
      <w:r w:rsidR="00047676">
        <w:rPr>
          <w:rFonts w:asciiTheme="minorHAnsi" w:hAnsiTheme="minorHAnsi" w:cstheme="minorHAnsi"/>
          <w:szCs w:val="24"/>
        </w:rPr>
        <w:t>may be</w:t>
      </w:r>
      <w:r w:rsidR="00047676" w:rsidRPr="00D253EF">
        <w:rPr>
          <w:rFonts w:asciiTheme="minorHAnsi" w:hAnsiTheme="minorHAnsi" w:cstheme="minorHAnsi"/>
          <w:szCs w:val="24"/>
        </w:rPr>
        <w:t xml:space="preserve"> </w:t>
      </w:r>
      <w:r w:rsidR="006D059F">
        <w:rPr>
          <w:rFonts w:asciiTheme="minorHAnsi" w:hAnsiTheme="minorHAnsi" w:cstheme="minorHAnsi"/>
          <w:szCs w:val="24"/>
        </w:rPr>
        <w:t xml:space="preserve">as </w:t>
      </w:r>
      <w:r w:rsidRPr="00D253EF">
        <w:rPr>
          <w:rFonts w:asciiTheme="minorHAnsi" w:hAnsiTheme="minorHAnsi" w:cstheme="minorHAnsi"/>
          <w:szCs w:val="24"/>
        </w:rPr>
        <w:t xml:space="preserve">a maternity site). The similar number of </w:t>
      </w:r>
      <w:r w:rsidR="00047676">
        <w:rPr>
          <w:rFonts w:asciiTheme="minorHAnsi" w:hAnsiTheme="minorHAnsi" w:cstheme="minorHAnsi"/>
          <w:szCs w:val="24"/>
        </w:rPr>
        <w:t>individuals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between </w:t>
      </w:r>
      <w:r w:rsidR="00047676">
        <w:rPr>
          <w:rFonts w:asciiTheme="minorHAnsi" w:hAnsiTheme="minorHAnsi" w:cstheme="minorHAnsi"/>
          <w:szCs w:val="24"/>
        </w:rPr>
        <w:t xml:space="preserve">the </w:t>
      </w:r>
      <w:r w:rsidRPr="00D253EF">
        <w:rPr>
          <w:rFonts w:asciiTheme="minorHAnsi" w:hAnsiTheme="minorHAnsi" w:cstheme="minorHAnsi"/>
          <w:szCs w:val="24"/>
        </w:rPr>
        <w:t>two seasons was likely influenced by the sampling time</w:t>
      </w:r>
      <w:r w:rsidR="00312E88">
        <w:rPr>
          <w:rFonts w:asciiTheme="minorHAnsi" w:hAnsiTheme="minorHAnsi" w:cstheme="minorHAnsi"/>
          <w:szCs w:val="24"/>
        </w:rPr>
        <w:t xml:space="preserve"> </w:t>
      </w:r>
      <w:r w:rsidRPr="00D253EF">
        <w:rPr>
          <w:rFonts w:asciiTheme="minorHAnsi" w:hAnsiTheme="minorHAnsi" w:cstheme="minorHAnsi"/>
          <w:szCs w:val="24"/>
        </w:rPr>
        <w:t>coincid</w:t>
      </w:r>
      <w:r w:rsidR="00047676">
        <w:rPr>
          <w:rFonts w:asciiTheme="minorHAnsi" w:hAnsiTheme="minorHAnsi" w:cstheme="minorHAnsi"/>
          <w:szCs w:val="24"/>
        </w:rPr>
        <w:t>ing</w:t>
      </w:r>
      <w:r w:rsidRPr="00D253EF">
        <w:rPr>
          <w:rFonts w:asciiTheme="minorHAnsi" w:hAnsiTheme="minorHAnsi" w:cstheme="minorHAnsi"/>
          <w:szCs w:val="24"/>
        </w:rPr>
        <w:t xml:space="preserve"> with breeding in summer but not in winter. For </w:t>
      </w:r>
      <w:r w:rsidRPr="00D253EF">
        <w:rPr>
          <w:rFonts w:asciiTheme="minorHAnsi" w:hAnsiTheme="minorHAnsi" w:cstheme="minorHAnsi"/>
          <w:i/>
          <w:iCs/>
          <w:szCs w:val="24"/>
        </w:rPr>
        <w:t>R. megaphyllus</w:t>
      </w:r>
      <w:r w:rsidRPr="00D253EF">
        <w:rPr>
          <w:rFonts w:asciiTheme="minorHAnsi" w:hAnsiTheme="minorHAnsi" w:cstheme="minorHAnsi"/>
          <w:szCs w:val="24"/>
        </w:rPr>
        <w:t xml:space="preserve">, the number of </w:t>
      </w:r>
      <w:r w:rsidR="00047676">
        <w:rPr>
          <w:rFonts w:asciiTheme="minorHAnsi" w:hAnsiTheme="minorHAnsi" w:cstheme="minorHAnsi"/>
          <w:szCs w:val="24"/>
        </w:rPr>
        <w:t>bats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increased </w:t>
      </w:r>
      <w:r w:rsidR="00047676" w:rsidRPr="00D253EF">
        <w:rPr>
          <w:rFonts w:asciiTheme="minorHAnsi" w:hAnsiTheme="minorHAnsi" w:cstheme="minorHAnsi"/>
          <w:szCs w:val="24"/>
        </w:rPr>
        <w:t xml:space="preserve">greatly </w:t>
      </w:r>
      <w:r w:rsidRPr="00D253EF">
        <w:rPr>
          <w:rFonts w:asciiTheme="minorHAnsi" w:hAnsiTheme="minorHAnsi" w:cstheme="minorHAnsi"/>
          <w:szCs w:val="24"/>
        </w:rPr>
        <w:t xml:space="preserve">from summer to winter. Although </w:t>
      </w:r>
      <w:r w:rsidRPr="00D253EF">
        <w:rPr>
          <w:rFonts w:asciiTheme="minorHAnsi" w:hAnsiTheme="minorHAnsi" w:cstheme="minorHAnsi"/>
          <w:i/>
          <w:iCs/>
          <w:szCs w:val="24"/>
        </w:rPr>
        <w:t>R. megaphyllus</w:t>
      </w:r>
      <w:r w:rsidRPr="00D253EF">
        <w:rPr>
          <w:rFonts w:asciiTheme="minorHAnsi" w:hAnsiTheme="minorHAnsi" w:cstheme="minorHAnsi"/>
          <w:szCs w:val="24"/>
        </w:rPr>
        <w:t xml:space="preserve"> were inhabiting the tunnel in both seasons, their </w:t>
      </w:r>
      <w:r w:rsidR="00047676">
        <w:rPr>
          <w:rFonts w:asciiTheme="minorHAnsi" w:hAnsiTheme="minorHAnsi" w:cstheme="minorHAnsi"/>
          <w:szCs w:val="24"/>
        </w:rPr>
        <w:lastRenderedPageBreak/>
        <w:t>numbers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throughout summer and winter </w:t>
      </w:r>
      <w:r w:rsidR="008B3EE3" w:rsidRPr="00D253EF">
        <w:rPr>
          <w:rFonts w:asciiTheme="minorHAnsi" w:hAnsiTheme="minorHAnsi" w:cstheme="minorHAnsi"/>
          <w:szCs w:val="24"/>
        </w:rPr>
        <w:t>were</w:t>
      </w:r>
      <w:r w:rsidRPr="00D253EF">
        <w:rPr>
          <w:rFonts w:asciiTheme="minorHAnsi" w:hAnsiTheme="minorHAnsi" w:cstheme="minorHAnsi"/>
          <w:szCs w:val="24"/>
        </w:rPr>
        <w:t xml:space="preserve"> small </w:t>
      </w:r>
      <w:r w:rsidR="008B3EE3" w:rsidRPr="00D253EF">
        <w:rPr>
          <w:rFonts w:asciiTheme="minorHAnsi" w:hAnsiTheme="minorHAnsi" w:cstheme="minorHAnsi"/>
          <w:szCs w:val="24"/>
        </w:rPr>
        <w:t>compare</w:t>
      </w:r>
      <w:r w:rsidR="008B3EE3">
        <w:rPr>
          <w:rFonts w:asciiTheme="minorHAnsi" w:hAnsiTheme="minorHAnsi" w:cstheme="minorHAnsi"/>
          <w:szCs w:val="24"/>
        </w:rPr>
        <w:t>d</w:t>
      </w:r>
      <w:r w:rsidRPr="00D253EF">
        <w:rPr>
          <w:rFonts w:asciiTheme="minorHAnsi" w:hAnsiTheme="minorHAnsi" w:cstheme="minorHAnsi"/>
          <w:szCs w:val="24"/>
        </w:rPr>
        <w:t xml:space="preserve"> to </w:t>
      </w:r>
      <w:r w:rsidR="00047676">
        <w:rPr>
          <w:rFonts w:asciiTheme="minorHAnsi" w:hAnsiTheme="minorHAnsi" w:cstheme="minorHAnsi"/>
          <w:szCs w:val="24"/>
        </w:rPr>
        <w:t>those</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reported for maternity colonies. Therefore, the tunnel may function as a diurnal roost rather than a maternity roost. For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the number of </w:t>
      </w:r>
      <w:r w:rsidR="00047676">
        <w:rPr>
          <w:rFonts w:asciiTheme="minorHAnsi" w:hAnsiTheme="minorHAnsi" w:cstheme="minorHAnsi"/>
          <w:szCs w:val="24"/>
        </w:rPr>
        <w:t>bats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reduced </w:t>
      </w:r>
      <w:r w:rsidR="00047676" w:rsidRPr="00D253EF">
        <w:rPr>
          <w:rFonts w:asciiTheme="minorHAnsi" w:hAnsiTheme="minorHAnsi" w:cstheme="minorHAnsi"/>
          <w:szCs w:val="24"/>
        </w:rPr>
        <w:t xml:space="preserve">greatly </w:t>
      </w:r>
      <w:r w:rsidRPr="00D253EF">
        <w:rPr>
          <w:rFonts w:asciiTheme="minorHAnsi" w:hAnsiTheme="minorHAnsi" w:cstheme="minorHAnsi"/>
          <w:szCs w:val="24"/>
        </w:rPr>
        <w:t>from summer to winter. Th</w:t>
      </w:r>
      <w:r w:rsidR="00047676">
        <w:rPr>
          <w:rFonts w:asciiTheme="minorHAnsi" w:hAnsiTheme="minorHAnsi" w:cstheme="minorHAnsi"/>
          <w:szCs w:val="24"/>
        </w:rPr>
        <w:t>is</w:t>
      </w:r>
      <w:r w:rsidRPr="00D253EF">
        <w:rPr>
          <w:rFonts w:asciiTheme="minorHAnsi" w:hAnsiTheme="minorHAnsi" w:cstheme="minorHAnsi"/>
          <w:szCs w:val="24"/>
        </w:rPr>
        <w:t xml:space="preserve"> </w:t>
      </w:r>
      <w:r w:rsidR="00047676">
        <w:rPr>
          <w:rFonts w:asciiTheme="minorHAnsi" w:hAnsiTheme="minorHAnsi" w:cstheme="minorHAnsi"/>
          <w:szCs w:val="24"/>
        </w:rPr>
        <w:t>seasonal pattern</w:t>
      </w:r>
      <w:r w:rsidRPr="00D253EF">
        <w:rPr>
          <w:rFonts w:asciiTheme="minorHAnsi" w:hAnsiTheme="minorHAnsi" w:cstheme="minorHAnsi"/>
          <w:szCs w:val="24"/>
        </w:rPr>
        <w:t xml:space="preserve"> </w:t>
      </w:r>
      <w:r w:rsidR="00047676">
        <w:rPr>
          <w:rFonts w:asciiTheme="minorHAnsi" w:hAnsiTheme="minorHAnsi" w:cstheme="minorHAnsi"/>
          <w:szCs w:val="24"/>
        </w:rPr>
        <w:t>is likely explained by</w:t>
      </w:r>
      <w:r w:rsidRPr="00D253EF">
        <w:rPr>
          <w:rFonts w:asciiTheme="minorHAnsi" w:hAnsiTheme="minorHAnsi" w:cstheme="minorHAnsi"/>
          <w:szCs w:val="24"/>
        </w:rPr>
        <w:t xml:space="preserve"> the </w:t>
      </w:r>
      <w:r w:rsidR="00047676">
        <w:rPr>
          <w:rFonts w:asciiTheme="minorHAnsi" w:hAnsiTheme="minorHAnsi" w:cstheme="minorHAnsi"/>
          <w:szCs w:val="24"/>
        </w:rPr>
        <w:t>patterns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of </w:t>
      </w:r>
      <w:r w:rsidRPr="00D253EF">
        <w:rPr>
          <w:rFonts w:asciiTheme="minorHAnsi" w:hAnsiTheme="minorHAnsi" w:cstheme="minorHAnsi"/>
          <w:i/>
          <w:iCs/>
          <w:szCs w:val="24"/>
        </w:rPr>
        <w:t>M. australis</w:t>
      </w:r>
      <w:r w:rsidRPr="00D253EF">
        <w:rPr>
          <w:rFonts w:asciiTheme="minorHAnsi" w:hAnsiTheme="minorHAnsi" w:cstheme="minorHAnsi"/>
          <w:szCs w:val="24"/>
        </w:rPr>
        <w:t>, similar</w:t>
      </w:r>
      <w:r w:rsidR="008759DA" w:rsidRPr="00D253EF">
        <w:rPr>
          <w:rFonts w:asciiTheme="minorHAnsi" w:hAnsiTheme="minorHAnsi" w:cstheme="minorHAnsi"/>
          <w:szCs w:val="24"/>
        </w:rPr>
        <w:t xml:space="preserve"> </w:t>
      </w:r>
      <w:r w:rsidRPr="00D253EF">
        <w:rPr>
          <w:rFonts w:asciiTheme="minorHAnsi" w:hAnsiTheme="minorHAnsi" w:cstheme="minorHAnsi"/>
          <w:szCs w:val="24"/>
        </w:rPr>
        <w:t xml:space="preserve">to </w:t>
      </w:r>
      <w:r w:rsidR="008B3EE3">
        <w:rPr>
          <w:rFonts w:asciiTheme="minorHAnsi" w:hAnsiTheme="minorHAnsi" w:cstheme="minorHAnsi"/>
          <w:szCs w:val="24"/>
        </w:rPr>
        <w:t xml:space="preserve">patterns of </w:t>
      </w:r>
      <w:r w:rsidRPr="00D253EF">
        <w:rPr>
          <w:rFonts w:asciiTheme="minorHAnsi" w:hAnsiTheme="minorHAnsi" w:cstheme="minorHAnsi"/>
          <w:szCs w:val="24"/>
        </w:rPr>
        <w:t xml:space="preserve">other </w:t>
      </w:r>
      <w:r w:rsidRPr="00D253EF">
        <w:rPr>
          <w:rFonts w:asciiTheme="minorHAnsi" w:hAnsiTheme="minorHAnsi" w:cstheme="minorHAnsi"/>
          <w:i/>
          <w:iCs/>
          <w:szCs w:val="24"/>
        </w:rPr>
        <w:t>Miniopterus</w:t>
      </w:r>
      <w:r w:rsidRPr="00D253EF">
        <w:rPr>
          <w:rFonts w:asciiTheme="minorHAnsi" w:hAnsiTheme="minorHAnsi" w:cstheme="minorHAnsi"/>
          <w:szCs w:val="24"/>
        </w:rPr>
        <w:t xml:space="preserve"> </w:t>
      </w:r>
      <w:r w:rsidR="008B3EE3">
        <w:rPr>
          <w:rFonts w:asciiTheme="minorHAnsi" w:hAnsiTheme="minorHAnsi" w:cstheme="minorHAnsi"/>
          <w:szCs w:val="24"/>
        </w:rPr>
        <w:t xml:space="preserve">that are tied to large-scale movements to </w:t>
      </w:r>
      <w:r w:rsidRPr="00D253EF">
        <w:rPr>
          <w:rFonts w:asciiTheme="minorHAnsi" w:hAnsiTheme="minorHAnsi" w:cstheme="minorHAnsi"/>
          <w:szCs w:val="24"/>
        </w:rPr>
        <w:t>maternity sites</w:t>
      </w:r>
      <w:r w:rsidR="008B3EE3">
        <w:rPr>
          <w:rFonts w:asciiTheme="minorHAnsi" w:hAnsiTheme="minorHAnsi" w:cstheme="minorHAnsi"/>
          <w:szCs w:val="24"/>
        </w:rPr>
        <w:t xml:space="preserve"> in summer</w:t>
      </w:r>
      <w:r w:rsidRPr="00D253EF">
        <w:rPr>
          <w:rFonts w:asciiTheme="minorHAnsi" w:hAnsiTheme="minorHAnsi" w:cstheme="minorHAnsi"/>
          <w:szCs w:val="24"/>
        </w:rPr>
        <w:t xml:space="preserve">. However, it cannot </w:t>
      </w:r>
      <w:r w:rsidR="008B3EE3">
        <w:rPr>
          <w:rFonts w:asciiTheme="minorHAnsi" w:hAnsiTheme="minorHAnsi" w:cstheme="minorHAnsi"/>
          <w:szCs w:val="24"/>
        </w:rPr>
        <w:t>be confirmed</w:t>
      </w:r>
      <w:r w:rsidRPr="00D253EF">
        <w:rPr>
          <w:rFonts w:asciiTheme="minorHAnsi" w:hAnsiTheme="minorHAnsi" w:cstheme="minorHAnsi"/>
          <w:szCs w:val="24"/>
        </w:rPr>
        <w:t xml:space="preserve"> whether the Yugar tunnel is a maternity site for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due to lack of evidence.</w:t>
      </w:r>
    </w:p>
    <w:p w14:paraId="600477BA" w14:textId="67DBEC1A" w:rsidR="00F6166E" w:rsidRPr="00D253EF" w:rsidRDefault="008B3EE3" w:rsidP="00F068B3">
      <w:pPr>
        <w:spacing w:after="240" w:line="360" w:lineRule="auto"/>
        <w:ind w:firstLine="567"/>
        <w:jc w:val="both"/>
        <w:rPr>
          <w:rFonts w:asciiTheme="minorHAnsi" w:hAnsiTheme="minorHAnsi" w:cstheme="minorHAnsi"/>
          <w:szCs w:val="24"/>
          <w:lang w:val="en-US"/>
        </w:rPr>
      </w:pPr>
      <w:r>
        <w:rPr>
          <w:rFonts w:asciiTheme="minorHAnsi" w:hAnsiTheme="minorHAnsi" w:cstheme="minorHAnsi"/>
          <w:szCs w:val="24"/>
        </w:rPr>
        <w:t>T</w:t>
      </w:r>
      <w:r w:rsidR="00F6166E" w:rsidRPr="00D253EF">
        <w:rPr>
          <w:rFonts w:asciiTheme="minorHAnsi" w:hAnsiTheme="minorHAnsi" w:cstheme="minorHAnsi"/>
          <w:szCs w:val="24"/>
        </w:rPr>
        <w:t xml:space="preserve">he emergence and return pattern of bats </w:t>
      </w:r>
      <w:r w:rsidR="00F6166E" w:rsidRPr="00D253EF">
        <w:rPr>
          <w:rFonts w:asciiTheme="minorHAnsi" w:hAnsiTheme="minorHAnsi" w:cstheme="minorHAnsi"/>
          <w:szCs w:val="24"/>
          <w:lang w:val="en-US"/>
        </w:rPr>
        <w:t xml:space="preserve">showed significant differences among species, and the differences were dependent on season; all three species emerged earlier in winter than summer, and returned earlier in summer than winter. Several factors such as predation risk, light intensity, reproductive period, food availability and foraging strategies were suggested to have influenced both emergence and return behavior of the bats. In addition, it was likely that </w:t>
      </w:r>
      <w:r w:rsidR="006B04F2">
        <w:rPr>
          <w:rFonts w:asciiTheme="minorHAnsi" w:hAnsiTheme="minorHAnsi" w:cstheme="minorHAnsi"/>
          <w:szCs w:val="24"/>
          <w:lang w:val="en-US"/>
        </w:rPr>
        <w:t>due to poor</w:t>
      </w:r>
      <w:r w:rsidR="006B04F2" w:rsidRPr="00D253EF">
        <w:rPr>
          <w:rFonts w:asciiTheme="minorHAnsi" w:hAnsiTheme="minorHAnsi" w:cstheme="minorHAnsi"/>
          <w:szCs w:val="24"/>
          <w:lang w:val="en-US"/>
        </w:rPr>
        <w:t xml:space="preserve"> </w:t>
      </w:r>
      <w:r w:rsidR="00F6166E" w:rsidRPr="00D253EF">
        <w:rPr>
          <w:rFonts w:asciiTheme="minorHAnsi" w:hAnsiTheme="minorHAnsi" w:cstheme="minorHAnsi"/>
          <w:szCs w:val="24"/>
          <w:lang w:val="en-US"/>
        </w:rPr>
        <w:t>weather conditions</w:t>
      </w:r>
      <w:r w:rsidR="006B04F2">
        <w:rPr>
          <w:rFonts w:asciiTheme="minorHAnsi" w:hAnsiTheme="minorHAnsi" w:cstheme="minorHAnsi"/>
          <w:szCs w:val="24"/>
          <w:lang w:val="en-US"/>
        </w:rPr>
        <w:t>, the</w:t>
      </w:r>
      <w:r w:rsidR="00F6166E" w:rsidRPr="00D253EF">
        <w:rPr>
          <w:rFonts w:asciiTheme="minorHAnsi" w:hAnsiTheme="minorHAnsi" w:cstheme="minorHAnsi"/>
          <w:szCs w:val="24"/>
          <w:lang w:val="en-US"/>
        </w:rPr>
        <w:t xml:space="preserve"> </w:t>
      </w:r>
      <w:r w:rsidR="006B04F2">
        <w:rPr>
          <w:rFonts w:asciiTheme="minorHAnsi" w:hAnsiTheme="minorHAnsi" w:cstheme="minorHAnsi"/>
          <w:szCs w:val="24"/>
          <w:lang w:val="en-US"/>
        </w:rPr>
        <w:t xml:space="preserve">peak </w:t>
      </w:r>
      <w:r w:rsidR="00F6166E" w:rsidRPr="00D253EF">
        <w:rPr>
          <w:rFonts w:asciiTheme="minorHAnsi" w:hAnsiTheme="minorHAnsi" w:cstheme="minorHAnsi"/>
          <w:szCs w:val="24"/>
          <w:lang w:val="en-US"/>
        </w:rPr>
        <w:t xml:space="preserve">emergence of bats occurred much later </w:t>
      </w:r>
      <w:r w:rsidR="006A1636">
        <w:rPr>
          <w:rFonts w:asciiTheme="minorHAnsi" w:hAnsiTheme="minorHAnsi" w:cstheme="minorHAnsi"/>
          <w:szCs w:val="24"/>
          <w:lang w:val="en-US"/>
        </w:rPr>
        <w:t>with</w:t>
      </w:r>
      <w:r w:rsidR="00F6166E" w:rsidRPr="00D253EF">
        <w:rPr>
          <w:rFonts w:asciiTheme="minorHAnsi" w:hAnsiTheme="minorHAnsi" w:cstheme="minorHAnsi"/>
          <w:szCs w:val="24"/>
          <w:lang w:val="en-US"/>
        </w:rPr>
        <w:t xml:space="preserve"> return </w:t>
      </w:r>
      <w:r w:rsidR="006A1636">
        <w:rPr>
          <w:rFonts w:asciiTheme="minorHAnsi" w:hAnsiTheme="minorHAnsi" w:cstheme="minorHAnsi"/>
          <w:szCs w:val="24"/>
          <w:lang w:val="en-US"/>
        </w:rPr>
        <w:t xml:space="preserve">flight activity occurring </w:t>
      </w:r>
      <w:r w:rsidR="00F6166E" w:rsidRPr="00D253EF">
        <w:rPr>
          <w:rFonts w:asciiTheme="minorHAnsi" w:hAnsiTheme="minorHAnsi" w:cstheme="minorHAnsi"/>
          <w:szCs w:val="24"/>
          <w:lang w:val="en-US"/>
        </w:rPr>
        <w:t>earlier during summer.</w:t>
      </w:r>
    </w:p>
    <w:p w14:paraId="013DBDD5" w14:textId="780CAFC2" w:rsidR="00F6166E" w:rsidRPr="00D253EF" w:rsidRDefault="00F6166E" w:rsidP="00EE3E15">
      <w:pPr>
        <w:spacing w:after="240" w:line="360" w:lineRule="auto"/>
        <w:ind w:firstLine="567"/>
        <w:jc w:val="both"/>
        <w:rPr>
          <w:rFonts w:asciiTheme="minorHAnsi" w:hAnsiTheme="minorHAnsi" w:cstheme="minorHAnsi"/>
          <w:szCs w:val="24"/>
          <w:lang w:val="en-US"/>
        </w:rPr>
      </w:pPr>
      <w:r w:rsidRPr="00D253EF">
        <w:rPr>
          <w:rFonts w:asciiTheme="minorHAnsi" w:hAnsiTheme="minorHAnsi" w:cstheme="minorHAnsi"/>
          <w:szCs w:val="24"/>
          <w:lang w:val="en-US"/>
        </w:rPr>
        <w:t xml:space="preserve">For bat activity between the first and last activity peak, two smaller peaks occurred during the night in summer; a smaller peak occurring before and after the second largest peak in winter. In summer, the two smaller activity peaks were likely driven by the emergence of </w:t>
      </w:r>
      <w:r w:rsidRPr="00D253EF">
        <w:rPr>
          <w:rFonts w:asciiTheme="minorHAnsi" w:hAnsiTheme="minorHAnsi" w:cstheme="minorHAnsi"/>
          <w:i/>
          <w:iCs/>
          <w:szCs w:val="24"/>
          <w:lang w:val="en-US"/>
        </w:rPr>
        <w:t>M. macropus</w:t>
      </w:r>
      <w:r w:rsidRPr="00D253EF">
        <w:rPr>
          <w:rFonts w:asciiTheme="minorHAnsi" w:hAnsiTheme="minorHAnsi" w:cstheme="minorHAnsi"/>
          <w:szCs w:val="24"/>
          <w:lang w:val="en-US"/>
        </w:rPr>
        <w:t xml:space="preserve"> and </w:t>
      </w:r>
      <w:r w:rsidRPr="00D253EF">
        <w:rPr>
          <w:rFonts w:asciiTheme="minorHAnsi" w:hAnsiTheme="minorHAnsi" w:cstheme="minorHAnsi"/>
          <w:i/>
          <w:iCs/>
          <w:szCs w:val="24"/>
          <w:lang w:val="en-US"/>
        </w:rPr>
        <w:t>R. megaphyllus</w:t>
      </w:r>
      <w:r w:rsidRPr="00D253EF">
        <w:rPr>
          <w:rFonts w:asciiTheme="minorHAnsi" w:hAnsiTheme="minorHAnsi" w:cstheme="minorHAnsi"/>
          <w:szCs w:val="24"/>
          <w:lang w:val="en-US"/>
        </w:rPr>
        <w:t xml:space="preserve"> and the early return of </w:t>
      </w:r>
      <w:r w:rsidRPr="00D253EF">
        <w:rPr>
          <w:rFonts w:asciiTheme="minorHAnsi" w:hAnsiTheme="minorHAnsi" w:cstheme="minorHAnsi"/>
          <w:i/>
          <w:iCs/>
          <w:szCs w:val="24"/>
          <w:lang w:val="en-US"/>
        </w:rPr>
        <w:t>M. australis</w:t>
      </w:r>
      <w:r w:rsidRPr="00D253EF">
        <w:rPr>
          <w:rFonts w:asciiTheme="minorHAnsi" w:hAnsiTheme="minorHAnsi" w:cstheme="minorHAnsi"/>
          <w:szCs w:val="24"/>
          <w:lang w:val="en-US"/>
        </w:rPr>
        <w:t xml:space="preserve"> due to poor weather or early satiation</w:t>
      </w:r>
      <w:r w:rsidRPr="00D253EF">
        <w:rPr>
          <w:rFonts w:asciiTheme="minorHAnsi" w:hAnsiTheme="minorHAnsi" w:cstheme="minorHAnsi"/>
          <w:i/>
          <w:iCs/>
          <w:szCs w:val="24"/>
          <w:lang w:val="en-US"/>
        </w:rPr>
        <w:t xml:space="preserve">. </w:t>
      </w:r>
      <w:r w:rsidRPr="00D253EF">
        <w:rPr>
          <w:rFonts w:asciiTheme="minorHAnsi" w:hAnsiTheme="minorHAnsi" w:cstheme="minorHAnsi"/>
          <w:szCs w:val="24"/>
          <w:lang w:val="en-US"/>
        </w:rPr>
        <w:t xml:space="preserve">In winter, the smaller activity peaks before and after the main return were possibly driven by a second emergence, the return of some individuals from the first emergence, or even </w:t>
      </w:r>
      <w:r w:rsidR="002A1B8D">
        <w:rPr>
          <w:rFonts w:asciiTheme="minorHAnsi" w:hAnsiTheme="minorHAnsi" w:cstheme="minorHAnsi"/>
          <w:szCs w:val="24"/>
          <w:lang w:val="en-US"/>
        </w:rPr>
        <w:t xml:space="preserve">by </w:t>
      </w:r>
      <w:r w:rsidR="00BC331E">
        <w:rPr>
          <w:rFonts w:asciiTheme="minorHAnsi" w:hAnsiTheme="minorHAnsi" w:cstheme="minorHAnsi"/>
          <w:szCs w:val="24"/>
          <w:lang w:val="en-US"/>
        </w:rPr>
        <w:t>bats visiting</w:t>
      </w:r>
      <w:r w:rsidRPr="00D253EF">
        <w:rPr>
          <w:rFonts w:asciiTheme="minorHAnsi" w:hAnsiTheme="minorHAnsi" w:cstheme="minorHAnsi"/>
          <w:szCs w:val="24"/>
          <w:lang w:val="en-US"/>
        </w:rPr>
        <w:t xml:space="preserve"> from other roost sites due to multiple factors such as weather condition</w:t>
      </w:r>
      <w:r w:rsidR="006A1636">
        <w:rPr>
          <w:rFonts w:asciiTheme="minorHAnsi" w:hAnsiTheme="minorHAnsi" w:cstheme="minorHAnsi"/>
          <w:szCs w:val="24"/>
          <w:lang w:val="en-US"/>
        </w:rPr>
        <w:t>s</w:t>
      </w:r>
      <w:r w:rsidRPr="00D253EF">
        <w:rPr>
          <w:rFonts w:asciiTheme="minorHAnsi" w:hAnsiTheme="minorHAnsi" w:cstheme="minorHAnsi"/>
          <w:szCs w:val="24"/>
          <w:lang w:val="en-US"/>
        </w:rPr>
        <w:t>, social communication, and energy conservation.</w:t>
      </w:r>
    </w:p>
    <w:p w14:paraId="29B9FB2A" w14:textId="284FCBC2" w:rsidR="00F6166E" w:rsidRPr="00D253EF" w:rsidRDefault="00F6166E" w:rsidP="00687E1E">
      <w:pPr>
        <w:spacing w:after="240" w:line="360" w:lineRule="auto"/>
        <w:rPr>
          <w:rFonts w:asciiTheme="minorHAnsi" w:hAnsiTheme="minorHAnsi" w:cstheme="minorHAnsi"/>
          <w:szCs w:val="24"/>
        </w:rPr>
      </w:pPr>
      <w:r w:rsidRPr="00D253EF">
        <w:rPr>
          <w:rFonts w:asciiTheme="minorHAnsi" w:hAnsiTheme="minorHAnsi" w:cstheme="minorHAnsi"/>
          <w:szCs w:val="24"/>
          <w:u w:val="single"/>
          <w:lang w:val="en-US"/>
        </w:rPr>
        <w:t xml:space="preserve">Objective 2/ Chapter 3: </w:t>
      </w:r>
      <w:r w:rsidRPr="00D253EF">
        <w:rPr>
          <w:rFonts w:asciiTheme="minorHAnsi" w:hAnsiTheme="minorHAnsi" w:cstheme="minorHAnsi"/>
          <w:szCs w:val="24"/>
        </w:rPr>
        <w:t>Understanding the microhabitat of the tunnel and determine how this influences the roosting locations of each species</w:t>
      </w:r>
    </w:p>
    <w:p w14:paraId="5EE55538" w14:textId="55C97BC9"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i/>
          <w:iCs/>
          <w:szCs w:val="24"/>
          <w:lang w:val="en-US"/>
        </w:rPr>
        <w:t>M</w:t>
      </w:r>
      <w:r w:rsidR="009C757B">
        <w:rPr>
          <w:rFonts w:asciiTheme="minorHAnsi" w:hAnsiTheme="minorHAnsi" w:cstheme="minorHAnsi"/>
          <w:i/>
          <w:iCs/>
          <w:szCs w:val="24"/>
          <w:lang w:val="en-US"/>
        </w:rPr>
        <w:t>yotis</w:t>
      </w:r>
      <w:r w:rsidRPr="00D253EF">
        <w:rPr>
          <w:rFonts w:asciiTheme="minorHAnsi" w:hAnsiTheme="minorHAnsi" w:cstheme="minorHAnsi"/>
          <w:i/>
          <w:iCs/>
          <w:szCs w:val="24"/>
          <w:lang w:val="en-US"/>
        </w:rPr>
        <w:t xml:space="preserve"> macropus, M. australis</w:t>
      </w:r>
      <w:r w:rsidRPr="00D253EF">
        <w:rPr>
          <w:rFonts w:asciiTheme="minorHAnsi" w:hAnsiTheme="minorHAnsi" w:cstheme="minorHAnsi"/>
          <w:szCs w:val="24"/>
          <w:lang w:val="en-US"/>
        </w:rPr>
        <w:t xml:space="preserve"> and </w:t>
      </w:r>
      <w:r w:rsidRPr="00D253EF">
        <w:rPr>
          <w:rFonts w:asciiTheme="minorHAnsi" w:hAnsiTheme="minorHAnsi" w:cstheme="minorHAnsi"/>
          <w:i/>
          <w:iCs/>
          <w:szCs w:val="24"/>
          <w:lang w:val="en-US"/>
        </w:rPr>
        <w:t>R. megaphyllus</w:t>
      </w:r>
      <w:r w:rsidRPr="00D253EF">
        <w:rPr>
          <w:rFonts w:asciiTheme="minorHAnsi" w:hAnsiTheme="minorHAnsi" w:cstheme="minorHAnsi"/>
          <w:szCs w:val="24"/>
          <w:lang w:val="en-US"/>
        </w:rPr>
        <w:t xml:space="preserve"> roosted in different locations and exhibited different roosting strategies inside the tunnel. </w:t>
      </w:r>
      <w:r w:rsidRPr="00D253EF">
        <w:rPr>
          <w:rFonts w:asciiTheme="minorHAnsi" w:hAnsiTheme="minorHAnsi" w:cstheme="minorHAnsi"/>
          <w:szCs w:val="24"/>
        </w:rPr>
        <w:t>Their selection of roosting locations and clustering strategies likely depende</w:t>
      </w:r>
      <w:r w:rsidR="009C757B">
        <w:rPr>
          <w:rFonts w:asciiTheme="minorHAnsi" w:hAnsiTheme="minorHAnsi" w:cstheme="minorHAnsi"/>
          <w:szCs w:val="24"/>
        </w:rPr>
        <w:t>d</w:t>
      </w:r>
      <w:r w:rsidRPr="00D253EF">
        <w:rPr>
          <w:rFonts w:asciiTheme="minorHAnsi" w:hAnsiTheme="minorHAnsi" w:cstheme="minorHAnsi"/>
          <w:szCs w:val="24"/>
        </w:rPr>
        <w:t xml:space="preserve"> on microclimate and </w:t>
      </w:r>
      <w:r w:rsidR="009C757B">
        <w:rPr>
          <w:rFonts w:asciiTheme="minorHAnsi" w:hAnsiTheme="minorHAnsi" w:cstheme="minorHAnsi"/>
          <w:szCs w:val="24"/>
        </w:rPr>
        <w:t xml:space="preserve">the </w:t>
      </w:r>
      <w:r w:rsidRPr="00D253EF">
        <w:rPr>
          <w:rFonts w:asciiTheme="minorHAnsi" w:hAnsiTheme="minorHAnsi" w:cstheme="minorHAnsi"/>
          <w:szCs w:val="24"/>
        </w:rPr>
        <w:t xml:space="preserve">ambient environment. </w:t>
      </w:r>
      <w:r w:rsidRPr="00D253EF">
        <w:rPr>
          <w:rFonts w:asciiTheme="minorHAnsi" w:hAnsiTheme="minorHAnsi" w:cstheme="minorHAnsi"/>
          <w:i/>
          <w:iCs/>
          <w:szCs w:val="24"/>
        </w:rPr>
        <w:t>Myotis macropus</w:t>
      </w:r>
      <w:r w:rsidRPr="00D253EF">
        <w:rPr>
          <w:rFonts w:asciiTheme="minorHAnsi" w:hAnsiTheme="minorHAnsi" w:cstheme="minorHAnsi"/>
          <w:szCs w:val="24"/>
        </w:rPr>
        <w:t xml:space="preserve"> roosts were located inside the drain holes </w:t>
      </w:r>
      <w:r w:rsidRPr="00D253EF">
        <w:rPr>
          <w:rFonts w:asciiTheme="minorHAnsi" w:hAnsiTheme="minorHAnsi" w:cstheme="minorHAnsi"/>
          <w:szCs w:val="24"/>
        </w:rPr>
        <w:lastRenderedPageBreak/>
        <w:t xml:space="preserve">(2.8 m above ground) and distributed across each zone </w:t>
      </w:r>
      <w:r w:rsidR="00BA7C9C">
        <w:rPr>
          <w:rFonts w:asciiTheme="minorHAnsi" w:hAnsiTheme="minorHAnsi" w:cstheme="minorHAnsi"/>
          <w:szCs w:val="24"/>
        </w:rPr>
        <w:t xml:space="preserve">of the tunnel, </w:t>
      </w:r>
      <w:r w:rsidRPr="00D253EF">
        <w:rPr>
          <w:rFonts w:asciiTheme="minorHAnsi" w:hAnsiTheme="minorHAnsi" w:cstheme="minorHAnsi"/>
          <w:szCs w:val="24"/>
        </w:rPr>
        <w:t xml:space="preserve">with </w:t>
      </w:r>
      <w:r w:rsidR="00BA7C9C">
        <w:rPr>
          <w:rFonts w:asciiTheme="minorHAnsi" w:hAnsiTheme="minorHAnsi" w:cstheme="minorHAnsi"/>
          <w:szCs w:val="24"/>
        </w:rPr>
        <w:t xml:space="preserve">the </w:t>
      </w:r>
      <w:r w:rsidRPr="00D253EF">
        <w:rPr>
          <w:rFonts w:asciiTheme="minorHAnsi" w:hAnsiTheme="minorHAnsi" w:cstheme="minorHAnsi"/>
          <w:szCs w:val="24"/>
        </w:rPr>
        <w:t xml:space="preserve">majority of roosts and </w:t>
      </w:r>
      <w:r w:rsidR="00BA7C9C">
        <w:rPr>
          <w:rFonts w:asciiTheme="minorHAnsi" w:hAnsiTheme="minorHAnsi" w:cstheme="minorHAnsi"/>
          <w:szCs w:val="24"/>
        </w:rPr>
        <w:t>individuals</w:t>
      </w:r>
      <w:r w:rsidR="00BA7C9C" w:rsidRPr="00D253EF">
        <w:rPr>
          <w:rFonts w:asciiTheme="minorHAnsi" w:hAnsiTheme="minorHAnsi" w:cstheme="minorHAnsi"/>
          <w:szCs w:val="24"/>
        </w:rPr>
        <w:t xml:space="preserve"> </w:t>
      </w:r>
      <w:r w:rsidRPr="00D253EF">
        <w:rPr>
          <w:rFonts w:asciiTheme="minorHAnsi" w:hAnsiTheme="minorHAnsi" w:cstheme="minorHAnsi"/>
          <w:szCs w:val="24"/>
        </w:rPr>
        <w:t xml:space="preserve">concentrated in </w:t>
      </w:r>
      <w:r w:rsidR="00BA7C9C">
        <w:rPr>
          <w:rFonts w:asciiTheme="minorHAnsi" w:hAnsiTheme="minorHAnsi" w:cstheme="minorHAnsi"/>
          <w:szCs w:val="24"/>
        </w:rPr>
        <w:t>the middle zone (</w:t>
      </w:r>
      <w:r w:rsidRPr="00D253EF">
        <w:rPr>
          <w:rFonts w:asciiTheme="minorHAnsi" w:hAnsiTheme="minorHAnsi" w:cstheme="minorHAnsi"/>
          <w:szCs w:val="24"/>
        </w:rPr>
        <w:t>Z2</w:t>
      </w:r>
      <w:r w:rsidR="00BA7C9C">
        <w:rPr>
          <w:rFonts w:asciiTheme="minorHAnsi" w:hAnsiTheme="minorHAnsi" w:cstheme="minorHAnsi"/>
          <w:szCs w:val="24"/>
        </w:rPr>
        <w:t>)</w:t>
      </w:r>
      <w:r w:rsidRPr="00D253EF">
        <w:rPr>
          <w:rFonts w:asciiTheme="minorHAnsi" w:hAnsiTheme="minorHAnsi" w:cstheme="minorHAnsi"/>
          <w:szCs w:val="24"/>
        </w:rPr>
        <w:t xml:space="preserve"> during summer and winter. For </w:t>
      </w:r>
      <w:r w:rsidRPr="00D253EF">
        <w:rPr>
          <w:rFonts w:asciiTheme="minorHAnsi" w:hAnsiTheme="minorHAnsi" w:cstheme="minorHAnsi"/>
          <w:i/>
          <w:iCs/>
          <w:szCs w:val="24"/>
        </w:rPr>
        <w:t xml:space="preserve">M. australis, </w:t>
      </w:r>
      <w:r w:rsidRPr="00D253EF">
        <w:rPr>
          <w:rFonts w:asciiTheme="minorHAnsi" w:hAnsiTheme="minorHAnsi" w:cstheme="minorHAnsi"/>
          <w:szCs w:val="24"/>
        </w:rPr>
        <w:t xml:space="preserve">all roosts were located on the tunnel wall surface (at least 3.3 m above ground). A total of </w:t>
      </w:r>
      <w:r w:rsidR="00174741">
        <w:rPr>
          <w:rFonts w:asciiTheme="minorHAnsi" w:hAnsiTheme="minorHAnsi" w:cstheme="minorHAnsi"/>
          <w:szCs w:val="24"/>
        </w:rPr>
        <w:t>3</w:t>
      </w:r>
      <w:r w:rsidR="00174741" w:rsidRPr="00D253EF">
        <w:rPr>
          <w:rFonts w:asciiTheme="minorHAnsi" w:hAnsiTheme="minorHAnsi" w:cstheme="minorHAnsi"/>
          <w:szCs w:val="24"/>
        </w:rPr>
        <w:t xml:space="preserve">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roosts were found distributed across Z2 and Z3</w:t>
      </w:r>
      <w:r w:rsidR="00174741">
        <w:rPr>
          <w:rFonts w:asciiTheme="minorHAnsi" w:hAnsiTheme="minorHAnsi" w:cstheme="minorHAnsi"/>
          <w:szCs w:val="24"/>
        </w:rPr>
        <w:t xml:space="preserve"> (deep)</w:t>
      </w:r>
      <w:r w:rsidRPr="00D253EF">
        <w:rPr>
          <w:rFonts w:asciiTheme="minorHAnsi" w:hAnsiTheme="minorHAnsi" w:cstheme="minorHAnsi"/>
          <w:szCs w:val="24"/>
        </w:rPr>
        <w:t xml:space="preserve"> with the majority of </w:t>
      </w:r>
      <w:r w:rsidR="00AF456B">
        <w:rPr>
          <w:rFonts w:asciiTheme="minorHAnsi" w:hAnsiTheme="minorHAnsi" w:cstheme="minorHAnsi"/>
          <w:szCs w:val="24"/>
        </w:rPr>
        <w:t>individuals</w:t>
      </w:r>
      <w:r w:rsidR="00AF456B" w:rsidRPr="00D253EF">
        <w:rPr>
          <w:rFonts w:asciiTheme="minorHAnsi" w:hAnsiTheme="minorHAnsi" w:cstheme="minorHAnsi"/>
          <w:szCs w:val="24"/>
        </w:rPr>
        <w:t xml:space="preserve"> </w:t>
      </w:r>
      <w:r w:rsidRPr="00D253EF">
        <w:rPr>
          <w:rFonts w:asciiTheme="minorHAnsi" w:hAnsiTheme="minorHAnsi" w:cstheme="minorHAnsi"/>
          <w:szCs w:val="24"/>
        </w:rPr>
        <w:t>clustering in Z2 in summer, and only one roost in Z2 in winter (</w:t>
      </w:r>
      <w:r w:rsidR="00AF456B">
        <w:rPr>
          <w:rFonts w:asciiTheme="minorHAnsi" w:hAnsiTheme="minorHAnsi" w:cstheme="minorHAnsi"/>
          <w:szCs w:val="24"/>
        </w:rPr>
        <w:t xml:space="preserve">the </w:t>
      </w:r>
      <w:r w:rsidRPr="00D253EF">
        <w:rPr>
          <w:rFonts w:asciiTheme="minorHAnsi" w:hAnsiTheme="minorHAnsi" w:cstheme="minorHAnsi"/>
          <w:szCs w:val="24"/>
        </w:rPr>
        <w:t xml:space="preserve">number of bats reduced </w:t>
      </w:r>
      <w:r w:rsidR="00AF456B" w:rsidRPr="00D253EF">
        <w:rPr>
          <w:rFonts w:asciiTheme="minorHAnsi" w:hAnsiTheme="minorHAnsi" w:cstheme="minorHAnsi"/>
          <w:szCs w:val="24"/>
        </w:rPr>
        <w:t xml:space="preserve">greatly </w:t>
      </w:r>
      <w:r w:rsidRPr="00D253EF">
        <w:rPr>
          <w:rFonts w:asciiTheme="minorHAnsi" w:hAnsiTheme="minorHAnsi" w:cstheme="minorHAnsi"/>
          <w:szCs w:val="24"/>
        </w:rPr>
        <w:t xml:space="preserve">from summer to winter). For </w:t>
      </w:r>
      <w:r w:rsidRPr="00D253EF">
        <w:rPr>
          <w:rFonts w:asciiTheme="minorHAnsi" w:hAnsiTheme="minorHAnsi" w:cstheme="minorHAnsi"/>
          <w:i/>
          <w:iCs/>
          <w:szCs w:val="24"/>
        </w:rPr>
        <w:t xml:space="preserve">R. megaphyllus, </w:t>
      </w:r>
      <w:r w:rsidRPr="00D253EF">
        <w:rPr>
          <w:rFonts w:asciiTheme="minorHAnsi" w:hAnsiTheme="minorHAnsi" w:cstheme="minorHAnsi"/>
          <w:szCs w:val="24"/>
        </w:rPr>
        <w:t>all roosts were found in Z3 during summer and winter</w:t>
      </w:r>
      <w:r w:rsidR="00AF456B">
        <w:rPr>
          <w:rFonts w:asciiTheme="minorHAnsi" w:hAnsiTheme="minorHAnsi" w:cstheme="minorHAnsi"/>
          <w:szCs w:val="24"/>
        </w:rPr>
        <w:t>,</w:t>
      </w:r>
      <w:r w:rsidRPr="00D253EF">
        <w:rPr>
          <w:rFonts w:asciiTheme="minorHAnsi" w:hAnsiTheme="minorHAnsi" w:cstheme="minorHAnsi"/>
          <w:szCs w:val="24"/>
        </w:rPr>
        <w:t xml:space="preserve"> with the </w:t>
      </w:r>
      <w:r w:rsidR="00AF456B">
        <w:rPr>
          <w:rFonts w:asciiTheme="minorHAnsi" w:hAnsiTheme="minorHAnsi" w:cstheme="minorHAnsi"/>
          <w:szCs w:val="24"/>
        </w:rPr>
        <w:t>largest</w:t>
      </w:r>
      <w:r w:rsidR="00AF456B" w:rsidRPr="00D253EF">
        <w:rPr>
          <w:rFonts w:asciiTheme="minorHAnsi" w:hAnsiTheme="minorHAnsi" w:cstheme="minorHAnsi"/>
          <w:szCs w:val="24"/>
        </w:rPr>
        <w:t xml:space="preserve"> </w:t>
      </w:r>
      <w:r w:rsidRPr="00D253EF">
        <w:rPr>
          <w:rFonts w:asciiTheme="minorHAnsi" w:hAnsiTheme="minorHAnsi" w:cstheme="minorHAnsi"/>
          <w:szCs w:val="24"/>
        </w:rPr>
        <w:t xml:space="preserve">roost located at the deepest part of the tunnel </w:t>
      </w:r>
      <w:r w:rsidR="00AF456B">
        <w:rPr>
          <w:rFonts w:asciiTheme="minorHAnsi" w:hAnsiTheme="minorHAnsi" w:cstheme="minorHAnsi"/>
          <w:szCs w:val="24"/>
        </w:rPr>
        <w:t>(</w:t>
      </w:r>
      <w:r w:rsidRPr="00D253EF">
        <w:rPr>
          <w:rFonts w:asciiTheme="minorHAnsi" w:hAnsiTheme="minorHAnsi" w:cstheme="minorHAnsi"/>
          <w:szCs w:val="24"/>
        </w:rPr>
        <w:t>above the rock pile</w:t>
      </w:r>
      <w:r w:rsidR="00AF456B">
        <w:rPr>
          <w:rFonts w:asciiTheme="minorHAnsi" w:hAnsiTheme="minorHAnsi" w:cstheme="minorHAnsi"/>
          <w:szCs w:val="24"/>
        </w:rPr>
        <w:t>)</w:t>
      </w:r>
      <w:r w:rsidRPr="00D253EF">
        <w:rPr>
          <w:rFonts w:asciiTheme="minorHAnsi" w:hAnsiTheme="minorHAnsi" w:cstheme="minorHAnsi"/>
          <w:szCs w:val="24"/>
        </w:rPr>
        <w:t xml:space="preserve"> in both seasons. </w:t>
      </w:r>
      <w:r w:rsidR="00D71077">
        <w:rPr>
          <w:rFonts w:asciiTheme="minorHAnsi" w:hAnsiTheme="minorHAnsi" w:cstheme="minorHAnsi"/>
          <w:szCs w:val="24"/>
        </w:rPr>
        <w:t>None of the</w:t>
      </w:r>
      <w:r w:rsidRPr="00D253EF">
        <w:rPr>
          <w:rFonts w:asciiTheme="minorHAnsi" w:hAnsiTheme="minorHAnsi" w:cstheme="minorHAnsi"/>
          <w:szCs w:val="24"/>
        </w:rPr>
        <w:t xml:space="preserve"> three bat species share</w:t>
      </w:r>
      <w:r w:rsidR="00D71077">
        <w:rPr>
          <w:rFonts w:asciiTheme="minorHAnsi" w:hAnsiTheme="minorHAnsi" w:cstheme="minorHAnsi"/>
          <w:szCs w:val="24"/>
        </w:rPr>
        <w:t>d</w:t>
      </w:r>
      <w:r w:rsidRPr="00D253EF">
        <w:rPr>
          <w:rFonts w:asciiTheme="minorHAnsi" w:hAnsiTheme="minorHAnsi" w:cstheme="minorHAnsi"/>
          <w:szCs w:val="24"/>
        </w:rPr>
        <w:t xml:space="preserve"> their roosting locations with other species in </w:t>
      </w:r>
      <w:r w:rsidR="00D71077">
        <w:rPr>
          <w:rFonts w:asciiTheme="minorHAnsi" w:hAnsiTheme="minorHAnsi" w:cstheme="minorHAnsi"/>
          <w:szCs w:val="24"/>
        </w:rPr>
        <w:t>e</w:t>
      </w:r>
      <w:r w:rsidRPr="00D253EF">
        <w:rPr>
          <w:rFonts w:asciiTheme="minorHAnsi" w:hAnsiTheme="minorHAnsi" w:cstheme="minorHAnsi"/>
          <w:szCs w:val="24"/>
        </w:rPr>
        <w:t xml:space="preserve">ither season. </w:t>
      </w:r>
    </w:p>
    <w:p w14:paraId="22E2CD8D" w14:textId="3F36832B" w:rsidR="00A8046B" w:rsidRPr="00D253EF" w:rsidRDefault="00F6166E" w:rsidP="00EE3E15">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For the roosting microclimate preferences of each species in the tunnel, it was found that the three bat species exhibited different roosting microclimate preferences. A variety of physical and environmental factors such as the composition of wall materials</w:t>
      </w:r>
      <w:r w:rsidR="00F852AB">
        <w:rPr>
          <w:rFonts w:asciiTheme="minorHAnsi" w:hAnsiTheme="minorHAnsi" w:cstheme="minorHAnsi"/>
          <w:szCs w:val="24"/>
        </w:rPr>
        <w:t>;</w:t>
      </w:r>
      <w:r w:rsidRPr="00D253EF">
        <w:rPr>
          <w:rFonts w:asciiTheme="minorHAnsi" w:hAnsiTheme="minorHAnsi" w:cstheme="minorHAnsi"/>
          <w:szCs w:val="24"/>
        </w:rPr>
        <w:t xml:space="preserve"> roost location</w:t>
      </w:r>
      <w:r w:rsidR="00F852AB">
        <w:rPr>
          <w:rFonts w:asciiTheme="minorHAnsi" w:hAnsiTheme="minorHAnsi" w:cstheme="minorHAnsi"/>
          <w:szCs w:val="24"/>
        </w:rPr>
        <w:t>;</w:t>
      </w:r>
      <w:r w:rsidRPr="00D253EF">
        <w:rPr>
          <w:rFonts w:asciiTheme="minorHAnsi" w:hAnsiTheme="minorHAnsi" w:cstheme="minorHAnsi"/>
          <w:szCs w:val="24"/>
        </w:rPr>
        <w:t xml:space="preserve"> height, width, length</w:t>
      </w:r>
      <w:r w:rsidR="00F852AB">
        <w:rPr>
          <w:rFonts w:asciiTheme="minorHAnsi" w:hAnsiTheme="minorHAnsi" w:cstheme="minorHAnsi"/>
          <w:szCs w:val="24"/>
        </w:rPr>
        <w:t xml:space="preserve"> of the tunnel;</w:t>
      </w:r>
      <w:r w:rsidRPr="00D253EF">
        <w:rPr>
          <w:rFonts w:asciiTheme="minorHAnsi" w:hAnsiTheme="minorHAnsi" w:cstheme="minorHAnsi"/>
          <w:szCs w:val="24"/>
        </w:rPr>
        <w:t xml:space="preserve"> and number of bats within roosts were suggested to impact the microclimate within roost</w:t>
      </w:r>
      <w:r w:rsidR="00F852AB">
        <w:rPr>
          <w:rFonts w:asciiTheme="minorHAnsi" w:hAnsiTheme="minorHAnsi" w:cstheme="minorHAnsi"/>
          <w:szCs w:val="24"/>
        </w:rPr>
        <w:t>s</w:t>
      </w:r>
      <w:r w:rsidRPr="00D253EF">
        <w:rPr>
          <w:rFonts w:asciiTheme="minorHAnsi" w:hAnsiTheme="minorHAnsi" w:cstheme="minorHAnsi"/>
          <w:szCs w:val="24"/>
        </w:rPr>
        <w:t xml:space="preserve">. In general, bats roosting in the tunnel experienced smaller daily diurnal temperature and relative humidity fluctuations </w:t>
      </w:r>
      <w:r w:rsidR="00A96503">
        <w:rPr>
          <w:rFonts w:asciiTheme="minorHAnsi" w:hAnsiTheme="minorHAnsi" w:cstheme="minorHAnsi"/>
          <w:szCs w:val="24"/>
        </w:rPr>
        <w:t>when compared with</w:t>
      </w:r>
      <w:r w:rsidR="00A96503" w:rsidRPr="00D253EF">
        <w:rPr>
          <w:rFonts w:asciiTheme="minorHAnsi" w:hAnsiTheme="minorHAnsi" w:cstheme="minorHAnsi"/>
          <w:szCs w:val="24"/>
        </w:rPr>
        <w:t xml:space="preserve"> </w:t>
      </w:r>
      <w:r w:rsidRPr="00D253EF">
        <w:rPr>
          <w:rFonts w:asciiTheme="minorHAnsi" w:hAnsiTheme="minorHAnsi" w:cstheme="minorHAnsi"/>
          <w:szCs w:val="24"/>
        </w:rPr>
        <w:t xml:space="preserve">external ambient </w:t>
      </w:r>
      <w:r w:rsidR="00A96503">
        <w:rPr>
          <w:rFonts w:asciiTheme="minorHAnsi" w:hAnsiTheme="minorHAnsi" w:cstheme="minorHAnsi"/>
          <w:szCs w:val="24"/>
        </w:rPr>
        <w:t>(</w:t>
      </w:r>
      <w:r w:rsidRPr="00D253EF">
        <w:rPr>
          <w:rFonts w:asciiTheme="minorHAnsi" w:hAnsiTheme="minorHAnsi" w:cstheme="minorHAnsi"/>
          <w:szCs w:val="24"/>
        </w:rPr>
        <w:t>outside the tunnel</w:t>
      </w:r>
      <w:r w:rsidR="00A96503">
        <w:rPr>
          <w:rFonts w:asciiTheme="minorHAnsi" w:hAnsiTheme="minorHAnsi" w:cstheme="minorHAnsi"/>
          <w:szCs w:val="24"/>
        </w:rPr>
        <w:t>)</w:t>
      </w:r>
      <w:r w:rsidRPr="00D253EF">
        <w:rPr>
          <w:rFonts w:asciiTheme="minorHAnsi" w:hAnsiTheme="minorHAnsi" w:cstheme="minorHAnsi"/>
          <w:szCs w:val="24"/>
        </w:rPr>
        <w:t xml:space="preserve">. For the roosting microclimate preference of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it was found that this species prefers to select their roosts in thermally stable structures (i.e. drain holes) with high and stable relative humidity where temperature is favorable. All sampled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roosts showed a relatively stable microclimate with smaller T</w:t>
      </w:r>
      <w:r w:rsidRPr="00D253EF">
        <w:rPr>
          <w:rFonts w:asciiTheme="minorHAnsi" w:hAnsiTheme="minorHAnsi" w:cstheme="minorHAnsi"/>
          <w:szCs w:val="24"/>
          <w:vertAlign w:val="subscript"/>
        </w:rPr>
        <w:t xml:space="preserve">fluc </w:t>
      </w:r>
      <w:r w:rsidRPr="00D253EF">
        <w:rPr>
          <w:rFonts w:asciiTheme="minorHAnsi" w:hAnsiTheme="minorHAnsi" w:cstheme="minorHAnsi"/>
          <w:szCs w:val="24"/>
        </w:rPr>
        <w:t>and RH</w:t>
      </w:r>
      <w:r w:rsidRPr="00D253EF">
        <w:rPr>
          <w:rFonts w:asciiTheme="minorHAnsi" w:hAnsiTheme="minorHAnsi" w:cstheme="minorHAnsi"/>
          <w:szCs w:val="24"/>
          <w:vertAlign w:val="subscript"/>
        </w:rPr>
        <w:t xml:space="preserve">fluc </w:t>
      </w:r>
      <w:r w:rsidRPr="00D253EF">
        <w:rPr>
          <w:rFonts w:asciiTheme="minorHAnsi" w:hAnsiTheme="minorHAnsi" w:cstheme="minorHAnsi"/>
          <w:szCs w:val="24"/>
        </w:rPr>
        <w:t xml:space="preserve">than all tunnel ambients. In addition,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roosts reached complete saturation with 100% relative humidity throughout the entire sampling period during both seasons. </w:t>
      </w:r>
      <w:r w:rsidR="00A16077">
        <w:rPr>
          <w:rFonts w:asciiTheme="minorHAnsi" w:hAnsiTheme="minorHAnsi" w:cstheme="minorHAnsi"/>
          <w:szCs w:val="24"/>
        </w:rPr>
        <w:t>These conditions</w:t>
      </w:r>
      <w:r w:rsidRPr="00D253EF">
        <w:rPr>
          <w:rFonts w:asciiTheme="minorHAnsi" w:hAnsiTheme="minorHAnsi" w:cstheme="minorHAnsi"/>
          <w:szCs w:val="24"/>
        </w:rPr>
        <w:t xml:space="preserve"> reduce energetic cost associated with reducing the risk of dehydration, </w:t>
      </w:r>
      <w:r w:rsidR="00A16077">
        <w:rPr>
          <w:rFonts w:asciiTheme="minorHAnsi" w:hAnsiTheme="minorHAnsi" w:cstheme="minorHAnsi"/>
          <w:szCs w:val="24"/>
        </w:rPr>
        <w:t>and</w:t>
      </w:r>
      <w:r w:rsidR="00A16077" w:rsidRPr="00D253EF">
        <w:rPr>
          <w:rFonts w:asciiTheme="minorHAnsi" w:hAnsiTheme="minorHAnsi" w:cstheme="minorHAnsi"/>
          <w:szCs w:val="24"/>
        </w:rPr>
        <w:t xml:space="preserve"> </w:t>
      </w:r>
      <w:r w:rsidRPr="00D253EF">
        <w:rPr>
          <w:rFonts w:asciiTheme="minorHAnsi" w:hAnsiTheme="minorHAnsi" w:cstheme="minorHAnsi"/>
          <w:szCs w:val="24"/>
        </w:rPr>
        <w:t xml:space="preserve">highlights their preferences </w:t>
      </w:r>
      <w:r w:rsidR="00A16077">
        <w:rPr>
          <w:rFonts w:asciiTheme="minorHAnsi" w:hAnsiTheme="minorHAnsi" w:cstheme="minorHAnsi"/>
          <w:szCs w:val="24"/>
        </w:rPr>
        <w:t>for</w:t>
      </w:r>
      <w:r w:rsidR="00A16077" w:rsidRPr="00D253EF">
        <w:rPr>
          <w:rFonts w:asciiTheme="minorHAnsi" w:hAnsiTheme="minorHAnsi" w:cstheme="minorHAnsi"/>
          <w:szCs w:val="24"/>
        </w:rPr>
        <w:t xml:space="preserve"> </w:t>
      </w:r>
      <w:r w:rsidRPr="00D253EF">
        <w:rPr>
          <w:rFonts w:asciiTheme="minorHAnsi" w:hAnsiTheme="minorHAnsi" w:cstheme="minorHAnsi"/>
          <w:szCs w:val="24"/>
        </w:rPr>
        <w:t xml:space="preserve">humid roosting environment. For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this species prefers to select roosting sites which offer relatively stable diurnal temperature and relative humidity, and roost at the warmest location within the tunnel during both seasons. All </w:t>
      </w:r>
      <w:r w:rsidRPr="008F09C3">
        <w:rPr>
          <w:rFonts w:asciiTheme="minorHAnsi" w:hAnsiTheme="minorHAnsi" w:cstheme="minorHAnsi"/>
          <w:i/>
          <w:iCs/>
          <w:szCs w:val="24"/>
        </w:rPr>
        <w:t>M. australis</w:t>
      </w:r>
      <w:r w:rsidRPr="00D253EF">
        <w:rPr>
          <w:rFonts w:asciiTheme="minorHAnsi" w:hAnsiTheme="minorHAnsi" w:cstheme="minorHAnsi"/>
          <w:szCs w:val="24"/>
        </w:rPr>
        <w:t xml:space="preserve"> roosts were less than 1.2</w:t>
      </w:r>
      <w:r w:rsidRPr="00D253EF">
        <w:rPr>
          <w:rFonts w:asciiTheme="minorHAnsi" w:hAnsiTheme="minorHAnsi" w:cstheme="minorHAnsi"/>
          <w:szCs w:val="24"/>
          <w:vertAlign w:val="superscript"/>
        </w:rPr>
        <w:t>o</w:t>
      </w:r>
      <w:r w:rsidRPr="00D253EF">
        <w:rPr>
          <w:rFonts w:asciiTheme="minorHAnsi" w:hAnsiTheme="minorHAnsi" w:cstheme="minorHAnsi"/>
          <w:szCs w:val="24"/>
        </w:rPr>
        <w:t xml:space="preserve">C warmer than tunnel ambients in both seasons. Although </w:t>
      </w:r>
      <w:r w:rsidR="00A16077">
        <w:rPr>
          <w:rFonts w:asciiTheme="minorHAnsi" w:hAnsiTheme="minorHAnsi" w:cstheme="minorHAnsi"/>
          <w:szCs w:val="24"/>
        </w:rPr>
        <w:t xml:space="preserve">the </w:t>
      </w:r>
      <w:r w:rsidRPr="00D253EF">
        <w:rPr>
          <w:rFonts w:asciiTheme="minorHAnsi" w:hAnsiTheme="minorHAnsi" w:cstheme="minorHAnsi"/>
          <w:szCs w:val="24"/>
        </w:rPr>
        <w:t>bat</w:t>
      </w:r>
      <w:r w:rsidR="00A16077">
        <w:rPr>
          <w:rFonts w:asciiTheme="minorHAnsi" w:hAnsiTheme="minorHAnsi" w:cstheme="minorHAnsi"/>
          <w:szCs w:val="24"/>
        </w:rPr>
        <w:t>s</w:t>
      </w:r>
      <w:r w:rsidRPr="00D253EF">
        <w:rPr>
          <w:rFonts w:asciiTheme="minorHAnsi" w:hAnsiTheme="minorHAnsi" w:cstheme="minorHAnsi"/>
          <w:szCs w:val="24"/>
        </w:rPr>
        <w:t xml:space="preserve"> themselves could be a contributing factor influencing the microclimates within roost, the height of roost in Z2 possibly indicated that they prefer to roost at the warmest part of the </w:t>
      </w:r>
      <w:r w:rsidRPr="00D253EF">
        <w:rPr>
          <w:rFonts w:asciiTheme="minorHAnsi" w:hAnsiTheme="minorHAnsi" w:cstheme="minorHAnsi"/>
          <w:szCs w:val="24"/>
        </w:rPr>
        <w:lastRenderedPageBreak/>
        <w:t xml:space="preserve">tunnel. </w:t>
      </w:r>
      <w:r w:rsidR="00A16077">
        <w:rPr>
          <w:rFonts w:asciiTheme="minorHAnsi" w:hAnsiTheme="minorHAnsi" w:cstheme="minorHAnsi"/>
          <w:i/>
          <w:iCs/>
          <w:szCs w:val="24"/>
        </w:rPr>
        <w:t>Rhonolophus</w:t>
      </w:r>
      <w:r w:rsidRPr="00D253EF">
        <w:rPr>
          <w:rFonts w:asciiTheme="minorHAnsi" w:hAnsiTheme="minorHAnsi" w:cstheme="minorHAnsi"/>
          <w:i/>
          <w:iCs/>
          <w:szCs w:val="24"/>
        </w:rPr>
        <w:t xml:space="preserve"> megaphyllus</w:t>
      </w:r>
      <w:r w:rsidRPr="00D253EF">
        <w:rPr>
          <w:rFonts w:asciiTheme="minorHAnsi" w:hAnsiTheme="minorHAnsi" w:cstheme="minorHAnsi"/>
          <w:szCs w:val="24"/>
        </w:rPr>
        <w:t xml:space="preserve"> prefers to select roost locations with relatively high temperature</w:t>
      </w:r>
      <w:r w:rsidR="00A16077">
        <w:rPr>
          <w:rFonts w:asciiTheme="minorHAnsi" w:hAnsiTheme="minorHAnsi" w:cstheme="minorHAnsi"/>
          <w:szCs w:val="24"/>
        </w:rPr>
        <w:t xml:space="preserve"> and</w:t>
      </w:r>
      <w:r w:rsidRPr="00D253EF">
        <w:rPr>
          <w:rFonts w:asciiTheme="minorHAnsi" w:hAnsiTheme="minorHAnsi" w:cstheme="minorHAnsi"/>
          <w:szCs w:val="24"/>
        </w:rPr>
        <w:t xml:space="preserve"> relative humidity, and </w:t>
      </w:r>
      <w:r w:rsidR="00A16077">
        <w:rPr>
          <w:rFonts w:asciiTheme="minorHAnsi" w:hAnsiTheme="minorHAnsi" w:cstheme="minorHAnsi"/>
          <w:szCs w:val="24"/>
        </w:rPr>
        <w:t xml:space="preserve">high </w:t>
      </w:r>
      <w:r w:rsidRPr="00D253EF">
        <w:rPr>
          <w:rFonts w:asciiTheme="minorHAnsi" w:hAnsiTheme="minorHAnsi" w:cstheme="minorHAnsi"/>
          <w:szCs w:val="24"/>
        </w:rPr>
        <w:t xml:space="preserve">thermal stability during both seasons. </w:t>
      </w:r>
      <w:r w:rsidRPr="00D253EF">
        <w:rPr>
          <w:rFonts w:asciiTheme="minorHAnsi" w:hAnsiTheme="minorHAnsi" w:cstheme="minorHAnsi"/>
          <w:i/>
          <w:iCs/>
          <w:szCs w:val="24"/>
        </w:rPr>
        <w:t>Rhinolophus megaphyllus</w:t>
      </w:r>
      <w:r w:rsidRPr="00D253EF">
        <w:rPr>
          <w:rFonts w:asciiTheme="minorHAnsi" w:hAnsiTheme="minorHAnsi" w:cstheme="minorHAnsi"/>
          <w:szCs w:val="24"/>
        </w:rPr>
        <w:t xml:space="preserve"> roosts showed little buffering effect towards temperature and relative humidity fluctuation from their tunnel local ambient, which </w:t>
      </w:r>
      <w:r w:rsidR="00A16077">
        <w:rPr>
          <w:rFonts w:asciiTheme="minorHAnsi" w:hAnsiTheme="minorHAnsi" w:cstheme="minorHAnsi"/>
          <w:szCs w:val="24"/>
        </w:rPr>
        <w:t>suggests that</w:t>
      </w:r>
      <w:r w:rsidR="00A16077" w:rsidRPr="00D253EF">
        <w:rPr>
          <w:rFonts w:asciiTheme="minorHAnsi" w:hAnsiTheme="minorHAnsi" w:cstheme="minorHAnsi"/>
          <w:szCs w:val="24"/>
        </w:rPr>
        <w:t xml:space="preserve"> </w:t>
      </w:r>
      <w:r w:rsidRPr="00D253EF">
        <w:rPr>
          <w:rFonts w:asciiTheme="minorHAnsi" w:hAnsiTheme="minorHAnsi" w:cstheme="minorHAnsi"/>
          <w:i/>
          <w:iCs/>
          <w:szCs w:val="24"/>
        </w:rPr>
        <w:t>R. megaphyllus</w:t>
      </w:r>
      <w:r w:rsidRPr="00D253EF">
        <w:rPr>
          <w:rFonts w:asciiTheme="minorHAnsi" w:hAnsiTheme="minorHAnsi" w:cstheme="minorHAnsi"/>
          <w:szCs w:val="24"/>
        </w:rPr>
        <w:t xml:space="preserve"> maybe able tolerate a higher microclimate fluctuation than the other two species in the tunnel. </w:t>
      </w:r>
    </w:p>
    <w:p w14:paraId="4BD2160F" w14:textId="58955975" w:rsidR="00B466A5" w:rsidRPr="00D253EF" w:rsidRDefault="00F6166E" w:rsidP="00B466A5">
      <w:pPr>
        <w:spacing w:after="240" w:line="360" w:lineRule="auto"/>
        <w:rPr>
          <w:rFonts w:asciiTheme="minorHAnsi" w:hAnsiTheme="minorHAnsi" w:cstheme="minorHAnsi"/>
          <w:szCs w:val="24"/>
        </w:rPr>
      </w:pPr>
      <w:r w:rsidRPr="00D253EF">
        <w:rPr>
          <w:rFonts w:asciiTheme="minorHAnsi" w:hAnsiTheme="minorHAnsi" w:cstheme="minorHAnsi"/>
          <w:szCs w:val="24"/>
          <w:u w:val="single"/>
          <w:lang w:val="en-US"/>
        </w:rPr>
        <w:t xml:space="preserve">Objective 3/ Chapter 4: </w:t>
      </w:r>
      <w:r w:rsidR="008F09C3" w:rsidRPr="008F09C3">
        <w:rPr>
          <w:rFonts w:asciiTheme="minorHAnsi" w:hAnsiTheme="minorHAnsi" w:cstheme="minorHAnsi"/>
          <w:szCs w:val="24"/>
        </w:rPr>
        <w:t>Understanding the ultilisation of the surrounding environment by bats in the tunnel</w:t>
      </w:r>
      <w:r w:rsidR="008F09C3" w:rsidRPr="00D253EF">
        <w:rPr>
          <w:rFonts w:asciiTheme="minorHAnsi" w:hAnsiTheme="minorHAnsi" w:cstheme="minorHAnsi"/>
          <w:szCs w:val="24"/>
        </w:rPr>
        <w:t xml:space="preserve"> </w:t>
      </w:r>
    </w:p>
    <w:p w14:paraId="616917BE" w14:textId="1FE49356" w:rsidR="00F6166E" w:rsidRPr="00D253EF" w:rsidRDefault="003F77F3" w:rsidP="00F068B3">
      <w:pPr>
        <w:spacing w:after="240" w:line="360" w:lineRule="auto"/>
        <w:ind w:firstLine="567"/>
        <w:jc w:val="both"/>
        <w:rPr>
          <w:rFonts w:asciiTheme="minorHAnsi" w:hAnsiTheme="minorHAnsi" w:cstheme="minorHAnsi"/>
          <w:szCs w:val="24"/>
        </w:rPr>
      </w:pPr>
      <w:r>
        <w:rPr>
          <w:rFonts w:asciiTheme="minorHAnsi" w:hAnsiTheme="minorHAnsi" w:cstheme="minorHAnsi"/>
          <w:szCs w:val="24"/>
        </w:rPr>
        <w:t>In summer, a</w:t>
      </w:r>
      <w:r w:rsidR="00F6166E" w:rsidRPr="00D253EF">
        <w:rPr>
          <w:rFonts w:asciiTheme="minorHAnsi" w:hAnsiTheme="minorHAnsi" w:cstheme="minorHAnsi"/>
          <w:szCs w:val="24"/>
        </w:rPr>
        <w:t xml:space="preserve"> total of 21 bat species were detected</w:t>
      </w:r>
      <w:r>
        <w:rPr>
          <w:rFonts w:asciiTheme="minorHAnsi" w:hAnsiTheme="minorHAnsi" w:cstheme="minorHAnsi"/>
          <w:szCs w:val="24"/>
        </w:rPr>
        <w:t xml:space="preserve"> in the landscape within a 3 km radius of the tunnel; </w:t>
      </w:r>
      <w:r w:rsidR="00F6166E" w:rsidRPr="00D253EF">
        <w:rPr>
          <w:rFonts w:asciiTheme="minorHAnsi" w:hAnsiTheme="minorHAnsi" w:cstheme="minorHAnsi"/>
          <w:szCs w:val="24"/>
        </w:rPr>
        <w:t xml:space="preserve">18 </w:t>
      </w:r>
      <w:r>
        <w:rPr>
          <w:rFonts w:asciiTheme="minorHAnsi" w:hAnsiTheme="minorHAnsi" w:cstheme="minorHAnsi"/>
          <w:szCs w:val="24"/>
        </w:rPr>
        <w:t xml:space="preserve">were detected </w:t>
      </w:r>
      <w:r w:rsidR="00F6166E" w:rsidRPr="00D253EF">
        <w:rPr>
          <w:rFonts w:asciiTheme="minorHAnsi" w:hAnsiTheme="minorHAnsi" w:cstheme="minorHAnsi"/>
          <w:szCs w:val="24"/>
        </w:rPr>
        <w:t>in winter.</w:t>
      </w:r>
    </w:p>
    <w:p w14:paraId="17C0D102" w14:textId="07E84719"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For bats diversity among habitat and vegetation types, it was found that bat diversity varied between sites across habitat and vegetation types between two seasons, with the highest diversity in riparian creek during summer, and open forest edge during winter. However, there were no significant interactions across habitats, vegetation types and seasons, and bat diversity was not significantly different within each of these factors. This was likely due to the mild temperatures </w:t>
      </w:r>
      <w:r w:rsidR="00C87DB1">
        <w:rPr>
          <w:rFonts w:asciiTheme="minorHAnsi" w:hAnsiTheme="minorHAnsi" w:cstheme="minorHAnsi"/>
          <w:szCs w:val="24"/>
        </w:rPr>
        <w:t>experienced on</w:t>
      </w:r>
      <w:r w:rsidR="00C87DB1" w:rsidRPr="00D253EF">
        <w:rPr>
          <w:rFonts w:asciiTheme="minorHAnsi" w:hAnsiTheme="minorHAnsi" w:cstheme="minorHAnsi"/>
          <w:szCs w:val="24"/>
        </w:rPr>
        <w:t xml:space="preserve"> </w:t>
      </w:r>
      <w:r w:rsidRPr="00D253EF">
        <w:rPr>
          <w:rFonts w:asciiTheme="minorHAnsi" w:hAnsiTheme="minorHAnsi" w:cstheme="minorHAnsi"/>
          <w:szCs w:val="24"/>
        </w:rPr>
        <w:t xml:space="preserve">most winter nights when some bats and insects remained active. </w:t>
      </w:r>
      <w:r w:rsidR="00C22621">
        <w:rPr>
          <w:rFonts w:asciiTheme="minorHAnsi" w:hAnsiTheme="minorHAnsi" w:cstheme="minorHAnsi"/>
          <w:szCs w:val="24"/>
        </w:rPr>
        <w:t>B</w:t>
      </w:r>
      <w:r w:rsidRPr="00D253EF">
        <w:rPr>
          <w:rFonts w:asciiTheme="minorHAnsi" w:hAnsiTheme="minorHAnsi" w:cstheme="minorHAnsi"/>
          <w:szCs w:val="24"/>
        </w:rPr>
        <w:t xml:space="preserve">at diversity </w:t>
      </w:r>
      <w:r w:rsidR="00C22621">
        <w:rPr>
          <w:rFonts w:asciiTheme="minorHAnsi" w:hAnsiTheme="minorHAnsi" w:cstheme="minorHAnsi"/>
          <w:szCs w:val="24"/>
        </w:rPr>
        <w:t>was</w:t>
      </w:r>
      <w:r w:rsidR="00C22621" w:rsidRPr="00D253EF">
        <w:rPr>
          <w:rFonts w:asciiTheme="minorHAnsi" w:hAnsiTheme="minorHAnsi" w:cstheme="minorHAnsi"/>
          <w:szCs w:val="24"/>
        </w:rPr>
        <w:t xml:space="preserve"> </w:t>
      </w:r>
      <w:r w:rsidRPr="00D253EF">
        <w:rPr>
          <w:rFonts w:asciiTheme="minorHAnsi" w:hAnsiTheme="minorHAnsi" w:cstheme="minorHAnsi"/>
          <w:szCs w:val="24"/>
        </w:rPr>
        <w:t>highest in edge/ creek habitats</w:t>
      </w:r>
      <w:r w:rsidR="00C22621">
        <w:rPr>
          <w:rFonts w:asciiTheme="minorHAnsi" w:hAnsiTheme="minorHAnsi" w:cstheme="minorHAnsi"/>
          <w:szCs w:val="24"/>
        </w:rPr>
        <w:t xml:space="preserve"> </w:t>
      </w:r>
      <w:r w:rsidRPr="00D253EF">
        <w:rPr>
          <w:rFonts w:asciiTheme="minorHAnsi" w:hAnsiTheme="minorHAnsi" w:cstheme="minorHAnsi"/>
          <w:szCs w:val="24"/>
        </w:rPr>
        <w:t xml:space="preserve">likely due to the higher insect species richness and </w:t>
      </w:r>
      <w:r w:rsidR="008F09C3">
        <w:rPr>
          <w:rFonts w:asciiTheme="minorHAnsi" w:hAnsiTheme="minorHAnsi" w:cstheme="minorHAnsi"/>
          <w:szCs w:val="24"/>
        </w:rPr>
        <w:t>abundance</w:t>
      </w:r>
      <w:r w:rsidRPr="00D253EF">
        <w:rPr>
          <w:rFonts w:asciiTheme="minorHAnsi" w:hAnsiTheme="minorHAnsi" w:cstheme="minorHAnsi"/>
          <w:szCs w:val="24"/>
        </w:rPr>
        <w:t xml:space="preserve">, and </w:t>
      </w:r>
      <w:r w:rsidR="009F323F">
        <w:rPr>
          <w:rFonts w:asciiTheme="minorHAnsi" w:hAnsiTheme="minorHAnsi" w:cstheme="minorHAnsi"/>
          <w:szCs w:val="24"/>
        </w:rPr>
        <w:t>water resources</w:t>
      </w:r>
      <w:commentRangeStart w:id="385"/>
      <w:r w:rsidRPr="00D253EF">
        <w:rPr>
          <w:rFonts w:asciiTheme="minorHAnsi" w:hAnsiTheme="minorHAnsi" w:cstheme="minorHAnsi"/>
          <w:szCs w:val="24"/>
        </w:rPr>
        <w:t xml:space="preserve"> </w:t>
      </w:r>
      <w:commentRangeEnd w:id="385"/>
      <w:r w:rsidR="005B73BE">
        <w:rPr>
          <w:rStyle w:val="CommentReference"/>
          <w:rFonts w:asciiTheme="minorHAnsi" w:eastAsiaTheme="minorEastAsia" w:hAnsiTheme="minorHAnsi" w:cstheme="minorBidi"/>
          <w:lang w:val="en-US" w:eastAsia="zh-TW"/>
        </w:rPr>
        <w:commentReference w:id="385"/>
      </w:r>
      <w:r w:rsidRPr="00D253EF">
        <w:rPr>
          <w:rFonts w:asciiTheme="minorHAnsi" w:hAnsiTheme="minorHAnsi" w:cstheme="minorHAnsi"/>
          <w:szCs w:val="24"/>
        </w:rPr>
        <w:t>offered by edge / creek habitat and the use of linear landscape element</w:t>
      </w:r>
      <w:r w:rsidR="005B73BE">
        <w:rPr>
          <w:rFonts w:asciiTheme="minorHAnsi" w:hAnsiTheme="minorHAnsi" w:cstheme="minorHAnsi"/>
          <w:szCs w:val="24"/>
        </w:rPr>
        <w:t>s</w:t>
      </w:r>
      <w:r w:rsidRPr="00D253EF">
        <w:rPr>
          <w:rFonts w:asciiTheme="minorHAnsi" w:hAnsiTheme="minorHAnsi" w:cstheme="minorHAnsi"/>
          <w:szCs w:val="24"/>
        </w:rPr>
        <w:t xml:space="preserve"> by bats</w:t>
      </w:r>
      <w:r w:rsidR="005B73BE">
        <w:rPr>
          <w:rFonts w:asciiTheme="minorHAnsi" w:hAnsiTheme="minorHAnsi" w:cstheme="minorHAnsi"/>
          <w:szCs w:val="24"/>
        </w:rPr>
        <w:t xml:space="preserve"> for movement</w:t>
      </w:r>
      <w:r w:rsidRPr="00D253EF">
        <w:rPr>
          <w:rFonts w:asciiTheme="minorHAnsi" w:hAnsiTheme="minorHAnsi" w:cstheme="minorHAnsi"/>
          <w:szCs w:val="24"/>
        </w:rPr>
        <w:t>.</w:t>
      </w:r>
      <w:r w:rsidR="008F09C3">
        <w:rPr>
          <w:rFonts w:asciiTheme="minorHAnsi" w:hAnsiTheme="minorHAnsi" w:cstheme="minorHAnsi"/>
          <w:szCs w:val="24"/>
        </w:rPr>
        <w:t xml:space="preserve"> </w:t>
      </w:r>
      <w:r w:rsidR="00A63B29">
        <w:rPr>
          <w:rFonts w:asciiTheme="minorHAnsi" w:hAnsiTheme="minorHAnsi" w:cstheme="minorHAnsi"/>
          <w:szCs w:val="24"/>
        </w:rPr>
        <w:t>B</w:t>
      </w:r>
      <w:r w:rsidRPr="00D253EF">
        <w:rPr>
          <w:rFonts w:asciiTheme="minorHAnsi" w:hAnsiTheme="minorHAnsi" w:cstheme="minorHAnsi"/>
          <w:szCs w:val="24"/>
        </w:rPr>
        <w:t>ats diversity in different vegetation types was likely driven by seasonal effects (i.e. climate and weather conditions) which influence water availability (number of available watercourses</w:t>
      </w:r>
      <w:r w:rsidR="00713294">
        <w:rPr>
          <w:rFonts w:asciiTheme="minorHAnsi" w:hAnsiTheme="minorHAnsi" w:cstheme="minorHAnsi"/>
          <w:szCs w:val="24"/>
        </w:rPr>
        <w:t xml:space="preserve"> with available water</w:t>
      </w:r>
      <w:r w:rsidRPr="00D253EF">
        <w:rPr>
          <w:rFonts w:asciiTheme="minorHAnsi" w:hAnsiTheme="minorHAnsi" w:cstheme="minorHAnsi"/>
          <w:szCs w:val="24"/>
        </w:rPr>
        <w:t>)</w:t>
      </w:r>
      <w:r w:rsidR="00A63B29">
        <w:rPr>
          <w:rFonts w:asciiTheme="minorHAnsi" w:hAnsiTheme="minorHAnsi" w:cstheme="minorHAnsi"/>
          <w:szCs w:val="24"/>
        </w:rPr>
        <w:t>. The same factors</w:t>
      </w:r>
      <w:r w:rsidRPr="00D253EF">
        <w:rPr>
          <w:rFonts w:asciiTheme="minorHAnsi" w:hAnsiTheme="minorHAnsi" w:cstheme="minorHAnsi"/>
          <w:szCs w:val="24"/>
        </w:rPr>
        <w:t xml:space="preserve"> also shap</w:t>
      </w:r>
      <w:r w:rsidR="001C710F">
        <w:rPr>
          <w:rFonts w:asciiTheme="minorHAnsi" w:hAnsiTheme="minorHAnsi" w:cstheme="minorHAnsi"/>
          <w:szCs w:val="24"/>
        </w:rPr>
        <w:t>e</w:t>
      </w:r>
      <w:r w:rsidRPr="00D253EF">
        <w:rPr>
          <w:rFonts w:asciiTheme="minorHAnsi" w:hAnsiTheme="minorHAnsi" w:cstheme="minorHAnsi"/>
          <w:szCs w:val="24"/>
        </w:rPr>
        <w:t xml:space="preserve"> the distribution of insect and consequently foraging bats across the landscape. Since the </w:t>
      </w:r>
      <w:r w:rsidR="00A63B29">
        <w:rPr>
          <w:rFonts w:asciiTheme="minorHAnsi" w:hAnsiTheme="minorHAnsi" w:cstheme="minorHAnsi"/>
          <w:szCs w:val="24"/>
        </w:rPr>
        <w:t>creeks in</w:t>
      </w:r>
      <w:r w:rsidRPr="00D253EF">
        <w:rPr>
          <w:rFonts w:asciiTheme="minorHAnsi" w:hAnsiTheme="minorHAnsi" w:cstheme="minorHAnsi"/>
          <w:szCs w:val="24"/>
        </w:rPr>
        <w:t xml:space="preserve"> several riparian </w:t>
      </w:r>
      <w:r w:rsidR="00A63B29">
        <w:rPr>
          <w:rFonts w:asciiTheme="minorHAnsi" w:hAnsiTheme="minorHAnsi" w:cstheme="minorHAnsi"/>
          <w:szCs w:val="24"/>
        </w:rPr>
        <w:t xml:space="preserve">sampling </w:t>
      </w:r>
      <w:r w:rsidRPr="00D253EF">
        <w:rPr>
          <w:rFonts w:asciiTheme="minorHAnsi" w:hAnsiTheme="minorHAnsi" w:cstheme="minorHAnsi"/>
          <w:szCs w:val="24"/>
        </w:rPr>
        <w:t xml:space="preserve">sites </w:t>
      </w:r>
      <w:r w:rsidR="00A63B29">
        <w:rPr>
          <w:rFonts w:asciiTheme="minorHAnsi" w:hAnsiTheme="minorHAnsi" w:cstheme="minorHAnsi"/>
          <w:szCs w:val="24"/>
        </w:rPr>
        <w:t>were</w:t>
      </w:r>
      <w:r w:rsidR="00A63B29" w:rsidRPr="00D253EF">
        <w:rPr>
          <w:rFonts w:asciiTheme="minorHAnsi" w:hAnsiTheme="minorHAnsi" w:cstheme="minorHAnsi"/>
          <w:szCs w:val="24"/>
        </w:rPr>
        <w:t xml:space="preserve"> </w:t>
      </w:r>
      <w:r w:rsidRPr="00D253EF">
        <w:rPr>
          <w:rFonts w:asciiTheme="minorHAnsi" w:hAnsiTheme="minorHAnsi" w:cstheme="minorHAnsi"/>
          <w:szCs w:val="24"/>
        </w:rPr>
        <w:t xml:space="preserve">completely dry in winter, this </w:t>
      </w:r>
      <w:r w:rsidR="00A63B29">
        <w:rPr>
          <w:rFonts w:asciiTheme="minorHAnsi" w:hAnsiTheme="minorHAnsi" w:cstheme="minorHAnsi"/>
          <w:szCs w:val="24"/>
        </w:rPr>
        <w:t>may have</w:t>
      </w:r>
      <w:r w:rsidRPr="00D253EF">
        <w:rPr>
          <w:rFonts w:asciiTheme="minorHAnsi" w:hAnsiTheme="minorHAnsi" w:cstheme="minorHAnsi"/>
          <w:szCs w:val="24"/>
        </w:rPr>
        <w:t xml:space="preserve"> driven some bat species</w:t>
      </w:r>
      <w:r w:rsidR="00A63B29">
        <w:rPr>
          <w:rFonts w:asciiTheme="minorHAnsi" w:hAnsiTheme="minorHAnsi" w:cstheme="minorHAnsi"/>
          <w:szCs w:val="24"/>
        </w:rPr>
        <w:t xml:space="preserve"> to</w:t>
      </w:r>
      <w:r w:rsidRPr="00D253EF">
        <w:rPr>
          <w:rFonts w:asciiTheme="minorHAnsi" w:hAnsiTheme="minorHAnsi" w:cstheme="minorHAnsi"/>
          <w:szCs w:val="24"/>
        </w:rPr>
        <w:t xml:space="preserve"> foraging in other vegetation types. </w:t>
      </w:r>
    </w:p>
    <w:p w14:paraId="2E0075F7" w14:textId="6739BDC2" w:rsidR="00A8046B" w:rsidRPr="00D253EF" w:rsidRDefault="001C710F" w:rsidP="00A8046B">
      <w:pPr>
        <w:spacing w:after="240" w:line="360" w:lineRule="auto"/>
        <w:ind w:firstLine="567"/>
        <w:jc w:val="both"/>
        <w:rPr>
          <w:rFonts w:asciiTheme="minorHAnsi" w:hAnsiTheme="minorHAnsi" w:cstheme="minorHAnsi"/>
          <w:szCs w:val="24"/>
        </w:rPr>
      </w:pPr>
      <w:r>
        <w:rPr>
          <w:rFonts w:asciiTheme="minorHAnsi" w:hAnsiTheme="minorHAnsi" w:cstheme="minorHAnsi"/>
          <w:szCs w:val="24"/>
        </w:rPr>
        <w:t>T</w:t>
      </w:r>
      <w:r w:rsidR="00F6166E" w:rsidRPr="00D253EF">
        <w:rPr>
          <w:rFonts w:asciiTheme="minorHAnsi" w:hAnsiTheme="minorHAnsi" w:cstheme="minorHAnsi"/>
          <w:szCs w:val="24"/>
        </w:rPr>
        <w:t>he use of surrounding landscapes by the three tunnel bat species</w:t>
      </w:r>
      <w:r>
        <w:rPr>
          <w:rFonts w:asciiTheme="minorHAnsi" w:hAnsiTheme="minorHAnsi" w:cstheme="minorHAnsi"/>
          <w:szCs w:val="24"/>
        </w:rPr>
        <w:t xml:space="preserve"> </w:t>
      </w:r>
      <w:r w:rsidR="00F6166E" w:rsidRPr="00D253EF">
        <w:rPr>
          <w:rFonts w:asciiTheme="minorHAnsi" w:hAnsiTheme="minorHAnsi" w:cstheme="minorHAnsi"/>
          <w:szCs w:val="24"/>
        </w:rPr>
        <w:t>w</w:t>
      </w:r>
      <w:r>
        <w:rPr>
          <w:rFonts w:asciiTheme="minorHAnsi" w:hAnsiTheme="minorHAnsi" w:cstheme="minorHAnsi"/>
          <w:szCs w:val="24"/>
        </w:rPr>
        <w:t>as</w:t>
      </w:r>
      <w:r w:rsidR="00F6166E" w:rsidRPr="00D253EF">
        <w:rPr>
          <w:rFonts w:asciiTheme="minorHAnsi" w:hAnsiTheme="minorHAnsi" w:cstheme="minorHAnsi"/>
          <w:szCs w:val="24"/>
        </w:rPr>
        <w:t xml:space="preserve"> dominated by </w:t>
      </w:r>
      <w:r w:rsidR="00F6166E" w:rsidRPr="00D253EF">
        <w:rPr>
          <w:rFonts w:asciiTheme="minorHAnsi" w:hAnsiTheme="minorHAnsi" w:cstheme="minorHAnsi"/>
          <w:i/>
          <w:iCs/>
          <w:szCs w:val="24"/>
        </w:rPr>
        <w:t>M. macropus,</w:t>
      </w:r>
      <w:r w:rsidR="00F6166E" w:rsidRPr="00D253EF">
        <w:rPr>
          <w:rFonts w:asciiTheme="minorHAnsi" w:hAnsiTheme="minorHAnsi" w:cstheme="minorHAnsi"/>
          <w:szCs w:val="24"/>
        </w:rPr>
        <w:t xml:space="preserve"> followed by </w:t>
      </w:r>
      <w:r w:rsidR="00F6166E" w:rsidRPr="00D253EF">
        <w:rPr>
          <w:rFonts w:asciiTheme="minorHAnsi" w:hAnsiTheme="minorHAnsi" w:cstheme="minorHAnsi"/>
          <w:i/>
          <w:iCs/>
          <w:szCs w:val="24"/>
        </w:rPr>
        <w:t>M. australis</w:t>
      </w:r>
      <w:r w:rsidR="00F6166E" w:rsidRPr="00D253EF">
        <w:rPr>
          <w:rFonts w:asciiTheme="minorHAnsi" w:hAnsiTheme="minorHAnsi" w:cstheme="minorHAnsi"/>
          <w:szCs w:val="24"/>
        </w:rPr>
        <w:t xml:space="preserve"> and then </w:t>
      </w:r>
      <w:r w:rsidR="00F6166E" w:rsidRPr="00D253EF">
        <w:rPr>
          <w:rFonts w:asciiTheme="minorHAnsi" w:hAnsiTheme="minorHAnsi" w:cstheme="minorHAnsi"/>
          <w:i/>
          <w:iCs/>
          <w:szCs w:val="24"/>
        </w:rPr>
        <w:t>R. megaphyllus</w:t>
      </w:r>
      <w:r w:rsidR="00F6166E" w:rsidRPr="00D253EF">
        <w:rPr>
          <w:rFonts w:asciiTheme="minorHAnsi" w:hAnsiTheme="minorHAnsi" w:cstheme="minorHAnsi"/>
          <w:szCs w:val="24"/>
        </w:rPr>
        <w:t xml:space="preserve"> in both seasons. The use of surrounding landscapes likely depende</w:t>
      </w:r>
      <w:r>
        <w:rPr>
          <w:rFonts w:asciiTheme="minorHAnsi" w:hAnsiTheme="minorHAnsi" w:cstheme="minorHAnsi"/>
          <w:szCs w:val="24"/>
        </w:rPr>
        <w:t>d</w:t>
      </w:r>
      <w:r w:rsidR="00F6166E" w:rsidRPr="00D253EF">
        <w:rPr>
          <w:rFonts w:asciiTheme="minorHAnsi" w:hAnsiTheme="minorHAnsi" w:cstheme="minorHAnsi"/>
          <w:szCs w:val="24"/>
        </w:rPr>
        <w:t xml:space="preserve"> on their morphological features and echolocation call characteristics. The activities of all three tunnel bat </w:t>
      </w:r>
      <w:r w:rsidR="00F6166E" w:rsidRPr="00D253EF">
        <w:rPr>
          <w:rFonts w:asciiTheme="minorHAnsi" w:hAnsiTheme="minorHAnsi" w:cstheme="minorHAnsi"/>
          <w:szCs w:val="24"/>
        </w:rPr>
        <w:lastRenderedPageBreak/>
        <w:t xml:space="preserve">species generally agrees with their functional guilds </w:t>
      </w:r>
      <w:r>
        <w:rPr>
          <w:rFonts w:asciiTheme="minorHAnsi" w:hAnsiTheme="minorHAnsi" w:cstheme="minorHAnsi"/>
          <w:szCs w:val="24"/>
        </w:rPr>
        <w:t>with</w:t>
      </w:r>
      <w:r w:rsidR="00F6166E" w:rsidRPr="00D253EF">
        <w:rPr>
          <w:rFonts w:asciiTheme="minorHAnsi" w:hAnsiTheme="minorHAnsi" w:cstheme="minorHAnsi"/>
          <w:szCs w:val="24"/>
        </w:rPr>
        <w:t xml:space="preserve"> </w:t>
      </w:r>
      <w:r w:rsidR="00F6166E" w:rsidRPr="00D253EF">
        <w:rPr>
          <w:rFonts w:asciiTheme="minorHAnsi" w:hAnsiTheme="minorHAnsi" w:cstheme="minorHAnsi"/>
          <w:i/>
          <w:iCs/>
          <w:szCs w:val="24"/>
        </w:rPr>
        <w:t xml:space="preserve">M. macropus </w:t>
      </w:r>
      <w:r w:rsidR="00F6166E" w:rsidRPr="00D253EF">
        <w:rPr>
          <w:rFonts w:asciiTheme="minorHAnsi" w:hAnsiTheme="minorHAnsi" w:cstheme="minorHAnsi"/>
          <w:szCs w:val="24"/>
        </w:rPr>
        <w:t xml:space="preserve">being “riparian specialist”, </w:t>
      </w:r>
      <w:r w:rsidR="00F6166E" w:rsidRPr="00D253EF">
        <w:rPr>
          <w:rFonts w:asciiTheme="minorHAnsi" w:hAnsiTheme="minorHAnsi" w:cstheme="minorHAnsi"/>
          <w:i/>
          <w:iCs/>
          <w:szCs w:val="24"/>
        </w:rPr>
        <w:t>M. australis</w:t>
      </w:r>
      <w:r w:rsidR="00F6166E" w:rsidRPr="00D253EF">
        <w:rPr>
          <w:rFonts w:asciiTheme="minorHAnsi" w:hAnsiTheme="minorHAnsi" w:cstheme="minorHAnsi"/>
          <w:szCs w:val="24"/>
        </w:rPr>
        <w:t xml:space="preserve"> being “edge specialist” and </w:t>
      </w:r>
      <w:r w:rsidR="00F6166E" w:rsidRPr="00D253EF">
        <w:rPr>
          <w:rFonts w:asciiTheme="minorHAnsi" w:hAnsiTheme="minorHAnsi" w:cstheme="minorHAnsi"/>
          <w:i/>
          <w:iCs/>
          <w:szCs w:val="24"/>
        </w:rPr>
        <w:t>R. megaphyllus</w:t>
      </w:r>
      <w:r w:rsidR="00F6166E" w:rsidRPr="00D253EF">
        <w:rPr>
          <w:rFonts w:asciiTheme="minorHAnsi" w:hAnsiTheme="minorHAnsi" w:cstheme="minorHAnsi"/>
          <w:szCs w:val="24"/>
        </w:rPr>
        <w:t xml:space="preserve"> being “clutter-tolerant”</w:t>
      </w:r>
      <w:r w:rsidR="0091748F">
        <w:rPr>
          <w:rFonts w:asciiTheme="minorHAnsi" w:hAnsiTheme="minorHAnsi" w:cstheme="minorHAnsi"/>
          <w:szCs w:val="24"/>
        </w:rPr>
        <w:t>. B</w:t>
      </w:r>
      <w:r w:rsidR="00F6166E" w:rsidRPr="00D253EF">
        <w:rPr>
          <w:rFonts w:asciiTheme="minorHAnsi" w:hAnsiTheme="minorHAnsi" w:cstheme="minorHAnsi"/>
          <w:szCs w:val="24"/>
        </w:rPr>
        <w:t xml:space="preserve">oth searching and feeding activity of the three species was higher in riparian forest than open forest and regrowth open forest, and higher in edge / creek than interior during both seasons. For </w:t>
      </w:r>
      <w:r w:rsidR="00F6166E" w:rsidRPr="00D253EF">
        <w:rPr>
          <w:rFonts w:asciiTheme="minorHAnsi" w:hAnsiTheme="minorHAnsi" w:cstheme="minorHAnsi"/>
          <w:i/>
          <w:iCs/>
          <w:szCs w:val="24"/>
        </w:rPr>
        <w:t>M. macropus</w:t>
      </w:r>
      <w:r w:rsidR="00F6166E" w:rsidRPr="00D253EF">
        <w:rPr>
          <w:rFonts w:asciiTheme="minorHAnsi" w:hAnsiTheme="minorHAnsi" w:cstheme="minorHAnsi"/>
          <w:szCs w:val="24"/>
        </w:rPr>
        <w:t xml:space="preserve">, their distribution of activity across riparian forest sites was more even in summer than in winter. </w:t>
      </w:r>
      <w:r w:rsidR="0091748F">
        <w:rPr>
          <w:rFonts w:asciiTheme="minorHAnsi" w:hAnsiTheme="minorHAnsi" w:cstheme="minorHAnsi"/>
          <w:szCs w:val="24"/>
        </w:rPr>
        <w:t>This</w:t>
      </w:r>
      <w:r w:rsidR="00F6166E" w:rsidRPr="00D253EF">
        <w:rPr>
          <w:rFonts w:asciiTheme="minorHAnsi" w:hAnsiTheme="minorHAnsi" w:cstheme="minorHAnsi"/>
          <w:szCs w:val="24"/>
        </w:rPr>
        <w:t xml:space="preserve"> was likely driven by the seasonal </w:t>
      </w:r>
      <w:r w:rsidR="00EB7996">
        <w:rPr>
          <w:rFonts w:asciiTheme="minorHAnsi" w:hAnsiTheme="minorHAnsi" w:cstheme="minorHAnsi"/>
          <w:szCs w:val="24"/>
        </w:rPr>
        <w:t>differences</w:t>
      </w:r>
      <w:r w:rsidR="00EB7996" w:rsidRPr="00D253EF">
        <w:rPr>
          <w:rFonts w:asciiTheme="minorHAnsi" w:hAnsiTheme="minorHAnsi" w:cstheme="minorHAnsi"/>
          <w:szCs w:val="24"/>
        </w:rPr>
        <w:t xml:space="preserve"> </w:t>
      </w:r>
      <w:r w:rsidR="00EB7996">
        <w:rPr>
          <w:rFonts w:asciiTheme="minorHAnsi" w:hAnsiTheme="minorHAnsi" w:cstheme="minorHAnsi"/>
          <w:szCs w:val="24"/>
        </w:rPr>
        <w:t>i</w:t>
      </w:r>
      <w:r w:rsidR="00F6166E" w:rsidRPr="00D253EF">
        <w:rPr>
          <w:rFonts w:asciiTheme="minorHAnsi" w:hAnsiTheme="minorHAnsi" w:cstheme="minorHAnsi"/>
          <w:szCs w:val="24"/>
        </w:rPr>
        <w:t xml:space="preserve">n water availability across the landscape which </w:t>
      </w:r>
      <w:r w:rsidR="00EB7996">
        <w:rPr>
          <w:rFonts w:asciiTheme="minorHAnsi" w:hAnsiTheme="minorHAnsi" w:cstheme="minorHAnsi"/>
          <w:szCs w:val="24"/>
        </w:rPr>
        <w:t>led to</w:t>
      </w:r>
      <w:r w:rsidR="00EB7996" w:rsidRPr="00D253EF">
        <w:rPr>
          <w:rFonts w:asciiTheme="minorHAnsi" w:hAnsiTheme="minorHAnsi" w:cstheme="minorHAnsi"/>
          <w:szCs w:val="24"/>
        </w:rPr>
        <w:t xml:space="preserve"> </w:t>
      </w:r>
      <w:r w:rsidR="00F6166E" w:rsidRPr="00D253EF">
        <w:rPr>
          <w:rFonts w:asciiTheme="minorHAnsi" w:hAnsiTheme="minorHAnsi" w:cstheme="minorHAnsi"/>
          <w:i/>
          <w:iCs/>
          <w:szCs w:val="24"/>
        </w:rPr>
        <w:t>M. macropus</w:t>
      </w:r>
      <w:r w:rsidR="00F6166E" w:rsidRPr="00D253EF">
        <w:rPr>
          <w:rFonts w:asciiTheme="minorHAnsi" w:hAnsiTheme="minorHAnsi" w:cstheme="minorHAnsi"/>
          <w:szCs w:val="24"/>
        </w:rPr>
        <w:t xml:space="preserve"> activity </w:t>
      </w:r>
      <w:r w:rsidR="00EB7996">
        <w:rPr>
          <w:rFonts w:asciiTheme="minorHAnsi" w:hAnsiTheme="minorHAnsi" w:cstheme="minorHAnsi"/>
          <w:szCs w:val="24"/>
        </w:rPr>
        <w:t>being</w:t>
      </w:r>
      <w:r w:rsidR="00EB7996"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more concentrated within 2 riparian forest sites in winter. For </w:t>
      </w:r>
      <w:r w:rsidR="00F6166E" w:rsidRPr="00D253EF">
        <w:rPr>
          <w:rFonts w:asciiTheme="minorHAnsi" w:hAnsiTheme="minorHAnsi" w:cstheme="minorHAnsi"/>
          <w:i/>
          <w:iCs/>
          <w:szCs w:val="24"/>
        </w:rPr>
        <w:t>M. australis</w:t>
      </w:r>
      <w:r w:rsidR="00F6166E" w:rsidRPr="00D253EF">
        <w:rPr>
          <w:rFonts w:asciiTheme="minorHAnsi" w:hAnsiTheme="minorHAnsi" w:cstheme="minorHAnsi"/>
          <w:szCs w:val="24"/>
        </w:rPr>
        <w:t>, their search and feeding activit</w:t>
      </w:r>
      <w:r w:rsidR="00D33E0B">
        <w:rPr>
          <w:rFonts w:asciiTheme="minorHAnsi" w:hAnsiTheme="minorHAnsi" w:cstheme="minorHAnsi"/>
          <w:szCs w:val="24"/>
        </w:rPr>
        <w:t>y</w:t>
      </w:r>
      <w:r w:rsidR="00F6166E" w:rsidRPr="00D253EF">
        <w:rPr>
          <w:rFonts w:asciiTheme="minorHAnsi" w:hAnsiTheme="minorHAnsi" w:cstheme="minorHAnsi"/>
          <w:szCs w:val="24"/>
        </w:rPr>
        <w:t xml:space="preserve"> </w:t>
      </w:r>
      <w:r w:rsidR="00D33E0B">
        <w:rPr>
          <w:rFonts w:asciiTheme="minorHAnsi" w:hAnsiTheme="minorHAnsi" w:cstheme="minorHAnsi"/>
          <w:szCs w:val="24"/>
        </w:rPr>
        <w:t>was</w:t>
      </w:r>
      <w:r w:rsidR="00D33E0B"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higher in summer than winter but both activities were </w:t>
      </w:r>
      <w:r w:rsidR="00D33E0B">
        <w:rPr>
          <w:rFonts w:asciiTheme="minorHAnsi" w:hAnsiTheme="minorHAnsi" w:cstheme="minorHAnsi"/>
          <w:szCs w:val="24"/>
        </w:rPr>
        <w:t>infrequent</w:t>
      </w:r>
      <w:r w:rsidR="00D33E0B"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across all habitats within each vegetation types in both seasons. Since the habitat and vegetation structures are relatively open in open forest and regrowth open forest when compared with riparian forest, </w:t>
      </w:r>
      <w:r w:rsidR="00F6166E" w:rsidRPr="00D253EF">
        <w:rPr>
          <w:rFonts w:asciiTheme="minorHAnsi" w:hAnsiTheme="minorHAnsi" w:cstheme="minorHAnsi"/>
          <w:i/>
          <w:iCs/>
          <w:szCs w:val="24"/>
        </w:rPr>
        <w:t>M. australis</w:t>
      </w:r>
      <w:r w:rsidR="00D33E0B">
        <w:rPr>
          <w:rFonts w:asciiTheme="minorHAnsi" w:hAnsiTheme="minorHAnsi" w:cstheme="minorHAnsi"/>
          <w:i/>
          <w:iCs/>
          <w:szCs w:val="24"/>
        </w:rPr>
        <w:t>’</w:t>
      </w:r>
      <w:r w:rsidR="00F6166E" w:rsidRPr="00D253EF">
        <w:rPr>
          <w:rFonts w:asciiTheme="minorHAnsi" w:hAnsiTheme="minorHAnsi" w:cstheme="minorHAnsi"/>
          <w:szCs w:val="24"/>
        </w:rPr>
        <w:t xml:space="preserve"> highest activity in riparian forest reflects their preference of foraging in cluttered environment</w:t>
      </w:r>
      <w:r w:rsidR="00D33E0B">
        <w:rPr>
          <w:rFonts w:asciiTheme="minorHAnsi" w:hAnsiTheme="minorHAnsi" w:cstheme="minorHAnsi"/>
          <w:szCs w:val="24"/>
        </w:rPr>
        <w:t>s</w:t>
      </w:r>
      <w:r w:rsidR="00F6166E" w:rsidRPr="00D253EF">
        <w:rPr>
          <w:rFonts w:asciiTheme="minorHAnsi" w:hAnsiTheme="minorHAnsi" w:cstheme="minorHAnsi"/>
          <w:szCs w:val="24"/>
        </w:rPr>
        <w:t xml:space="preserve">. The lower level of </w:t>
      </w:r>
      <w:r w:rsidR="00F6166E" w:rsidRPr="00D253EF">
        <w:rPr>
          <w:rFonts w:asciiTheme="minorHAnsi" w:hAnsiTheme="minorHAnsi" w:cstheme="minorHAnsi"/>
          <w:i/>
          <w:iCs/>
          <w:szCs w:val="24"/>
        </w:rPr>
        <w:t>M. australis</w:t>
      </w:r>
      <w:r w:rsidR="00F6166E" w:rsidRPr="00D253EF">
        <w:rPr>
          <w:rFonts w:asciiTheme="minorHAnsi" w:hAnsiTheme="minorHAnsi" w:cstheme="minorHAnsi"/>
          <w:szCs w:val="24"/>
        </w:rPr>
        <w:t xml:space="preserve"> activity in winter was possibly due to </w:t>
      </w:r>
      <w:r w:rsidR="00907043">
        <w:rPr>
          <w:rFonts w:asciiTheme="minorHAnsi" w:hAnsiTheme="minorHAnsi" w:cstheme="minorHAnsi"/>
          <w:szCs w:val="24"/>
        </w:rPr>
        <w:t>majority of them</w:t>
      </w:r>
      <w:r w:rsidR="00F6166E" w:rsidRPr="00D253EF">
        <w:rPr>
          <w:rFonts w:asciiTheme="minorHAnsi" w:hAnsiTheme="minorHAnsi" w:cstheme="minorHAnsi"/>
          <w:szCs w:val="24"/>
        </w:rPr>
        <w:t xml:space="preserve"> </w:t>
      </w:r>
      <w:r w:rsidR="00907043" w:rsidRPr="00D253EF">
        <w:rPr>
          <w:rFonts w:asciiTheme="minorHAnsi" w:hAnsiTheme="minorHAnsi" w:cstheme="minorHAnsi"/>
          <w:szCs w:val="24"/>
        </w:rPr>
        <w:t>absente</w:t>
      </w:r>
      <w:r w:rsidR="00907043">
        <w:rPr>
          <w:rFonts w:asciiTheme="minorHAnsi" w:hAnsiTheme="minorHAnsi" w:cstheme="minorHAnsi"/>
          <w:szCs w:val="24"/>
        </w:rPr>
        <w:t>d</w:t>
      </w:r>
      <w:r w:rsidR="00F6166E" w:rsidRPr="00D253EF">
        <w:rPr>
          <w:rFonts w:asciiTheme="minorHAnsi" w:hAnsiTheme="minorHAnsi" w:cstheme="minorHAnsi"/>
          <w:szCs w:val="24"/>
        </w:rPr>
        <w:t xml:space="preserve"> in the Samford region </w:t>
      </w:r>
      <w:r w:rsidR="00D33E0B">
        <w:rPr>
          <w:rFonts w:asciiTheme="minorHAnsi" w:hAnsiTheme="minorHAnsi" w:cstheme="minorHAnsi"/>
          <w:szCs w:val="24"/>
        </w:rPr>
        <w:t xml:space="preserve">as they </w:t>
      </w:r>
      <w:r w:rsidR="00F6166E" w:rsidRPr="00D253EF">
        <w:rPr>
          <w:rFonts w:asciiTheme="minorHAnsi" w:hAnsiTheme="minorHAnsi" w:cstheme="minorHAnsi"/>
          <w:szCs w:val="24"/>
        </w:rPr>
        <w:t>return</w:t>
      </w:r>
      <w:r w:rsidR="00D33E0B">
        <w:rPr>
          <w:rFonts w:asciiTheme="minorHAnsi" w:hAnsiTheme="minorHAnsi" w:cstheme="minorHAnsi"/>
          <w:szCs w:val="24"/>
        </w:rPr>
        <w:t>ed</w:t>
      </w:r>
      <w:r w:rsidR="00F6166E" w:rsidRPr="00D253EF">
        <w:rPr>
          <w:rFonts w:asciiTheme="minorHAnsi" w:hAnsiTheme="minorHAnsi" w:cstheme="minorHAnsi"/>
          <w:szCs w:val="24"/>
        </w:rPr>
        <w:t xml:space="preserve"> to their breeding sites, or associated with cold temperatures reducing insect activit</w:t>
      </w:r>
      <w:r w:rsidR="00D33E0B">
        <w:rPr>
          <w:rFonts w:asciiTheme="minorHAnsi" w:hAnsiTheme="minorHAnsi" w:cstheme="minorHAnsi"/>
          <w:szCs w:val="24"/>
        </w:rPr>
        <w:t>y</w:t>
      </w:r>
      <w:r w:rsidR="00F6166E" w:rsidRPr="00D253EF">
        <w:rPr>
          <w:rFonts w:asciiTheme="minorHAnsi" w:hAnsiTheme="minorHAnsi" w:cstheme="minorHAnsi"/>
          <w:szCs w:val="24"/>
        </w:rPr>
        <w:t xml:space="preserve">. For </w:t>
      </w:r>
      <w:r w:rsidR="00F6166E" w:rsidRPr="00D253EF">
        <w:rPr>
          <w:rFonts w:asciiTheme="minorHAnsi" w:hAnsiTheme="minorHAnsi" w:cstheme="minorHAnsi"/>
          <w:i/>
          <w:iCs/>
          <w:szCs w:val="24"/>
        </w:rPr>
        <w:t>R. megaphyllus</w:t>
      </w:r>
      <w:r w:rsidR="00F6166E" w:rsidRPr="00D253EF">
        <w:rPr>
          <w:rFonts w:asciiTheme="minorHAnsi" w:hAnsiTheme="minorHAnsi" w:cstheme="minorHAnsi"/>
          <w:szCs w:val="24"/>
        </w:rPr>
        <w:t xml:space="preserve">, the number of search passes was very low across all sites, and no feeding buzzes were detected in either season. </w:t>
      </w:r>
      <w:r w:rsidR="00D33E0B">
        <w:rPr>
          <w:rFonts w:asciiTheme="minorHAnsi" w:hAnsiTheme="minorHAnsi" w:cstheme="minorHAnsi"/>
          <w:szCs w:val="24"/>
        </w:rPr>
        <w:t>This</w:t>
      </w:r>
      <w:r w:rsidR="00F6166E" w:rsidRPr="00D253EF">
        <w:rPr>
          <w:rFonts w:asciiTheme="minorHAnsi" w:hAnsiTheme="minorHAnsi" w:cstheme="minorHAnsi"/>
          <w:szCs w:val="24"/>
        </w:rPr>
        <w:t xml:space="preserve"> was likely due to their low number</w:t>
      </w:r>
      <w:r w:rsidR="00D33E0B">
        <w:rPr>
          <w:rFonts w:asciiTheme="minorHAnsi" w:hAnsiTheme="minorHAnsi" w:cstheme="minorHAnsi"/>
          <w:szCs w:val="24"/>
        </w:rPr>
        <w:t>s</w:t>
      </w:r>
      <w:r w:rsidR="00F6166E" w:rsidRPr="00D253EF">
        <w:rPr>
          <w:rFonts w:asciiTheme="minorHAnsi" w:hAnsiTheme="minorHAnsi" w:cstheme="minorHAnsi"/>
          <w:szCs w:val="24"/>
        </w:rPr>
        <w:t xml:space="preserve"> </w:t>
      </w:r>
      <w:r w:rsidR="00D33E0B">
        <w:rPr>
          <w:rFonts w:asciiTheme="minorHAnsi" w:hAnsiTheme="minorHAnsi" w:cstheme="minorHAnsi"/>
          <w:szCs w:val="24"/>
        </w:rPr>
        <w:t>at the</w:t>
      </w:r>
      <w:r w:rsidR="00F6166E" w:rsidRPr="00D253EF">
        <w:rPr>
          <w:rFonts w:asciiTheme="minorHAnsi" w:hAnsiTheme="minorHAnsi" w:cstheme="minorHAnsi"/>
          <w:szCs w:val="24"/>
        </w:rPr>
        <w:t xml:space="preserve"> foraging locations. The activity pattern of </w:t>
      </w:r>
      <w:r w:rsidR="00F6166E" w:rsidRPr="00D253EF">
        <w:rPr>
          <w:rFonts w:asciiTheme="minorHAnsi" w:hAnsiTheme="minorHAnsi" w:cstheme="minorHAnsi"/>
          <w:i/>
          <w:iCs/>
          <w:szCs w:val="24"/>
        </w:rPr>
        <w:t>R. megaphyllus</w:t>
      </w:r>
      <w:r w:rsidR="00F6166E" w:rsidRPr="00D253EF">
        <w:rPr>
          <w:rFonts w:asciiTheme="minorHAnsi" w:hAnsiTheme="minorHAnsi" w:cstheme="minorHAnsi"/>
          <w:szCs w:val="24"/>
        </w:rPr>
        <w:t xml:space="preserve"> possibly indicates that they were using riparian forest sites as a flight path to foraging ground</w:t>
      </w:r>
      <w:r w:rsidR="00D33E0B">
        <w:rPr>
          <w:rFonts w:asciiTheme="minorHAnsi" w:hAnsiTheme="minorHAnsi" w:cstheme="minorHAnsi"/>
          <w:szCs w:val="24"/>
        </w:rPr>
        <w:t>s</w:t>
      </w:r>
      <w:r w:rsidR="00F6166E" w:rsidRPr="00D253EF">
        <w:rPr>
          <w:rFonts w:asciiTheme="minorHAnsi" w:hAnsiTheme="minorHAnsi" w:cstheme="minorHAnsi"/>
          <w:szCs w:val="24"/>
        </w:rPr>
        <w:t xml:space="preserve">. </w:t>
      </w:r>
    </w:p>
    <w:p w14:paraId="0091900C" w14:textId="77777777" w:rsidR="00EE3E15" w:rsidRDefault="00EE3E15">
      <w:pPr>
        <w:rPr>
          <w:rFonts w:asciiTheme="minorHAnsi" w:hAnsiTheme="minorHAnsi" w:cstheme="minorHAnsi"/>
          <w:b/>
          <w:bCs/>
          <w:iCs/>
          <w:sz w:val="32"/>
          <w:szCs w:val="32"/>
        </w:rPr>
      </w:pPr>
      <w:r>
        <w:rPr>
          <w:rFonts w:asciiTheme="minorHAnsi" w:hAnsiTheme="minorHAnsi" w:cstheme="minorHAnsi"/>
          <w:sz w:val="32"/>
          <w:szCs w:val="32"/>
        </w:rPr>
        <w:br w:type="page"/>
      </w:r>
    </w:p>
    <w:p w14:paraId="6719DED3" w14:textId="5EA949D3" w:rsidR="00B466A5" w:rsidRPr="004E36EC" w:rsidRDefault="00F6166E" w:rsidP="00B466A5">
      <w:pPr>
        <w:pStyle w:val="Heading2"/>
        <w:rPr>
          <w:rFonts w:asciiTheme="minorHAnsi" w:hAnsiTheme="minorHAnsi" w:cstheme="minorHAnsi"/>
          <w:sz w:val="36"/>
          <w:szCs w:val="36"/>
        </w:rPr>
      </w:pPr>
      <w:bookmarkStart w:id="386" w:name="_Toc86701853"/>
      <w:r w:rsidRPr="004E36EC">
        <w:rPr>
          <w:rFonts w:asciiTheme="minorHAnsi" w:hAnsiTheme="minorHAnsi" w:cstheme="minorHAnsi"/>
          <w:sz w:val="36"/>
          <w:szCs w:val="36"/>
        </w:rPr>
        <w:lastRenderedPageBreak/>
        <w:t>5.2</w:t>
      </w:r>
      <w:r w:rsidRPr="004E36EC">
        <w:rPr>
          <w:rFonts w:asciiTheme="minorHAnsi" w:hAnsiTheme="minorHAnsi" w:cstheme="minorHAnsi"/>
          <w:sz w:val="36"/>
          <w:szCs w:val="36"/>
        </w:rPr>
        <w:tab/>
        <w:t xml:space="preserve">Implication </w:t>
      </w:r>
      <w:r w:rsidR="00643191">
        <w:rPr>
          <w:rFonts w:asciiTheme="minorHAnsi" w:hAnsiTheme="minorHAnsi" w:cstheme="minorHAnsi"/>
          <w:sz w:val="36"/>
          <w:szCs w:val="36"/>
        </w:rPr>
        <w:t>for the tunnel custodians,</w:t>
      </w:r>
      <w:r w:rsidRPr="004E36EC">
        <w:rPr>
          <w:rFonts w:asciiTheme="minorHAnsi" w:hAnsiTheme="minorHAnsi" w:cstheme="minorHAnsi"/>
          <w:sz w:val="36"/>
          <w:szCs w:val="36"/>
        </w:rPr>
        <w:t xml:space="preserve"> Moreton Bay Regional </w:t>
      </w:r>
      <w:commentRangeStart w:id="387"/>
      <w:r w:rsidRPr="004E36EC">
        <w:rPr>
          <w:rFonts w:asciiTheme="minorHAnsi" w:hAnsiTheme="minorHAnsi" w:cstheme="minorHAnsi"/>
          <w:sz w:val="36"/>
          <w:szCs w:val="36"/>
        </w:rPr>
        <w:t>Council</w:t>
      </w:r>
      <w:commentRangeEnd w:id="387"/>
      <w:r w:rsidR="009A3067">
        <w:rPr>
          <w:rStyle w:val="CommentReference"/>
          <w:rFonts w:asciiTheme="minorHAnsi" w:eastAsiaTheme="minorEastAsia" w:hAnsiTheme="minorHAnsi" w:cstheme="minorBidi"/>
          <w:b w:val="0"/>
          <w:bCs w:val="0"/>
          <w:iCs w:val="0"/>
          <w:lang w:val="en-US" w:eastAsia="zh-TW"/>
        </w:rPr>
        <w:commentReference w:id="387"/>
      </w:r>
      <w:bookmarkEnd w:id="386"/>
    </w:p>
    <w:p w14:paraId="419DFB7D" w14:textId="77777777" w:rsidR="00B466A5" w:rsidRPr="00D253EF" w:rsidRDefault="00B466A5" w:rsidP="00B466A5">
      <w:pPr>
        <w:rPr>
          <w:rFonts w:asciiTheme="minorHAnsi" w:hAnsiTheme="minorHAnsi" w:cstheme="minorHAnsi"/>
        </w:rPr>
      </w:pPr>
    </w:p>
    <w:p w14:paraId="77BC9B44" w14:textId="1275A349"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The Yugar tunnel </w:t>
      </w:r>
      <w:r w:rsidR="00BB240C">
        <w:rPr>
          <w:rFonts w:asciiTheme="minorHAnsi" w:hAnsiTheme="minorHAnsi" w:cstheme="minorHAnsi"/>
          <w:szCs w:val="24"/>
        </w:rPr>
        <w:t>is a</w:t>
      </w:r>
      <w:r w:rsidR="00BB240C" w:rsidRPr="00D253EF">
        <w:rPr>
          <w:rFonts w:asciiTheme="minorHAnsi" w:hAnsiTheme="minorHAnsi" w:cstheme="minorHAnsi"/>
          <w:szCs w:val="24"/>
        </w:rPr>
        <w:t xml:space="preserve"> </w:t>
      </w:r>
      <w:r w:rsidRPr="00D253EF">
        <w:rPr>
          <w:rFonts w:asciiTheme="minorHAnsi" w:hAnsiTheme="minorHAnsi" w:cstheme="minorHAnsi"/>
          <w:szCs w:val="24"/>
        </w:rPr>
        <w:t xml:space="preserve">roosting site for three bat species including </w:t>
      </w:r>
      <w:r w:rsidRPr="00D253EF">
        <w:rPr>
          <w:rFonts w:asciiTheme="minorHAnsi" w:hAnsiTheme="minorHAnsi" w:cstheme="minorHAnsi"/>
          <w:i/>
          <w:iCs/>
          <w:szCs w:val="24"/>
        </w:rPr>
        <w:t>Myotis macropus</w:t>
      </w:r>
      <w:r w:rsidRPr="00D253EF">
        <w:rPr>
          <w:rFonts w:asciiTheme="minorHAnsi" w:hAnsiTheme="minorHAnsi" w:cstheme="minorHAnsi"/>
          <w:szCs w:val="24"/>
        </w:rPr>
        <w:t xml:space="preserve">, </w:t>
      </w:r>
      <w:r w:rsidRPr="00D253EF">
        <w:rPr>
          <w:rFonts w:asciiTheme="minorHAnsi" w:hAnsiTheme="minorHAnsi" w:cstheme="minorHAnsi"/>
          <w:i/>
          <w:iCs/>
          <w:szCs w:val="24"/>
        </w:rPr>
        <w:t>Miniopterus australis</w:t>
      </w:r>
      <w:r w:rsidRPr="00D253EF">
        <w:rPr>
          <w:rFonts w:asciiTheme="minorHAnsi" w:hAnsiTheme="minorHAnsi" w:cstheme="minorHAnsi"/>
          <w:szCs w:val="24"/>
        </w:rPr>
        <w:t xml:space="preserve"> and </w:t>
      </w:r>
      <w:r w:rsidRPr="00D253EF">
        <w:rPr>
          <w:rFonts w:asciiTheme="minorHAnsi" w:hAnsiTheme="minorHAnsi" w:cstheme="minorHAnsi"/>
          <w:i/>
          <w:iCs/>
          <w:szCs w:val="24"/>
        </w:rPr>
        <w:t>Rhinolophus megaphyllus</w:t>
      </w:r>
      <w:r w:rsidRPr="00D253EF">
        <w:rPr>
          <w:rFonts w:asciiTheme="minorHAnsi" w:hAnsiTheme="minorHAnsi" w:cstheme="minorHAnsi"/>
          <w:szCs w:val="24"/>
        </w:rPr>
        <w:t xml:space="preserve"> in summer and winter. In this study, there was a minimum of 73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131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and 3 </w:t>
      </w:r>
      <w:r w:rsidRPr="00D253EF">
        <w:rPr>
          <w:rFonts w:asciiTheme="minorHAnsi" w:hAnsiTheme="minorHAnsi" w:cstheme="minorHAnsi"/>
          <w:i/>
          <w:iCs/>
          <w:szCs w:val="24"/>
        </w:rPr>
        <w:t xml:space="preserve">R. megaphyllus </w:t>
      </w:r>
      <w:r w:rsidRPr="00D253EF">
        <w:rPr>
          <w:rFonts w:asciiTheme="minorHAnsi" w:hAnsiTheme="minorHAnsi" w:cstheme="minorHAnsi"/>
          <w:szCs w:val="24"/>
        </w:rPr>
        <w:t xml:space="preserve">occupying the tunnel in summer, and 77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15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and 18 </w:t>
      </w:r>
      <w:r w:rsidRPr="00D253EF">
        <w:rPr>
          <w:rFonts w:asciiTheme="minorHAnsi" w:hAnsiTheme="minorHAnsi" w:cstheme="minorHAnsi"/>
          <w:i/>
          <w:iCs/>
          <w:szCs w:val="24"/>
        </w:rPr>
        <w:t>R. megaphyllus</w:t>
      </w:r>
      <w:r w:rsidRPr="00D253EF">
        <w:rPr>
          <w:rFonts w:asciiTheme="minorHAnsi" w:hAnsiTheme="minorHAnsi" w:cstheme="minorHAnsi"/>
          <w:szCs w:val="24"/>
        </w:rPr>
        <w:t xml:space="preserve"> in winter. The population</w:t>
      </w:r>
      <w:r w:rsidR="00BB240C">
        <w:rPr>
          <w:rFonts w:asciiTheme="minorHAnsi" w:hAnsiTheme="minorHAnsi" w:cstheme="minorHAnsi"/>
          <w:szCs w:val="24"/>
        </w:rPr>
        <w:t xml:space="preserve"> sizes</w:t>
      </w:r>
      <w:r w:rsidRPr="00D253EF">
        <w:rPr>
          <w:rFonts w:asciiTheme="minorHAnsi" w:hAnsiTheme="minorHAnsi" w:cstheme="minorHAnsi"/>
          <w:szCs w:val="24"/>
        </w:rPr>
        <w:t xml:space="preserve"> of </w:t>
      </w:r>
      <w:r w:rsidR="00BB240C">
        <w:rPr>
          <w:rFonts w:asciiTheme="minorHAnsi" w:hAnsiTheme="minorHAnsi" w:cstheme="minorHAnsi"/>
          <w:szCs w:val="24"/>
        </w:rPr>
        <w:t xml:space="preserve">the </w:t>
      </w:r>
      <w:r w:rsidRPr="00D253EF">
        <w:rPr>
          <w:rFonts w:asciiTheme="minorHAnsi" w:hAnsiTheme="minorHAnsi" w:cstheme="minorHAnsi"/>
          <w:szCs w:val="24"/>
        </w:rPr>
        <w:t>three species were relatively small compared to maternity colonies</w:t>
      </w:r>
      <w:r w:rsidR="00BB240C">
        <w:rPr>
          <w:rFonts w:asciiTheme="minorHAnsi" w:hAnsiTheme="minorHAnsi" w:cstheme="minorHAnsi"/>
          <w:szCs w:val="24"/>
        </w:rPr>
        <w:t xml:space="preserve"> found elsewhere</w:t>
      </w:r>
      <w:r w:rsidRPr="00D253EF">
        <w:rPr>
          <w:rFonts w:asciiTheme="minorHAnsi" w:hAnsiTheme="minorHAnsi" w:cstheme="minorHAnsi"/>
          <w:szCs w:val="24"/>
        </w:rPr>
        <w:t>, and no juvenile bats were observed during the walkthrough surveys.</w:t>
      </w:r>
      <w:r w:rsidR="00BB240C">
        <w:rPr>
          <w:rFonts w:asciiTheme="minorHAnsi" w:hAnsiTheme="minorHAnsi" w:cstheme="minorHAnsi"/>
          <w:szCs w:val="24"/>
        </w:rPr>
        <w:t xml:space="preserve"> Therefore,</w:t>
      </w:r>
      <w:r w:rsidRPr="00D253EF">
        <w:rPr>
          <w:rFonts w:asciiTheme="minorHAnsi" w:hAnsiTheme="minorHAnsi" w:cstheme="minorHAnsi"/>
          <w:szCs w:val="24"/>
        </w:rPr>
        <w:t xml:space="preserve"> </w:t>
      </w:r>
      <w:r w:rsidR="00BB240C">
        <w:rPr>
          <w:rFonts w:asciiTheme="minorHAnsi" w:hAnsiTheme="minorHAnsi" w:cstheme="minorHAnsi"/>
          <w:szCs w:val="24"/>
        </w:rPr>
        <w:t>i</w:t>
      </w:r>
      <w:r w:rsidRPr="00D253EF">
        <w:rPr>
          <w:rFonts w:asciiTheme="minorHAnsi" w:hAnsiTheme="minorHAnsi" w:cstheme="minorHAnsi"/>
          <w:szCs w:val="24"/>
        </w:rPr>
        <w:t xml:space="preserve">t is </w:t>
      </w:r>
      <w:r w:rsidR="00BB240C">
        <w:rPr>
          <w:rFonts w:asciiTheme="minorHAnsi" w:hAnsiTheme="minorHAnsi" w:cstheme="minorHAnsi"/>
          <w:szCs w:val="24"/>
        </w:rPr>
        <w:t>un</w:t>
      </w:r>
      <w:r w:rsidRPr="00D253EF">
        <w:rPr>
          <w:rFonts w:asciiTheme="minorHAnsi" w:hAnsiTheme="minorHAnsi" w:cstheme="minorHAnsi"/>
          <w:szCs w:val="24"/>
        </w:rPr>
        <w:t xml:space="preserve">likely that the Yugar tunnel is a maternity site for bats. However, the Yugar tunnel may serve other </w:t>
      </w:r>
      <w:r w:rsidR="00BB240C">
        <w:rPr>
          <w:rFonts w:asciiTheme="minorHAnsi" w:hAnsiTheme="minorHAnsi" w:cstheme="minorHAnsi"/>
          <w:szCs w:val="24"/>
        </w:rPr>
        <w:t>aspects of bat biology and behaviour</w:t>
      </w:r>
      <w:r w:rsidR="00BB240C" w:rsidRPr="00D253EF">
        <w:rPr>
          <w:rFonts w:asciiTheme="minorHAnsi" w:hAnsiTheme="minorHAnsi" w:cstheme="minorHAnsi"/>
          <w:szCs w:val="24"/>
        </w:rPr>
        <w:t xml:space="preserve"> </w:t>
      </w:r>
      <w:r w:rsidRPr="00D253EF">
        <w:rPr>
          <w:rFonts w:asciiTheme="minorHAnsi" w:hAnsiTheme="minorHAnsi" w:cstheme="minorHAnsi"/>
          <w:szCs w:val="24"/>
        </w:rPr>
        <w:t>such as social interactions, resting between foraging bouts</w:t>
      </w:r>
      <w:r w:rsidR="00BB240C">
        <w:rPr>
          <w:rFonts w:asciiTheme="minorHAnsi" w:hAnsiTheme="minorHAnsi" w:cstheme="minorHAnsi"/>
          <w:szCs w:val="24"/>
        </w:rPr>
        <w:t>;</w:t>
      </w:r>
      <w:r w:rsidRPr="00D253EF">
        <w:rPr>
          <w:rFonts w:asciiTheme="minorHAnsi" w:hAnsiTheme="minorHAnsi" w:cstheme="minorHAnsi"/>
          <w:szCs w:val="24"/>
        </w:rPr>
        <w:t xml:space="preserve"> </w:t>
      </w:r>
      <w:r w:rsidR="00BB240C">
        <w:rPr>
          <w:rFonts w:asciiTheme="minorHAnsi" w:hAnsiTheme="minorHAnsi" w:cstheme="minorHAnsi"/>
          <w:szCs w:val="24"/>
        </w:rPr>
        <w:t>as</w:t>
      </w:r>
      <w:r w:rsidR="00BB240C" w:rsidRPr="00D253EF">
        <w:rPr>
          <w:rFonts w:asciiTheme="minorHAnsi" w:hAnsiTheme="minorHAnsi" w:cstheme="minorHAnsi"/>
          <w:szCs w:val="24"/>
        </w:rPr>
        <w:t xml:space="preserve"> </w:t>
      </w:r>
      <w:r w:rsidRPr="00D253EF">
        <w:rPr>
          <w:rFonts w:asciiTheme="minorHAnsi" w:hAnsiTheme="minorHAnsi" w:cstheme="minorHAnsi"/>
          <w:szCs w:val="24"/>
        </w:rPr>
        <w:t>protection against weather and predators</w:t>
      </w:r>
      <w:r w:rsidR="00BB240C">
        <w:rPr>
          <w:rFonts w:asciiTheme="minorHAnsi" w:hAnsiTheme="minorHAnsi" w:cstheme="minorHAnsi"/>
          <w:szCs w:val="24"/>
        </w:rPr>
        <w:t>;</w:t>
      </w:r>
      <w:r w:rsidRPr="00D253EF">
        <w:rPr>
          <w:rFonts w:asciiTheme="minorHAnsi" w:hAnsiTheme="minorHAnsi" w:cstheme="minorHAnsi"/>
          <w:szCs w:val="24"/>
        </w:rPr>
        <w:t xml:space="preserve"> and </w:t>
      </w:r>
      <w:r w:rsidR="00BB240C">
        <w:rPr>
          <w:rFonts w:asciiTheme="minorHAnsi" w:hAnsiTheme="minorHAnsi" w:cstheme="minorHAnsi"/>
          <w:szCs w:val="24"/>
        </w:rPr>
        <w:t xml:space="preserve">by </w:t>
      </w:r>
      <w:r w:rsidRPr="00D253EF">
        <w:rPr>
          <w:rFonts w:asciiTheme="minorHAnsi" w:hAnsiTheme="minorHAnsi" w:cstheme="minorHAnsi"/>
          <w:szCs w:val="24"/>
        </w:rPr>
        <w:t>provid</w:t>
      </w:r>
      <w:r w:rsidR="00BB240C">
        <w:rPr>
          <w:rFonts w:asciiTheme="minorHAnsi" w:hAnsiTheme="minorHAnsi" w:cstheme="minorHAnsi"/>
          <w:szCs w:val="24"/>
        </w:rPr>
        <w:t>ing a</w:t>
      </w:r>
      <w:r w:rsidRPr="00D253EF">
        <w:rPr>
          <w:rFonts w:asciiTheme="minorHAnsi" w:hAnsiTheme="minorHAnsi" w:cstheme="minorHAnsi"/>
          <w:szCs w:val="24"/>
        </w:rPr>
        <w:t xml:space="preserve"> stable microclimate for day roosting. The significance of the tunnel </w:t>
      </w:r>
      <w:r w:rsidR="00BB240C">
        <w:rPr>
          <w:rFonts w:asciiTheme="minorHAnsi" w:hAnsiTheme="minorHAnsi" w:cstheme="minorHAnsi"/>
          <w:szCs w:val="24"/>
        </w:rPr>
        <w:t>likely varies by species</w:t>
      </w:r>
      <w:r w:rsidRPr="00D253EF">
        <w:rPr>
          <w:rFonts w:asciiTheme="minorHAnsi" w:hAnsiTheme="minorHAnsi" w:cstheme="minorHAnsi"/>
          <w:szCs w:val="24"/>
        </w:rPr>
        <w:t xml:space="preserve">. For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their population was greatly reduced from summer to winter as they </w:t>
      </w:r>
      <w:r w:rsidR="00BB240C">
        <w:rPr>
          <w:rFonts w:asciiTheme="minorHAnsi" w:hAnsiTheme="minorHAnsi" w:cstheme="minorHAnsi"/>
          <w:szCs w:val="24"/>
        </w:rPr>
        <w:t>may</w:t>
      </w:r>
      <w:r w:rsidR="00BB240C" w:rsidRPr="00D253EF">
        <w:rPr>
          <w:rFonts w:asciiTheme="minorHAnsi" w:hAnsiTheme="minorHAnsi" w:cstheme="minorHAnsi"/>
          <w:szCs w:val="24"/>
        </w:rPr>
        <w:t xml:space="preserve"> </w:t>
      </w:r>
      <w:r w:rsidRPr="00D253EF">
        <w:rPr>
          <w:rFonts w:asciiTheme="minorHAnsi" w:hAnsiTheme="minorHAnsi" w:cstheme="minorHAnsi"/>
          <w:szCs w:val="24"/>
        </w:rPr>
        <w:t>have migrated to the</w:t>
      </w:r>
      <w:r w:rsidR="00BB240C">
        <w:rPr>
          <w:rFonts w:asciiTheme="minorHAnsi" w:hAnsiTheme="minorHAnsi" w:cstheme="minorHAnsi"/>
          <w:szCs w:val="24"/>
        </w:rPr>
        <w:t>ir</w:t>
      </w:r>
      <w:r w:rsidRPr="00D253EF">
        <w:rPr>
          <w:rFonts w:asciiTheme="minorHAnsi" w:hAnsiTheme="minorHAnsi" w:cstheme="minorHAnsi"/>
          <w:szCs w:val="24"/>
        </w:rPr>
        <w:t xml:space="preserve"> breeding </w:t>
      </w:r>
      <w:r w:rsidR="00BB240C">
        <w:rPr>
          <w:rFonts w:asciiTheme="minorHAnsi" w:hAnsiTheme="minorHAnsi" w:cstheme="minorHAnsi"/>
          <w:szCs w:val="24"/>
        </w:rPr>
        <w:t>sites</w:t>
      </w:r>
      <w:r w:rsidR="00BB240C" w:rsidRPr="00D253EF">
        <w:rPr>
          <w:rFonts w:asciiTheme="minorHAnsi" w:hAnsiTheme="minorHAnsi" w:cstheme="minorHAnsi"/>
          <w:szCs w:val="24"/>
        </w:rPr>
        <w:t xml:space="preserve"> </w:t>
      </w:r>
      <w:r w:rsidRPr="00D253EF">
        <w:rPr>
          <w:rFonts w:asciiTheme="minorHAnsi" w:hAnsiTheme="minorHAnsi" w:cstheme="minorHAnsi"/>
          <w:szCs w:val="24"/>
        </w:rPr>
        <w:t xml:space="preserve">during </w:t>
      </w:r>
      <w:r w:rsidRPr="00C65263">
        <w:rPr>
          <w:rFonts w:asciiTheme="minorHAnsi" w:hAnsiTheme="minorHAnsi" w:cstheme="minorHAnsi"/>
          <w:szCs w:val="24"/>
        </w:rPr>
        <w:t>winter. Therefore, the tunnel</w:t>
      </w:r>
      <w:r w:rsidR="00BB240C" w:rsidRPr="00C65263">
        <w:rPr>
          <w:rFonts w:asciiTheme="minorHAnsi" w:hAnsiTheme="minorHAnsi" w:cstheme="minorHAnsi"/>
          <w:szCs w:val="24"/>
        </w:rPr>
        <w:t xml:space="preserve"> is</w:t>
      </w:r>
      <w:r w:rsidRPr="00C65263">
        <w:rPr>
          <w:rFonts w:asciiTheme="minorHAnsi" w:hAnsiTheme="minorHAnsi" w:cstheme="minorHAnsi"/>
          <w:szCs w:val="24"/>
        </w:rPr>
        <w:t xml:space="preserve"> likely to be more important </w:t>
      </w:r>
      <w:r w:rsidR="00E86E81" w:rsidRPr="00C65263">
        <w:rPr>
          <w:rFonts w:asciiTheme="minorHAnsi" w:hAnsiTheme="minorHAnsi" w:cstheme="minorHAnsi"/>
          <w:szCs w:val="24"/>
        </w:rPr>
        <w:t>during</w:t>
      </w:r>
      <w:r w:rsidR="00BB240C" w:rsidRPr="00C65263">
        <w:rPr>
          <w:rFonts w:asciiTheme="minorHAnsi" w:hAnsiTheme="minorHAnsi" w:cstheme="minorHAnsi"/>
          <w:szCs w:val="24"/>
        </w:rPr>
        <w:t xml:space="preserve"> the</w:t>
      </w:r>
      <w:r w:rsidRPr="00C65263">
        <w:rPr>
          <w:rFonts w:asciiTheme="minorHAnsi" w:hAnsiTheme="minorHAnsi" w:cstheme="minorHAnsi"/>
          <w:szCs w:val="24"/>
        </w:rPr>
        <w:t xml:space="preserve"> breeding season in summer.</w:t>
      </w:r>
      <w:r w:rsidRPr="00D253EF">
        <w:rPr>
          <w:rFonts w:asciiTheme="minorHAnsi" w:hAnsiTheme="minorHAnsi" w:cstheme="minorHAnsi"/>
          <w:szCs w:val="24"/>
        </w:rPr>
        <w:t xml:space="preserve"> For </w:t>
      </w:r>
      <w:r w:rsidRPr="00D253EF">
        <w:rPr>
          <w:rFonts w:asciiTheme="minorHAnsi" w:hAnsiTheme="minorHAnsi" w:cstheme="minorHAnsi"/>
          <w:i/>
          <w:iCs/>
          <w:szCs w:val="24"/>
        </w:rPr>
        <w:t>R. megaphyllus</w:t>
      </w:r>
      <w:r w:rsidRPr="00D253EF">
        <w:rPr>
          <w:rFonts w:asciiTheme="minorHAnsi" w:hAnsiTheme="minorHAnsi" w:cstheme="minorHAnsi"/>
          <w:szCs w:val="24"/>
        </w:rPr>
        <w:t xml:space="preserve">, their population was very low throughout the study. It is likely that the tunnel may serve as an over-winter roost for this species as their population increased from summer to winter. For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their population remained stable throughout the study. Although it was not </w:t>
      </w:r>
      <w:r w:rsidR="00BB240C">
        <w:rPr>
          <w:rFonts w:asciiTheme="minorHAnsi" w:hAnsiTheme="minorHAnsi" w:cstheme="minorHAnsi"/>
          <w:szCs w:val="24"/>
        </w:rPr>
        <w:t>certain</w:t>
      </w:r>
      <w:r w:rsidR="00BB240C" w:rsidRPr="00D253EF">
        <w:rPr>
          <w:rFonts w:asciiTheme="minorHAnsi" w:hAnsiTheme="minorHAnsi" w:cstheme="minorHAnsi"/>
          <w:szCs w:val="24"/>
        </w:rPr>
        <w:t xml:space="preserve"> </w:t>
      </w:r>
      <w:r w:rsidRPr="00D253EF">
        <w:rPr>
          <w:rFonts w:asciiTheme="minorHAnsi" w:hAnsiTheme="minorHAnsi" w:cstheme="minorHAnsi"/>
          <w:szCs w:val="24"/>
        </w:rPr>
        <w:t xml:space="preserve">whether they are permanent residents, the Yugar tunnel likely to be more important for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than the other two species. In addition, the geographical position of the Yugar tunnel </w:t>
      </w:r>
      <w:r w:rsidR="00BB240C">
        <w:rPr>
          <w:rFonts w:asciiTheme="minorHAnsi" w:hAnsiTheme="minorHAnsi" w:cstheme="minorHAnsi"/>
          <w:szCs w:val="24"/>
        </w:rPr>
        <w:t xml:space="preserve">is important for the bats as it is </w:t>
      </w:r>
      <w:r w:rsidRPr="00D253EF">
        <w:rPr>
          <w:rFonts w:asciiTheme="minorHAnsi" w:hAnsiTheme="minorHAnsi" w:cstheme="minorHAnsi"/>
          <w:szCs w:val="24"/>
        </w:rPr>
        <w:t xml:space="preserve">surrounded by multiple habitats which allow bats to easily access to important resources such as water and food. </w:t>
      </w:r>
      <w:r w:rsidR="00BB240C">
        <w:rPr>
          <w:rFonts w:asciiTheme="minorHAnsi" w:hAnsiTheme="minorHAnsi" w:cstheme="minorHAnsi"/>
          <w:szCs w:val="24"/>
        </w:rPr>
        <w:t>This is e</w:t>
      </w:r>
      <w:r w:rsidRPr="00D253EF">
        <w:rPr>
          <w:rFonts w:asciiTheme="minorHAnsi" w:hAnsiTheme="minorHAnsi" w:cstheme="minorHAnsi"/>
          <w:szCs w:val="24"/>
        </w:rPr>
        <w:t xml:space="preserve">specially </w:t>
      </w:r>
      <w:r w:rsidR="00BB240C">
        <w:rPr>
          <w:rFonts w:asciiTheme="minorHAnsi" w:hAnsiTheme="minorHAnsi" w:cstheme="minorHAnsi"/>
          <w:szCs w:val="24"/>
        </w:rPr>
        <w:t xml:space="preserve">so </w:t>
      </w:r>
      <w:r w:rsidRPr="00D253EF">
        <w:rPr>
          <w:rFonts w:asciiTheme="minorHAnsi" w:hAnsiTheme="minorHAnsi" w:cstheme="minorHAnsi"/>
          <w:szCs w:val="24"/>
        </w:rPr>
        <w:t xml:space="preserve">for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as they forage almost exclusively near permanent waterways,</w:t>
      </w:r>
      <w:r w:rsidR="00BB240C">
        <w:rPr>
          <w:rFonts w:asciiTheme="minorHAnsi" w:hAnsiTheme="minorHAnsi" w:cstheme="minorHAnsi"/>
          <w:szCs w:val="24"/>
        </w:rPr>
        <w:t xml:space="preserve"> and</w:t>
      </w:r>
      <w:r w:rsidRPr="00D253EF">
        <w:rPr>
          <w:rFonts w:asciiTheme="minorHAnsi" w:hAnsiTheme="minorHAnsi" w:cstheme="minorHAnsi"/>
          <w:szCs w:val="24"/>
        </w:rPr>
        <w:t xml:space="preserve"> the </w:t>
      </w:r>
      <w:r w:rsidR="00BB240C">
        <w:rPr>
          <w:rFonts w:asciiTheme="minorHAnsi" w:hAnsiTheme="minorHAnsi" w:cstheme="minorHAnsi"/>
          <w:szCs w:val="24"/>
        </w:rPr>
        <w:t>short</w:t>
      </w:r>
      <w:r w:rsidR="00BB240C" w:rsidRPr="00D253EF">
        <w:rPr>
          <w:rFonts w:asciiTheme="minorHAnsi" w:hAnsiTheme="minorHAnsi" w:cstheme="minorHAnsi"/>
          <w:szCs w:val="24"/>
        </w:rPr>
        <w:t xml:space="preserve"> </w:t>
      </w:r>
      <w:r w:rsidRPr="00D253EF">
        <w:rPr>
          <w:rFonts w:asciiTheme="minorHAnsi" w:hAnsiTheme="minorHAnsi" w:cstheme="minorHAnsi"/>
          <w:szCs w:val="24"/>
        </w:rPr>
        <w:t xml:space="preserve">distance between the tunnel and riparian forests (foraging grounds) showed its strategic importance </w:t>
      </w:r>
      <w:r w:rsidR="00BB240C">
        <w:rPr>
          <w:rFonts w:asciiTheme="minorHAnsi" w:hAnsiTheme="minorHAnsi" w:cstheme="minorHAnsi"/>
          <w:szCs w:val="24"/>
        </w:rPr>
        <w:t>for</w:t>
      </w:r>
      <w:r w:rsidRPr="00D253EF">
        <w:rPr>
          <w:rFonts w:asciiTheme="minorHAnsi" w:hAnsiTheme="minorHAnsi" w:cstheme="minorHAnsi"/>
          <w:szCs w:val="24"/>
        </w:rPr>
        <w:t xml:space="preserve"> foraging </w:t>
      </w:r>
      <w:r w:rsidR="00BB240C">
        <w:rPr>
          <w:rFonts w:asciiTheme="minorHAnsi" w:hAnsiTheme="minorHAnsi" w:cstheme="minorHAnsi"/>
          <w:szCs w:val="24"/>
        </w:rPr>
        <w:t>by</w:t>
      </w:r>
      <w:r w:rsidR="00BB240C" w:rsidRPr="00D253EF">
        <w:rPr>
          <w:rFonts w:asciiTheme="minorHAnsi" w:hAnsiTheme="minorHAnsi" w:cstheme="minorHAnsi"/>
          <w:szCs w:val="24"/>
        </w:rPr>
        <w:t xml:space="preserve"> </w:t>
      </w:r>
      <w:r w:rsidRPr="00D253EF">
        <w:rPr>
          <w:rFonts w:asciiTheme="minorHAnsi" w:hAnsiTheme="minorHAnsi" w:cstheme="minorHAnsi"/>
          <w:szCs w:val="24"/>
        </w:rPr>
        <w:t xml:space="preserve">this species. The richness and abundance of resources </w:t>
      </w:r>
      <w:r w:rsidR="00BB240C">
        <w:rPr>
          <w:rFonts w:asciiTheme="minorHAnsi" w:hAnsiTheme="minorHAnsi" w:cstheme="minorHAnsi"/>
          <w:szCs w:val="24"/>
        </w:rPr>
        <w:t>within</w:t>
      </w:r>
      <w:r w:rsidR="00BB240C" w:rsidRPr="00D253EF">
        <w:rPr>
          <w:rFonts w:asciiTheme="minorHAnsi" w:hAnsiTheme="minorHAnsi" w:cstheme="minorHAnsi"/>
          <w:szCs w:val="24"/>
        </w:rPr>
        <w:t xml:space="preserve"> </w:t>
      </w:r>
      <w:r w:rsidRPr="00D253EF">
        <w:rPr>
          <w:rFonts w:asciiTheme="minorHAnsi" w:hAnsiTheme="minorHAnsi" w:cstheme="minorHAnsi"/>
          <w:szCs w:val="24"/>
        </w:rPr>
        <w:t>the surrounding landscape also enable</w:t>
      </w:r>
      <w:r w:rsidR="00BB240C">
        <w:rPr>
          <w:rFonts w:asciiTheme="minorHAnsi" w:hAnsiTheme="minorHAnsi" w:cstheme="minorHAnsi"/>
          <w:szCs w:val="24"/>
        </w:rPr>
        <w:t>s</w:t>
      </w:r>
      <w:r w:rsidRPr="00D253EF">
        <w:rPr>
          <w:rFonts w:asciiTheme="minorHAnsi" w:hAnsiTheme="minorHAnsi" w:cstheme="minorHAnsi"/>
          <w:szCs w:val="24"/>
        </w:rPr>
        <w:t xml:space="preserve"> bats to emerge later during the nights thus reduc</w:t>
      </w:r>
      <w:r w:rsidR="005C2634">
        <w:rPr>
          <w:rFonts w:asciiTheme="minorHAnsi" w:hAnsiTheme="minorHAnsi" w:cstheme="minorHAnsi"/>
          <w:szCs w:val="24"/>
        </w:rPr>
        <w:t>ing</w:t>
      </w:r>
      <w:r w:rsidRPr="00D253EF">
        <w:rPr>
          <w:rFonts w:asciiTheme="minorHAnsi" w:hAnsiTheme="minorHAnsi" w:cstheme="minorHAnsi"/>
          <w:szCs w:val="24"/>
        </w:rPr>
        <w:t xml:space="preserve"> the predation pressure from diurnal </w:t>
      </w:r>
      <w:r w:rsidR="00BB240C">
        <w:rPr>
          <w:rFonts w:asciiTheme="minorHAnsi" w:hAnsiTheme="minorHAnsi" w:cstheme="minorHAnsi"/>
          <w:szCs w:val="24"/>
        </w:rPr>
        <w:t xml:space="preserve">and crepuscular </w:t>
      </w:r>
      <w:r w:rsidRPr="00D253EF">
        <w:rPr>
          <w:rFonts w:asciiTheme="minorHAnsi" w:hAnsiTheme="minorHAnsi" w:cstheme="minorHAnsi"/>
          <w:szCs w:val="24"/>
        </w:rPr>
        <w:t xml:space="preserve">avian predators. </w:t>
      </w:r>
    </w:p>
    <w:p w14:paraId="5541F9BA" w14:textId="6B8FAF68" w:rsidR="00110166" w:rsidRPr="002B1145" w:rsidRDefault="00A15DA4" w:rsidP="002B1145">
      <w:pPr>
        <w:spacing w:after="240" w:line="360" w:lineRule="auto"/>
        <w:ind w:firstLine="567"/>
        <w:jc w:val="both"/>
        <w:rPr>
          <w:rFonts w:asciiTheme="minorHAnsi" w:hAnsiTheme="minorHAnsi" w:cstheme="minorHAnsi"/>
          <w:szCs w:val="24"/>
        </w:rPr>
      </w:pPr>
      <w:r>
        <w:rPr>
          <w:rFonts w:asciiTheme="minorHAnsi" w:hAnsiTheme="minorHAnsi" w:cstheme="minorHAnsi"/>
          <w:szCs w:val="24"/>
        </w:rPr>
        <w:lastRenderedPageBreak/>
        <w:t>All</w:t>
      </w:r>
      <w:r w:rsidR="00F6166E" w:rsidRPr="00D253EF">
        <w:rPr>
          <w:rFonts w:asciiTheme="minorHAnsi" w:hAnsiTheme="minorHAnsi" w:cstheme="minorHAnsi"/>
          <w:szCs w:val="24"/>
        </w:rPr>
        <w:t xml:space="preserve"> three tunnel bat species</w:t>
      </w:r>
      <w:r>
        <w:rPr>
          <w:rFonts w:asciiTheme="minorHAnsi" w:hAnsiTheme="minorHAnsi" w:cstheme="minorHAnsi"/>
          <w:szCs w:val="24"/>
        </w:rPr>
        <w:t xml:space="preserve"> </w:t>
      </w:r>
      <w:r w:rsidR="00F6166E" w:rsidRPr="00D253EF">
        <w:rPr>
          <w:rFonts w:asciiTheme="minorHAnsi" w:hAnsiTheme="minorHAnsi" w:cstheme="minorHAnsi"/>
          <w:szCs w:val="24"/>
        </w:rPr>
        <w:t xml:space="preserve">exhibit roosting preferences </w:t>
      </w:r>
      <w:r>
        <w:rPr>
          <w:rFonts w:asciiTheme="minorHAnsi" w:hAnsiTheme="minorHAnsi" w:cstheme="minorHAnsi"/>
          <w:szCs w:val="24"/>
        </w:rPr>
        <w:t>for</w:t>
      </w:r>
      <w:r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warm and humid locations with buffering from daily </w:t>
      </w:r>
      <w:r w:rsidR="005C2634">
        <w:rPr>
          <w:rFonts w:asciiTheme="minorHAnsi" w:hAnsiTheme="minorHAnsi" w:cstheme="minorHAnsi"/>
          <w:szCs w:val="24"/>
        </w:rPr>
        <w:t xml:space="preserve">ambient </w:t>
      </w:r>
      <w:r w:rsidR="00F6166E" w:rsidRPr="00D253EF">
        <w:rPr>
          <w:rFonts w:asciiTheme="minorHAnsi" w:hAnsiTheme="minorHAnsi" w:cstheme="minorHAnsi"/>
          <w:szCs w:val="24"/>
        </w:rPr>
        <w:t xml:space="preserve">temperature and relative humidity fluctuations. Such microclimate conditions provided by the Yugar tunnel could </w:t>
      </w:r>
      <w:r>
        <w:rPr>
          <w:rFonts w:asciiTheme="minorHAnsi" w:hAnsiTheme="minorHAnsi" w:cstheme="minorHAnsi"/>
          <w:szCs w:val="24"/>
        </w:rPr>
        <w:t>also provide</w:t>
      </w:r>
      <w:r w:rsidR="00F6166E" w:rsidRPr="00D253EF">
        <w:rPr>
          <w:rFonts w:asciiTheme="minorHAnsi" w:hAnsiTheme="minorHAnsi" w:cstheme="minorHAnsi"/>
          <w:szCs w:val="24"/>
        </w:rPr>
        <w:t xml:space="preserve"> roosting sites for other bat species in the Samford region (i.e. </w:t>
      </w:r>
      <w:r w:rsidR="00F6166E" w:rsidRPr="00D253EF">
        <w:rPr>
          <w:rFonts w:asciiTheme="minorHAnsi" w:hAnsiTheme="minorHAnsi" w:cstheme="minorHAnsi"/>
          <w:i/>
          <w:iCs/>
          <w:szCs w:val="24"/>
        </w:rPr>
        <w:t>Vespadelus troughtoni</w:t>
      </w:r>
      <w:r w:rsidR="00F6166E" w:rsidRPr="00D253EF">
        <w:rPr>
          <w:rFonts w:asciiTheme="minorHAnsi" w:hAnsiTheme="minorHAnsi" w:cstheme="minorHAnsi"/>
          <w:szCs w:val="24"/>
        </w:rPr>
        <w:t xml:space="preserve"> and </w:t>
      </w:r>
      <w:r w:rsidR="00F6166E" w:rsidRPr="00D674C9">
        <w:rPr>
          <w:rFonts w:asciiTheme="minorHAnsi" w:hAnsiTheme="minorHAnsi" w:cstheme="minorHAnsi"/>
          <w:i/>
          <w:iCs/>
          <w:szCs w:val="24"/>
        </w:rPr>
        <w:t xml:space="preserve">Miniopterus </w:t>
      </w:r>
      <w:r w:rsidR="002D2C79" w:rsidRPr="00D674C9">
        <w:rPr>
          <w:rFonts w:asciiTheme="minorHAnsi" w:hAnsiTheme="minorHAnsi" w:cstheme="minorHAnsi"/>
          <w:i/>
          <w:iCs/>
          <w:szCs w:val="24"/>
        </w:rPr>
        <w:t>orianae</w:t>
      </w:r>
      <w:r w:rsidR="00F6166E" w:rsidRPr="00D674C9">
        <w:rPr>
          <w:rFonts w:asciiTheme="minorHAnsi" w:hAnsiTheme="minorHAnsi" w:cstheme="minorHAnsi"/>
          <w:i/>
          <w:iCs/>
          <w:szCs w:val="24"/>
        </w:rPr>
        <w:t xml:space="preserve"> oceanensis</w:t>
      </w:r>
      <w:r w:rsidR="00F6166E" w:rsidRPr="00D253EF">
        <w:rPr>
          <w:rFonts w:asciiTheme="minorHAnsi" w:hAnsiTheme="minorHAnsi" w:cstheme="minorHAnsi"/>
          <w:szCs w:val="24"/>
        </w:rPr>
        <w:t>). Although it is not known whether bats</w:t>
      </w:r>
      <w:r>
        <w:rPr>
          <w:rFonts w:asciiTheme="minorHAnsi" w:hAnsiTheme="minorHAnsi" w:cstheme="minorHAnsi"/>
          <w:szCs w:val="24"/>
        </w:rPr>
        <w:t>’</w:t>
      </w:r>
      <w:r w:rsidR="00F6166E" w:rsidRPr="00D253EF">
        <w:rPr>
          <w:rFonts w:asciiTheme="minorHAnsi" w:hAnsiTheme="minorHAnsi" w:cstheme="minorHAnsi"/>
          <w:szCs w:val="24"/>
        </w:rPr>
        <w:t xml:space="preserve"> </w:t>
      </w:r>
      <w:r>
        <w:rPr>
          <w:rFonts w:asciiTheme="minorHAnsi" w:hAnsiTheme="minorHAnsi" w:cstheme="minorHAnsi"/>
          <w:szCs w:val="24"/>
        </w:rPr>
        <w:t>use</w:t>
      </w:r>
      <w:r w:rsidR="00F6166E" w:rsidRPr="00D253EF">
        <w:rPr>
          <w:rFonts w:asciiTheme="minorHAnsi" w:hAnsiTheme="minorHAnsi" w:cstheme="minorHAnsi"/>
          <w:szCs w:val="24"/>
        </w:rPr>
        <w:t xml:space="preserve"> </w:t>
      </w:r>
      <w:r w:rsidR="005C2634">
        <w:rPr>
          <w:rFonts w:asciiTheme="minorHAnsi" w:hAnsiTheme="minorHAnsi" w:cstheme="minorHAnsi"/>
          <w:szCs w:val="24"/>
        </w:rPr>
        <w:t xml:space="preserve">of </w:t>
      </w:r>
      <w:r w:rsidR="00F6166E" w:rsidRPr="00D253EF">
        <w:rPr>
          <w:rFonts w:asciiTheme="minorHAnsi" w:hAnsiTheme="minorHAnsi" w:cstheme="minorHAnsi"/>
          <w:szCs w:val="24"/>
        </w:rPr>
        <w:t xml:space="preserve">the tunnel is </w:t>
      </w:r>
      <w:r>
        <w:rPr>
          <w:rFonts w:asciiTheme="minorHAnsi" w:hAnsiTheme="minorHAnsi" w:cstheme="minorHAnsi"/>
          <w:szCs w:val="24"/>
        </w:rPr>
        <w:t>obligate or facultative</w:t>
      </w:r>
      <w:r w:rsidR="00F6166E" w:rsidRPr="00D253EF">
        <w:rPr>
          <w:rFonts w:asciiTheme="minorHAnsi" w:hAnsiTheme="minorHAnsi" w:cstheme="minorHAnsi"/>
          <w:szCs w:val="24"/>
        </w:rPr>
        <w:t xml:space="preserve">, </w:t>
      </w:r>
      <w:r>
        <w:rPr>
          <w:rFonts w:asciiTheme="minorHAnsi" w:hAnsiTheme="minorHAnsi" w:cstheme="minorHAnsi"/>
          <w:szCs w:val="24"/>
        </w:rPr>
        <w:t>there</w:t>
      </w:r>
      <w:r w:rsidR="00F6166E" w:rsidRPr="00D253EF">
        <w:rPr>
          <w:rFonts w:asciiTheme="minorHAnsi" w:hAnsiTheme="minorHAnsi" w:cstheme="minorHAnsi"/>
          <w:szCs w:val="24"/>
        </w:rPr>
        <w:t xml:space="preserve"> is no doubt that </w:t>
      </w:r>
      <w:r>
        <w:rPr>
          <w:rFonts w:asciiTheme="minorHAnsi" w:hAnsiTheme="minorHAnsi" w:cstheme="minorHAnsi"/>
          <w:szCs w:val="24"/>
        </w:rPr>
        <w:t>the</w:t>
      </w:r>
      <w:r w:rsidRPr="00D253EF">
        <w:rPr>
          <w:rFonts w:asciiTheme="minorHAnsi" w:hAnsiTheme="minorHAnsi" w:cstheme="minorHAnsi"/>
          <w:szCs w:val="24"/>
        </w:rPr>
        <w:t xml:space="preserve"> </w:t>
      </w:r>
      <w:r w:rsidR="00F6166E" w:rsidRPr="00D253EF">
        <w:rPr>
          <w:rFonts w:asciiTheme="minorHAnsi" w:hAnsiTheme="minorHAnsi" w:cstheme="minorHAnsi"/>
          <w:szCs w:val="24"/>
        </w:rPr>
        <w:t>tunnel offers alternative roosting opportunit</w:t>
      </w:r>
      <w:r>
        <w:rPr>
          <w:rFonts w:asciiTheme="minorHAnsi" w:hAnsiTheme="minorHAnsi" w:cstheme="minorHAnsi"/>
          <w:szCs w:val="24"/>
        </w:rPr>
        <w:t>ies</w:t>
      </w:r>
      <w:r w:rsidR="00F6166E" w:rsidRPr="00D253EF">
        <w:rPr>
          <w:rFonts w:asciiTheme="minorHAnsi" w:hAnsiTheme="minorHAnsi" w:cstheme="minorHAnsi"/>
          <w:szCs w:val="24"/>
        </w:rPr>
        <w:t xml:space="preserve"> for bats in the Samford region. The importance of the Yugar tunnel to bats may increase </w:t>
      </w:r>
      <w:r>
        <w:rPr>
          <w:rFonts w:asciiTheme="minorHAnsi" w:hAnsiTheme="minorHAnsi" w:cstheme="minorHAnsi"/>
          <w:szCs w:val="24"/>
        </w:rPr>
        <w:t>as</w:t>
      </w:r>
      <w:r w:rsidRPr="00D253EF">
        <w:rPr>
          <w:rFonts w:asciiTheme="minorHAnsi" w:hAnsiTheme="minorHAnsi" w:cstheme="minorHAnsi"/>
          <w:szCs w:val="24"/>
        </w:rPr>
        <w:t xml:space="preserve"> </w:t>
      </w:r>
      <w:r w:rsidR="00F6166E" w:rsidRPr="00D253EF">
        <w:rPr>
          <w:rFonts w:asciiTheme="minorHAnsi" w:hAnsiTheme="minorHAnsi" w:cstheme="minorHAnsi"/>
          <w:szCs w:val="24"/>
        </w:rPr>
        <w:t>the intensity of land use increase</w:t>
      </w:r>
      <w:r>
        <w:rPr>
          <w:rFonts w:asciiTheme="minorHAnsi" w:hAnsiTheme="minorHAnsi" w:cstheme="minorHAnsi"/>
          <w:szCs w:val="24"/>
        </w:rPr>
        <w:t>s</w:t>
      </w:r>
      <w:r w:rsidR="00F6166E" w:rsidRPr="00D253EF">
        <w:rPr>
          <w:rFonts w:asciiTheme="minorHAnsi" w:hAnsiTheme="minorHAnsi" w:cstheme="minorHAnsi"/>
          <w:szCs w:val="24"/>
        </w:rPr>
        <w:t xml:space="preserve"> due to urban development. </w:t>
      </w:r>
      <w:r w:rsidR="0059081F">
        <w:rPr>
          <w:rFonts w:asciiTheme="minorHAnsi" w:hAnsiTheme="minorHAnsi" w:cstheme="minorHAnsi"/>
          <w:szCs w:val="24"/>
        </w:rPr>
        <w:t xml:space="preserve">Although all three tunnel bat species: </w:t>
      </w:r>
      <w:r w:rsidR="0059081F" w:rsidRPr="00D253EF">
        <w:rPr>
          <w:rFonts w:asciiTheme="minorHAnsi" w:hAnsiTheme="minorHAnsi" w:cstheme="minorHAnsi"/>
          <w:i/>
          <w:iCs/>
          <w:szCs w:val="24"/>
        </w:rPr>
        <w:t>M</w:t>
      </w:r>
      <w:r w:rsidR="0059081F">
        <w:rPr>
          <w:rFonts w:asciiTheme="minorHAnsi" w:hAnsiTheme="minorHAnsi" w:cstheme="minorHAnsi"/>
          <w:i/>
          <w:iCs/>
          <w:szCs w:val="24"/>
        </w:rPr>
        <w:t>.</w:t>
      </w:r>
      <w:r w:rsidR="0059081F" w:rsidRPr="00D253EF">
        <w:rPr>
          <w:rFonts w:asciiTheme="minorHAnsi" w:hAnsiTheme="minorHAnsi" w:cstheme="minorHAnsi"/>
          <w:i/>
          <w:iCs/>
          <w:szCs w:val="24"/>
        </w:rPr>
        <w:t xml:space="preserve"> macropus</w:t>
      </w:r>
      <w:r w:rsidR="0059081F" w:rsidRPr="00D253EF">
        <w:rPr>
          <w:rFonts w:asciiTheme="minorHAnsi" w:hAnsiTheme="minorHAnsi" w:cstheme="minorHAnsi"/>
          <w:szCs w:val="24"/>
        </w:rPr>
        <w:t xml:space="preserve">, </w:t>
      </w:r>
      <w:r w:rsidR="0059081F" w:rsidRPr="00D253EF">
        <w:rPr>
          <w:rFonts w:asciiTheme="minorHAnsi" w:hAnsiTheme="minorHAnsi" w:cstheme="minorHAnsi"/>
          <w:i/>
          <w:iCs/>
          <w:szCs w:val="24"/>
        </w:rPr>
        <w:t>M</w:t>
      </w:r>
      <w:r w:rsidR="0059081F">
        <w:rPr>
          <w:rFonts w:asciiTheme="minorHAnsi" w:hAnsiTheme="minorHAnsi" w:cstheme="minorHAnsi"/>
          <w:i/>
          <w:iCs/>
          <w:szCs w:val="24"/>
        </w:rPr>
        <w:t>.</w:t>
      </w:r>
      <w:r w:rsidR="0059081F" w:rsidRPr="00D253EF">
        <w:rPr>
          <w:rFonts w:asciiTheme="minorHAnsi" w:hAnsiTheme="minorHAnsi" w:cstheme="minorHAnsi"/>
          <w:i/>
          <w:iCs/>
          <w:szCs w:val="24"/>
        </w:rPr>
        <w:t xml:space="preserve"> australis</w:t>
      </w:r>
      <w:r w:rsidR="0059081F" w:rsidRPr="00D253EF">
        <w:rPr>
          <w:rFonts w:asciiTheme="minorHAnsi" w:hAnsiTheme="minorHAnsi" w:cstheme="minorHAnsi"/>
          <w:szCs w:val="24"/>
        </w:rPr>
        <w:t xml:space="preserve"> and </w:t>
      </w:r>
      <w:r w:rsidR="0059081F" w:rsidRPr="00D253EF">
        <w:rPr>
          <w:rFonts w:asciiTheme="minorHAnsi" w:hAnsiTheme="minorHAnsi" w:cstheme="minorHAnsi"/>
          <w:i/>
          <w:iCs/>
          <w:szCs w:val="24"/>
        </w:rPr>
        <w:t>R</w:t>
      </w:r>
      <w:r w:rsidR="0059081F">
        <w:rPr>
          <w:rFonts w:asciiTheme="minorHAnsi" w:hAnsiTheme="minorHAnsi" w:cstheme="minorHAnsi"/>
          <w:i/>
          <w:iCs/>
          <w:szCs w:val="24"/>
        </w:rPr>
        <w:t>.</w:t>
      </w:r>
      <w:r w:rsidR="0059081F" w:rsidRPr="00D253EF">
        <w:rPr>
          <w:rFonts w:asciiTheme="minorHAnsi" w:hAnsiTheme="minorHAnsi" w:cstheme="minorHAnsi"/>
          <w:i/>
          <w:iCs/>
          <w:szCs w:val="24"/>
        </w:rPr>
        <w:t xml:space="preserve"> megaphyllus</w:t>
      </w:r>
      <w:r w:rsidR="0059081F">
        <w:rPr>
          <w:rFonts w:asciiTheme="minorHAnsi" w:hAnsiTheme="minorHAnsi" w:cstheme="minorHAnsi"/>
          <w:i/>
          <w:iCs/>
          <w:szCs w:val="24"/>
        </w:rPr>
        <w:t xml:space="preserve"> </w:t>
      </w:r>
      <w:r w:rsidR="0059081F">
        <w:rPr>
          <w:rFonts w:asciiTheme="minorHAnsi" w:hAnsiTheme="minorHAnsi" w:cstheme="minorHAnsi"/>
          <w:szCs w:val="24"/>
        </w:rPr>
        <w:t>are classified as the least concern species in the IUCN Red List (Gorecki &amp; Pennay 2021; Armstrong et al. 2019; Armstrong &amp; Aplin 2017), the loss of roost sites may increase the threatening processes to the survival of these species (</w:t>
      </w:r>
      <w:r w:rsidR="0059081F" w:rsidRPr="005E60AA">
        <w:rPr>
          <w:rFonts w:asciiTheme="minorHAnsi" w:hAnsiTheme="minorHAnsi" w:cstheme="minorHAnsi"/>
          <w:i/>
          <w:iCs/>
          <w:szCs w:val="24"/>
        </w:rPr>
        <w:t>M. macropus</w:t>
      </w:r>
      <w:r w:rsidR="0059081F">
        <w:rPr>
          <w:rFonts w:asciiTheme="minorHAnsi" w:hAnsiTheme="minorHAnsi" w:cstheme="minorHAnsi"/>
          <w:szCs w:val="24"/>
        </w:rPr>
        <w:t xml:space="preserve"> in particular; Gorecki 2020). </w:t>
      </w:r>
      <w:r w:rsidR="00F6166E" w:rsidRPr="00D253EF">
        <w:rPr>
          <w:rFonts w:asciiTheme="minorHAnsi" w:hAnsiTheme="minorHAnsi" w:cstheme="minorHAnsi"/>
          <w:szCs w:val="24"/>
        </w:rPr>
        <w:t>The Yugar tunnel may</w:t>
      </w:r>
      <w:r>
        <w:rPr>
          <w:rFonts w:asciiTheme="minorHAnsi" w:hAnsiTheme="minorHAnsi" w:cstheme="minorHAnsi"/>
          <w:szCs w:val="24"/>
        </w:rPr>
        <w:t xml:space="preserve"> </w:t>
      </w:r>
      <w:r w:rsidR="00F6166E" w:rsidRPr="00D253EF">
        <w:rPr>
          <w:rFonts w:asciiTheme="minorHAnsi" w:hAnsiTheme="minorHAnsi" w:cstheme="minorHAnsi"/>
          <w:szCs w:val="24"/>
        </w:rPr>
        <w:t xml:space="preserve">be able to </w:t>
      </w:r>
      <w:r>
        <w:rPr>
          <w:rFonts w:asciiTheme="minorHAnsi" w:hAnsiTheme="minorHAnsi" w:cstheme="minorHAnsi"/>
          <w:szCs w:val="24"/>
        </w:rPr>
        <w:t xml:space="preserve">partially </w:t>
      </w:r>
      <w:r w:rsidR="00F6166E" w:rsidRPr="00D253EF">
        <w:rPr>
          <w:rFonts w:asciiTheme="minorHAnsi" w:hAnsiTheme="minorHAnsi" w:cstheme="minorHAnsi"/>
          <w:szCs w:val="24"/>
        </w:rPr>
        <w:t xml:space="preserve">compensate </w:t>
      </w:r>
      <w:r>
        <w:rPr>
          <w:rFonts w:asciiTheme="minorHAnsi" w:hAnsiTheme="minorHAnsi" w:cstheme="minorHAnsi"/>
          <w:szCs w:val="24"/>
        </w:rPr>
        <w:t>for</w:t>
      </w:r>
      <w:r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the loss of natural roosts for </w:t>
      </w:r>
      <w:r w:rsidR="0059081F">
        <w:rPr>
          <w:rFonts w:asciiTheme="minorHAnsi" w:hAnsiTheme="minorHAnsi" w:cstheme="minorHAnsi"/>
          <w:szCs w:val="24"/>
        </w:rPr>
        <w:t xml:space="preserve">not only these three species but also other </w:t>
      </w:r>
      <w:r w:rsidR="00F6166E" w:rsidRPr="00D253EF">
        <w:rPr>
          <w:rFonts w:asciiTheme="minorHAnsi" w:hAnsiTheme="minorHAnsi" w:cstheme="minorHAnsi"/>
          <w:szCs w:val="24"/>
        </w:rPr>
        <w:t>bat species in the surrounding area</w:t>
      </w:r>
      <w:r>
        <w:rPr>
          <w:rFonts w:asciiTheme="minorHAnsi" w:hAnsiTheme="minorHAnsi" w:cstheme="minorHAnsi"/>
          <w:szCs w:val="24"/>
        </w:rPr>
        <w:t>.</w:t>
      </w:r>
      <w:r w:rsidR="00110166">
        <w:rPr>
          <w:rFonts w:asciiTheme="minorHAnsi" w:hAnsiTheme="minorHAnsi" w:cstheme="minorHAnsi"/>
          <w:szCs w:val="24"/>
        </w:rPr>
        <w:t xml:space="preserve"> </w:t>
      </w:r>
    </w:p>
    <w:p w14:paraId="47F093AB" w14:textId="39F64D28" w:rsidR="00F6166E" w:rsidRPr="00D253EF" w:rsidRDefault="007C7BC4" w:rsidP="00F068B3">
      <w:pPr>
        <w:spacing w:after="240" w:line="360" w:lineRule="auto"/>
        <w:ind w:firstLine="567"/>
        <w:jc w:val="both"/>
        <w:rPr>
          <w:rFonts w:asciiTheme="minorHAnsi" w:hAnsiTheme="minorHAnsi" w:cstheme="minorHAnsi"/>
          <w:szCs w:val="24"/>
        </w:rPr>
      </w:pPr>
      <w:r>
        <w:rPr>
          <w:rFonts w:asciiTheme="minorHAnsi" w:hAnsiTheme="minorHAnsi" w:cstheme="minorHAnsi"/>
          <w:szCs w:val="24"/>
        </w:rPr>
        <w:t>T</w:t>
      </w:r>
      <w:r w:rsidR="00F6166E" w:rsidRPr="00D253EF">
        <w:rPr>
          <w:rFonts w:asciiTheme="minorHAnsi" w:hAnsiTheme="minorHAnsi" w:cstheme="minorHAnsi"/>
          <w:szCs w:val="24"/>
        </w:rPr>
        <w:t xml:space="preserve">his study </w:t>
      </w:r>
      <w:r>
        <w:rPr>
          <w:rFonts w:asciiTheme="minorHAnsi" w:hAnsiTheme="minorHAnsi" w:cstheme="minorHAnsi"/>
          <w:szCs w:val="24"/>
        </w:rPr>
        <w:t xml:space="preserve">has </w:t>
      </w:r>
      <w:r w:rsidR="00F6166E" w:rsidRPr="00D253EF">
        <w:rPr>
          <w:rFonts w:asciiTheme="minorHAnsi" w:hAnsiTheme="minorHAnsi" w:cstheme="minorHAnsi"/>
          <w:szCs w:val="24"/>
        </w:rPr>
        <w:t xml:space="preserve">highlighted the significance of riparian forest </w:t>
      </w:r>
      <w:r>
        <w:rPr>
          <w:rFonts w:asciiTheme="minorHAnsi" w:hAnsiTheme="minorHAnsi" w:cstheme="minorHAnsi"/>
          <w:szCs w:val="24"/>
        </w:rPr>
        <w:t xml:space="preserve">for </w:t>
      </w:r>
      <w:r w:rsidR="00F6166E" w:rsidRPr="00D253EF">
        <w:rPr>
          <w:rFonts w:asciiTheme="minorHAnsi" w:hAnsiTheme="minorHAnsi" w:cstheme="minorHAnsi"/>
          <w:szCs w:val="24"/>
        </w:rPr>
        <w:t>bats in the Samford region. It was found that bat diversity was highest in riparian forest, and the higher diversity in open forest during winter was likely due to the seasonal climate affecting the number of available watercourses across the landscape. Since the foraging of bats is likely opportunistic, the reduce</w:t>
      </w:r>
      <w:r w:rsidR="009143C1">
        <w:rPr>
          <w:rFonts w:asciiTheme="minorHAnsi" w:hAnsiTheme="minorHAnsi" w:cstheme="minorHAnsi"/>
          <w:szCs w:val="24"/>
        </w:rPr>
        <w:t>d</w:t>
      </w:r>
      <w:r w:rsidR="00F6166E" w:rsidRPr="00D253EF">
        <w:rPr>
          <w:rFonts w:asciiTheme="minorHAnsi" w:hAnsiTheme="minorHAnsi" w:cstheme="minorHAnsi"/>
          <w:szCs w:val="24"/>
        </w:rPr>
        <w:t xml:space="preserve"> number of watercourses in the study area during winter </w:t>
      </w:r>
      <w:r w:rsidR="009143C1">
        <w:rPr>
          <w:rFonts w:asciiTheme="minorHAnsi" w:hAnsiTheme="minorHAnsi" w:cstheme="minorHAnsi"/>
          <w:szCs w:val="24"/>
        </w:rPr>
        <w:t xml:space="preserve">is </w:t>
      </w:r>
      <w:r w:rsidR="00F6166E" w:rsidRPr="00D253EF">
        <w:rPr>
          <w:rFonts w:asciiTheme="minorHAnsi" w:hAnsiTheme="minorHAnsi" w:cstheme="minorHAnsi"/>
          <w:szCs w:val="24"/>
        </w:rPr>
        <w:t xml:space="preserve">likely to have driven some bat species to forage in other nearby habitats. It is possibly that the water availability (number of rivers) has shaped the distribution of bat community in the Samford region. In this study, a minimum of 19 bat species were detected using the riparian forest during summer and 17 species in winter (not mentioned in the thesis). Therefore, the maintenance of the water quality and riparian vegetation will benefit the bat community in the Samford region in </w:t>
      </w:r>
      <w:r w:rsidR="009143C1">
        <w:rPr>
          <w:rFonts w:asciiTheme="minorHAnsi" w:hAnsiTheme="minorHAnsi" w:cstheme="minorHAnsi"/>
          <w:szCs w:val="24"/>
        </w:rPr>
        <w:t xml:space="preserve">the </w:t>
      </w:r>
      <w:r w:rsidR="00F6166E" w:rsidRPr="00D253EF">
        <w:rPr>
          <w:rFonts w:asciiTheme="minorHAnsi" w:hAnsiTheme="minorHAnsi" w:cstheme="minorHAnsi"/>
          <w:szCs w:val="24"/>
        </w:rPr>
        <w:t xml:space="preserve">long-term, as well as the bats inhabiting the Yugar tunnel (particularly for </w:t>
      </w:r>
      <w:r w:rsidR="00F6166E" w:rsidRPr="00D253EF">
        <w:rPr>
          <w:rFonts w:asciiTheme="minorHAnsi" w:hAnsiTheme="minorHAnsi" w:cstheme="minorHAnsi"/>
          <w:i/>
          <w:iCs/>
          <w:szCs w:val="24"/>
        </w:rPr>
        <w:t>M. macropus</w:t>
      </w:r>
      <w:r w:rsidR="00F6166E" w:rsidRPr="00D253EF">
        <w:rPr>
          <w:rFonts w:asciiTheme="minorHAnsi" w:hAnsiTheme="minorHAnsi" w:cstheme="minorHAnsi"/>
          <w:szCs w:val="24"/>
        </w:rPr>
        <w:t xml:space="preserve">). </w:t>
      </w:r>
    </w:p>
    <w:p w14:paraId="735DEC6C" w14:textId="1476BAFE"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Over the course of this study, the Yugar tunnel </w:t>
      </w:r>
      <w:r w:rsidR="00196944">
        <w:rPr>
          <w:rFonts w:asciiTheme="minorHAnsi" w:hAnsiTheme="minorHAnsi" w:cstheme="minorHAnsi"/>
          <w:szCs w:val="24"/>
        </w:rPr>
        <w:t>has</w:t>
      </w:r>
      <w:r w:rsidR="00196944" w:rsidRPr="00D253EF">
        <w:rPr>
          <w:rFonts w:asciiTheme="minorHAnsi" w:hAnsiTheme="minorHAnsi" w:cstheme="minorHAnsi"/>
          <w:szCs w:val="24"/>
        </w:rPr>
        <w:t xml:space="preserve"> </w:t>
      </w:r>
      <w:r w:rsidRPr="00D253EF">
        <w:rPr>
          <w:rFonts w:asciiTheme="minorHAnsi" w:hAnsiTheme="minorHAnsi" w:cstheme="minorHAnsi"/>
          <w:szCs w:val="24"/>
        </w:rPr>
        <w:t xml:space="preserve">been consistently visited by unauthorised people for unknown purposes. </w:t>
      </w:r>
      <w:r w:rsidR="00196944">
        <w:rPr>
          <w:rFonts w:asciiTheme="minorHAnsi" w:hAnsiTheme="minorHAnsi" w:cstheme="minorHAnsi"/>
          <w:szCs w:val="24"/>
        </w:rPr>
        <w:t xml:space="preserve">New </w:t>
      </w:r>
      <w:r w:rsidRPr="00D253EF">
        <w:rPr>
          <w:rFonts w:asciiTheme="minorHAnsi" w:hAnsiTheme="minorHAnsi" w:cstheme="minorHAnsi"/>
          <w:szCs w:val="24"/>
        </w:rPr>
        <w:t xml:space="preserve">rubbish such as empty beer bottles, graffiti spray bottles, </w:t>
      </w:r>
      <w:r w:rsidR="00196944">
        <w:rPr>
          <w:rFonts w:asciiTheme="minorHAnsi" w:hAnsiTheme="minorHAnsi" w:cstheme="minorHAnsi"/>
          <w:szCs w:val="24"/>
        </w:rPr>
        <w:t>etc</w:t>
      </w:r>
      <w:r w:rsidRPr="00D253EF">
        <w:rPr>
          <w:rFonts w:asciiTheme="minorHAnsi" w:hAnsiTheme="minorHAnsi" w:cstheme="minorHAnsi"/>
          <w:szCs w:val="24"/>
        </w:rPr>
        <w:t xml:space="preserve"> </w:t>
      </w:r>
      <w:r w:rsidR="00196944">
        <w:rPr>
          <w:rFonts w:asciiTheme="minorHAnsi" w:hAnsiTheme="minorHAnsi" w:cstheme="minorHAnsi"/>
          <w:szCs w:val="24"/>
        </w:rPr>
        <w:t xml:space="preserve">was noted each time bat surveys were conducted </w:t>
      </w:r>
      <w:r w:rsidRPr="00D253EF">
        <w:rPr>
          <w:rFonts w:asciiTheme="minorHAnsi" w:hAnsiTheme="minorHAnsi" w:cstheme="minorHAnsi"/>
          <w:szCs w:val="24"/>
        </w:rPr>
        <w:t xml:space="preserve">in </w:t>
      </w:r>
      <w:r w:rsidRPr="00D253EF">
        <w:rPr>
          <w:rFonts w:asciiTheme="minorHAnsi" w:hAnsiTheme="minorHAnsi" w:cstheme="minorHAnsi"/>
          <w:szCs w:val="24"/>
        </w:rPr>
        <w:lastRenderedPageBreak/>
        <w:t xml:space="preserve">summer. The tunnel gate </w:t>
      </w:r>
      <w:r w:rsidR="00196944">
        <w:rPr>
          <w:rFonts w:asciiTheme="minorHAnsi" w:hAnsiTheme="minorHAnsi" w:cstheme="minorHAnsi"/>
          <w:szCs w:val="24"/>
        </w:rPr>
        <w:t xml:space="preserve">locking mechanism </w:t>
      </w:r>
      <w:r w:rsidRPr="00D253EF">
        <w:rPr>
          <w:rFonts w:asciiTheme="minorHAnsi" w:hAnsiTheme="minorHAnsi" w:cstheme="minorHAnsi"/>
          <w:szCs w:val="24"/>
        </w:rPr>
        <w:t xml:space="preserve">has </w:t>
      </w:r>
      <w:r w:rsidR="00196944">
        <w:rPr>
          <w:rFonts w:asciiTheme="minorHAnsi" w:hAnsiTheme="minorHAnsi" w:cstheme="minorHAnsi"/>
          <w:szCs w:val="24"/>
        </w:rPr>
        <w:t xml:space="preserve">also </w:t>
      </w:r>
      <w:r w:rsidRPr="00D253EF">
        <w:rPr>
          <w:rFonts w:asciiTheme="minorHAnsi" w:hAnsiTheme="minorHAnsi" w:cstheme="minorHAnsi"/>
          <w:szCs w:val="24"/>
        </w:rPr>
        <w:t xml:space="preserve">been </w:t>
      </w:r>
      <w:r w:rsidR="00196944">
        <w:rPr>
          <w:rFonts w:asciiTheme="minorHAnsi" w:hAnsiTheme="minorHAnsi" w:cstheme="minorHAnsi"/>
          <w:szCs w:val="24"/>
        </w:rPr>
        <w:t>tampered with</w:t>
      </w:r>
      <w:r w:rsidR="00196944" w:rsidRPr="00D253EF">
        <w:rPr>
          <w:rFonts w:asciiTheme="minorHAnsi" w:hAnsiTheme="minorHAnsi" w:cstheme="minorHAnsi"/>
          <w:szCs w:val="24"/>
        </w:rPr>
        <w:t xml:space="preserve"> </w:t>
      </w:r>
      <w:r w:rsidRPr="00D253EF">
        <w:rPr>
          <w:rFonts w:asciiTheme="minorHAnsi" w:hAnsiTheme="minorHAnsi" w:cstheme="minorHAnsi"/>
          <w:szCs w:val="24"/>
        </w:rPr>
        <w:t>several times over a short period of time</w:t>
      </w:r>
      <w:r w:rsidR="00196944">
        <w:rPr>
          <w:rFonts w:asciiTheme="minorHAnsi" w:hAnsiTheme="minorHAnsi" w:cstheme="minorHAnsi"/>
          <w:szCs w:val="24"/>
        </w:rPr>
        <w:t xml:space="preserve"> and obvious signs of disturbance to bats by</w:t>
      </w:r>
      <w:r w:rsidRPr="00D253EF">
        <w:rPr>
          <w:rFonts w:asciiTheme="minorHAnsi" w:hAnsiTheme="minorHAnsi" w:cstheme="minorHAnsi"/>
          <w:szCs w:val="24"/>
        </w:rPr>
        <w:t xml:space="preserve"> unauthorised </w:t>
      </w:r>
      <w:r w:rsidR="00196944">
        <w:rPr>
          <w:rFonts w:asciiTheme="minorHAnsi" w:hAnsiTheme="minorHAnsi" w:cstheme="minorHAnsi"/>
          <w:szCs w:val="24"/>
        </w:rPr>
        <w:t xml:space="preserve">visitors to the tunnel; </w:t>
      </w:r>
      <w:r w:rsidRPr="00D253EF">
        <w:rPr>
          <w:rFonts w:asciiTheme="minorHAnsi" w:hAnsiTheme="minorHAnsi" w:cstheme="minorHAnsi"/>
          <w:szCs w:val="24"/>
        </w:rPr>
        <w:t xml:space="preserve">bats were taking flight in the tunnel in late morning and the tunnel was covered with the smell of spray paint before </w:t>
      </w:r>
      <w:r w:rsidR="00196944">
        <w:rPr>
          <w:rFonts w:asciiTheme="minorHAnsi" w:hAnsiTheme="minorHAnsi" w:cstheme="minorHAnsi"/>
          <w:szCs w:val="24"/>
        </w:rPr>
        <w:t>a</w:t>
      </w:r>
      <w:r w:rsidR="00196944" w:rsidRPr="00D253EF">
        <w:rPr>
          <w:rFonts w:asciiTheme="minorHAnsi" w:hAnsiTheme="minorHAnsi" w:cstheme="minorHAnsi"/>
          <w:szCs w:val="24"/>
        </w:rPr>
        <w:t xml:space="preserve"> </w:t>
      </w:r>
      <w:r w:rsidRPr="00D253EF">
        <w:rPr>
          <w:rFonts w:asciiTheme="minorHAnsi" w:hAnsiTheme="minorHAnsi" w:cstheme="minorHAnsi"/>
          <w:szCs w:val="24"/>
        </w:rPr>
        <w:t xml:space="preserve">visit. The presence of humans in the tunnel likely produces significant disturbance to bats. There is a potential that bats may </w:t>
      </w:r>
      <w:r w:rsidR="00196944">
        <w:rPr>
          <w:rFonts w:asciiTheme="minorHAnsi" w:hAnsiTheme="minorHAnsi" w:cstheme="minorHAnsi"/>
          <w:szCs w:val="24"/>
        </w:rPr>
        <w:t>abandon</w:t>
      </w:r>
      <w:r w:rsidRPr="00D253EF">
        <w:rPr>
          <w:rFonts w:asciiTheme="minorHAnsi" w:hAnsiTheme="minorHAnsi" w:cstheme="minorHAnsi"/>
          <w:szCs w:val="24"/>
        </w:rPr>
        <w:t xml:space="preserve"> the Yugar tunnel if they are consistently disturbed. Therefore, I </w:t>
      </w:r>
      <w:r w:rsidR="00196944">
        <w:rPr>
          <w:rFonts w:asciiTheme="minorHAnsi" w:hAnsiTheme="minorHAnsi" w:cstheme="minorHAnsi"/>
          <w:szCs w:val="24"/>
        </w:rPr>
        <w:t>recommend</w:t>
      </w:r>
      <w:r w:rsidR="00196944" w:rsidRPr="00D253EF">
        <w:rPr>
          <w:rFonts w:asciiTheme="minorHAnsi" w:hAnsiTheme="minorHAnsi" w:cstheme="minorHAnsi"/>
          <w:szCs w:val="24"/>
        </w:rPr>
        <w:t xml:space="preserve"> </w:t>
      </w:r>
      <w:r w:rsidRPr="00D253EF">
        <w:rPr>
          <w:rFonts w:asciiTheme="minorHAnsi" w:hAnsiTheme="minorHAnsi" w:cstheme="minorHAnsi"/>
          <w:szCs w:val="24"/>
        </w:rPr>
        <w:t>reducing the chance of unauthorized people entering</w:t>
      </w:r>
      <w:r w:rsidR="00196944">
        <w:rPr>
          <w:rFonts w:asciiTheme="minorHAnsi" w:hAnsiTheme="minorHAnsi" w:cstheme="minorHAnsi"/>
          <w:szCs w:val="24"/>
        </w:rPr>
        <w:t xml:space="preserve"> </w:t>
      </w:r>
      <w:r w:rsidRPr="00D253EF">
        <w:rPr>
          <w:rFonts w:asciiTheme="minorHAnsi" w:hAnsiTheme="minorHAnsi" w:cstheme="minorHAnsi"/>
          <w:szCs w:val="24"/>
        </w:rPr>
        <w:t xml:space="preserve">be of primary importance to the conservation of bats in the Yugar tunnel. </w:t>
      </w:r>
    </w:p>
    <w:p w14:paraId="7543DB40" w14:textId="77777777"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br w:type="page"/>
      </w:r>
    </w:p>
    <w:p w14:paraId="5A239F5F" w14:textId="197D39A3" w:rsidR="00F6166E" w:rsidRPr="004E36EC" w:rsidRDefault="00F6166E" w:rsidP="00B466A5">
      <w:pPr>
        <w:pStyle w:val="Heading2"/>
        <w:rPr>
          <w:rFonts w:asciiTheme="minorHAnsi" w:hAnsiTheme="minorHAnsi" w:cstheme="minorHAnsi"/>
          <w:sz w:val="36"/>
          <w:szCs w:val="36"/>
        </w:rPr>
      </w:pPr>
      <w:bookmarkStart w:id="388" w:name="_Toc86701854"/>
      <w:r w:rsidRPr="004E36EC">
        <w:rPr>
          <w:rFonts w:asciiTheme="minorHAnsi" w:hAnsiTheme="minorHAnsi" w:cstheme="minorHAnsi"/>
          <w:sz w:val="36"/>
          <w:szCs w:val="36"/>
        </w:rPr>
        <w:lastRenderedPageBreak/>
        <w:t>5.3</w:t>
      </w:r>
      <w:r w:rsidRPr="004E36EC">
        <w:rPr>
          <w:rFonts w:asciiTheme="minorHAnsi" w:hAnsiTheme="minorHAnsi" w:cstheme="minorHAnsi"/>
          <w:sz w:val="36"/>
          <w:szCs w:val="36"/>
        </w:rPr>
        <w:tab/>
        <w:t>Future research</w:t>
      </w:r>
      <w:bookmarkEnd w:id="388"/>
    </w:p>
    <w:p w14:paraId="7418D743" w14:textId="77777777" w:rsidR="00B466A5" w:rsidRPr="00D253EF" w:rsidRDefault="00B466A5" w:rsidP="00B466A5">
      <w:pPr>
        <w:rPr>
          <w:rFonts w:asciiTheme="minorHAnsi" w:hAnsiTheme="minorHAnsi" w:cstheme="minorHAnsi"/>
        </w:rPr>
      </w:pPr>
    </w:p>
    <w:p w14:paraId="305E9787" w14:textId="76F6914F" w:rsidR="00F6166E" w:rsidRPr="00D253EF" w:rsidRDefault="00F6166E" w:rsidP="007977CB">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This study has </w:t>
      </w:r>
      <w:r w:rsidR="00DC137B">
        <w:rPr>
          <w:rFonts w:asciiTheme="minorHAnsi" w:hAnsiTheme="minorHAnsi" w:cstheme="minorHAnsi"/>
          <w:szCs w:val="24"/>
        </w:rPr>
        <w:t>focused on</w:t>
      </w:r>
      <w:r w:rsidR="00DC137B" w:rsidRPr="00D253EF">
        <w:rPr>
          <w:rFonts w:asciiTheme="minorHAnsi" w:hAnsiTheme="minorHAnsi" w:cstheme="minorHAnsi"/>
          <w:szCs w:val="24"/>
        </w:rPr>
        <w:t xml:space="preserve"> </w:t>
      </w:r>
      <w:r w:rsidRPr="00D253EF">
        <w:rPr>
          <w:rFonts w:asciiTheme="minorHAnsi" w:hAnsiTheme="minorHAnsi" w:cstheme="minorHAnsi"/>
          <w:szCs w:val="24"/>
        </w:rPr>
        <w:t xml:space="preserve">several aspects </w:t>
      </w:r>
      <w:r w:rsidR="00DC137B">
        <w:rPr>
          <w:rFonts w:asciiTheme="minorHAnsi" w:hAnsiTheme="minorHAnsi" w:cstheme="minorHAnsi"/>
          <w:szCs w:val="24"/>
        </w:rPr>
        <w:t>of</w:t>
      </w:r>
      <w:r w:rsidR="00DC137B" w:rsidRPr="00D253EF">
        <w:rPr>
          <w:rFonts w:asciiTheme="minorHAnsi" w:hAnsiTheme="minorHAnsi" w:cstheme="minorHAnsi"/>
          <w:szCs w:val="24"/>
        </w:rPr>
        <w:t xml:space="preserve"> </w:t>
      </w:r>
      <w:r w:rsidRPr="00D253EF">
        <w:rPr>
          <w:rFonts w:asciiTheme="minorHAnsi" w:hAnsiTheme="minorHAnsi" w:cstheme="minorHAnsi"/>
          <w:szCs w:val="24"/>
        </w:rPr>
        <w:t>the roosting and foraging ecology of the bat species inhabiting in the Yugar tunnel. However, the</w:t>
      </w:r>
      <w:r w:rsidR="00DC137B">
        <w:rPr>
          <w:rFonts w:asciiTheme="minorHAnsi" w:hAnsiTheme="minorHAnsi" w:cstheme="minorHAnsi"/>
          <w:szCs w:val="24"/>
        </w:rPr>
        <w:t xml:space="preserve"> study has also served to highlight other areas where knowledge is lacking and additional research would result in a deeper understanding of the bats’ biology and behaviour. Some suggested areas for future research are given below</w:t>
      </w:r>
      <w:r w:rsidRPr="00D253EF">
        <w:rPr>
          <w:rFonts w:asciiTheme="minorHAnsi" w:hAnsiTheme="minorHAnsi" w:cstheme="minorHAnsi"/>
          <w:szCs w:val="24"/>
        </w:rPr>
        <w:t xml:space="preserve">. </w:t>
      </w:r>
    </w:p>
    <w:p w14:paraId="37E7DF79" w14:textId="269504C2" w:rsidR="00F6166E" w:rsidRPr="00D253EF" w:rsidRDefault="00F6166E" w:rsidP="000456AB">
      <w:pPr>
        <w:pStyle w:val="ListParagraph"/>
        <w:numPr>
          <w:ilvl w:val="0"/>
          <w:numId w:val="32"/>
        </w:numPr>
        <w:spacing w:after="240" w:line="360" w:lineRule="auto"/>
        <w:ind w:hanging="578"/>
        <w:jc w:val="both"/>
        <w:rPr>
          <w:rFonts w:asciiTheme="minorHAnsi" w:hAnsiTheme="minorHAnsi" w:cstheme="minorHAnsi"/>
          <w:sz w:val="24"/>
          <w:szCs w:val="24"/>
        </w:rPr>
      </w:pPr>
      <w:r w:rsidRPr="00D253EF">
        <w:rPr>
          <w:rFonts w:asciiTheme="minorHAnsi" w:hAnsiTheme="minorHAnsi" w:cstheme="minorHAnsi"/>
          <w:sz w:val="24"/>
          <w:szCs w:val="24"/>
        </w:rPr>
        <w:t xml:space="preserve">The results of this study do not determine the function of Yugar tunnel </w:t>
      </w:r>
      <w:r w:rsidR="00DC137B">
        <w:rPr>
          <w:rFonts w:asciiTheme="minorHAnsi" w:hAnsiTheme="minorHAnsi" w:cstheme="minorHAnsi"/>
          <w:sz w:val="24"/>
          <w:szCs w:val="24"/>
        </w:rPr>
        <w:t xml:space="preserve">for the bats that </w:t>
      </w:r>
      <w:r w:rsidR="00D72A2A">
        <w:rPr>
          <w:rFonts w:asciiTheme="minorHAnsi" w:hAnsiTheme="minorHAnsi" w:cstheme="minorHAnsi"/>
          <w:sz w:val="24"/>
          <w:szCs w:val="24"/>
        </w:rPr>
        <w:t>roost</w:t>
      </w:r>
      <w:r w:rsidR="00DC137B">
        <w:rPr>
          <w:rFonts w:asciiTheme="minorHAnsi" w:hAnsiTheme="minorHAnsi" w:cstheme="minorHAnsi"/>
          <w:sz w:val="24"/>
          <w:szCs w:val="24"/>
        </w:rPr>
        <w:t xml:space="preserve"> within it. Most importantly,</w:t>
      </w:r>
      <w:r w:rsidR="00CE5091">
        <w:rPr>
          <w:rFonts w:asciiTheme="minorHAnsi" w:hAnsiTheme="minorHAnsi" w:cstheme="minorHAnsi"/>
          <w:sz w:val="24"/>
          <w:szCs w:val="24"/>
        </w:rPr>
        <w:t xml:space="preserve"> </w:t>
      </w:r>
      <w:r w:rsidR="00DC137B">
        <w:rPr>
          <w:rFonts w:asciiTheme="minorHAnsi" w:hAnsiTheme="minorHAnsi" w:cstheme="minorHAnsi"/>
          <w:sz w:val="24"/>
          <w:szCs w:val="24"/>
        </w:rPr>
        <w:t>i</w:t>
      </w:r>
      <w:r w:rsidRPr="00D253EF">
        <w:rPr>
          <w:rFonts w:asciiTheme="minorHAnsi" w:hAnsiTheme="minorHAnsi" w:cstheme="minorHAnsi"/>
          <w:sz w:val="24"/>
          <w:szCs w:val="24"/>
        </w:rPr>
        <w:t xml:space="preserve">t does not confirm whether the Yugar tunnel is a maternity site for </w:t>
      </w:r>
      <w:r w:rsidR="00DC137B">
        <w:rPr>
          <w:rFonts w:asciiTheme="minorHAnsi" w:hAnsiTheme="minorHAnsi" w:cstheme="minorHAnsi"/>
          <w:sz w:val="24"/>
          <w:szCs w:val="24"/>
        </w:rPr>
        <w:t xml:space="preserve">the </w:t>
      </w:r>
      <w:r w:rsidRPr="00D253EF">
        <w:rPr>
          <w:rFonts w:asciiTheme="minorHAnsi" w:hAnsiTheme="minorHAnsi" w:cstheme="minorHAnsi"/>
          <w:sz w:val="24"/>
          <w:szCs w:val="24"/>
        </w:rPr>
        <w:t xml:space="preserve">bats. This study </w:t>
      </w:r>
      <w:r w:rsidR="00DC137B">
        <w:rPr>
          <w:rFonts w:asciiTheme="minorHAnsi" w:hAnsiTheme="minorHAnsi" w:cstheme="minorHAnsi"/>
          <w:sz w:val="24"/>
          <w:szCs w:val="24"/>
        </w:rPr>
        <w:t xml:space="preserve">does suggest that the </w:t>
      </w:r>
      <w:r w:rsidRPr="00D253EF">
        <w:rPr>
          <w:rFonts w:asciiTheme="minorHAnsi" w:hAnsiTheme="minorHAnsi" w:cstheme="minorHAnsi"/>
          <w:sz w:val="24"/>
          <w:szCs w:val="24"/>
        </w:rPr>
        <w:t>Yugar tunnel is likely not a maternity roost is based on the seasonal population patterns and observation from the walkthrough surveys in a distance. Future research should investigate the sex</w:t>
      </w:r>
      <w:r w:rsidR="00DC137B">
        <w:rPr>
          <w:rFonts w:asciiTheme="minorHAnsi" w:hAnsiTheme="minorHAnsi" w:cstheme="minorHAnsi"/>
          <w:sz w:val="24"/>
          <w:szCs w:val="24"/>
        </w:rPr>
        <w:t xml:space="preserve">, </w:t>
      </w:r>
      <w:r w:rsidRPr="00D253EF">
        <w:rPr>
          <w:rFonts w:asciiTheme="minorHAnsi" w:hAnsiTheme="minorHAnsi" w:cstheme="minorHAnsi"/>
          <w:sz w:val="24"/>
          <w:szCs w:val="24"/>
        </w:rPr>
        <w:t xml:space="preserve">age </w:t>
      </w:r>
      <w:r w:rsidR="00DC137B">
        <w:rPr>
          <w:rFonts w:asciiTheme="minorHAnsi" w:hAnsiTheme="minorHAnsi" w:cstheme="minorHAnsi"/>
          <w:sz w:val="24"/>
          <w:szCs w:val="24"/>
        </w:rPr>
        <w:t xml:space="preserve">and reproductive condition </w:t>
      </w:r>
      <w:r w:rsidRPr="00D253EF">
        <w:rPr>
          <w:rFonts w:asciiTheme="minorHAnsi" w:hAnsiTheme="minorHAnsi" w:cstheme="minorHAnsi"/>
          <w:sz w:val="24"/>
          <w:szCs w:val="24"/>
        </w:rPr>
        <w:t xml:space="preserve">of bats in the tunnel to confirm this conclusion. </w:t>
      </w:r>
    </w:p>
    <w:p w14:paraId="5574FF18" w14:textId="77777777" w:rsidR="00F6166E" w:rsidRPr="00D253EF" w:rsidRDefault="00F6166E" w:rsidP="00F068B3">
      <w:pPr>
        <w:pStyle w:val="ListParagraph"/>
        <w:spacing w:after="240" w:line="360" w:lineRule="auto"/>
        <w:ind w:firstLine="567"/>
        <w:jc w:val="both"/>
        <w:rPr>
          <w:rFonts w:asciiTheme="minorHAnsi" w:hAnsiTheme="minorHAnsi" w:cstheme="minorHAnsi"/>
          <w:sz w:val="24"/>
          <w:szCs w:val="24"/>
        </w:rPr>
      </w:pPr>
    </w:p>
    <w:p w14:paraId="046B2945" w14:textId="557F4782" w:rsidR="00F6166E" w:rsidRPr="00D253EF" w:rsidRDefault="001665E8" w:rsidP="000456AB">
      <w:pPr>
        <w:pStyle w:val="ListParagraph"/>
        <w:numPr>
          <w:ilvl w:val="0"/>
          <w:numId w:val="32"/>
        </w:numPr>
        <w:spacing w:after="240" w:line="360" w:lineRule="auto"/>
        <w:ind w:hanging="436"/>
        <w:jc w:val="both"/>
        <w:rPr>
          <w:rFonts w:asciiTheme="minorHAnsi" w:hAnsiTheme="minorHAnsi" w:cstheme="minorHAnsi"/>
          <w:sz w:val="24"/>
          <w:szCs w:val="24"/>
        </w:rPr>
      </w:pPr>
      <w:r>
        <w:rPr>
          <w:rFonts w:asciiTheme="minorHAnsi" w:hAnsiTheme="minorHAnsi" w:cstheme="minorHAnsi"/>
          <w:sz w:val="24"/>
          <w:szCs w:val="24"/>
        </w:rPr>
        <w:t>T</w:t>
      </w:r>
      <w:r w:rsidR="00F6166E" w:rsidRPr="00D253EF">
        <w:rPr>
          <w:rFonts w:asciiTheme="minorHAnsi" w:hAnsiTheme="minorHAnsi" w:cstheme="minorHAnsi"/>
          <w:sz w:val="24"/>
          <w:szCs w:val="24"/>
        </w:rPr>
        <w:t>his study only provides information on bat species diversity and relative acoustic activit</w:t>
      </w:r>
      <w:r>
        <w:rPr>
          <w:rFonts w:asciiTheme="minorHAnsi" w:hAnsiTheme="minorHAnsi" w:cstheme="minorHAnsi"/>
          <w:sz w:val="24"/>
          <w:szCs w:val="24"/>
        </w:rPr>
        <w:t>y</w:t>
      </w:r>
      <w:r w:rsidR="00F6166E" w:rsidRPr="00D253EF">
        <w:rPr>
          <w:rFonts w:asciiTheme="minorHAnsi" w:hAnsiTheme="minorHAnsi" w:cstheme="minorHAnsi"/>
          <w:sz w:val="24"/>
          <w:szCs w:val="24"/>
        </w:rPr>
        <w:t xml:space="preserve"> across the landscape. It is possible that the three tunnel bat species detected in the surrounding environment were from other nearby roosting sites. The results do not </w:t>
      </w:r>
      <w:r>
        <w:rPr>
          <w:rFonts w:asciiTheme="minorHAnsi" w:hAnsiTheme="minorHAnsi" w:cstheme="minorHAnsi"/>
          <w:sz w:val="24"/>
          <w:szCs w:val="24"/>
        </w:rPr>
        <w:t xml:space="preserve">explicitly </w:t>
      </w:r>
      <w:r w:rsidR="00F6166E" w:rsidRPr="00D253EF">
        <w:rPr>
          <w:rFonts w:asciiTheme="minorHAnsi" w:hAnsiTheme="minorHAnsi" w:cstheme="minorHAnsi"/>
          <w:sz w:val="24"/>
          <w:szCs w:val="24"/>
        </w:rPr>
        <w:t xml:space="preserve">show where the tunnel bats go for foraging at night. Future research should radio track bats </w:t>
      </w:r>
      <w:r>
        <w:rPr>
          <w:rFonts w:asciiTheme="minorHAnsi" w:hAnsiTheme="minorHAnsi" w:cstheme="minorHAnsi"/>
          <w:sz w:val="24"/>
          <w:szCs w:val="24"/>
        </w:rPr>
        <w:t>from</w:t>
      </w:r>
      <w:r w:rsidR="00F6166E" w:rsidRPr="00D253EF">
        <w:rPr>
          <w:rFonts w:asciiTheme="minorHAnsi" w:hAnsiTheme="minorHAnsi" w:cstheme="minorHAnsi"/>
          <w:sz w:val="24"/>
          <w:szCs w:val="24"/>
        </w:rPr>
        <w:t xml:space="preserve"> the tunnel to better understand how they utilise the surrounding environment</w:t>
      </w:r>
      <w:r>
        <w:rPr>
          <w:rFonts w:asciiTheme="minorHAnsi" w:hAnsiTheme="minorHAnsi" w:cstheme="minorHAnsi"/>
          <w:sz w:val="24"/>
          <w:szCs w:val="24"/>
        </w:rPr>
        <w:t>.</w:t>
      </w:r>
      <w:r w:rsidR="0011354B">
        <w:rPr>
          <w:rFonts w:asciiTheme="minorHAnsi" w:hAnsiTheme="minorHAnsi" w:cstheme="minorHAnsi"/>
          <w:sz w:val="24"/>
          <w:szCs w:val="24"/>
        </w:rPr>
        <w:t xml:space="preserve"> </w:t>
      </w:r>
      <w:r>
        <w:rPr>
          <w:rFonts w:asciiTheme="minorHAnsi" w:hAnsiTheme="minorHAnsi" w:cstheme="minorHAnsi"/>
          <w:sz w:val="24"/>
          <w:szCs w:val="24"/>
        </w:rPr>
        <w:t xml:space="preserve">Such research </w:t>
      </w:r>
      <w:r w:rsidR="00F6166E" w:rsidRPr="00D253EF">
        <w:rPr>
          <w:rFonts w:asciiTheme="minorHAnsi" w:hAnsiTheme="minorHAnsi" w:cstheme="minorHAnsi"/>
          <w:sz w:val="24"/>
          <w:szCs w:val="24"/>
        </w:rPr>
        <w:t xml:space="preserve">may also provide more details on the emergence and return pattern of individual bats in the tunnel. </w:t>
      </w:r>
    </w:p>
    <w:p w14:paraId="1E1ADE9C" w14:textId="77777777" w:rsidR="00F6166E" w:rsidRPr="00D253EF" w:rsidRDefault="00F6166E" w:rsidP="00F068B3">
      <w:pPr>
        <w:pStyle w:val="ListParagraph"/>
        <w:spacing w:after="240" w:line="360" w:lineRule="auto"/>
        <w:ind w:firstLine="567"/>
        <w:jc w:val="both"/>
        <w:rPr>
          <w:rFonts w:asciiTheme="minorHAnsi" w:hAnsiTheme="minorHAnsi" w:cstheme="minorHAnsi"/>
          <w:sz w:val="24"/>
          <w:szCs w:val="24"/>
        </w:rPr>
      </w:pPr>
    </w:p>
    <w:p w14:paraId="5A2828ED" w14:textId="5A35D37F" w:rsidR="00431AC9" w:rsidRPr="0059081F" w:rsidRDefault="00F6166E" w:rsidP="001411AB">
      <w:pPr>
        <w:pStyle w:val="ListParagraph"/>
        <w:numPr>
          <w:ilvl w:val="0"/>
          <w:numId w:val="32"/>
        </w:numPr>
        <w:spacing w:after="240" w:line="360" w:lineRule="auto"/>
        <w:ind w:hanging="578"/>
        <w:rPr>
          <w:rFonts w:asciiTheme="minorHAnsi" w:hAnsiTheme="minorHAnsi" w:cstheme="minorHAnsi"/>
        </w:rPr>
      </w:pPr>
      <w:r w:rsidRPr="00D253EF">
        <w:rPr>
          <w:rFonts w:asciiTheme="minorHAnsi" w:hAnsiTheme="minorHAnsi" w:cstheme="minorHAnsi"/>
          <w:sz w:val="24"/>
          <w:szCs w:val="24"/>
        </w:rPr>
        <w:t xml:space="preserve">Future research </w:t>
      </w:r>
      <w:r w:rsidR="001665E8">
        <w:rPr>
          <w:rFonts w:asciiTheme="minorHAnsi" w:hAnsiTheme="minorHAnsi" w:cstheme="minorHAnsi"/>
          <w:sz w:val="24"/>
          <w:szCs w:val="24"/>
        </w:rPr>
        <w:t>should</w:t>
      </w:r>
      <w:r w:rsidR="001665E8" w:rsidRPr="00D253EF">
        <w:rPr>
          <w:rFonts w:asciiTheme="minorHAnsi" w:hAnsiTheme="minorHAnsi" w:cstheme="minorHAnsi"/>
          <w:sz w:val="24"/>
          <w:szCs w:val="24"/>
        </w:rPr>
        <w:t xml:space="preserve"> </w:t>
      </w:r>
      <w:r w:rsidRPr="00D253EF">
        <w:rPr>
          <w:rFonts w:asciiTheme="minorHAnsi" w:hAnsiTheme="minorHAnsi" w:cstheme="minorHAnsi"/>
          <w:sz w:val="24"/>
          <w:szCs w:val="24"/>
        </w:rPr>
        <w:t>focus on the population genetics of bats in the tunnel to determine whether they are permanent resident</w:t>
      </w:r>
      <w:r w:rsidR="001665E8">
        <w:rPr>
          <w:rFonts w:asciiTheme="minorHAnsi" w:hAnsiTheme="minorHAnsi" w:cstheme="minorHAnsi"/>
          <w:sz w:val="24"/>
          <w:szCs w:val="24"/>
        </w:rPr>
        <w:t>s</w:t>
      </w:r>
      <w:r w:rsidRPr="00D253EF">
        <w:rPr>
          <w:rFonts w:asciiTheme="minorHAnsi" w:hAnsiTheme="minorHAnsi" w:cstheme="minorHAnsi"/>
          <w:sz w:val="24"/>
          <w:szCs w:val="24"/>
        </w:rPr>
        <w:t xml:space="preserve"> </w:t>
      </w:r>
      <w:r w:rsidR="001665E8">
        <w:rPr>
          <w:rFonts w:asciiTheme="minorHAnsi" w:hAnsiTheme="minorHAnsi" w:cstheme="minorHAnsi"/>
          <w:sz w:val="24"/>
          <w:szCs w:val="24"/>
        </w:rPr>
        <w:t xml:space="preserve">and how they are related to other colonies within the area. Such results will give context to the importance of the bats in the tunnel from a </w:t>
      </w:r>
      <w:r w:rsidR="00D72A2A">
        <w:rPr>
          <w:rFonts w:asciiTheme="minorHAnsi" w:hAnsiTheme="minorHAnsi" w:cstheme="minorHAnsi"/>
          <w:sz w:val="24"/>
          <w:szCs w:val="24"/>
        </w:rPr>
        <w:t xml:space="preserve">landscape-scale </w:t>
      </w:r>
      <w:r w:rsidR="001665E8">
        <w:rPr>
          <w:rFonts w:asciiTheme="minorHAnsi" w:hAnsiTheme="minorHAnsi" w:cstheme="minorHAnsi"/>
          <w:sz w:val="24"/>
          <w:szCs w:val="24"/>
        </w:rPr>
        <w:t>conservation perspective.</w:t>
      </w:r>
    </w:p>
    <w:p w14:paraId="67C06C60" w14:textId="07604A12" w:rsidR="0059081F" w:rsidRDefault="0059081F">
      <w:pPr>
        <w:rPr>
          <w:rFonts w:asciiTheme="minorHAnsi" w:hAnsiTheme="minorHAnsi" w:cstheme="minorHAnsi"/>
        </w:rPr>
      </w:pPr>
      <w:r>
        <w:rPr>
          <w:rFonts w:asciiTheme="minorHAnsi" w:hAnsiTheme="minorHAnsi" w:cstheme="minorHAnsi"/>
        </w:rPr>
        <w:br w:type="page"/>
      </w:r>
    </w:p>
    <w:p w14:paraId="3B8D2FAE" w14:textId="05AD24AB" w:rsidR="0059081F" w:rsidRPr="004E36EC" w:rsidRDefault="0059081F" w:rsidP="0059081F">
      <w:pPr>
        <w:pStyle w:val="Heading2"/>
        <w:rPr>
          <w:rFonts w:asciiTheme="minorHAnsi" w:hAnsiTheme="minorHAnsi" w:cstheme="minorHAnsi"/>
          <w:sz w:val="36"/>
          <w:szCs w:val="36"/>
        </w:rPr>
      </w:pPr>
      <w:bookmarkStart w:id="389" w:name="_Toc86701855"/>
      <w:r w:rsidRPr="004E36EC">
        <w:rPr>
          <w:rFonts w:asciiTheme="minorHAnsi" w:hAnsiTheme="minorHAnsi" w:cstheme="minorHAnsi"/>
          <w:sz w:val="36"/>
          <w:szCs w:val="36"/>
        </w:rPr>
        <w:lastRenderedPageBreak/>
        <w:t>5.</w:t>
      </w:r>
      <w:r>
        <w:rPr>
          <w:rFonts w:asciiTheme="minorHAnsi" w:hAnsiTheme="minorHAnsi" w:cstheme="minorHAnsi"/>
          <w:sz w:val="36"/>
          <w:szCs w:val="36"/>
        </w:rPr>
        <w:t>4</w:t>
      </w:r>
      <w:r w:rsidRPr="004E36EC">
        <w:rPr>
          <w:rFonts w:asciiTheme="minorHAnsi" w:hAnsiTheme="minorHAnsi" w:cstheme="minorHAnsi"/>
          <w:sz w:val="36"/>
          <w:szCs w:val="36"/>
        </w:rPr>
        <w:tab/>
      </w:r>
      <w:r>
        <w:rPr>
          <w:rFonts w:asciiTheme="minorHAnsi" w:hAnsiTheme="minorHAnsi" w:cstheme="minorHAnsi"/>
          <w:sz w:val="36"/>
          <w:szCs w:val="36"/>
        </w:rPr>
        <w:t>Reference list</w:t>
      </w:r>
      <w:bookmarkEnd w:id="389"/>
    </w:p>
    <w:p w14:paraId="56917F61" w14:textId="77777777" w:rsidR="00BC046D" w:rsidRDefault="00BC046D" w:rsidP="00C730F8">
      <w:pPr>
        <w:spacing w:after="240"/>
        <w:rPr>
          <w:rFonts w:asciiTheme="minorHAnsi" w:hAnsiTheme="minorHAnsi" w:cstheme="minorHAnsi"/>
        </w:rPr>
      </w:pPr>
    </w:p>
    <w:p w14:paraId="1F6B911D" w14:textId="77777777" w:rsidR="00134D58" w:rsidRDefault="00134D58" w:rsidP="00C730F8">
      <w:pPr>
        <w:spacing w:after="240"/>
        <w:rPr>
          <w:rFonts w:asciiTheme="minorHAnsi" w:hAnsiTheme="minorHAnsi" w:cstheme="minorHAnsi"/>
        </w:rPr>
      </w:pPr>
      <w:r w:rsidRPr="0059081F">
        <w:rPr>
          <w:rFonts w:asciiTheme="minorHAnsi" w:hAnsiTheme="minorHAnsi" w:cstheme="minorHAnsi"/>
        </w:rPr>
        <w:t xml:space="preserve">Armstrong, K. &amp; Aplin, K. </w:t>
      </w:r>
      <w:r>
        <w:rPr>
          <w:rFonts w:asciiTheme="minorHAnsi" w:hAnsiTheme="minorHAnsi" w:cstheme="minorHAnsi"/>
        </w:rPr>
        <w:t>(</w:t>
      </w:r>
      <w:r w:rsidRPr="0059081F">
        <w:rPr>
          <w:rFonts w:asciiTheme="minorHAnsi" w:hAnsiTheme="minorHAnsi" w:cstheme="minorHAnsi"/>
        </w:rPr>
        <w:t>2017</w:t>
      </w:r>
      <w:r>
        <w:rPr>
          <w:rFonts w:asciiTheme="minorHAnsi" w:hAnsiTheme="minorHAnsi" w:cstheme="minorHAnsi"/>
        </w:rPr>
        <w:t>)</w:t>
      </w:r>
      <w:r w:rsidRPr="0059081F">
        <w:rPr>
          <w:rFonts w:asciiTheme="minorHAnsi" w:hAnsiTheme="minorHAnsi" w:cstheme="minorHAnsi"/>
        </w:rPr>
        <w:t xml:space="preserve">. </w:t>
      </w:r>
      <w:r w:rsidRPr="00D01D46">
        <w:rPr>
          <w:rFonts w:asciiTheme="minorHAnsi" w:hAnsiTheme="minorHAnsi" w:cstheme="minorHAnsi"/>
          <w:i/>
          <w:iCs/>
        </w:rPr>
        <w:t xml:space="preserve">Rhinolophus megaphyllus. The IUCN Red List of </w:t>
      </w:r>
      <w:r>
        <w:rPr>
          <w:rFonts w:asciiTheme="minorHAnsi" w:hAnsiTheme="minorHAnsi" w:cstheme="minorHAnsi"/>
          <w:i/>
          <w:iCs/>
        </w:rPr>
        <w:tab/>
      </w:r>
      <w:r w:rsidRPr="00D01D46">
        <w:rPr>
          <w:rFonts w:asciiTheme="minorHAnsi" w:hAnsiTheme="minorHAnsi" w:cstheme="minorHAnsi"/>
          <w:i/>
          <w:iCs/>
        </w:rPr>
        <w:t>Threatened Species 2017</w:t>
      </w:r>
      <w:r w:rsidRPr="0059081F">
        <w:rPr>
          <w:rFonts w:asciiTheme="minorHAnsi" w:hAnsiTheme="minorHAnsi" w:cstheme="minorHAnsi"/>
        </w:rPr>
        <w:t xml:space="preserve">: e.T19553A21993377. </w:t>
      </w:r>
      <w:r>
        <w:rPr>
          <w:rFonts w:asciiTheme="minorHAnsi" w:hAnsiTheme="minorHAnsi" w:cstheme="minorHAnsi"/>
        </w:rPr>
        <w:tab/>
      </w:r>
      <w:hyperlink r:id="rId566" w:history="1">
        <w:r w:rsidRPr="002D0BC5">
          <w:rPr>
            <w:rStyle w:val="Hyperlink"/>
            <w:rFonts w:asciiTheme="minorHAnsi" w:hAnsiTheme="minorHAnsi" w:cstheme="minorHAnsi"/>
          </w:rPr>
          <w:t>https://dx.doi.org/10.2305/IUCN.UK.2017-2.RLTS.T19553A21993377.en</w:t>
        </w:r>
      </w:hyperlink>
    </w:p>
    <w:p w14:paraId="7CAADB1A" w14:textId="77777777" w:rsidR="00134D58" w:rsidRDefault="00134D58" w:rsidP="00C730F8">
      <w:pPr>
        <w:spacing w:after="240"/>
        <w:rPr>
          <w:rFonts w:asciiTheme="minorHAnsi" w:hAnsiTheme="minorHAnsi" w:cstheme="minorHAnsi"/>
        </w:rPr>
      </w:pPr>
      <w:r w:rsidRPr="002D4DDE">
        <w:rPr>
          <w:rFonts w:asciiTheme="minorHAnsi" w:hAnsiTheme="minorHAnsi" w:cstheme="minorHAnsi"/>
        </w:rPr>
        <w:t>Armstrong, K.</w:t>
      </w:r>
      <w:r>
        <w:rPr>
          <w:rFonts w:asciiTheme="minorHAnsi" w:hAnsiTheme="minorHAnsi" w:cstheme="minorHAnsi"/>
        </w:rPr>
        <w:t xml:space="preserve"> </w:t>
      </w:r>
      <w:r w:rsidRPr="002D4DDE">
        <w:rPr>
          <w:rFonts w:asciiTheme="minorHAnsi" w:hAnsiTheme="minorHAnsi" w:cstheme="minorHAnsi"/>
        </w:rPr>
        <w:t xml:space="preserve">D., Wiantoro, S. &amp; Aplin, K. </w:t>
      </w:r>
      <w:r>
        <w:rPr>
          <w:rFonts w:asciiTheme="minorHAnsi" w:hAnsiTheme="minorHAnsi" w:cstheme="minorHAnsi"/>
        </w:rPr>
        <w:t>(</w:t>
      </w:r>
      <w:r w:rsidRPr="002D4DDE">
        <w:rPr>
          <w:rFonts w:asciiTheme="minorHAnsi" w:hAnsiTheme="minorHAnsi" w:cstheme="minorHAnsi"/>
        </w:rPr>
        <w:t>2019</w:t>
      </w:r>
      <w:r>
        <w:rPr>
          <w:rFonts w:asciiTheme="minorHAnsi" w:hAnsiTheme="minorHAnsi" w:cstheme="minorHAnsi"/>
        </w:rPr>
        <w:t>)</w:t>
      </w:r>
      <w:r w:rsidRPr="002D4DDE">
        <w:rPr>
          <w:rFonts w:asciiTheme="minorHAnsi" w:hAnsiTheme="minorHAnsi" w:cstheme="minorHAnsi"/>
        </w:rPr>
        <w:t xml:space="preserve">. </w:t>
      </w:r>
      <w:r w:rsidRPr="00D01D46">
        <w:rPr>
          <w:rFonts w:asciiTheme="minorHAnsi" w:hAnsiTheme="minorHAnsi" w:cstheme="minorHAnsi"/>
          <w:i/>
          <w:iCs/>
        </w:rPr>
        <w:t xml:space="preserve">Miniopterus australis. The </w:t>
      </w:r>
      <w:r>
        <w:rPr>
          <w:rFonts w:asciiTheme="minorHAnsi" w:hAnsiTheme="minorHAnsi" w:cstheme="minorHAnsi"/>
          <w:i/>
          <w:iCs/>
        </w:rPr>
        <w:tab/>
      </w:r>
      <w:r w:rsidRPr="00D01D46">
        <w:rPr>
          <w:rFonts w:asciiTheme="minorHAnsi" w:hAnsiTheme="minorHAnsi" w:cstheme="minorHAnsi"/>
          <w:i/>
          <w:iCs/>
        </w:rPr>
        <w:t>IUCN Red List of Threatened Species 2019</w:t>
      </w:r>
      <w:r w:rsidRPr="002D4DDE">
        <w:rPr>
          <w:rFonts w:asciiTheme="minorHAnsi" w:hAnsiTheme="minorHAnsi" w:cstheme="minorHAnsi"/>
        </w:rPr>
        <w:t xml:space="preserve">: e.T13562A22104381. </w:t>
      </w:r>
      <w:r>
        <w:rPr>
          <w:rFonts w:asciiTheme="minorHAnsi" w:hAnsiTheme="minorHAnsi" w:cstheme="minorHAnsi"/>
        </w:rPr>
        <w:tab/>
      </w:r>
      <w:hyperlink r:id="rId567" w:history="1">
        <w:r w:rsidRPr="002D0BC5">
          <w:rPr>
            <w:rStyle w:val="Hyperlink"/>
            <w:rFonts w:asciiTheme="minorHAnsi" w:hAnsiTheme="minorHAnsi" w:cstheme="minorHAnsi"/>
          </w:rPr>
          <w:t>https://dx.doi.org/10.2305/IUCN.UK.2019-3.RLTS.T13562A22104381.en</w:t>
        </w:r>
      </w:hyperlink>
    </w:p>
    <w:p w14:paraId="41A45EEB" w14:textId="77777777" w:rsidR="00134D58" w:rsidRDefault="00134D58" w:rsidP="00C730F8">
      <w:pPr>
        <w:spacing w:after="240"/>
        <w:rPr>
          <w:rFonts w:asciiTheme="minorHAnsi" w:hAnsiTheme="minorHAnsi" w:cstheme="minorHAnsi"/>
        </w:rPr>
      </w:pPr>
      <w:r w:rsidRPr="002D4DDE">
        <w:rPr>
          <w:rFonts w:asciiTheme="minorHAnsi" w:hAnsiTheme="minorHAnsi" w:cstheme="minorHAnsi"/>
        </w:rPr>
        <w:t xml:space="preserve">Gorecki, V. &amp; Pennay, M. </w:t>
      </w:r>
      <w:r>
        <w:rPr>
          <w:rFonts w:asciiTheme="minorHAnsi" w:hAnsiTheme="minorHAnsi" w:cstheme="minorHAnsi"/>
        </w:rPr>
        <w:t>(</w:t>
      </w:r>
      <w:r w:rsidRPr="002D4DDE">
        <w:rPr>
          <w:rFonts w:asciiTheme="minorHAnsi" w:hAnsiTheme="minorHAnsi" w:cstheme="minorHAnsi"/>
        </w:rPr>
        <w:t>2021</w:t>
      </w:r>
      <w:r>
        <w:rPr>
          <w:rFonts w:asciiTheme="minorHAnsi" w:hAnsiTheme="minorHAnsi" w:cstheme="minorHAnsi"/>
        </w:rPr>
        <w:t>)</w:t>
      </w:r>
      <w:r w:rsidRPr="002D4DDE">
        <w:rPr>
          <w:rFonts w:asciiTheme="minorHAnsi" w:hAnsiTheme="minorHAnsi" w:cstheme="minorHAnsi"/>
        </w:rPr>
        <w:t xml:space="preserve">. </w:t>
      </w:r>
      <w:r w:rsidRPr="00D01D46">
        <w:rPr>
          <w:rFonts w:asciiTheme="minorHAnsi" w:hAnsiTheme="minorHAnsi" w:cstheme="minorHAnsi"/>
          <w:i/>
          <w:iCs/>
        </w:rPr>
        <w:t xml:space="preserve">Myotis macropus. The IUCN Red List of </w:t>
      </w:r>
      <w:r>
        <w:rPr>
          <w:rFonts w:asciiTheme="minorHAnsi" w:hAnsiTheme="minorHAnsi" w:cstheme="minorHAnsi"/>
          <w:i/>
          <w:iCs/>
        </w:rPr>
        <w:tab/>
      </w:r>
      <w:r w:rsidRPr="00D01D46">
        <w:rPr>
          <w:rFonts w:asciiTheme="minorHAnsi" w:hAnsiTheme="minorHAnsi" w:cstheme="minorHAnsi"/>
          <w:i/>
          <w:iCs/>
        </w:rPr>
        <w:t>Threatened Species 2021</w:t>
      </w:r>
      <w:r w:rsidRPr="002D4DDE">
        <w:rPr>
          <w:rFonts w:asciiTheme="minorHAnsi" w:hAnsiTheme="minorHAnsi" w:cstheme="minorHAnsi"/>
        </w:rPr>
        <w:t xml:space="preserve">: e.T136697A22039960. </w:t>
      </w:r>
      <w:r>
        <w:rPr>
          <w:rFonts w:asciiTheme="minorHAnsi" w:hAnsiTheme="minorHAnsi" w:cstheme="minorHAnsi"/>
        </w:rPr>
        <w:tab/>
      </w:r>
      <w:hyperlink r:id="rId568" w:history="1">
        <w:r w:rsidRPr="002D0BC5">
          <w:rPr>
            <w:rStyle w:val="Hyperlink"/>
            <w:rFonts w:asciiTheme="minorHAnsi" w:hAnsiTheme="minorHAnsi" w:cstheme="minorHAnsi"/>
          </w:rPr>
          <w:t>https://dx.doi.org/10.2305/IUCN.UK.2021-1.RLTS.T136697A22039960.en</w:t>
        </w:r>
      </w:hyperlink>
    </w:p>
    <w:p w14:paraId="59DA3B8E" w14:textId="77777777" w:rsidR="00134D58" w:rsidRDefault="00134D58" w:rsidP="00C730F8">
      <w:pPr>
        <w:spacing w:after="240"/>
        <w:rPr>
          <w:rFonts w:asciiTheme="minorHAnsi" w:hAnsiTheme="minorHAnsi" w:cstheme="minorHAnsi"/>
        </w:rPr>
      </w:pPr>
      <w:r>
        <w:rPr>
          <w:rFonts w:asciiTheme="minorHAnsi" w:hAnsiTheme="minorHAnsi" w:cstheme="minorHAnsi"/>
        </w:rPr>
        <w:t xml:space="preserve">Gorecki, V. (2020). </w:t>
      </w:r>
      <w:r w:rsidRPr="00CD78F2">
        <w:rPr>
          <w:rFonts w:asciiTheme="minorHAnsi" w:hAnsiTheme="minorHAnsi" w:cstheme="minorHAnsi"/>
          <w:i/>
          <w:iCs/>
        </w:rPr>
        <w:t xml:space="preserve">The ecology and conservation of the large-footed Myotis (Myotis </w:t>
      </w:r>
      <w:r w:rsidRPr="00CD78F2">
        <w:rPr>
          <w:rFonts w:asciiTheme="minorHAnsi" w:hAnsiTheme="minorHAnsi" w:cstheme="minorHAnsi"/>
          <w:i/>
          <w:iCs/>
        </w:rPr>
        <w:tab/>
        <w:t>macropus) in an urban environment</w:t>
      </w:r>
      <w:r>
        <w:rPr>
          <w:rFonts w:asciiTheme="minorHAnsi" w:hAnsiTheme="minorHAnsi" w:cstheme="minorHAnsi"/>
        </w:rPr>
        <w:t xml:space="preserve"> [Doctoral dissertation, Queensland </w:t>
      </w:r>
      <w:r>
        <w:rPr>
          <w:rFonts w:asciiTheme="minorHAnsi" w:hAnsiTheme="minorHAnsi" w:cstheme="minorHAnsi"/>
        </w:rPr>
        <w:tab/>
        <w:t>University of Technology]</w:t>
      </w:r>
      <w:r w:rsidRPr="009F1E20">
        <w:rPr>
          <w:rFonts w:asciiTheme="minorHAnsi" w:hAnsiTheme="minorHAnsi" w:cstheme="minorHAnsi"/>
        </w:rPr>
        <w:t>. QUT ePrints</w:t>
      </w:r>
      <w:r>
        <w:rPr>
          <w:rFonts w:asciiTheme="minorHAnsi" w:hAnsiTheme="minorHAnsi" w:cstheme="minorHAnsi"/>
        </w:rPr>
        <w:t>.</w:t>
      </w:r>
      <w:r w:rsidRPr="009F1E20">
        <w:rPr>
          <w:rFonts w:asciiTheme="minorHAnsi" w:hAnsiTheme="minorHAnsi" w:cstheme="minorHAnsi"/>
        </w:rPr>
        <w:t xml:space="preserve"> </w:t>
      </w:r>
      <w:r>
        <w:rPr>
          <w:rFonts w:asciiTheme="minorHAnsi" w:hAnsiTheme="minorHAnsi" w:cstheme="minorHAnsi"/>
        </w:rPr>
        <w:tab/>
      </w:r>
      <w:hyperlink r:id="rId569" w:history="1">
        <w:r w:rsidRPr="002D0BC5">
          <w:rPr>
            <w:rStyle w:val="Hyperlink"/>
            <w:rFonts w:asciiTheme="minorHAnsi" w:hAnsiTheme="minorHAnsi" w:cstheme="minorHAnsi"/>
          </w:rPr>
          <w:t>https://doi.org/10.5204/thesis.eprints.207163</w:t>
        </w:r>
      </w:hyperlink>
    </w:p>
    <w:p w14:paraId="5C040074" w14:textId="3C6AD53C" w:rsidR="0059081F" w:rsidRDefault="009F1E20">
      <w:pPr>
        <w:rPr>
          <w:rFonts w:asciiTheme="minorHAnsi" w:hAnsiTheme="minorHAnsi" w:cstheme="minorHAnsi"/>
        </w:rPr>
      </w:pPr>
      <w:r w:rsidRPr="009F1E20">
        <w:rPr>
          <w:rFonts w:asciiTheme="minorHAnsi" w:hAnsiTheme="minorHAnsi" w:cstheme="minorHAnsi"/>
        </w:rPr>
        <w:t xml:space="preserve"> </w:t>
      </w:r>
      <w:r w:rsidR="0059081F">
        <w:rPr>
          <w:rFonts w:asciiTheme="minorHAnsi" w:hAnsiTheme="minorHAnsi" w:cstheme="minorHAnsi"/>
        </w:rPr>
        <w:br w:type="page"/>
      </w:r>
    </w:p>
    <w:p w14:paraId="45AD423A" w14:textId="77777777" w:rsidR="0059081F" w:rsidRPr="0059081F" w:rsidRDefault="0059081F" w:rsidP="0059081F">
      <w:pPr>
        <w:spacing w:after="240" w:line="360" w:lineRule="auto"/>
        <w:rPr>
          <w:rFonts w:asciiTheme="minorHAnsi" w:hAnsiTheme="minorHAnsi" w:cstheme="minorHAnsi"/>
        </w:rPr>
        <w:sectPr w:rsidR="0059081F" w:rsidRPr="0059081F" w:rsidSect="00885806">
          <w:footerReference w:type="first" r:id="rId570"/>
          <w:type w:val="continuous"/>
          <w:pgSz w:w="11907" w:h="16840" w:code="9"/>
          <w:pgMar w:top="1418" w:right="1418" w:bottom="1418" w:left="2268" w:header="720" w:footer="720" w:gutter="0"/>
          <w:cols w:space="720"/>
          <w:docGrid w:linePitch="326"/>
        </w:sectPr>
      </w:pPr>
    </w:p>
    <w:p w14:paraId="20924845" w14:textId="6ACB46DE" w:rsidR="00051524" w:rsidRPr="00D253EF" w:rsidRDefault="004655D8" w:rsidP="00F16C57">
      <w:pPr>
        <w:pStyle w:val="PhDAppendicesBibliographyAPA"/>
        <w:pBdr>
          <w:bottom w:val="single" w:sz="4" w:space="1" w:color="auto"/>
        </w:pBdr>
        <w:spacing w:line="360" w:lineRule="auto"/>
        <w:rPr>
          <w:rFonts w:asciiTheme="minorHAnsi" w:hAnsiTheme="minorHAnsi" w:cstheme="minorHAnsi"/>
          <w:sz w:val="40"/>
          <w:szCs w:val="40"/>
        </w:rPr>
      </w:pPr>
      <w:bookmarkStart w:id="390" w:name="_Toc414383410"/>
      <w:bookmarkStart w:id="391" w:name="_Toc86701856"/>
      <w:r w:rsidRPr="00D253EF">
        <w:rPr>
          <w:rFonts w:asciiTheme="minorHAnsi" w:hAnsiTheme="minorHAnsi" w:cstheme="minorHAnsi"/>
          <w:sz w:val="40"/>
          <w:szCs w:val="40"/>
        </w:rPr>
        <w:lastRenderedPageBreak/>
        <w:t>Appendices</w:t>
      </w:r>
      <w:bookmarkEnd w:id="390"/>
      <w:bookmarkEnd w:id="391"/>
    </w:p>
    <w:p w14:paraId="2B4ECA05" w14:textId="449E147D" w:rsidR="001606C4" w:rsidRPr="00D253EF" w:rsidRDefault="00FC563B" w:rsidP="006545B8">
      <w:pPr>
        <w:pStyle w:val="PhDNormal2"/>
        <w:spacing w:line="360" w:lineRule="auto"/>
        <w:rPr>
          <w:rFonts w:asciiTheme="minorHAnsi" w:hAnsiTheme="minorHAnsi" w:cstheme="minorHAnsi"/>
        </w:rPr>
      </w:pPr>
      <w:r>
        <w:rPr>
          <w:noProof/>
        </w:rPr>
        <w:drawing>
          <wp:anchor distT="0" distB="0" distL="114300" distR="114300" simplePos="0" relativeHeight="251830272" behindDoc="1" locked="0" layoutInCell="1" allowOverlap="1" wp14:anchorId="5E42CBA3" wp14:editId="3E40FAEB">
            <wp:simplePos x="0" y="0"/>
            <wp:positionH relativeFrom="margin">
              <wp:posOffset>414499</wp:posOffset>
            </wp:positionH>
            <wp:positionV relativeFrom="paragraph">
              <wp:posOffset>148326</wp:posOffset>
            </wp:positionV>
            <wp:extent cx="4123634" cy="3459193"/>
            <wp:effectExtent l="0" t="0" r="0" b="825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4129160" cy="34638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7180A1" w14:textId="64DE08BB" w:rsidR="006025EA" w:rsidRDefault="006025EA" w:rsidP="006545B8">
      <w:pPr>
        <w:pStyle w:val="PhDNormal2"/>
        <w:spacing w:line="360" w:lineRule="auto"/>
        <w:rPr>
          <w:rFonts w:asciiTheme="minorHAnsi" w:hAnsiTheme="minorHAnsi" w:cstheme="minorHAnsi"/>
        </w:rPr>
      </w:pPr>
    </w:p>
    <w:p w14:paraId="6681F681" w14:textId="6ED2B0A9" w:rsidR="006025EA" w:rsidRDefault="006025EA" w:rsidP="006545B8">
      <w:pPr>
        <w:pStyle w:val="PhDNormal2"/>
        <w:spacing w:line="360" w:lineRule="auto"/>
        <w:rPr>
          <w:rFonts w:asciiTheme="minorHAnsi" w:hAnsiTheme="minorHAnsi" w:cstheme="minorHAnsi"/>
        </w:rPr>
      </w:pPr>
    </w:p>
    <w:p w14:paraId="4BFF83B9" w14:textId="0464E22A" w:rsidR="006025EA" w:rsidRDefault="006025EA" w:rsidP="006545B8">
      <w:pPr>
        <w:pStyle w:val="PhDNormal2"/>
        <w:spacing w:line="360" w:lineRule="auto"/>
        <w:rPr>
          <w:rFonts w:asciiTheme="minorHAnsi" w:hAnsiTheme="minorHAnsi" w:cstheme="minorHAnsi"/>
        </w:rPr>
      </w:pPr>
    </w:p>
    <w:p w14:paraId="770B7391" w14:textId="77777777" w:rsidR="006025EA" w:rsidRDefault="006025EA" w:rsidP="006545B8">
      <w:pPr>
        <w:pStyle w:val="PhDNormal2"/>
        <w:spacing w:line="360" w:lineRule="auto"/>
        <w:rPr>
          <w:rFonts w:asciiTheme="minorHAnsi" w:hAnsiTheme="minorHAnsi" w:cstheme="minorHAnsi"/>
        </w:rPr>
      </w:pPr>
    </w:p>
    <w:p w14:paraId="2C185504" w14:textId="40831544" w:rsidR="006025EA" w:rsidRDefault="006025EA" w:rsidP="006545B8">
      <w:pPr>
        <w:pStyle w:val="PhDNormal2"/>
        <w:spacing w:line="360" w:lineRule="auto"/>
        <w:rPr>
          <w:rFonts w:asciiTheme="minorHAnsi" w:hAnsiTheme="minorHAnsi" w:cstheme="minorHAnsi"/>
        </w:rPr>
      </w:pPr>
    </w:p>
    <w:p w14:paraId="4A592F7C" w14:textId="48E88794" w:rsidR="00CF7771" w:rsidRDefault="00CF7771" w:rsidP="006545B8">
      <w:pPr>
        <w:pStyle w:val="PhDNormal2"/>
        <w:spacing w:line="360" w:lineRule="auto"/>
        <w:rPr>
          <w:rFonts w:asciiTheme="minorHAnsi" w:hAnsiTheme="minorHAnsi" w:cstheme="minorHAnsi"/>
        </w:rPr>
      </w:pPr>
    </w:p>
    <w:p w14:paraId="3CDC2AC4" w14:textId="76164B43" w:rsidR="00CF7771" w:rsidRDefault="00CF7771" w:rsidP="006545B8">
      <w:pPr>
        <w:pStyle w:val="PhDNormal2"/>
        <w:spacing w:line="360" w:lineRule="auto"/>
        <w:rPr>
          <w:rFonts w:asciiTheme="minorHAnsi" w:hAnsiTheme="minorHAnsi" w:cstheme="minorHAnsi"/>
        </w:rPr>
      </w:pPr>
    </w:p>
    <w:p w14:paraId="5EA1BA05" w14:textId="5B3A2E28" w:rsidR="00CF7771" w:rsidRDefault="00CF7771" w:rsidP="006545B8">
      <w:pPr>
        <w:pStyle w:val="PhDNormal2"/>
        <w:spacing w:line="360" w:lineRule="auto"/>
        <w:rPr>
          <w:rFonts w:asciiTheme="minorHAnsi" w:hAnsiTheme="minorHAnsi" w:cstheme="minorHAnsi"/>
        </w:rPr>
      </w:pPr>
    </w:p>
    <w:p w14:paraId="0602337E" w14:textId="4971BB4C" w:rsidR="00CF7771" w:rsidRDefault="00CF7771" w:rsidP="006545B8">
      <w:pPr>
        <w:pStyle w:val="PhDNormal2"/>
        <w:spacing w:line="360" w:lineRule="auto"/>
        <w:rPr>
          <w:rFonts w:asciiTheme="minorHAnsi" w:hAnsiTheme="minorHAnsi" w:cstheme="minorHAnsi"/>
        </w:rPr>
      </w:pPr>
    </w:p>
    <w:p w14:paraId="3E996A03" w14:textId="7F84D8B9" w:rsidR="00CF7771" w:rsidRDefault="00FC563B" w:rsidP="006545B8">
      <w:pPr>
        <w:pStyle w:val="PhDNormal2"/>
        <w:spacing w:line="360" w:lineRule="auto"/>
        <w:rPr>
          <w:rFonts w:asciiTheme="minorHAnsi" w:hAnsiTheme="minorHAnsi" w:cstheme="minorHAnsi"/>
        </w:rPr>
      </w:pPr>
      <w:r>
        <w:rPr>
          <w:noProof/>
        </w:rPr>
        <mc:AlternateContent>
          <mc:Choice Requires="wps">
            <w:drawing>
              <wp:anchor distT="0" distB="0" distL="114300" distR="114300" simplePos="0" relativeHeight="251871232" behindDoc="1" locked="0" layoutInCell="1" allowOverlap="1" wp14:anchorId="4447DB03" wp14:editId="5DE6DDF7">
                <wp:simplePos x="0" y="0"/>
                <wp:positionH relativeFrom="margin">
                  <wp:align>center</wp:align>
                </wp:positionH>
                <wp:positionV relativeFrom="paragraph">
                  <wp:posOffset>102978</wp:posOffset>
                </wp:positionV>
                <wp:extent cx="4391025" cy="635"/>
                <wp:effectExtent l="0" t="0" r="9525" b="0"/>
                <wp:wrapNone/>
                <wp:docPr id="71" name="Text Box 71"/>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6CDE0A71" w14:textId="5302FA1A" w:rsidR="00FC563B" w:rsidRPr="005C6E9A" w:rsidRDefault="00FC563B" w:rsidP="00FC563B">
                            <w:pPr>
                              <w:pStyle w:val="Caption"/>
                              <w:rPr>
                                <w:rFonts w:asciiTheme="minorHAnsi" w:hAnsiTheme="minorHAnsi" w:cstheme="minorHAnsi"/>
                                <w:b w:val="0"/>
                                <w:bCs w:val="0"/>
                                <w:noProof/>
                                <w:sz w:val="24"/>
                              </w:rPr>
                            </w:pPr>
                            <w:bookmarkStart w:id="392" w:name="_Toc71672221"/>
                            <w:r w:rsidRPr="005C6E9A">
                              <w:rPr>
                                <w:rFonts w:asciiTheme="minorHAnsi" w:hAnsiTheme="minorHAnsi" w:cstheme="minorHAnsi"/>
                                <w:b w:val="0"/>
                                <w:bCs w:val="0"/>
                              </w:rPr>
                              <w:t xml:space="preserve">Figure A </w:t>
                            </w:r>
                            <w:r w:rsidRPr="005C6E9A">
                              <w:rPr>
                                <w:rFonts w:asciiTheme="minorHAnsi" w:hAnsiTheme="minorHAnsi" w:cstheme="minorHAnsi"/>
                                <w:b w:val="0"/>
                                <w:bCs w:val="0"/>
                              </w:rPr>
                              <w:fldChar w:fldCharType="begin"/>
                            </w:r>
                            <w:r w:rsidRPr="005C6E9A">
                              <w:rPr>
                                <w:rFonts w:asciiTheme="minorHAnsi" w:hAnsiTheme="minorHAnsi" w:cstheme="minorHAnsi"/>
                                <w:b w:val="0"/>
                                <w:bCs w:val="0"/>
                              </w:rPr>
                              <w:instrText xml:space="preserve"> SEQ Figure_A \* ARABIC </w:instrText>
                            </w:r>
                            <w:r w:rsidRPr="005C6E9A">
                              <w:rPr>
                                <w:rFonts w:asciiTheme="minorHAnsi" w:hAnsiTheme="minorHAnsi" w:cstheme="minorHAnsi"/>
                                <w:b w:val="0"/>
                                <w:bCs w:val="0"/>
                              </w:rPr>
                              <w:fldChar w:fldCharType="separate"/>
                            </w:r>
                            <w:r w:rsidR="009E45A0">
                              <w:rPr>
                                <w:rFonts w:asciiTheme="minorHAnsi" w:hAnsiTheme="minorHAnsi" w:cstheme="minorHAnsi"/>
                                <w:b w:val="0"/>
                                <w:bCs w:val="0"/>
                                <w:noProof/>
                              </w:rPr>
                              <w:t>1</w:t>
                            </w:r>
                            <w:r w:rsidRPr="005C6E9A">
                              <w:rPr>
                                <w:rFonts w:asciiTheme="minorHAnsi" w:hAnsiTheme="minorHAnsi" w:cstheme="minorHAnsi"/>
                                <w:b w:val="0"/>
                                <w:bCs w:val="0"/>
                              </w:rPr>
                              <w:fldChar w:fldCharType="end"/>
                            </w:r>
                            <w:r w:rsidRPr="005C6E9A">
                              <w:rPr>
                                <w:rFonts w:asciiTheme="minorHAnsi" w:hAnsiTheme="minorHAnsi" w:cstheme="minorHAnsi"/>
                                <w:b w:val="0"/>
                                <w:bCs w:val="0"/>
                              </w:rPr>
                              <w:t xml:space="preserve"> </w:t>
                            </w:r>
                            <w:r w:rsidRPr="005C6E9A">
                              <w:rPr>
                                <w:rFonts w:asciiTheme="minorHAnsi" w:hAnsiTheme="minorHAnsi" w:cstheme="minorHAnsi"/>
                                <w:b w:val="0"/>
                                <w:bCs w:val="0"/>
                                <w:i/>
                                <w:iCs/>
                              </w:rPr>
                              <w:t>Myotis macropus</w:t>
                            </w:r>
                            <w:r w:rsidRPr="005C6E9A">
                              <w:rPr>
                                <w:rFonts w:asciiTheme="minorHAnsi" w:hAnsiTheme="minorHAnsi" w:cstheme="minorHAnsi"/>
                                <w:b w:val="0"/>
                                <w:bCs w:val="0"/>
                              </w:rPr>
                              <w:t xml:space="preserve"> roost inside a drain hole in the Yugar tunnel in summer</w:t>
                            </w:r>
                            <w:bookmarkEnd w:id="3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7DB03" id="Text Box 71" o:spid="_x0000_s1082" type="#_x0000_t202" style="position:absolute;left:0;text-align:left;margin-left:0;margin-top:8.1pt;width:345.75pt;height:.05pt;z-index:-251445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" stroked="f">
                <v:textbox style="mso-fit-shape-to-text:t" inset="0,0,0,0">
                  <w:txbxContent>
                    <w:p w14:paraId="6CDE0A71" w14:textId="5302FA1A" w:rsidR="00FC563B" w:rsidRPr="005C6E9A" w:rsidRDefault="00FC563B" w:rsidP="00FC563B">
                      <w:pPr>
                        <w:pStyle w:val="Caption"/>
                        <w:rPr>
                          <w:rFonts w:asciiTheme="minorHAnsi" w:hAnsiTheme="minorHAnsi" w:cstheme="minorHAnsi"/>
                          <w:b w:val="0"/>
                          <w:bCs w:val="0"/>
                          <w:noProof/>
                          <w:sz w:val="24"/>
                        </w:rPr>
                      </w:pPr>
                      <w:bookmarkStart w:id="393" w:name="_Toc71672221"/>
                      <w:r w:rsidRPr="005C6E9A">
                        <w:rPr>
                          <w:rFonts w:asciiTheme="minorHAnsi" w:hAnsiTheme="minorHAnsi" w:cstheme="minorHAnsi"/>
                          <w:b w:val="0"/>
                          <w:bCs w:val="0"/>
                        </w:rPr>
                        <w:t xml:space="preserve">Figure A </w:t>
                      </w:r>
                      <w:r w:rsidRPr="005C6E9A">
                        <w:rPr>
                          <w:rFonts w:asciiTheme="minorHAnsi" w:hAnsiTheme="minorHAnsi" w:cstheme="minorHAnsi"/>
                          <w:b w:val="0"/>
                          <w:bCs w:val="0"/>
                        </w:rPr>
                        <w:fldChar w:fldCharType="begin"/>
                      </w:r>
                      <w:r w:rsidRPr="005C6E9A">
                        <w:rPr>
                          <w:rFonts w:asciiTheme="minorHAnsi" w:hAnsiTheme="minorHAnsi" w:cstheme="minorHAnsi"/>
                          <w:b w:val="0"/>
                          <w:bCs w:val="0"/>
                        </w:rPr>
                        <w:instrText xml:space="preserve"> SEQ Figure_A \* ARABIC </w:instrText>
                      </w:r>
                      <w:r w:rsidRPr="005C6E9A">
                        <w:rPr>
                          <w:rFonts w:asciiTheme="minorHAnsi" w:hAnsiTheme="minorHAnsi" w:cstheme="minorHAnsi"/>
                          <w:b w:val="0"/>
                          <w:bCs w:val="0"/>
                        </w:rPr>
                        <w:fldChar w:fldCharType="separate"/>
                      </w:r>
                      <w:r w:rsidR="009E45A0">
                        <w:rPr>
                          <w:rFonts w:asciiTheme="minorHAnsi" w:hAnsiTheme="minorHAnsi" w:cstheme="minorHAnsi"/>
                          <w:b w:val="0"/>
                          <w:bCs w:val="0"/>
                          <w:noProof/>
                        </w:rPr>
                        <w:t>1</w:t>
                      </w:r>
                      <w:r w:rsidRPr="005C6E9A">
                        <w:rPr>
                          <w:rFonts w:asciiTheme="minorHAnsi" w:hAnsiTheme="minorHAnsi" w:cstheme="minorHAnsi"/>
                          <w:b w:val="0"/>
                          <w:bCs w:val="0"/>
                        </w:rPr>
                        <w:fldChar w:fldCharType="end"/>
                      </w:r>
                      <w:r w:rsidRPr="005C6E9A">
                        <w:rPr>
                          <w:rFonts w:asciiTheme="minorHAnsi" w:hAnsiTheme="minorHAnsi" w:cstheme="minorHAnsi"/>
                          <w:b w:val="0"/>
                          <w:bCs w:val="0"/>
                        </w:rPr>
                        <w:t xml:space="preserve"> </w:t>
                      </w:r>
                      <w:r w:rsidRPr="005C6E9A">
                        <w:rPr>
                          <w:rFonts w:asciiTheme="minorHAnsi" w:hAnsiTheme="minorHAnsi" w:cstheme="minorHAnsi"/>
                          <w:b w:val="0"/>
                          <w:bCs w:val="0"/>
                          <w:i/>
                          <w:iCs/>
                        </w:rPr>
                        <w:t>Myotis macropus</w:t>
                      </w:r>
                      <w:r w:rsidRPr="005C6E9A">
                        <w:rPr>
                          <w:rFonts w:asciiTheme="minorHAnsi" w:hAnsiTheme="minorHAnsi" w:cstheme="minorHAnsi"/>
                          <w:b w:val="0"/>
                          <w:bCs w:val="0"/>
                        </w:rPr>
                        <w:t xml:space="preserve"> roost inside a drain hole in the Yugar tunnel in summer</w:t>
                      </w:r>
                      <w:bookmarkEnd w:id="393"/>
                    </w:p>
                  </w:txbxContent>
                </v:textbox>
                <w10:wrap anchorx="margin"/>
              </v:shape>
            </w:pict>
          </mc:Fallback>
        </mc:AlternateContent>
      </w:r>
    </w:p>
    <w:p w14:paraId="266AF276" w14:textId="77777777" w:rsidR="00A97E2A" w:rsidRDefault="00A97E2A">
      <w:pPr>
        <w:rPr>
          <w:rFonts w:asciiTheme="minorHAnsi" w:hAnsiTheme="minorHAnsi" w:cstheme="minorHAnsi"/>
        </w:rPr>
      </w:pPr>
    </w:p>
    <w:p w14:paraId="5A3F1962" w14:textId="51BE9356" w:rsidR="00CF7771" w:rsidRDefault="00FC563B">
      <w:pPr>
        <w:rPr>
          <w:rFonts w:asciiTheme="minorHAnsi" w:hAnsiTheme="minorHAnsi" w:cstheme="minorHAnsi"/>
          <w:szCs w:val="22"/>
        </w:rPr>
      </w:pPr>
      <w:r>
        <w:rPr>
          <w:noProof/>
        </w:rPr>
        <mc:AlternateContent>
          <mc:Choice Requires="wps">
            <w:drawing>
              <wp:anchor distT="0" distB="0" distL="114300" distR="114300" simplePos="0" relativeHeight="251873280" behindDoc="1" locked="0" layoutInCell="1" allowOverlap="1" wp14:anchorId="6C12CD93" wp14:editId="7CDE2957">
                <wp:simplePos x="0" y="0"/>
                <wp:positionH relativeFrom="column">
                  <wp:posOffset>447423</wp:posOffset>
                </wp:positionH>
                <wp:positionV relativeFrom="paragraph">
                  <wp:posOffset>3590445</wp:posOffset>
                </wp:positionV>
                <wp:extent cx="4143375" cy="635"/>
                <wp:effectExtent l="0" t="0" r="0" b="0"/>
                <wp:wrapNone/>
                <wp:docPr id="75" name="Text Box 75"/>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6E13AD45" w14:textId="6533FCD3" w:rsidR="00FC563B" w:rsidRPr="005C6E9A" w:rsidRDefault="00FC563B" w:rsidP="00FC563B">
                            <w:pPr>
                              <w:pStyle w:val="Caption"/>
                              <w:rPr>
                                <w:rFonts w:asciiTheme="minorHAnsi" w:eastAsia="PMingLiU" w:hAnsiTheme="minorHAnsi" w:cstheme="minorHAnsi"/>
                                <w:b w:val="0"/>
                                <w:bCs w:val="0"/>
                                <w:noProof/>
                              </w:rPr>
                            </w:pPr>
                            <w:bookmarkStart w:id="394" w:name="_Toc71672222"/>
                            <w:r w:rsidRPr="005C6E9A">
                              <w:rPr>
                                <w:rFonts w:asciiTheme="minorHAnsi" w:hAnsiTheme="minorHAnsi" w:cstheme="minorHAnsi"/>
                                <w:b w:val="0"/>
                                <w:bCs w:val="0"/>
                              </w:rPr>
                              <w:t xml:space="preserve">Figure A </w:t>
                            </w:r>
                            <w:r w:rsidRPr="005C6E9A">
                              <w:rPr>
                                <w:rFonts w:asciiTheme="minorHAnsi" w:hAnsiTheme="minorHAnsi" w:cstheme="minorHAnsi"/>
                                <w:b w:val="0"/>
                                <w:bCs w:val="0"/>
                              </w:rPr>
                              <w:fldChar w:fldCharType="begin"/>
                            </w:r>
                            <w:r w:rsidRPr="005C6E9A">
                              <w:rPr>
                                <w:rFonts w:asciiTheme="minorHAnsi" w:hAnsiTheme="minorHAnsi" w:cstheme="minorHAnsi"/>
                                <w:b w:val="0"/>
                                <w:bCs w:val="0"/>
                              </w:rPr>
                              <w:instrText xml:space="preserve"> SEQ Figure_A \* ARABIC </w:instrText>
                            </w:r>
                            <w:r w:rsidRPr="005C6E9A">
                              <w:rPr>
                                <w:rFonts w:asciiTheme="minorHAnsi" w:hAnsiTheme="minorHAnsi" w:cstheme="minorHAnsi"/>
                                <w:b w:val="0"/>
                                <w:bCs w:val="0"/>
                              </w:rPr>
                              <w:fldChar w:fldCharType="separate"/>
                            </w:r>
                            <w:r w:rsidR="009E45A0">
                              <w:rPr>
                                <w:rFonts w:asciiTheme="minorHAnsi" w:hAnsiTheme="minorHAnsi" w:cstheme="minorHAnsi"/>
                                <w:b w:val="0"/>
                                <w:bCs w:val="0"/>
                                <w:noProof/>
                              </w:rPr>
                              <w:t>2</w:t>
                            </w:r>
                            <w:r w:rsidRPr="005C6E9A">
                              <w:rPr>
                                <w:rFonts w:asciiTheme="minorHAnsi" w:hAnsiTheme="minorHAnsi" w:cstheme="minorHAnsi"/>
                                <w:b w:val="0"/>
                                <w:bCs w:val="0"/>
                              </w:rPr>
                              <w:fldChar w:fldCharType="end"/>
                            </w:r>
                            <w:r w:rsidRPr="005C6E9A">
                              <w:rPr>
                                <w:rFonts w:asciiTheme="minorHAnsi" w:hAnsiTheme="minorHAnsi" w:cstheme="minorHAnsi"/>
                                <w:b w:val="0"/>
                                <w:bCs w:val="0"/>
                              </w:rPr>
                              <w:t xml:space="preserve"> Another </w:t>
                            </w:r>
                            <w:r w:rsidRPr="005C6E9A">
                              <w:rPr>
                                <w:rFonts w:asciiTheme="minorHAnsi" w:hAnsiTheme="minorHAnsi" w:cstheme="minorHAnsi"/>
                                <w:b w:val="0"/>
                                <w:bCs w:val="0"/>
                                <w:i/>
                                <w:iCs/>
                              </w:rPr>
                              <w:t>Myotis macropus</w:t>
                            </w:r>
                            <w:r w:rsidRPr="005C6E9A">
                              <w:rPr>
                                <w:rFonts w:asciiTheme="minorHAnsi" w:hAnsiTheme="minorHAnsi" w:cstheme="minorHAnsi"/>
                                <w:b w:val="0"/>
                                <w:bCs w:val="0"/>
                              </w:rPr>
                              <w:t xml:space="preserve"> roost inside a drain hole in the Yugar tunnel in summer</w:t>
                            </w:r>
                            <w:bookmarkEnd w:id="3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2CD93" id="Text Box 75" o:spid="_x0000_s1083" type="#_x0000_t202" style="position:absolute;margin-left:35.25pt;margin-top:282.7pt;width:326.25pt;height:.05pt;z-index:-25144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" stroked="f">
                <v:textbox style="mso-fit-shape-to-text:t" inset="0,0,0,0">
                  <w:txbxContent>
                    <w:p w14:paraId="6E13AD45" w14:textId="6533FCD3" w:rsidR="00FC563B" w:rsidRPr="005C6E9A" w:rsidRDefault="00FC563B" w:rsidP="00FC563B">
                      <w:pPr>
                        <w:pStyle w:val="Caption"/>
                        <w:rPr>
                          <w:rFonts w:asciiTheme="minorHAnsi" w:eastAsia="PMingLiU" w:hAnsiTheme="minorHAnsi" w:cstheme="minorHAnsi"/>
                          <w:b w:val="0"/>
                          <w:bCs w:val="0"/>
                          <w:noProof/>
                        </w:rPr>
                      </w:pPr>
                      <w:bookmarkStart w:id="395" w:name="_Toc71672222"/>
                      <w:r w:rsidRPr="005C6E9A">
                        <w:rPr>
                          <w:rFonts w:asciiTheme="minorHAnsi" w:hAnsiTheme="minorHAnsi" w:cstheme="minorHAnsi"/>
                          <w:b w:val="0"/>
                          <w:bCs w:val="0"/>
                        </w:rPr>
                        <w:t xml:space="preserve">Figure A </w:t>
                      </w:r>
                      <w:r w:rsidRPr="005C6E9A">
                        <w:rPr>
                          <w:rFonts w:asciiTheme="minorHAnsi" w:hAnsiTheme="minorHAnsi" w:cstheme="minorHAnsi"/>
                          <w:b w:val="0"/>
                          <w:bCs w:val="0"/>
                        </w:rPr>
                        <w:fldChar w:fldCharType="begin"/>
                      </w:r>
                      <w:r w:rsidRPr="005C6E9A">
                        <w:rPr>
                          <w:rFonts w:asciiTheme="minorHAnsi" w:hAnsiTheme="minorHAnsi" w:cstheme="minorHAnsi"/>
                          <w:b w:val="0"/>
                          <w:bCs w:val="0"/>
                        </w:rPr>
                        <w:instrText xml:space="preserve"> SEQ Figure_A \* ARABIC </w:instrText>
                      </w:r>
                      <w:r w:rsidRPr="005C6E9A">
                        <w:rPr>
                          <w:rFonts w:asciiTheme="minorHAnsi" w:hAnsiTheme="minorHAnsi" w:cstheme="minorHAnsi"/>
                          <w:b w:val="0"/>
                          <w:bCs w:val="0"/>
                        </w:rPr>
                        <w:fldChar w:fldCharType="separate"/>
                      </w:r>
                      <w:r w:rsidR="009E45A0">
                        <w:rPr>
                          <w:rFonts w:asciiTheme="minorHAnsi" w:hAnsiTheme="minorHAnsi" w:cstheme="minorHAnsi"/>
                          <w:b w:val="0"/>
                          <w:bCs w:val="0"/>
                          <w:noProof/>
                        </w:rPr>
                        <w:t>2</w:t>
                      </w:r>
                      <w:r w:rsidRPr="005C6E9A">
                        <w:rPr>
                          <w:rFonts w:asciiTheme="minorHAnsi" w:hAnsiTheme="minorHAnsi" w:cstheme="minorHAnsi"/>
                          <w:b w:val="0"/>
                          <w:bCs w:val="0"/>
                        </w:rPr>
                        <w:fldChar w:fldCharType="end"/>
                      </w:r>
                      <w:r w:rsidRPr="005C6E9A">
                        <w:rPr>
                          <w:rFonts w:asciiTheme="minorHAnsi" w:hAnsiTheme="minorHAnsi" w:cstheme="minorHAnsi"/>
                          <w:b w:val="0"/>
                          <w:bCs w:val="0"/>
                        </w:rPr>
                        <w:t xml:space="preserve"> Another </w:t>
                      </w:r>
                      <w:r w:rsidRPr="005C6E9A">
                        <w:rPr>
                          <w:rFonts w:asciiTheme="minorHAnsi" w:hAnsiTheme="minorHAnsi" w:cstheme="minorHAnsi"/>
                          <w:b w:val="0"/>
                          <w:bCs w:val="0"/>
                          <w:i/>
                          <w:iCs/>
                        </w:rPr>
                        <w:t>Myotis macropus</w:t>
                      </w:r>
                      <w:r w:rsidRPr="005C6E9A">
                        <w:rPr>
                          <w:rFonts w:asciiTheme="minorHAnsi" w:hAnsiTheme="minorHAnsi" w:cstheme="minorHAnsi"/>
                          <w:b w:val="0"/>
                          <w:bCs w:val="0"/>
                        </w:rPr>
                        <w:t xml:space="preserve"> roost inside a drain hole in the Yugar tunnel in summer</w:t>
                      </w:r>
                      <w:bookmarkEnd w:id="395"/>
                    </w:p>
                  </w:txbxContent>
                </v:textbox>
              </v:shape>
            </w:pict>
          </mc:Fallback>
        </mc:AlternateContent>
      </w:r>
      <w:r w:rsidRPr="006025EA">
        <w:rPr>
          <w:rFonts w:ascii="Calibri" w:eastAsia="PMingLiU" w:hAnsi="Calibri"/>
          <w:noProof/>
          <w:sz w:val="22"/>
          <w:lang w:eastAsia="zh-TW"/>
        </w:rPr>
        <w:drawing>
          <wp:anchor distT="0" distB="0" distL="114300" distR="114300" simplePos="0" relativeHeight="251865088" behindDoc="1" locked="0" layoutInCell="1" allowOverlap="1" wp14:anchorId="1D8D414A" wp14:editId="71E4DBEC">
            <wp:simplePos x="0" y="0"/>
            <wp:positionH relativeFrom="margin">
              <wp:posOffset>503974</wp:posOffset>
            </wp:positionH>
            <wp:positionV relativeFrom="paragraph">
              <wp:posOffset>8135</wp:posOffset>
            </wp:positionV>
            <wp:extent cx="4143375" cy="3551464"/>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bwMode="auto">
                    <a:xfrm>
                      <a:off x="0" y="0"/>
                      <a:ext cx="4143375" cy="35514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7771">
        <w:rPr>
          <w:rFonts w:asciiTheme="minorHAnsi" w:hAnsiTheme="minorHAnsi" w:cstheme="minorHAnsi"/>
        </w:rPr>
        <w:br w:type="page"/>
      </w:r>
    </w:p>
    <w:p w14:paraId="7B73195F" w14:textId="38BAE531" w:rsidR="006025EA" w:rsidRDefault="00FC563B" w:rsidP="006545B8">
      <w:pPr>
        <w:pStyle w:val="PhDNormal2"/>
        <w:spacing w:line="360" w:lineRule="auto"/>
        <w:rPr>
          <w:rFonts w:asciiTheme="minorHAnsi" w:hAnsiTheme="minorHAnsi" w:cstheme="minorHAnsi"/>
        </w:rPr>
      </w:pPr>
      <w:r w:rsidRPr="006025EA">
        <w:rPr>
          <w:rFonts w:ascii="Calibri" w:eastAsia="PMingLiU" w:hAnsi="Calibri"/>
          <w:noProof/>
          <w:sz w:val="22"/>
          <w:lang w:eastAsia="zh-TW"/>
        </w:rPr>
        <w:lastRenderedPageBreak/>
        <w:drawing>
          <wp:anchor distT="0" distB="0" distL="114300" distR="114300" simplePos="0" relativeHeight="251869184" behindDoc="1" locked="0" layoutInCell="1" allowOverlap="1" wp14:anchorId="21531C1C" wp14:editId="73D5ED89">
            <wp:simplePos x="0" y="0"/>
            <wp:positionH relativeFrom="margin">
              <wp:posOffset>861695</wp:posOffset>
            </wp:positionH>
            <wp:positionV relativeFrom="paragraph">
              <wp:posOffset>71911</wp:posOffset>
            </wp:positionV>
            <wp:extent cx="4143375" cy="3551464"/>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bwMode="auto">
                    <a:xfrm>
                      <a:off x="0" y="0"/>
                      <a:ext cx="4143375" cy="35514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C8B358" w14:textId="4031273B" w:rsidR="00AA2F52" w:rsidRDefault="00AA2F52" w:rsidP="006545B8">
      <w:pPr>
        <w:pStyle w:val="PhDNormal2"/>
        <w:spacing w:line="360" w:lineRule="auto"/>
        <w:rPr>
          <w:rFonts w:asciiTheme="minorHAnsi" w:hAnsiTheme="minorHAnsi" w:cstheme="minorHAnsi"/>
        </w:rPr>
      </w:pPr>
    </w:p>
    <w:p w14:paraId="260B1337" w14:textId="341BBA68" w:rsidR="00AA2F52" w:rsidRDefault="00AA2F52" w:rsidP="006545B8">
      <w:pPr>
        <w:pStyle w:val="PhDNormal2"/>
        <w:spacing w:line="360" w:lineRule="auto"/>
        <w:rPr>
          <w:rFonts w:asciiTheme="minorHAnsi" w:hAnsiTheme="minorHAnsi" w:cstheme="minorHAnsi"/>
        </w:rPr>
      </w:pPr>
    </w:p>
    <w:p w14:paraId="4780F1A1" w14:textId="1C7726CF" w:rsidR="00AA2F52" w:rsidRDefault="00AA2F52" w:rsidP="006545B8">
      <w:pPr>
        <w:pStyle w:val="PhDNormal2"/>
        <w:spacing w:line="360" w:lineRule="auto"/>
        <w:rPr>
          <w:rFonts w:asciiTheme="minorHAnsi" w:hAnsiTheme="minorHAnsi" w:cstheme="minorHAnsi"/>
        </w:rPr>
      </w:pPr>
    </w:p>
    <w:p w14:paraId="22189477" w14:textId="254FAA4A" w:rsidR="00AA2F52" w:rsidRDefault="00AA2F52" w:rsidP="006545B8">
      <w:pPr>
        <w:pStyle w:val="PhDNormal2"/>
        <w:spacing w:line="360" w:lineRule="auto"/>
        <w:rPr>
          <w:rFonts w:asciiTheme="minorHAnsi" w:hAnsiTheme="minorHAnsi" w:cstheme="minorHAnsi"/>
        </w:rPr>
      </w:pPr>
    </w:p>
    <w:p w14:paraId="7C44A8D4" w14:textId="364CA644" w:rsidR="00AA2F52" w:rsidRDefault="00AA2F52" w:rsidP="006545B8">
      <w:pPr>
        <w:pStyle w:val="PhDNormal2"/>
        <w:spacing w:line="360" w:lineRule="auto"/>
        <w:rPr>
          <w:rFonts w:asciiTheme="minorHAnsi" w:hAnsiTheme="minorHAnsi" w:cstheme="minorHAnsi"/>
        </w:rPr>
      </w:pPr>
    </w:p>
    <w:p w14:paraId="35934DAE" w14:textId="1F9220EB" w:rsidR="00AA2F52" w:rsidRDefault="00AA2F52" w:rsidP="006545B8">
      <w:pPr>
        <w:pStyle w:val="PhDNormal2"/>
        <w:spacing w:line="360" w:lineRule="auto"/>
        <w:rPr>
          <w:rFonts w:asciiTheme="minorHAnsi" w:hAnsiTheme="minorHAnsi" w:cstheme="minorHAnsi"/>
        </w:rPr>
      </w:pPr>
    </w:p>
    <w:p w14:paraId="440588C0" w14:textId="3F44B429" w:rsidR="00AA2F52" w:rsidRDefault="00AA2F52" w:rsidP="006545B8">
      <w:pPr>
        <w:pStyle w:val="PhDNormal2"/>
        <w:spacing w:line="360" w:lineRule="auto"/>
        <w:rPr>
          <w:rFonts w:asciiTheme="minorHAnsi" w:hAnsiTheme="minorHAnsi" w:cstheme="minorHAnsi"/>
        </w:rPr>
      </w:pPr>
    </w:p>
    <w:p w14:paraId="49C06A87" w14:textId="1C069E70" w:rsidR="00AA2F52" w:rsidRDefault="00AA2F52" w:rsidP="006545B8">
      <w:pPr>
        <w:pStyle w:val="PhDNormal2"/>
        <w:spacing w:line="360" w:lineRule="auto"/>
        <w:rPr>
          <w:rFonts w:asciiTheme="minorHAnsi" w:hAnsiTheme="minorHAnsi" w:cstheme="minorHAnsi"/>
        </w:rPr>
      </w:pPr>
    </w:p>
    <w:p w14:paraId="44F8EC6E" w14:textId="43FBDAD6" w:rsidR="00AA2F52" w:rsidRDefault="00AA2F52" w:rsidP="006545B8">
      <w:pPr>
        <w:pStyle w:val="PhDNormal2"/>
        <w:spacing w:line="360" w:lineRule="auto"/>
        <w:rPr>
          <w:rFonts w:asciiTheme="minorHAnsi" w:hAnsiTheme="minorHAnsi" w:cstheme="minorHAnsi"/>
        </w:rPr>
      </w:pPr>
    </w:p>
    <w:p w14:paraId="68D71A8A" w14:textId="30070B9A" w:rsidR="00AA2F52" w:rsidRDefault="00FC563B" w:rsidP="006545B8">
      <w:pPr>
        <w:pStyle w:val="PhDNormal2"/>
        <w:spacing w:line="360" w:lineRule="auto"/>
        <w:rPr>
          <w:rFonts w:asciiTheme="minorHAnsi" w:hAnsiTheme="minorHAnsi" w:cstheme="minorHAnsi"/>
        </w:rPr>
      </w:pPr>
      <w:r>
        <w:rPr>
          <w:noProof/>
        </w:rPr>
        <mc:AlternateContent>
          <mc:Choice Requires="wps">
            <w:drawing>
              <wp:anchor distT="0" distB="0" distL="114300" distR="114300" simplePos="0" relativeHeight="251875328" behindDoc="1" locked="0" layoutInCell="1" allowOverlap="1" wp14:anchorId="46D148B0" wp14:editId="710683E6">
                <wp:simplePos x="0" y="0"/>
                <wp:positionH relativeFrom="column">
                  <wp:posOffset>764468</wp:posOffset>
                </wp:positionH>
                <wp:positionV relativeFrom="paragraph">
                  <wp:posOffset>110118</wp:posOffset>
                </wp:positionV>
                <wp:extent cx="4408098" cy="405441"/>
                <wp:effectExtent l="0" t="0" r="0" b="0"/>
                <wp:wrapNone/>
                <wp:docPr id="76" name="Text Box 76"/>
                <wp:cNvGraphicFramePr/>
                <a:graphic xmlns:a="http://schemas.openxmlformats.org/drawingml/2006/main">
                  <a:graphicData uri="http://schemas.microsoft.com/office/word/2010/wordprocessingShape">
                    <wps:wsp>
                      <wps:cNvSpPr txBox="1"/>
                      <wps:spPr>
                        <a:xfrm>
                          <a:off x="0" y="0"/>
                          <a:ext cx="4408098" cy="405441"/>
                        </a:xfrm>
                        <a:prstGeom prst="rect">
                          <a:avLst/>
                        </a:prstGeom>
                        <a:solidFill>
                          <a:prstClr val="white"/>
                        </a:solidFill>
                        <a:ln>
                          <a:noFill/>
                        </a:ln>
                      </wps:spPr>
                      <wps:txbx>
                        <w:txbxContent>
                          <w:p w14:paraId="5DE37221" w14:textId="7BD55A8A" w:rsidR="00FC563B" w:rsidRPr="00BA2A1F" w:rsidRDefault="00FC563B" w:rsidP="00FC563B">
                            <w:pPr>
                              <w:pStyle w:val="Caption"/>
                              <w:rPr>
                                <w:rFonts w:asciiTheme="minorHAnsi" w:eastAsia="PMingLiU" w:hAnsiTheme="minorHAnsi" w:cstheme="minorHAnsi"/>
                                <w:b w:val="0"/>
                                <w:bCs w:val="0"/>
                                <w:noProof/>
                              </w:rPr>
                            </w:pPr>
                            <w:bookmarkStart w:id="396" w:name="_Toc71672223"/>
                            <w:r w:rsidRPr="00BA2A1F">
                              <w:rPr>
                                <w:rFonts w:asciiTheme="minorHAnsi" w:hAnsiTheme="minorHAnsi" w:cstheme="minorHAnsi"/>
                                <w:b w:val="0"/>
                                <w:bCs w:val="0"/>
                              </w:rPr>
                              <w:t xml:space="preserve">Figure A </w:t>
                            </w:r>
                            <w:r w:rsidRPr="00BA2A1F">
                              <w:rPr>
                                <w:rFonts w:asciiTheme="minorHAnsi" w:hAnsiTheme="minorHAnsi" w:cstheme="minorHAnsi"/>
                                <w:b w:val="0"/>
                                <w:bCs w:val="0"/>
                              </w:rPr>
                              <w:fldChar w:fldCharType="begin"/>
                            </w:r>
                            <w:r w:rsidRPr="00BA2A1F">
                              <w:rPr>
                                <w:rFonts w:asciiTheme="minorHAnsi" w:hAnsiTheme="minorHAnsi" w:cstheme="minorHAnsi"/>
                                <w:b w:val="0"/>
                                <w:bCs w:val="0"/>
                              </w:rPr>
                              <w:instrText xml:space="preserve"> SEQ Figure_A \* ARABIC </w:instrText>
                            </w:r>
                            <w:r w:rsidRPr="00BA2A1F">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Pr="00BA2A1F">
                              <w:rPr>
                                <w:rFonts w:asciiTheme="minorHAnsi" w:hAnsiTheme="minorHAnsi" w:cstheme="minorHAnsi"/>
                                <w:b w:val="0"/>
                                <w:bCs w:val="0"/>
                              </w:rPr>
                              <w:fldChar w:fldCharType="end"/>
                            </w:r>
                            <w:r w:rsidR="0005210B" w:rsidRPr="00BA2A1F">
                              <w:rPr>
                                <w:rFonts w:asciiTheme="minorHAnsi" w:hAnsiTheme="minorHAnsi" w:cstheme="minorHAnsi"/>
                                <w:b w:val="0"/>
                                <w:bCs w:val="0"/>
                              </w:rPr>
                              <w:t xml:space="preserve"> </w:t>
                            </w:r>
                            <w:r w:rsidR="0005210B" w:rsidRPr="00BA2A1F">
                              <w:rPr>
                                <w:rFonts w:asciiTheme="minorHAnsi" w:hAnsiTheme="minorHAnsi" w:cstheme="minorHAnsi"/>
                                <w:b w:val="0"/>
                                <w:bCs w:val="0"/>
                                <w:i/>
                                <w:iCs/>
                              </w:rPr>
                              <w:t>Miniopterus australis</w:t>
                            </w:r>
                            <w:r w:rsidR="0005210B" w:rsidRPr="00BA2A1F">
                              <w:rPr>
                                <w:rFonts w:asciiTheme="minorHAnsi" w:hAnsiTheme="minorHAnsi" w:cstheme="minorHAnsi"/>
                                <w:b w:val="0"/>
                                <w:bCs w:val="0"/>
                              </w:rPr>
                              <w:t xml:space="preserve"> roost in Z2 during the last visit to the tunnel in summer (late February).</w:t>
                            </w:r>
                            <w:bookmarkEnd w:id="3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148B0" id="Text Box 76" o:spid="_x0000_s1084" type="#_x0000_t202" style="position:absolute;left:0;text-align:left;margin-left:60.2pt;margin-top:8.65pt;width:347.1pt;height:31.9pt;z-index:-25144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" stroked="f">
                <v:textbox inset="0,0,0,0">
                  <w:txbxContent>
                    <w:p w14:paraId="5DE37221" w14:textId="7BD55A8A" w:rsidR="00FC563B" w:rsidRPr="00BA2A1F" w:rsidRDefault="00FC563B" w:rsidP="00FC563B">
                      <w:pPr>
                        <w:pStyle w:val="Caption"/>
                        <w:rPr>
                          <w:rFonts w:asciiTheme="minorHAnsi" w:eastAsia="PMingLiU" w:hAnsiTheme="minorHAnsi" w:cstheme="minorHAnsi"/>
                          <w:b w:val="0"/>
                          <w:bCs w:val="0"/>
                          <w:noProof/>
                        </w:rPr>
                      </w:pPr>
                      <w:bookmarkStart w:id="397" w:name="_Toc71672223"/>
                      <w:r w:rsidRPr="00BA2A1F">
                        <w:rPr>
                          <w:rFonts w:asciiTheme="minorHAnsi" w:hAnsiTheme="minorHAnsi" w:cstheme="minorHAnsi"/>
                          <w:b w:val="0"/>
                          <w:bCs w:val="0"/>
                        </w:rPr>
                        <w:t xml:space="preserve">Figure A </w:t>
                      </w:r>
                      <w:r w:rsidRPr="00BA2A1F">
                        <w:rPr>
                          <w:rFonts w:asciiTheme="minorHAnsi" w:hAnsiTheme="minorHAnsi" w:cstheme="minorHAnsi"/>
                          <w:b w:val="0"/>
                          <w:bCs w:val="0"/>
                        </w:rPr>
                        <w:fldChar w:fldCharType="begin"/>
                      </w:r>
                      <w:r w:rsidRPr="00BA2A1F">
                        <w:rPr>
                          <w:rFonts w:asciiTheme="minorHAnsi" w:hAnsiTheme="minorHAnsi" w:cstheme="minorHAnsi"/>
                          <w:b w:val="0"/>
                          <w:bCs w:val="0"/>
                        </w:rPr>
                        <w:instrText xml:space="preserve"> SEQ Figure_A \* ARABIC </w:instrText>
                      </w:r>
                      <w:r w:rsidRPr="00BA2A1F">
                        <w:rPr>
                          <w:rFonts w:asciiTheme="minorHAnsi" w:hAnsiTheme="minorHAnsi" w:cstheme="minorHAnsi"/>
                          <w:b w:val="0"/>
                          <w:bCs w:val="0"/>
                        </w:rPr>
                        <w:fldChar w:fldCharType="separate"/>
                      </w:r>
                      <w:r w:rsidR="009E45A0">
                        <w:rPr>
                          <w:rFonts w:asciiTheme="minorHAnsi" w:hAnsiTheme="minorHAnsi" w:cstheme="minorHAnsi"/>
                          <w:b w:val="0"/>
                          <w:bCs w:val="0"/>
                          <w:noProof/>
                        </w:rPr>
                        <w:t>3</w:t>
                      </w:r>
                      <w:r w:rsidRPr="00BA2A1F">
                        <w:rPr>
                          <w:rFonts w:asciiTheme="minorHAnsi" w:hAnsiTheme="minorHAnsi" w:cstheme="minorHAnsi"/>
                          <w:b w:val="0"/>
                          <w:bCs w:val="0"/>
                        </w:rPr>
                        <w:fldChar w:fldCharType="end"/>
                      </w:r>
                      <w:r w:rsidR="0005210B" w:rsidRPr="00BA2A1F">
                        <w:rPr>
                          <w:rFonts w:asciiTheme="minorHAnsi" w:hAnsiTheme="minorHAnsi" w:cstheme="minorHAnsi"/>
                          <w:b w:val="0"/>
                          <w:bCs w:val="0"/>
                        </w:rPr>
                        <w:t xml:space="preserve"> </w:t>
                      </w:r>
                      <w:r w:rsidR="0005210B" w:rsidRPr="00BA2A1F">
                        <w:rPr>
                          <w:rFonts w:asciiTheme="minorHAnsi" w:hAnsiTheme="minorHAnsi" w:cstheme="minorHAnsi"/>
                          <w:b w:val="0"/>
                          <w:bCs w:val="0"/>
                          <w:i/>
                          <w:iCs/>
                        </w:rPr>
                        <w:t>Miniopterus australis</w:t>
                      </w:r>
                      <w:r w:rsidR="0005210B" w:rsidRPr="00BA2A1F">
                        <w:rPr>
                          <w:rFonts w:asciiTheme="minorHAnsi" w:hAnsiTheme="minorHAnsi" w:cstheme="minorHAnsi"/>
                          <w:b w:val="0"/>
                          <w:bCs w:val="0"/>
                        </w:rPr>
                        <w:t xml:space="preserve"> roost in Z2 during the last visit to the tunnel in summer (late February).</w:t>
                      </w:r>
                      <w:bookmarkEnd w:id="397"/>
                    </w:p>
                  </w:txbxContent>
                </v:textbox>
              </v:shape>
            </w:pict>
          </mc:Fallback>
        </mc:AlternateContent>
      </w:r>
    </w:p>
    <w:p w14:paraId="0DB56B38" w14:textId="75AC2B76" w:rsidR="00AA2F52" w:rsidRDefault="00BA2A1F" w:rsidP="006545B8">
      <w:pPr>
        <w:pStyle w:val="PhDNormal2"/>
        <w:spacing w:line="360" w:lineRule="auto"/>
        <w:rPr>
          <w:rFonts w:asciiTheme="minorHAnsi" w:hAnsiTheme="minorHAnsi" w:cstheme="minorHAnsi"/>
        </w:rPr>
      </w:pPr>
      <w:r>
        <w:rPr>
          <w:noProof/>
        </w:rPr>
        <mc:AlternateContent>
          <mc:Choice Requires="wps">
            <w:drawing>
              <wp:anchor distT="0" distB="0" distL="114300" distR="114300" simplePos="0" relativeHeight="251879424" behindDoc="1" locked="0" layoutInCell="1" allowOverlap="1" wp14:anchorId="690C4DEB" wp14:editId="21FEF462">
                <wp:simplePos x="0" y="0"/>
                <wp:positionH relativeFrom="column">
                  <wp:posOffset>603885</wp:posOffset>
                </wp:positionH>
                <wp:positionV relativeFrom="paragraph">
                  <wp:posOffset>4232275</wp:posOffset>
                </wp:positionV>
                <wp:extent cx="4547870" cy="635"/>
                <wp:effectExtent l="0" t="0" r="0" b="0"/>
                <wp:wrapNone/>
                <wp:docPr id="77" name="Text Box 77"/>
                <wp:cNvGraphicFramePr/>
                <a:graphic xmlns:a="http://schemas.openxmlformats.org/drawingml/2006/main">
                  <a:graphicData uri="http://schemas.microsoft.com/office/word/2010/wordprocessingShape">
                    <wps:wsp>
                      <wps:cNvSpPr txBox="1"/>
                      <wps:spPr>
                        <a:xfrm>
                          <a:off x="0" y="0"/>
                          <a:ext cx="4547870" cy="635"/>
                        </a:xfrm>
                        <a:prstGeom prst="rect">
                          <a:avLst/>
                        </a:prstGeom>
                        <a:solidFill>
                          <a:prstClr val="white"/>
                        </a:solidFill>
                        <a:ln>
                          <a:noFill/>
                        </a:ln>
                      </wps:spPr>
                      <wps:txbx>
                        <w:txbxContent>
                          <w:p w14:paraId="70EE0113" w14:textId="27FC81AE" w:rsidR="00BA2A1F" w:rsidRPr="00BA2A1F" w:rsidRDefault="00BA2A1F" w:rsidP="00BA2A1F">
                            <w:pPr>
                              <w:pStyle w:val="Caption"/>
                              <w:rPr>
                                <w:rFonts w:asciiTheme="minorHAnsi" w:hAnsiTheme="minorHAnsi" w:cstheme="minorHAnsi"/>
                                <w:b w:val="0"/>
                                <w:bCs w:val="0"/>
                                <w:noProof/>
                                <w:sz w:val="24"/>
                              </w:rPr>
                            </w:pPr>
                            <w:bookmarkStart w:id="398" w:name="_Toc71672224"/>
                            <w:r w:rsidRPr="00BA2A1F">
                              <w:rPr>
                                <w:rFonts w:asciiTheme="minorHAnsi" w:hAnsiTheme="minorHAnsi" w:cstheme="minorHAnsi"/>
                                <w:b w:val="0"/>
                                <w:bCs w:val="0"/>
                              </w:rPr>
                              <w:t xml:space="preserve">Figure A </w:t>
                            </w:r>
                            <w:r w:rsidRPr="00BA2A1F">
                              <w:rPr>
                                <w:rFonts w:asciiTheme="minorHAnsi" w:hAnsiTheme="minorHAnsi" w:cstheme="minorHAnsi"/>
                                <w:b w:val="0"/>
                                <w:bCs w:val="0"/>
                              </w:rPr>
                              <w:fldChar w:fldCharType="begin"/>
                            </w:r>
                            <w:r w:rsidRPr="00BA2A1F">
                              <w:rPr>
                                <w:rFonts w:asciiTheme="minorHAnsi" w:hAnsiTheme="minorHAnsi" w:cstheme="minorHAnsi"/>
                                <w:b w:val="0"/>
                                <w:bCs w:val="0"/>
                              </w:rPr>
                              <w:instrText xml:space="preserve"> SEQ Figure_A \* ARABIC </w:instrText>
                            </w:r>
                            <w:r w:rsidRPr="00BA2A1F">
                              <w:rPr>
                                <w:rFonts w:asciiTheme="minorHAnsi" w:hAnsiTheme="minorHAnsi" w:cstheme="minorHAnsi"/>
                                <w:b w:val="0"/>
                                <w:bCs w:val="0"/>
                              </w:rPr>
                              <w:fldChar w:fldCharType="separate"/>
                            </w:r>
                            <w:r w:rsidR="009E45A0">
                              <w:rPr>
                                <w:rFonts w:asciiTheme="minorHAnsi" w:hAnsiTheme="minorHAnsi" w:cstheme="minorHAnsi"/>
                                <w:b w:val="0"/>
                                <w:bCs w:val="0"/>
                                <w:noProof/>
                              </w:rPr>
                              <w:t>4</w:t>
                            </w:r>
                            <w:r w:rsidRPr="00BA2A1F">
                              <w:rPr>
                                <w:rFonts w:asciiTheme="minorHAnsi" w:hAnsiTheme="minorHAnsi" w:cstheme="minorHAnsi"/>
                                <w:b w:val="0"/>
                                <w:bCs w:val="0"/>
                              </w:rPr>
                              <w:fldChar w:fldCharType="end"/>
                            </w:r>
                            <w:r w:rsidRPr="00BA2A1F">
                              <w:rPr>
                                <w:rFonts w:asciiTheme="minorHAnsi" w:hAnsiTheme="minorHAnsi" w:cstheme="minorHAnsi"/>
                                <w:b w:val="0"/>
                                <w:bCs w:val="0"/>
                              </w:rPr>
                              <w:t xml:space="preserve"> </w:t>
                            </w:r>
                            <w:r w:rsidRPr="00BA2A1F">
                              <w:rPr>
                                <w:rFonts w:asciiTheme="minorHAnsi" w:hAnsiTheme="minorHAnsi" w:cstheme="minorHAnsi"/>
                                <w:b w:val="0"/>
                                <w:bCs w:val="0"/>
                                <w:i/>
                                <w:iCs/>
                              </w:rPr>
                              <w:t>Miniopterus australis</w:t>
                            </w:r>
                            <w:r w:rsidRPr="00BA2A1F">
                              <w:rPr>
                                <w:rFonts w:asciiTheme="minorHAnsi" w:hAnsiTheme="minorHAnsi" w:cstheme="minorHAnsi"/>
                                <w:b w:val="0"/>
                                <w:bCs w:val="0"/>
                              </w:rPr>
                              <w:t xml:space="preserve"> roost in Z2 during the last visit to the tunnel in summer (late February).</w:t>
                            </w:r>
                            <w:bookmarkEnd w:id="3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0C4DEB" id="Text Box 77" o:spid="_x0000_s1085" type="#_x0000_t202" style="position:absolute;left:0;text-align:left;margin-left:47.55pt;margin-top:333.25pt;width:358.1pt;height:.05pt;z-index:-25143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" stroked="f">
                <v:textbox style="mso-fit-shape-to-text:t" inset="0,0,0,0">
                  <w:txbxContent>
                    <w:p w14:paraId="70EE0113" w14:textId="27FC81AE" w:rsidR="00BA2A1F" w:rsidRPr="00BA2A1F" w:rsidRDefault="00BA2A1F" w:rsidP="00BA2A1F">
                      <w:pPr>
                        <w:pStyle w:val="Caption"/>
                        <w:rPr>
                          <w:rFonts w:asciiTheme="minorHAnsi" w:hAnsiTheme="minorHAnsi" w:cstheme="minorHAnsi"/>
                          <w:b w:val="0"/>
                          <w:bCs w:val="0"/>
                          <w:noProof/>
                          <w:sz w:val="24"/>
                        </w:rPr>
                      </w:pPr>
                      <w:bookmarkStart w:id="399" w:name="_Toc71672224"/>
                      <w:r w:rsidRPr="00BA2A1F">
                        <w:rPr>
                          <w:rFonts w:asciiTheme="minorHAnsi" w:hAnsiTheme="minorHAnsi" w:cstheme="minorHAnsi"/>
                          <w:b w:val="0"/>
                          <w:bCs w:val="0"/>
                        </w:rPr>
                        <w:t xml:space="preserve">Figure A </w:t>
                      </w:r>
                      <w:r w:rsidRPr="00BA2A1F">
                        <w:rPr>
                          <w:rFonts w:asciiTheme="minorHAnsi" w:hAnsiTheme="minorHAnsi" w:cstheme="minorHAnsi"/>
                          <w:b w:val="0"/>
                          <w:bCs w:val="0"/>
                        </w:rPr>
                        <w:fldChar w:fldCharType="begin"/>
                      </w:r>
                      <w:r w:rsidRPr="00BA2A1F">
                        <w:rPr>
                          <w:rFonts w:asciiTheme="minorHAnsi" w:hAnsiTheme="minorHAnsi" w:cstheme="minorHAnsi"/>
                          <w:b w:val="0"/>
                          <w:bCs w:val="0"/>
                        </w:rPr>
                        <w:instrText xml:space="preserve"> SEQ Figure_A \* ARABIC </w:instrText>
                      </w:r>
                      <w:r w:rsidRPr="00BA2A1F">
                        <w:rPr>
                          <w:rFonts w:asciiTheme="minorHAnsi" w:hAnsiTheme="minorHAnsi" w:cstheme="minorHAnsi"/>
                          <w:b w:val="0"/>
                          <w:bCs w:val="0"/>
                        </w:rPr>
                        <w:fldChar w:fldCharType="separate"/>
                      </w:r>
                      <w:r w:rsidR="009E45A0">
                        <w:rPr>
                          <w:rFonts w:asciiTheme="minorHAnsi" w:hAnsiTheme="minorHAnsi" w:cstheme="minorHAnsi"/>
                          <w:b w:val="0"/>
                          <w:bCs w:val="0"/>
                          <w:noProof/>
                        </w:rPr>
                        <w:t>4</w:t>
                      </w:r>
                      <w:r w:rsidRPr="00BA2A1F">
                        <w:rPr>
                          <w:rFonts w:asciiTheme="minorHAnsi" w:hAnsiTheme="minorHAnsi" w:cstheme="minorHAnsi"/>
                          <w:b w:val="0"/>
                          <w:bCs w:val="0"/>
                        </w:rPr>
                        <w:fldChar w:fldCharType="end"/>
                      </w:r>
                      <w:r w:rsidRPr="00BA2A1F">
                        <w:rPr>
                          <w:rFonts w:asciiTheme="minorHAnsi" w:hAnsiTheme="minorHAnsi" w:cstheme="minorHAnsi"/>
                          <w:b w:val="0"/>
                          <w:bCs w:val="0"/>
                        </w:rPr>
                        <w:t xml:space="preserve"> </w:t>
                      </w:r>
                      <w:r w:rsidRPr="00BA2A1F">
                        <w:rPr>
                          <w:rFonts w:asciiTheme="minorHAnsi" w:hAnsiTheme="minorHAnsi" w:cstheme="minorHAnsi"/>
                          <w:b w:val="0"/>
                          <w:bCs w:val="0"/>
                          <w:i/>
                          <w:iCs/>
                        </w:rPr>
                        <w:t>Miniopterus australis</w:t>
                      </w:r>
                      <w:r w:rsidRPr="00BA2A1F">
                        <w:rPr>
                          <w:rFonts w:asciiTheme="minorHAnsi" w:hAnsiTheme="minorHAnsi" w:cstheme="minorHAnsi"/>
                          <w:b w:val="0"/>
                          <w:bCs w:val="0"/>
                        </w:rPr>
                        <w:t xml:space="preserve"> roost in Z2 during the last visit to the tunnel in summer (late February).</w:t>
                      </w:r>
                      <w:bookmarkEnd w:id="399"/>
                    </w:p>
                  </w:txbxContent>
                </v:textbox>
              </v:shape>
            </w:pict>
          </mc:Fallback>
        </mc:AlternateContent>
      </w:r>
      <w:r>
        <w:rPr>
          <w:rFonts w:asciiTheme="minorHAnsi" w:hAnsiTheme="minorHAnsi" w:cstheme="minorHAnsi"/>
          <w:noProof/>
        </w:rPr>
        <w:drawing>
          <wp:anchor distT="0" distB="0" distL="114300" distR="114300" simplePos="0" relativeHeight="251877376" behindDoc="1" locked="0" layoutInCell="1" allowOverlap="1" wp14:anchorId="078084C6" wp14:editId="4CF227BF">
            <wp:simplePos x="0" y="0"/>
            <wp:positionH relativeFrom="page">
              <wp:align>center</wp:align>
            </wp:positionH>
            <wp:positionV relativeFrom="paragraph">
              <wp:posOffset>242822</wp:posOffset>
            </wp:positionV>
            <wp:extent cx="4547870" cy="3932555"/>
            <wp:effectExtent l="0" t="0" r="508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0" y="0"/>
                      <a:ext cx="4547870" cy="3932555"/>
                    </a:xfrm>
                    <a:prstGeom prst="rect">
                      <a:avLst/>
                    </a:prstGeom>
                    <a:noFill/>
                  </pic:spPr>
                </pic:pic>
              </a:graphicData>
            </a:graphic>
          </wp:anchor>
        </w:drawing>
      </w:r>
    </w:p>
    <w:p w14:paraId="7DB5470B" w14:textId="6DCCCBAE" w:rsidR="00AA2F52" w:rsidRDefault="00AA2F52" w:rsidP="006545B8">
      <w:pPr>
        <w:pStyle w:val="PhDNormal2"/>
        <w:spacing w:line="360" w:lineRule="auto"/>
        <w:rPr>
          <w:rFonts w:asciiTheme="minorHAnsi" w:hAnsiTheme="minorHAnsi" w:cstheme="minorHAnsi"/>
        </w:rPr>
      </w:pPr>
    </w:p>
    <w:p w14:paraId="2B0CAA06" w14:textId="434D9CF4" w:rsidR="00AA2F52" w:rsidRDefault="00AA2F52" w:rsidP="006545B8">
      <w:pPr>
        <w:pStyle w:val="PhDNormal2"/>
        <w:spacing w:line="360" w:lineRule="auto"/>
        <w:rPr>
          <w:rFonts w:asciiTheme="minorHAnsi" w:hAnsiTheme="minorHAnsi" w:cstheme="minorHAnsi"/>
        </w:rPr>
      </w:pPr>
    </w:p>
    <w:p w14:paraId="4DCCEA83" w14:textId="178FEBA9" w:rsidR="00AA2F52" w:rsidRDefault="00AA2F52" w:rsidP="006545B8">
      <w:pPr>
        <w:pStyle w:val="PhDNormal2"/>
        <w:spacing w:line="360" w:lineRule="auto"/>
        <w:rPr>
          <w:rFonts w:asciiTheme="minorHAnsi" w:hAnsiTheme="minorHAnsi" w:cstheme="minorHAnsi"/>
        </w:rPr>
      </w:pPr>
    </w:p>
    <w:p w14:paraId="0750722A" w14:textId="4EDA0A60" w:rsidR="00AA2F52" w:rsidRDefault="00AA2F52">
      <w:pPr>
        <w:rPr>
          <w:rFonts w:asciiTheme="minorHAnsi" w:hAnsiTheme="minorHAnsi" w:cstheme="minorHAnsi"/>
          <w:szCs w:val="22"/>
        </w:rPr>
      </w:pPr>
      <w:r>
        <w:rPr>
          <w:rFonts w:asciiTheme="minorHAnsi" w:hAnsiTheme="minorHAnsi" w:cstheme="minorHAnsi"/>
        </w:rPr>
        <w:br w:type="page"/>
      </w:r>
    </w:p>
    <w:p w14:paraId="1DCCEAA1" w14:textId="7C92EEE1" w:rsidR="00AA2F52" w:rsidRDefault="00806710" w:rsidP="006545B8">
      <w:pPr>
        <w:pStyle w:val="PhDNormal2"/>
        <w:spacing w:line="360" w:lineRule="auto"/>
        <w:rPr>
          <w:rFonts w:asciiTheme="minorHAnsi" w:hAnsiTheme="minorHAnsi" w:cstheme="minorHAnsi"/>
        </w:rPr>
      </w:pPr>
      <w:r>
        <w:rPr>
          <w:noProof/>
        </w:rPr>
        <w:lastRenderedPageBreak/>
        <mc:AlternateContent>
          <mc:Choice Requires="wps">
            <w:drawing>
              <wp:anchor distT="0" distB="0" distL="114300" distR="114300" simplePos="0" relativeHeight="251884544" behindDoc="1" locked="0" layoutInCell="1" allowOverlap="1" wp14:anchorId="3656A624" wp14:editId="00EBA38E">
                <wp:simplePos x="0" y="0"/>
                <wp:positionH relativeFrom="column">
                  <wp:posOffset>0</wp:posOffset>
                </wp:positionH>
                <wp:positionV relativeFrom="paragraph">
                  <wp:posOffset>3923665</wp:posOffset>
                </wp:positionV>
                <wp:extent cx="5219065" cy="63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5219065" cy="635"/>
                        </a:xfrm>
                        <a:prstGeom prst="rect">
                          <a:avLst/>
                        </a:prstGeom>
                        <a:solidFill>
                          <a:prstClr val="white"/>
                        </a:solidFill>
                        <a:ln>
                          <a:noFill/>
                        </a:ln>
                      </wps:spPr>
                      <wps:txbx>
                        <w:txbxContent>
                          <w:p w14:paraId="683055DD" w14:textId="7F34C4C3" w:rsidR="00806710" w:rsidRPr="00806710" w:rsidRDefault="00806710" w:rsidP="00806710">
                            <w:pPr>
                              <w:pStyle w:val="Caption"/>
                              <w:rPr>
                                <w:rFonts w:asciiTheme="minorHAnsi" w:hAnsiTheme="minorHAnsi" w:cstheme="minorHAnsi"/>
                                <w:b w:val="0"/>
                                <w:bCs w:val="0"/>
                                <w:sz w:val="24"/>
                              </w:rPr>
                            </w:pPr>
                            <w:bookmarkStart w:id="400" w:name="_Toc71672225"/>
                            <w:r w:rsidRPr="00806710">
                              <w:rPr>
                                <w:rFonts w:asciiTheme="minorHAnsi" w:hAnsiTheme="minorHAnsi" w:cstheme="minorHAnsi"/>
                                <w:b w:val="0"/>
                                <w:bCs w:val="0"/>
                              </w:rPr>
                              <w:t xml:space="preserve">Figure A </w:t>
                            </w:r>
                            <w:r w:rsidRPr="00806710">
                              <w:rPr>
                                <w:rFonts w:asciiTheme="minorHAnsi" w:hAnsiTheme="minorHAnsi" w:cstheme="minorHAnsi"/>
                                <w:b w:val="0"/>
                                <w:bCs w:val="0"/>
                              </w:rPr>
                              <w:fldChar w:fldCharType="begin"/>
                            </w:r>
                            <w:r w:rsidRPr="00806710">
                              <w:rPr>
                                <w:rFonts w:asciiTheme="minorHAnsi" w:hAnsiTheme="minorHAnsi" w:cstheme="minorHAnsi"/>
                                <w:b w:val="0"/>
                                <w:bCs w:val="0"/>
                              </w:rPr>
                              <w:instrText xml:space="preserve"> SEQ Figure_A \* ARABIC </w:instrText>
                            </w:r>
                            <w:r w:rsidRPr="00806710">
                              <w:rPr>
                                <w:rFonts w:asciiTheme="minorHAnsi" w:hAnsiTheme="minorHAnsi" w:cstheme="minorHAnsi"/>
                                <w:b w:val="0"/>
                                <w:bCs w:val="0"/>
                              </w:rPr>
                              <w:fldChar w:fldCharType="separate"/>
                            </w:r>
                            <w:r w:rsidR="009E45A0">
                              <w:rPr>
                                <w:rFonts w:asciiTheme="minorHAnsi" w:hAnsiTheme="minorHAnsi" w:cstheme="minorHAnsi"/>
                                <w:b w:val="0"/>
                                <w:bCs w:val="0"/>
                                <w:noProof/>
                              </w:rPr>
                              <w:t>5</w:t>
                            </w:r>
                            <w:r w:rsidRPr="00806710">
                              <w:rPr>
                                <w:rFonts w:asciiTheme="minorHAnsi" w:hAnsiTheme="minorHAnsi" w:cstheme="minorHAnsi"/>
                                <w:b w:val="0"/>
                                <w:bCs w:val="0"/>
                              </w:rPr>
                              <w:fldChar w:fldCharType="end"/>
                            </w:r>
                            <w:r w:rsidRPr="00806710">
                              <w:rPr>
                                <w:rFonts w:asciiTheme="minorHAnsi" w:hAnsiTheme="minorHAnsi" w:cstheme="minorHAnsi"/>
                                <w:b w:val="0"/>
                                <w:bCs w:val="0"/>
                              </w:rPr>
                              <w:t xml:space="preserve"> </w:t>
                            </w:r>
                            <w:r w:rsidRPr="00806710">
                              <w:rPr>
                                <w:rFonts w:asciiTheme="minorHAnsi" w:hAnsiTheme="minorHAnsi" w:cstheme="minorHAnsi"/>
                                <w:b w:val="0"/>
                                <w:bCs w:val="0"/>
                                <w:i/>
                                <w:iCs/>
                              </w:rPr>
                              <w:t>Rhinolophus megaphyllus</w:t>
                            </w:r>
                            <w:r w:rsidRPr="00806710">
                              <w:rPr>
                                <w:rFonts w:asciiTheme="minorHAnsi" w:hAnsiTheme="minorHAnsi" w:cstheme="minorHAnsi"/>
                                <w:b w:val="0"/>
                                <w:bCs w:val="0"/>
                              </w:rPr>
                              <w:t xml:space="preserve"> roost above the rocks pile in summer. (Bats were highlighted in red circles)</w:t>
                            </w:r>
                            <w:bookmarkEnd w:id="4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6A624" id="Text Box 78" o:spid="_x0000_s1086" type="#_x0000_t202" style="position:absolute;left:0;text-align:left;margin-left:0;margin-top:308.95pt;width:410.95pt;height:.05pt;z-index:-25143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" stroked="f">
                <v:textbox style="mso-fit-shape-to-text:t" inset="0,0,0,0">
                  <w:txbxContent>
                    <w:p w14:paraId="683055DD" w14:textId="7F34C4C3" w:rsidR="00806710" w:rsidRPr="00806710" w:rsidRDefault="00806710" w:rsidP="00806710">
                      <w:pPr>
                        <w:pStyle w:val="Caption"/>
                        <w:rPr>
                          <w:rFonts w:asciiTheme="minorHAnsi" w:hAnsiTheme="minorHAnsi" w:cstheme="minorHAnsi"/>
                          <w:b w:val="0"/>
                          <w:bCs w:val="0"/>
                          <w:sz w:val="24"/>
                        </w:rPr>
                      </w:pPr>
                      <w:bookmarkStart w:id="401" w:name="_Toc71672225"/>
                      <w:r w:rsidRPr="00806710">
                        <w:rPr>
                          <w:rFonts w:asciiTheme="minorHAnsi" w:hAnsiTheme="minorHAnsi" w:cstheme="minorHAnsi"/>
                          <w:b w:val="0"/>
                          <w:bCs w:val="0"/>
                        </w:rPr>
                        <w:t xml:space="preserve">Figure A </w:t>
                      </w:r>
                      <w:r w:rsidRPr="00806710">
                        <w:rPr>
                          <w:rFonts w:asciiTheme="minorHAnsi" w:hAnsiTheme="minorHAnsi" w:cstheme="minorHAnsi"/>
                          <w:b w:val="0"/>
                          <w:bCs w:val="0"/>
                        </w:rPr>
                        <w:fldChar w:fldCharType="begin"/>
                      </w:r>
                      <w:r w:rsidRPr="00806710">
                        <w:rPr>
                          <w:rFonts w:asciiTheme="minorHAnsi" w:hAnsiTheme="minorHAnsi" w:cstheme="minorHAnsi"/>
                          <w:b w:val="0"/>
                          <w:bCs w:val="0"/>
                        </w:rPr>
                        <w:instrText xml:space="preserve"> SEQ Figure_A \* ARABIC </w:instrText>
                      </w:r>
                      <w:r w:rsidRPr="00806710">
                        <w:rPr>
                          <w:rFonts w:asciiTheme="minorHAnsi" w:hAnsiTheme="minorHAnsi" w:cstheme="minorHAnsi"/>
                          <w:b w:val="0"/>
                          <w:bCs w:val="0"/>
                        </w:rPr>
                        <w:fldChar w:fldCharType="separate"/>
                      </w:r>
                      <w:r w:rsidR="009E45A0">
                        <w:rPr>
                          <w:rFonts w:asciiTheme="minorHAnsi" w:hAnsiTheme="minorHAnsi" w:cstheme="minorHAnsi"/>
                          <w:b w:val="0"/>
                          <w:bCs w:val="0"/>
                          <w:noProof/>
                        </w:rPr>
                        <w:t>5</w:t>
                      </w:r>
                      <w:r w:rsidRPr="00806710">
                        <w:rPr>
                          <w:rFonts w:asciiTheme="minorHAnsi" w:hAnsiTheme="minorHAnsi" w:cstheme="minorHAnsi"/>
                          <w:b w:val="0"/>
                          <w:bCs w:val="0"/>
                        </w:rPr>
                        <w:fldChar w:fldCharType="end"/>
                      </w:r>
                      <w:r w:rsidRPr="00806710">
                        <w:rPr>
                          <w:rFonts w:asciiTheme="minorHAnsi" w:hAnsiTheme="minorHAnsi" w:cstheme="minorHAnsi"/>
                          <w:b w:val="0"/>
                          <w:bCs w:val="0"/>
                        </w:rPr>
                        <w:t xml:space="preserve"> </w:t>
                      </w:r>
                      <w:r w:rsidRPr="00806710">
                        <w:rPr>
                          <w:rFonts w:asciiTheme="minorHAnsi" w:hAnsiTheme="minorHAnsi" w:cstheme="minorHAnsi"/>
                          <w:b w:val="0"/>
                          <w:bCs w:val="0"/>
                          <w:i/>
                          <w:iCs/>
                        </w:rPr>
                        <w:t>Rhinolophus megaphyllus</w:t>
                      </w:r>
                      <w:r w:rsidRPr="00806710">
                        <w:rPr>
                          <w:rFonts w:asciiTheme="minorHAnsi" w:hAnsiTheme="minorHAnsi" w:cstheme="minorHAnsi"/>
                          <w:b w:val="0"/>
                          <w:bCs w:val="0"/>
                        </w:rPr>
                        <w:t xml:space="preserve"> roost above the rocks pile in summer. (Bats were highlighted in red circles)</w:t>
                      </w:r>
                      <w:bookmarkEnd w:id="401"/>
                    </w:p>
                  </w:txbxContent>
                </v:textbox>
              </v:shape>
            </w:pict>
          </mc:Fallback>
        </mc:AlternateContent>
      </w:r>
      <w:r w:rsidRPr="00806710">
        <w:rPr>
          <w:rFonts w:asciiTheme="minorHAnsi" w:hAnsiTheme="minorHAnsi" w:cstheme="minorHAnsi"/>
          <w:noProof/>
        </w:rPr>
        <w:drawing>
          <wp:anchor distT="0" distB="0" distL="114300" distR="114300" simplePos="0" relativeHeight="251881472" behindDoc="1" locked="0" layoutInCell="1" allowOverlap="1" wp14:anchorId="57F613FA" wp14:editId="6AEE37E7">
            <wp:simplePos x="0" y="0"/>
            <wp:positionH relativeFrom="margin">
              <wp:posOffset>0</wp:posOffset>
            </wp:positionH>
            <wp:positionV relativeFrom="paragraph">
              <wp:posOffset>-635</wp:posOffset>
            </wp:positionV>
            <wp:extent cx="5219383" cy="3867150"/>
            <wp:effectExtent l="0" t="0" r="635"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4" cstate="print">
                      <a:extLst>
                        <a:ext uri="{28A0092B-C50C-407E-A947-70E740481C1C}">
                          <a14:useLocalDpi xmlns:a14="http://schemas.microsoft.com/office/drawing/2010/main" val="0"/>
                        </a:ext>
                      </a:extLst>
                    </a:blip>
                    <a:srcRect/>
                    <a:stretch>
                      <a:fillRect/>
                    </a:stretch>
                  </pic:blipFill>
                  <pic:spPr bwMode="auto">
                    <a:xfrm>
                      <a:off x="0" y="0"/>
                      <a:ext cx="5222244" cy="3869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A7D2D7" w14:textId="540B021E" w:rsidR="00DA1CCB" w:rsidRDefault="00DA1CCB" w:rsidP="006545B8">
      <w:pPr>
        <w:pStyle w:val="PhDNormal2"/>
        <w:spacing w:line="360" w:lineRule="auto"/>
        <w:rPr>
          <w:rFonts w:asciiTheme="minorHAnsi" w:hAnsiTheme="minorHAnsi" w:cstheme="minorHAnsi"/>
        </w:rPr>
      </w:pPr>
    </w:p>
    <w:p w14:paraId="455D1895" w14:textId="2D88000B" w:rsidR="00DA1CCB" w:rsidRDefault="00DA1CCB" w:rsidP="006545B8">
      <w:pPr>
        <w:pStyle w:val="PhDNormal2"/>
        <w:spacing w:line="360" w:lineRule="auto"/>
        <w:rPr>
          <w:rFonts w:asciiTheme="minorHAnsi" w:hAnsiTheme="minorHAnsi" w:cstheme="minorHAnsi"/>
        </w:rPr>
      </w:pPr>
    </w:p>
    <w:p w14:paraId="55767FD6" w14:textId="7ABEEAC7" w:rsidR="00DA1CCB" w:rsidRDefault="00DA1CCB" w:rsidP="006545B8">
      <w:pPr>
        <w:pStyle w:val="PhDNormal2"/>
        <w:spacing w:line="360" w:lineRule="auto"/>
        <w:rPr>
          <w:rFonts w:asciiTheme="minorHAnsi" w:hAnsiTheme="minorHAnsi" w:cstheme="minorHAnsi"/>
        </w:rPr>
      </w:pPr>
    </w:p>
    <w:p w14:paraId="0941C66A" w14:textId="0D621DDB" w:rsidR="00DA1CCB" w:rsidRDefault="00DA1CCB" w:rsidP="006545B8">
      <w:pPr>
        <w:pStyle w:val="PhDNormal2"/>
        <w:spacing w:line="360" w:lineRule="auto"/>
        <w:rPr>
          <w:rFonts w:asciiTheme="minorHAnsi" w:hAnsiTheme="minorHAnsi" w:cstheme="minorHAnsi"/>
        </w:rPr>
      </w:pPr>
    </w:p>
    <w:p w14:paraId="08200A37" w14:textId="5EFB8F6F" w:rsidR="00DA1CCB" w:rsidRDefault="00DA1CCB" w:rsidP="006545B8">
      <w:pPr>
        <w:pStyle w:val="PhDNormal2"/>
        <w:spacing w:line="360" w:lineRule="auto"/>
        <w:rPr>
          <w:rFonts w:asciiTheme="minorHAnsi" w:hAnsiTheme="minorHAnsi" w:cstheme="minorHAnsi"/>
        </w:rPr>
      </w:pPr>
    </w:p>
    <w:p w14:paraId="73BA7B39" w14:textId="6A4987EF" w:rsidR="00DA1CCB" w:rsidRDefault="00DA1CCB" w:rsidP="006545B8">
      <w:pPr>
        <w:pStyle w:val="PhDNormal2"/>
        <w:spacing w:line="360" w:lineRule="auto"/>
        <w:rPr>
          <w:rFonts w:asciiTheme="minorHAnsi" w:hAnsiTheme="minorHAnsi" w:cstheme="minorHAnsi"/>
        </w:rPr>
      </w:pPr>
    </w:p>
    <w:p w14:paraId="21F0D270" w14:textId="3363E5C9" w:rsidR="00DA1CCB" w:rsidRDefault="00DA1CCB" w:rsidP="006545B8">
      <w:pPr>
        <w:pStyle w:val="PhDNormal2"/>
        <w:spacing w:line="360" w:lineRule="auto"/>
        <w:rPr>
          <w:rFonts w:asciiTheme="minorHAnsi" w:hAnsiTheme="minorHAnsi" w:cstheme="minorHAnsi"/>
        </w:rPr>
      </w:pPr>
    </w:p>
    <w:p w14:paraId="36D3E591" w14:textId="77777777" w:rsidR="00882F28" w:rsidRDefault="00882F28">
      <w:pPr>
        <w:rPr>
          <w:rFonts w:asciiTheme="minorHAnsi" w:hAnsiTheme="minorHAnsi" w:cstheme="minorHAnsi"/>
        </w:rPr>
      </w:pPr>
    </w:p>
    <w:p w14:paraId="47BF152E" w14:textId="77777777" w:rsidR="00882F28" w:rsidRDefault="00882F28">
      <w:pPr>
        <w:rPr>
          <w:rFonts w:asciiTheme="minorHAnsi" w:hAnsiTheme="minorHAnsi" w:cstheme="minorHAnsi"/>
        </w:rPr>
      </w:pPr>
    </w:p>
    <w:p w14:paraId="0D5D8898" w14:textId="77777777" w:rsidR="00882F28" w:rsidRDefault="00882F28">
      <w:pPr>
        <w:rPr>
          <w:rFonts w:asciiTheme="minorHAnsi" w:hAnsiTheme="minorHAnsi" w:cstheme="minorHAnsi"/>
        </w:rPr>
      </w:pPr>
    </w:p>
    <w:p w14:paraId="23D272ED" w14:textId="77777777" w:rsidR="00882F28" w:rsidRDefault="00882F28">
      <w:pPr>
        <w:rPr>
          <w:rFonts w:asciiTheme="minorHAnsi" w:hAnsiTheme="minorHAnsi" w:cstheme="minorHAnsi"/>
        </w:rPr>
      </w:pPr>
    </w:p>
    <w:p w14:paraId="70FC2D0F" w14:textId="77777777" w:rsidR="00882F28" w:rsidRDefault="00882F28">
      <w:pPr>
        <w:rPr>
          <w:rFonts w:asciiTheme="minorHAnsi" w:hAnsiTheme="minorHAnsi" w:cstheme="minorHAnsi"/>
        </w:rPr>
      </w:pPr>
    </w:p>
    <w:p w14:paraId="71F02879" w14:textId="05671900" w:rsidR="00882F28" w:rsidRDefault="00882F28">
      <w:pPr>
        <w:rPr>
          <w:rFonts w:asciiTheme="minorHAnsi" w:hAnsiTheme="minorHAnsi" w:cstheme="minorHAnsi"/>
        </w:rPr>
      </w:pPr>
    </w:p>
    <w:p w14:paraId="53F5396C" w14:textId="4749C965" w:rsidR="00882F28" w:rsidRDefault="00882F28">
      <w:pPr>
        <w:rPr>
          <w:rFonts w:asciiTheme="minorHAnsi" w:hAnsiTheme="minorHAnsi" w:cstheme="minorHAnsi"/>
        </w:rPr>
      </w:pPr>
    </w:p>
    <w:p w14:paraId="39876D25" w14:textId="477227A7" w:rsidR="00882F28" w:rsidRDefault="00882F28">
      <w:pPr>
        <w:rPr>
          <w:rFonts w:asciiTheme="minorHAnsi" w:hAnsiTheme="minorHAnsi" w:cstheme="minorHAnsi"/>
        </w:rPr>
      </w:pPr>
    </w:p>
    <w:p w14:paraId="06E0461A" w14:textId="45FA2470" w:rsidR="00882F28" w:rsidRDefault="00EA48B3">
      <w:pPr>
        <w:rPr>
          <w:rFonts w:asciiTheme="minorHAnsi" w:hAnsiTheme="minorHAnsi" w:cstheme="minorHAnsi"/>
        </w:rPr>
      </w:pPr>
      <w:r w:rsidRPr="00806710">
        <w:rPr>
          <w:rFonts w:asciiTheme="minorHAnsi" w:hAnsiTheme="minorHAnsi" w:cstheme="minorHAnsi"/>
          <w:noProof/>
        </w:rPr>
        <w:drawing>
          <wp:anchor distT="0" distB="0" distL="114300" distR="114300" simplePos="0" relativeHeight="251882496" behindDoc="1" locked="0" layoutInCell="1" allowOverlap="1" wp14:anchorId="5D248497" wp14:editId="4FE39766">
            <wp:simplePos x="0" y="0"/>
            <wp:positionH relativeFrom="margin">
              <wp:align>center</wp:align>
            </wp:positionH>
            <wp:positionV relativeFrom="paragraph">
              <wp:posOffset>96340</wp:posOffset>
            </wp:positionV>
            <wp:extent cx="4857390" cy="3998778"/>
            <wp:effectExtent l="0" t="0" r="635" b="1905"/>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5">
                      <a:extLst>
                        <a:ext uri="{28A0092B-C50C-407E-A947-70E740481C1C}">
                          <a14:useLocalDpi xmlns:a14="http://schemas.microsoft.com/office/drawing/2010/main" val="0"/>
                        </a:ext>
                      </a:extLst>
                    </a:blip>
                    <a:srcRect/>
                    <a:stretch>
                      <a:fillRect/>
                    </a:stretch>
                  </pic:blipFill>
                  <pic:spPr bwMode="auto">
                    <a:xfrm>
                      <a:off x="0" y="0"/>
                      <a:ext cx="4857390" cy="39987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426728" w14:textId="3B68FE8C" w:rsidR="00882F28" w:rsidRDefault="00882F28">
      <w:pPr>
        <w:rPr>
          <w:rFonts w:asciiTheme="minorHAnsi" w:hAnsiTheme="minorHAnsi" w:cstheme="minorHAnsi"/>
        </w:rPr>
      </w:pPr>
    </w:p>
    <w:p w14:paraId="25933124" w14:textId="5C4DA69E" w:rsidR="00882F28" w:rsidRDefault="00882F28">
      <w:pPr>
        <w:rPr>
          <w:rFonts w:asciiTheme="minorHAnsi" w:hAnsiTheme="minorHAnsi" w:cstheme="minorHAnsi"/>
        </w:rPr>
      </w:pPr>
    </w:p>
    <w:p w14:paraId="4AC44E45" w14:textId="163B63BD" w:rsidR="00882F28" w:rsidRDefault="00882F28">
      <w:pPr>
        <w:rPr>
          <w:rFonts w:asciiTheme="minorHAnsi" w:hAnsiTheme="minorHAnsi" w:cstheme="minorHAnsi"/>
        </w:rPr>
      </w:pPr>
    </w:p>
    <w:p w14:paraId="1FECCA6C" w14:textId="77777777" w:rsidR="00882F28" w:rsidRDefault="00882F28">
      <w:pPr>
        <w:rPr>
          <w:rFonts w:asciiTheme="minorHAnsi" w:hAnsiTheme="minorHAnsi" w:cstheme="minorHAnsi"/>
        </w:rPr>
      </w:pPr>
    </w:p>
    <w:p w14:paraId="429F4316" w14:textId="77777777" w:rsidR="00882F28" w:rsidRDefault="00882F28">
      <w:pPr>
        <w:rPr>
          <w:rFonts w:asciiTheme="minorHAnsi" w:hAnsiTheme="minorHAnsi" w:cstheme="minorHAnsi"/>
        </w:rPr>
      </w:pPr>
    </w:p>
    <w:p w14:paraId="276F3801" w14:textId="77777777" w:rsidR="00882F28" w:rsidRDefault="00882F28">
      <w:pPr>
        <w:rPr>
          <w:rFonts w:asciiTheme="minorHAnsi" w:hAnsiTheme="minorHAnsi" w:cstheme="minorHAnsi"/>
        </w:rPr>
      </w:pPr>
    </w:p>
    <w:p w14:paraId="78F08719" w14:textId="77777777" w:rsidR="00882F28" w:rsidRDefault="00882F28">
      <w:pPr>
        <w:rPr>
          <w:rFonts w:asciiTheme="minorHAnsi" w:hAnsiTheme="minorHAnsi" w:cstheme="minorHAnsi"/>
        </w:rPr>
      </w:pPr>
    </w:p>
    <w:p w14:paraId="12A59B77" w14:textId="77777777" w:rsidR="00882F28" w:rsidRDefault="00882F28">
      <w:pPr>
        <w:rPr>
          <w:rFonts w:asciiTheme="minorHAnsi" w:hAnsiTheme="minorHAnsi" w:cstheme="minorHAnsi"/>
        </w:rPr>
      </w:pPr>
    </w:p>
    <w:p w14:paraId="5C21F18F" w14:textId="77777777" w:rsidR="00882F28" w:rsidRDefault="00882F28">
      <w:pPr>
        <w:rPr>
          <w:rFonts w:asciiTheme="minorHAnsi" w:hAnsiTheme="minorHAnsi" w:cstheme="minorHAnsi"/>
        </w:rPr>
      </w:pPr>
    </w:p>
    <w:p w14:paraId="14ECD79B" w14:textId="77777777" w:rsidR="00882F28" w:rsidRDefault="00882F28">
      <w:pPr>
        <w:rPr>
          <w:rFonts w:asciiTheme="minorHAnsi" w:hAnsiTheme="minorHAnsi" w:cstheme="minorHAnsi"/>
        </w:rPr>
      </w:pPr>
    </w:p>
    <w:p w14:paraId="1A73122F" w14:textId="2BE31DE8" w:rsidR="00DA1CCB" w:rsidRDefault="00EA48B3">
      <w:pPr>
        <w:rPr>
          <w:rFonts w:asciiTheme="minorHAnsi" w:hAnsiTheme="minorHAnsi" w:cstheme="minorHAnsi"/>
          <w:szCs w:val="22"/>
        </w:rPr>
      </w:pPr>
      <w:r>
        <w:rPr>
          <w:noProof/>
        </w:rPr>
        <mc:AlternateContent>
          <mc:Choice Requires="wps">
            <w:drawing>
              <wp:anchor distT="0" distB="0" distL="114300" distR="114300" simplePos="0" relativeHeight="251886592" behindDoc="1" locked="0" layoutInCell="1" allowOverlap="1" wp14:anchorId="27D38D1E" wp14:editId="6933FA72">
                <wp:simplePos x="0" y="0"/>
                <wp:positionH relativeFrom="margin">
                  <wp:align>right</wp:align>
                </wp:positionH>
                <wp:positionV relativeFrom="paragraph">
                  <wp:posOffset>2090768</wp:posOffset>
                </wp:positionV>
                <wp:extent cx="5219700" cy="635"/>
                <wp:effectExtent l="0" t="0" r="0" b="6350"/>
                <wp:wrapNone/>
                <wp:docPr id="79" name="Text Box 79"/>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C3729F6" w14:textId="7C52C2EF" w:rsidR="00806710" w:rsidRPr="00EA48B3" w:rsidRDefault="00806710" w:rsidP="00806710">
                            <w:pPr>
                              <w:pStyle w:val="Caption"/>
                              <w:rPr>
                                <w:rFonts w:asciiTheme="minorHAnsi" w:hAnsiTheme="minorHAnsi" w:cstheme="minorHAnsi"/>
                                <w:b w:val="0"/>
                                <w:bCs w:val="0"/>
                                <w:noProof/>
                                <w:sz w:val="24"/>
                              </w:rPr>
                            </w:pPr>
                            <w:bookmarkStart w:id="402" w:name="_Toc71672226"/>
                            <w:r w:rsidRPr="00EA48B3">
                              <w:rPr>
                                <w:rFonts w:asciiTheme="minorHAnsi" w:hAnsiTheme="minorHAnsi" w:cstheme="minorHAnsi"/>
                                <w:b w:val="0"/>
                                <w:bCs w:val="0"/>
                              </w:rPr>
                              <w:t xml:space="preserve">Figure A </w:t>
                            </w:r>
                            <w:r w:rsidRPr="00EA48B3">
                              <w:rPr>
                                <w:rFonts w:asciiTheme="minorHAnsi" w:hAnsiTheme="minorHAnsi" w:cstheme="minorHAnsi"/>
                                <w:b w:val="0"/>
                                <w:bCs w:val="0"/>
                              </w:rPr>
                              <w:fldChar w:fldCharType="begin"/>
                            </w:r>
                            <w:r w:rsidRPr="00EA48B3">
                              <w:rPr>
                                <w:rFonts w:asciiTheme="minorHAnsi" w:hAnsiTheme="minorHAnsi" w:cstheme="minorHAnsi"/>
                                <w:b w:val="0"/>
                                <w:bCs w:val="0"/>
                              </w:rPr>
                              <w:instrText xml:space="preserve"> SEQ Figure_A \* ARABIC </w:instrText>
                            </w:r>
                            <w:r w:rsidRPr="00EA48B3">
                              <w:rPr>
                                <w:rFonts w:asciiTheme="minorHAnsi" w:hAnsiTheme="minorHAnsi" w:cstheme="minorHAnsi"/>
                                <w:b w:val="0"/>
                                <w:bCs w:val="0"/>
                              </w:rPr>
                              <w:fldChar w:fldCharType="separate"/>
                            </w:r>
                            <w:r w:rsidR="009E45A0">
                              <w:rPr>
                                <w:rFonts w:asciiTheme="minorHAnsi" w:hAnsiTheme="minorHAnsi" w:cstheme="minorHAnsi"/>
                                <w:b w:val="0"/>
                                <w:bCs w:val="0"/>
                                <w:noProof/>
                              </w:rPr>
                              <w:t>6</w:t>
                            </w:r>
                            <w:r w:rsidRPr="00EA48B3">
                              <w:rPr>
                                <w:rFonts w:asciiTheme="minorHAnsi" w:hAnsiTheme="minorHAnsi" w:cstheme="minorHAnsi"/>
                                <w:b w:val="0"/>
                                <w:bCs w:val="0"/>
                              </w:rPr>
                              <w:fldChar w:fldCharType="end"/>
                            </w:r>
                            <w:r w:rsidR="00EA48B3" w:rsidRPr="00EA48B3">
                              <w:rPr>
                                <w:rFonts w:asciiTheme="minorHAnsi" w:hAnsiTheme="minorHAnsi" w:cstheme="minorHAnsi"/>
                                <w:b w:val="0"/>
                                <w:bCs w:val="0"/>
                              </w:rPr>
                              <w:t xml:space="preserve"> </w:t>
                            </w:r>
                            <w:r w:rsidR="00EA48B3" w:rsidRPr="00EA48B3">
                              <w:rPr>
                                <w:rFonts w:asciiTheme="minorHAnsi" w:hAnsiTheme="minorHAnsi" w:cstheme="minorHAnsi"/>
                                <w:b w:val="0"/>
                                <w:bCs w:val="0"/>
                                <w:i/>
                                <w:iCs/>
                              </w:rPr>
                              <w:t>Miniopterus australis</w:t>
                            </w:r>
                            <w:r w:rsidR="00EA48B3" w:rsidRPr="00EA48B3">
                              <w:rPr>
                                <w:rFonts w:asciiTheme="minorHAnsi" w:hAnsiTheme="minorHAnsi" w:cstheme="minorHAnsi"/>
                                <w:b w:val="0"/>
                                <w:bCs w:val="0"/>
                              </w:rPr>
                              <w:t xml:space="preserve"> roost in Z2 (2 days after walk-through survey) in winter</w:t>
                            </w:r>
                            <w:bookmarkEnd w:id="4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38D1E" id="Text Box 79" o:spid="_x0000_s1087" type="#_x0000_t202" style="position:absolute;margin-left:359.8pt;margin-top:164.65pt;width:411pt;height:.05pt;z-index:-251429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" stroked="f">
                <v:textbox style="mso-fit-shape-to-text:t" inset="0,0,0,0">
                  <w:txbxContent>
                    <w:p w14:paraId="6C3729F6" w14:textId="7C52C2EF" w:rsidR="00806710" w:rsidRPr="00EA48B3" w:rsidRDefault="00806710" w:rsidP="00806710">
                      <w:pPr>
                        <w:pStyle w:val="Caption"/>
                        <w:rPr>
                          <w:rFonts w:asciiTheme="minorHAnsi" w:hAnsiTheme="minorHAnsi" w:cstheme="minorHAnsi"/>
                          <w:b w:val="0"/>
                          <w:bCs w:val="0"/>
                          <w:noProof/>
                          <w:sz w:val="24"/>
                        </w:rPr>
                      </w:pPr>
                      <w:bookmarkStart w:id="403" w:name="_Toc71672226"/>
                      <w:r w:rsidRPr="00EA48B3">
                        <w:rPr>
                          <w:rFonts w:asciiTheme="minorHAnsi" w:hAnsiTheme="minorHAnsi" w:cstheme="minorHAnsi"/>
                          <w:b w:val="0"/>
                          <w:bCs w:val="0"/>
                        </w:rPr>
                        <w:t xml:space="preserve">Figure A </w:t>
                      </w:r>
                      <w:r w:rsidRPr="00EA48B3">
                        <w:rPr>
                          <w:rFonts w:asciiTheme="minorHAnsi" w:hAnsiTheme="minorHAnsi" w:cstheme="minorHAnsi"/>
                          <w:b w:val="0"/>
                          <w:bCs w:val="0"/>
                        </w:rPr>
                        <w:fldChar w:fldCharType="begin"/>
                      </w:r>
                      <w:r w:rsidRPr="00EA48B3">
                        <w:rPr>
                          <w:rFonts w:asciiTheme="minorHAnsi" w:hAnsiTheme="minorHAnsi" w:cstheme="minorHAnsi"/>
                          <w:b w:val="0"/>
                          <w:bCs w:val="0"/>
                        </w:rPr>
                        <w:instrText xml:space="preserve"> SEQ Figure_A \* ARABIC </w:instrText>
                      </w:r>
                      <w:r w:rsidRPr="00EA48B3">
                        <w:rPr>
                          <w:rFonts w:asciiTheme="minorHAnsi" w:hAnsiTheme="minorHAnsi" w:cstheme="minorHAnsi"/>
                          <w:b w:val="0"/>
                          <w:bCs w:val="0"/>
                        </w:rPr>
                        <w:fldChar w:fldCharType="separate"/>
                      </w:r>
                      <w:r w:rsidR="009E45A0">
                        <w:rPr>
                          <w:rFonts w:asciiTheme="minorHAnsi" w:hAnsiTheme="minorHAnsi" w:cstheme="minorHAnsi"/>
                          <w:b w:val="0"/>
                          <w:bCs w:val="0"/>
                          <w:noProof/>
                        </w:rPr>
                        <w:t>6</w:t>
                      </w:r>
                      <w:r w:rsidRPr="00EA48B3">
                        <w:rPr>
                          <w:rFonts w:asciiTheme="minorHAnsi" w:hAnsiTheme="minorHAnsi" w:cstheme="minorHAnsi"/>
                          <w:b w:val="0"/>
                          <w:bCs w:val="0"/>
                        </w:rPr>
                        <w:fldChar w:fldCharType="end"/>
                      </w:r>
                      <w:r w:rsidR="00EA48B3" w:rsidRPr="00EA48B3">
                        <w:rPr>
                          <w:rFonts w:asciiTheme="minorHAnsi" w:hAnsiTheme="minorHAnsi" w:cstheme="minorHAnsi"/>
                          <w:b w:val="0"/>
                          <w:bCs w:val="0"/>
                        </w:rPr>
                        <w:t xml:space="preserve"> </w:t>
                      </w:r>
                      <w:r w:rsidR="00EA48B3" w:rsidRPr="00EA48B3">
                        <w:rPr>
                          <w:rFonts w:asciiTheme="minorHAnsi" w:hAnsiTheme="minorHAnsi" w:cstheme="minorHAnsi"/>
                          <w:b w:val="0"/>
                          <w:bCs w:val="0"/>
                          <w:i/>
                          <w:iCs/>
                        </w:rPr>
                        <w:t>Miniopterus australis</w:t>
                      </w:r>
                      <w:r w:rsidR="00EA48B3" w:rsidRPr="00EA48B3">
                        <w:rPr>
                          <w:rFonts w:asciiTheme="minorHAnsi" w:hAnsiTheme="minorHAnsi" w:cstheme="minorHAnsi"/>
                          <w:b w:val="0"/>
                          <w:bCs w:val="0"/>
                        </w:rPr>
                        <w:t xml:space="preserve"> roost in Z2 (2 days after walk-through survey) in winter</w:t>
                      </w:r>
                      <w:bookmarkEnd w:id="403"/>
                    </w:p>
                  </w:txbxContent>
                </v:textbox>
                <w10:wrap anchorx="margin"/>
              </v:shape>
            </w:pict>
          </mc:Fallback>
        </mc:AlternateContent>
      </w:r>
      <w:r w:rsidR="00DA1CCB">
        <w:rPr>
          <w:rFonts w:asciiTheme="minorHAnsi" w:hAnsiTheme="minorHAnsi" w:cstheme="minorHAnsi"/>
        </w:rPr>
        <w:br w:type="page"/>
      </w:r>
    </w:p>
    <w:p w14:paraId="31153EE6" w14:textId="1B13942A" w:rsidR="00B71170" w:rsidRDefault="00931694" w:rsidP="006545B8">
      <w:pPr>
        <w:pStyle w:val="PhDNormal2"/>
        <w:spacing w:line="360" w:lineRule="auto"/>
        <w:rPr>
          <w:rFonts w:asciiTheme="minorHAnsi" w:hAnsiTheme="minorHAnsi" w:cstheme="minorHAnsi"/>
        </w:rPr>
      </w:pPr>
      <w:r>
        <w:rPr>
          <w:noProof/>
        </w:rPr>
        <w:lastRenderedPageBreak/>
        <mc:AlternateContent>
          <mc:Choice Requires="wps">
            <w:drawing>
              <wp:anchor distT="0" distB="0" distL="114300" distR="114300" simplePos="0" relativeHeight="251891712" behindDoc="1" locked="0" layoutInCell="1" allowOverlap="1" wp14:anchorId="5927E101" wp14:editId="0A1BD1D1">
                <wp:simplePos x="0" y="0"/>
                <wp:positionH relativeFrom="column">
                  <wp:posOffset>0</wp:posOffset>
                </wp:positionH>
                <wp:positionV relativeFrom="paragraph">
                  <wp:posOffset>2990215</wp:posOffset>
                </wp:positionV>
                <wp:extent cx="5219700" cy="63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2466E95E" w14:textId="785977B1" w:rsidR="00931694" w:rsidRPr="00931694" w:rsidRDefault="00931694" w:rsidP="00931694">
                            <w:pPr>
                              <w:pStyle w:val="Caption"/>
                              <w:rPr>
                                <w:rFonts w:asciiTheme="minorHAnsi" w:hAnsiTheme="minorHAnsi" w:cstheme="minorHAnsi"/>
                                <w:b w:val="0"/>
                                <w:bCs w:val="0"/>
                                <w:sz w:val="24"/>
                              </w:rPr>
                            </w:pPr>
                            <w:bookmarkStart w:id="404" w:name="_Toc71672227"/>
                            <w:r w:rsidRPr="00931694">
                              <w:rPr>
                                <w:rFonts w:asciiTheme="minorHAnsi" w:hAnsiTheme="minorHAnsi" w:cstheme="minorHAnsi"/>
                                <w:b w:val="0"/>
                                <w:bCs w:val="0"/>
                              </w:rPr>
                              <w:t xml:space="preserve">Figure A </w:t>
                            </w:r>
                            <w:r w:rsidRPr="00931694">
                              <w:rPr>
                                <w:rFonts w:asciiTheme="minorHAnsi" w:hAnsiTheme="minorHAnsi" w:cstheme="minorHAnsi"/>
                                <w:b w:val="0"/>
                                <w:bCs w:val="0"/>
                              </w:rPr>
                              <w:fldChar w:fldCharType="begin"/>
                            </w:r>
                            <w:r w:rsidRPr="00931694">
                              <w:rPr>
                                <w:rFonts w:asciiTheme="minorHAnsi" w:hAnsiTheme="minorHAnsi" w:cstheme="minorHAnsi"/>
                                <w:b w:val="0"/>
                                <w:bCs w:val="0"/>
                              </w:rPr>
                              <w:instrText xml:space="preserve"> SEQ Figure_A \* ARABIC </w:instrText>
                            </w:r>
                            <w:r w:rsidRPr="00931694">
                              <w:rPr>
                                <w:rFonts w:asciiTheme="minorHAnsi" w:hAnsiTheme="minorHAnsi" w:cstheme="minorHAnsi"/>
                                <w:b w:val="0"/>
                                <w:bCs w:val="0"/>
                              </w:rPr>
                              <w:fldChar w:fldCharType="separate"/>
                            </w:r>
                            <w:r w:rsidR="009E45A0">
                              <w:rPr>
                                <w:rFonts w:asciiTheme="minorHAnsi" w:hAnsiTheme="minorHAnsi" w:cstheme="minorHAnsi"/>
                                <w:b w:val="0"/>
                                <w:bCs w:val="0"/>
                                <w:noProof/>
                              </w:rPr>
                              <w:t>7</w:t>
                            </w:r>
                            <w:r w:rsidRPr="00931694">
                              <w:rPr>
                                <w:rFonts w:asciiTheme="minorHAnsi" w:hAnsiTheme="minorHAnsi" w:cstheme="minorHAnsi"/>
                                <w:b w:val="0"/>
                                <w:bCs w:val="0"/>
                              </w:rPr>
                              <w:fldChar w:fldCharType="end"/>
                            </w:r>
                            <w:r w:rsidRPr="00931694">
                              <w:rPr>
                                <w:rFonts w:asciiTheme="minorHAnsi" w:hAnsiTheme="minorHAnsi" w:cstheme="minorHAnsi"/>
                                <w:b w:val="0"/>
                                <w:bCs w:val="0"/>
                              </w:rPr>
                              <w:t xml:space="preserve"> </w:t>
                            </w:r>
                            <w:r w:rsidRPr="00931694">
                              <w:rPr>
                                <w:rFonts w:asciiTheme="minorHAnsi" w:hAnsiTheme="minorHAnsi" w:cstheme="minorHAnsi"/>
                                <w:b w:val="0"/>
                                <w:bCs w:val="0"/>
                                <w:i/>
                                <w:iCs/>
                              </w:rPr>
                              <w:t>Rhinolophus megaphyllus</w:t>
                            </w:r>
                            <w:r w:rsidRPr="00931694">
                              <w:rPr>
                                <w:rFonts w:asciiTheme="minorHAnsi" w:hAnsiTheme="minorHAnsi" w:cstheme="minorHAnsi"/>
                                <w:b w:val="0"/>
                                <w:bCs w:val="0"/>
                              </w:rPr>
                              <w:t xml:space="preserve"> roost above the rocks pile in winter.</w:t>
                            </w:r>
                            <w:bookmarkEnd w:id="4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7E101" id="Text Box 80" o:spid="_x0000_s1088" type="#_x0000_t202" style="position:absolute;left:0;text-align:left;margin-left:0;margin-top:235.45pt;width:411pt;height:.05pt;z-index:-25142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" stroked="f">
                <v:textbox style="mso-fit-shape-to-text:t" inset="0,0,0,0">
                  <w:txbxContent>
                    <w:p w14:paraId="2466E95E" w14:textId="785977B1" w:rsidR="00931694" w:rsidRPr="00931694" w:rsidRDefault="00931694" w:rsidP="00931694">
                      <w:pPr>
                        <w:pStyle w:val="Caption"/>
                        <w:rPr>
                          <w:rFonts w:asciiTheme="minorHAnsi" w:hAnsiTheme="minorHAnsi" w:cstheme="minorHAnsi"/>
                          <w:b w:val="0"/>
                          <w:bCs w:val="0"/>
                          <w:sz w:val="24"/>
                        </w:rPr>
                      </w:pPr>
                      <w:bookmarkStart w:id="405" w:name="_Toc71672227"/>
                      <w:r w:rsidRPr="00931694">
                        <w:rPr>
                          <w:rFonts w:asciiTheme="minorHAnsi" w:hAnsiTheme="minorHAnsi" w:cstheme="minorHAnsi"/>
                          <w:b w:val="0"/>
                          <w:bCs w:val="0"/>
                        </w:rPr>
                        <w:t xml:space="preserve">Figure A </w:t>
                      </w:r>
                      <w:r w:rsidRPr="00931694">
                        <w:rPr>
                          <w:rFonts w:asciiTheme="minorHAnsi" w:hAnsiTheme="minorHAnsi" w:cstheme="minorHAnsi"/>
                          <w:b w:val="0"/>
                          <w:bCs w:val="0"/>
                        </w:rPr>
                        <w:fldChar w:fldCharType="begin"/>
                      </w:r>
                      <w:r w:rsidRPr="00931694">
                        <w:rPr>
                          <w:rFonts w:asciiTheme="minorHAnsi" w:hAnsiTheme="minorHAnsi" w:cstheme="minorHAnsi"/>
                          <w:b w:val="0"/>
                          <w:bCs w:val="0"/>
                        </w:rPr>
                        <w:instrText xml:space="preserve"> SEQ Figure_A \* ARABIC </w:instrText>
                      </w:r>
                      <w:r w:rsidRPr="00931694">
                        <w:rPr>
                          <w:rFonts w:asciiTheme="minorHAnsi" w:hAnsiTheme="minorHAnsi" w:cstheme="minorHAnsi"/>
                          <w:b w:val="0"/>
                          <w:bCs w:val="0"/>
                        </w:rPr>
                        <w:fldChar w:fldCharType="separate"/>
                      </w:r>
                      <w:r w:rsidR="009E45A0">
                        <w:rPr>
                          <w:rFonts w:asciiTheme="minorHAnsi" w:hAnsiTheme="minorHAnsi" w:cstheme="minorHAnsi"/>
                          <w:b w:val="0"/>
                          <w:bCs w:val="0"/>
                          <w:noProof/>
                        </w:rPr>
                        <w:t>7</w:t>
                      </w:r>
                      <w:r w:rsidRPr="00931694">
                        <w:rPr>
                          <w:rFonts w:asciiTheme="minorHAnsi" w:hAnsiTheme="minorHAnsi" w:cstheme="minorHAnsi"/>
                          <w:b w:val="0"/>
                          <w:bCs w:val="0"/>
                        </w:rPr>
                        <w:fldChar w:fldCharType="end"/>
                      </w:r>
                      <w:r w:rsidRPr="00931694">
                        <w:rPr>
                          <w:rFonts w:asciiTheme="minorHAnsi" w:hAnsiTheme="minorHAnsi" w:cstheme="minorHAnsi"/>
                          <w:b w:val="0"/>
                          <w:bCs w:val="0"/>
                        </w:rPr>
                        <w:t xml:space="preserve"> </w:t>
                      </w:r>
                      <w:r w:rsidRPr="00931694">
                        <w:rPr>
                          <w:rFonts w:asciiTheme="minorHAnsi" w:hAnsiTheme="minorHAnsi" w:cstheme="minorHAnsi"/>
                          <w:b w:val="0"/>
                          <w:bCs w:val="0"/>
                          <w:i/>
                          <w:iCs/>
                        </w:rPr>
                        <w:t>Rhinolophus megaphyllus</w:t>
                      </w:r>
                      <w:r w:rsidRPr="00931694">
                        <w:rPr>
                          <w:rFonts w:asciiTheme="minorHAnsi" w:hAnsiTheme="minorHAnsi" w:cstheme="minorHAnsi"/>
                          <w:b w:val="0"/>
                          <w:bCs w:val="0"/>
                        </w:rPr>
                        <w:t xml:space="preserve"> roost above the rocks pile in winter.</w:t>
                      </w:r>
                      <w:bookmarkEnd w:id="405"/>
                    </w:p>
                  </w:txbxContent>
                </v:textbox>
              </v:shape>
            </w:pict>
          </mc:Fallback>
        </mc:AlternateContent>
      </w:r>
      <w:r w:rsidRPr="00931694">
        <w:rPr>
          <w:rFonts w:asciiTheme="minorHAnsi" w:hAnsiTheme="minorHAnsi" w:cstheme="minorHAnsi"/>
          <w:noProof/>
        </w:rPr>
        <w:drawing>
          <wp:anchor distT="0" distB="0" distL="114300" distR="114300" simplePos="0" relativeHeight="251888640" behindDoc="1" locked="0" layoutInCell="1" allowOverlap="1" wp14:anchorId="5B788DC6" wp14:editId="684CEFB4">
            <wp:simplePos x="0" y="0"/>
            <wp:positionH relativeFrom="margin">
              <wp:posOffset>0</wp:posOffset>
            </wp:positionH>
            <wp:positionV relativeFrom="paragraph">
              <wp:posOffset>-635</wp:posOffset>
            </wp:positionV>
            <wp:extent cx="5219700" cy="2933700"/>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6" cstate="print">
                      <a:extLst>
                        <a:ext uri="{28A0092B-C50C-407E-A947-70E740481C1C}">
                          <a14:useLocalDpi xmlns:a14="http://schemas.microsoft.com/office/drawing/2010/main" val="0"/>
                        </a:ext>
                      </a:extLst>
                    </a:blip>
                    <a:srcRect/>
                    <a:stretch>
                      <a:fillRect/>
                    </a:stretch>
                  </pic:blipFill>
                  <pic:spPr bwMode="auto">
                    <a:xfrm>
                      <a:off x="0" y="0"/>
                      <a:ext cx="5219700" cy="2933700"/>
                    </a:xfrm>
                    <a:prstGeom prst="rect">
                      <a:avLst/>
                    </a:prstGeom>
                    <a:noFill/>
                    <a:ln>
                      <a:noFill/>
                    </a:ln>
                  </pic:spPr>
                </pic:pic>
              </a:graphicData>
            </a:graphic>
            <wp14:sizeRelH relativeFrom="margin">
              <wp14:pctWidth>0</wp14:pctWidth>
            </wp14:sizeRelH>
          </wp:anchor>
        </w:drawing>
      </w:r>
    </w:p>
    <w:p w14:paraId="4962E0D8" w14:textId="449312B3" w:rsidR="00B71170" w:rsidRDefault="00B71170" w:rsidP="006545B8">
      <w:pPr>
        <w:pStyle w:val="PhDNormal2"/>
        <w:spacing w:line="360" w:lineRule="auto"/>
        <w:rPr>
          <w:rFonts w:asciiTheme="minorHAnsi" w:hAnsiTheme="minorHAnsi" w:cstheme="minorHAnsi"/>
        </w:rPr>
      </w:pPr>
    </w:p>
    <w:p w14:paraId="03031511" w14:textId="63451A98" w:rsidR="00B71170" w:rsidRDefault="00B71170" w:rsidP="006545B8">
      <w:pPr>
        <w:pStyle w:val="PhDNormal2"/>
        <w:spacing w:line="360" w:lineRule="auto"/>
        <w:rPr>
          <w:rFonts w:asciiTheme="minorHAnsi" w:hAnsiTheme="minorHAnsi" w:cstheme="minorHAnsi"/>
        </w:rPr>
      </w:pPr>
    </w:p>
    <w:p w14:paraId="250BDB4A" w14:textId="4B39B9E7" w:rsidR="00B71170" w:rsidRDefault="00B71170" w:rsidP="006545B8">
      <w:pPr>
        <w:pStyle w:val="PhDNormal2"/>
        <w:spacing w:line="360" w:lineRule="auto"/>
        <w:rPr>
          <w:rFonts w:asciiTheme="minorHAnsi" w:hAnsiTheme="minorHAnsi" w:cstheme="minorHAnsi"/>
        </w:rPr>
      </w:pPr>
    </w:p>
    <w:p w14:paraId="75E2B4FA" w14:textId="77777777" w:rsidR="00B71170" w:rsidRDefault="00B71170" w:rsidP="006545B8">
      <w:pPr>
        <w:pStyle w:val="PhDNormal2"/>
        <w:spacing w:line="360" w:lineRule="auto"/>
        <w:rPr>
          <w:rFonts w:asciiTheme="minorHAnsi" w:hAnsiTheme="minorHAnsi" w:cstheme="minorHAnsi"/>
        </w:rPr>
      </w:pPr>
    </w:p>
    <w:p w14:paraId="246BD9A9" w14:textId="7AFC8C20" w:rsidR="00B71170" w:rsidRDefault="00B71170" w:rsidP="006545B8">
      <w:pPr>
        <w:pStyle w:val="PhDNormal2"/>
        <w:spacing w:line="360" w:lineRule="auto"/>
        <w:rPr>
          <w:rFonts w:asciiTheme="minorHAnsi" w:hAnsiTheme="minorHAnsi" w:cstheme="minorHAnsi"/>
        </w:rPr>
      </w:pPr>
    </w:p>
    <w:p w14:paraId="158DF887" w14:textId="77777777" w:rsidR="00B71170" w:rsidRDefault="00B71170" w:rsidP="006545B8">
      <w:pPr>
        <w:pStyle w:val="PhDNormal2"/>
        <w:spacing w:line="360" w:lineRule="auto"/>
        <w:rPr>
          <w:rFonts w:asciiTheme="minorHAnsi" w:hAnsiTheme="minorHAnsi" w:cstheme="minorHAnsi"/>
        </w:rPr>
      </w:pPr>
    </w:p>
    <w:p w14:paraId="6A2697F0" w14:textId="77777777" w:rsidR="00B71170" w:rsidRDefault="00B71170" w:rsidP="006545B8">
      <w:pPr>
        <w:pStyle w:val="PhDNormal2"/>
        <w:spacing w:line="360" w:lineRule="auto"/>
        <w:rPr>
          <w:rFonts w:asciiTheme="minorHAnsi" w:hAnsiTheme="minorHAnsi" w:cstheme="minorHAnsi"/>
        </w:rPr>
      </w:pPr>
    </w:p>
    <w:p w14:paraId="6C1FC485" w14:textId="6DC46C84" w:rsidR="00B71170" w:rsidRDefault="00B71170" w:rsidP="006545B8">
      <w:pPr>
        <w:pStyle w:val="PhDNormal2"/>
        <w:spacing w:line="360" w:lineRule="auto"/>
        <w:rPr>
          <w:rFonts w:asciiTheme="minorHAnsi" w:hAnsiTheme="minorHAnsi" w:cstheme="minorHAnsi"/>
        </w:rPr>
      </w:pPr>
    </w:p>
    <w:p w14:paraId="10D53A6F" w14:textId="5408ACB8" w:rsidR="00B71170" w:rsidRDefault="00B71170" w:rsidP="006545B8">
      <w:pPr>
        <w:pStyle w:val="PhDNormal2"/>
        <w:spacing w:line="360" w:lineRule="auto"/>
        <w:rPr>
          <w:rFonts w:asciiTheme="minorHAnsi" w:hAnsiTheme="minorHAnsi" w:cstheme="minorHAnsi"/>
        </w:rPr>
      </w:pPr>
    </w:p>
    <w:p w14:paraId="7A33BBA2" w14:textId="60A0B588" w:rsidR="00B71170" w:rsidRDefault="00A82ACD" w:rsidP="006545B8">
      <w:pPr>
        <w:pStyle w:val="PhDNormal2"/>
        <w:spacing w:line="360" w:lineRule="auto"/>
        <w:rPr>
          <w:rFonts w:asciiTheme="minorHAnsi" w:hAnsiTheme="minorHAnsi" w:cstheme="minorHAnsi"/>
        </w:rPr>
      </w:pPr>
      <w:r>
        <w:rPr>
          <w:noProof/>
        </w:rPr>
        <mc:AlternateContent>
          <mc:Choice Requires="wps">
            <w:drawing>
              <wp:anchor distT="0" distB="0" distL="114300" distR="114300" simplePos="0" relativeHeight="251893760" behindDoc="1" locked="0" layoutInCell="1" allowOverlap="1" wp14:anchorId="10611473" wp14:editId="6A94AFBE">
                <wp:simplePos x="0" y="0"/>
                <wp:positionH relativeFrom="column">
                  <wp:posOffset>614680</wp:posOffset>
                </wp:positionH>
                <wp:positionV relativeFrom="paragraph">
                  <wp:posOffset>4356735</wp:posOffset>
                </wp:positionV>
                <wp:extent cx="3752215" cy="63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3752215" cy="635"/>
                        </a:xfrm>
                        <a:prstGeom prst="rect">
                          <a:avLst/>
                        </a:prstGeom>
                        <a:solidFill>
                          <a:prstClr val="white"/>
                        </a:solidFill>
                        <a:ln>
                          <a:noFill/>
                        </a:ln>
                      </wps:spPr>
                      <wps:txbx>
                        <w:txbxContent>
                          <w:p w14:paraId="0B80A0AD" w14:textId="57C35C22" w:rsidR="00A82ACD" w:rsidRPr="00A82ACD" w:rsidRDefault="00A82ACD" w:rsidP="00A82ACD">
                            <w:pPr>
                              <w:pStyle w:val="Caption"/>
                              <w:rPr>
                                <w:rFonts w:asciiTheme="minorHAnsi" w:hAnsiTheme="minorHAnsi" w:cstheme="minorHAnsi"/>
                                <w:b w:val="0"/>
                                <w:bCs w:val="0"/>
                                <w:sz w:val="24"/>
                              </w:rPr>
                            </w:pPr>
                            <w:bookmarkStart w:id="406" w:name="_Toc71672228"/>
                            <w:r w:rsidRPr="00A82ACD">
                              <w:rPr>
                                <w:rFonts w:asciiTheme="minorHAnsi" w:hAnsiTheme="minorHAnsi" w:cstheme="minorHAnsi"/>
                                <w:b w:val="0"/>
                                <w:bCs w:val="0"/>
                              </w:rPr>
                              <w:t xml:space="preserve">Figure A </w:t>
                            </w:r>
                            <w:r w:rsidRPr="00A82ACD">
                              <w:rPr>
                                <w:rFonts w:asciiTheme="minorHAnsi" w:hAnsiTheme="minorHAnsi" w:cstheme="minorHAnsi"/>
                                <w:b w:val="0"/>
                                <w:bCs w:val="0"/>
                              </w:rPr>
                              <w:fldChar w:fldCharType="begin"/>
                            </w:r>
                            <w:r w:rsidRPr="00A82ACD">
                              <w:rPr>
                                <w:rFonts w:asciiTheme="minorHAnsi" w:hAnsiTheme="minorHAnsi" w:cstheme="minorHAnsi"/>
                                <w:b w:val="0"/>
                                <w:bCs w:val="0"/>
                              </w:rPr>
                              <w:instrText xml:space="preserve"> SEQ Figure_A \* ARABIC </w:instrText>
                            </w:r>
                            <w:r w:rsidRPr="00A82ACD">
                              <w:rPr>
                                <w:rFonts w:asciiTheme="minorHAnsi" w:hAnsiTheme="minorHAnsi" w:cstheme="minorHAnsi"/>
                                <w:b w:val="0"/>
                                <w:bCs w:val="0"/>
                              </w:rPr>
                              <w:fldChar w:fldCharType="separate"/>
                            </w:r>
                            <w:r w:rsidR="009E45A0">
                              <w:rPr>
                                <w:rFonts w:asciiTheme="minorHAnsi" w:hAnsiTheme="minorHAnsi" w:cstheme="minorHAnsi"/>
                                <w:b w:val="0"/>
                                <w:bCs w:val="0"/>
                                <w:noProof/>
                              </w:rPr>
                              <w:t>8</w:t>
                            </w:r>
                            <w:r w:rsidRPr="00A82ACD">
                              <w:rPr>
                                <w:rFonts w:asciiTheme="minorHAnsi" w:hAnsiTheme="minorHAnsi" w:cstheme="minorHAnsi"/>
                                <w:b w:val="0"/>
                                <w:bCs w:val="0"/>
                              </w:rPr>
                              <w:fldChar w:fldCharType="end"/>
                            </w:r>
                            <w:r w:rsidRPr="00A82ACD">
                              <w:rPr>
                                <w:rFonts w:asciiTheme="minorHAnsi" w:hAnsiTheme="minorHAnsi" w:cstheme="minorHAnsi"/>
                                <w:b w:val="0"/>
                                <w:bCs w:val="0"/>
                              </w:rPr>
                              <w:t xml:space="preserve"> A single </w:t>
                            </w:r>
                            <w:r w:rsidRPr="00A82ACD">
                              <w:rPr>
                                <w:rFonts w:asciiTheme="minorHAnsi" w:hAnsiTheme="minorHAnsi" w:cstheme="minorHAnsi"/>
                                <w:b w:val="0"/>
                                <w:bCs w:val="0"/>
                                <w:i/>
                                <w:iCs/>
                              </w:rPr>
                              <w:t>Rhinolophus megaphyllus</w:t>
                            </w:r>
                            <w:r w:rsidRPr="00A82ACD">
                              <w:rPr>
                                <w:rFonts w:asciiTheme="minorHAnsi" w:hAnsiTheme="minorHAnsi" w:cstheme="minorHAnsi"/>
                                <w:b w:val="0"/>
                                <w:bCs w:val="0"/>
                              </w:rPr>
                              <w:t xml:space="preserve"> hanging on the ceiling of a doorway inside the Yugar tunnel in summer.</w:t>
                            </w:r>
                            <w:bookmarkEnd w:id="4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11473" id="Text Box 87" o:spid="_x0000_s1089" type="#_x0000_t202" style="position:absolute;left:0;text-align:left;margin-left:48.4pt;margin-top:343.05pt;width:295.45pt;height:.05pt;z-index:-25142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" stroked="f">
                <v:textbox style="mso-fit-shape-to-text:t" inset="0,0,0,0">
                  <w:txbxContent>
                    <w:p w14:paraId="0B80A0AD" w14:textId="57C35C22" w:rsidR="00A82ACD" w:rsidRPr="00A82ACD" w:rsidRDefault="00A82ACD" w:rsidP="00A82ACD">
                      <w:pPr>
                        <w:pStyle w:val="Caption"/>
                        <w:rPr>
                          <w:rFonts w:asciiTheme="minorHAnsi" w:hAnsiTheme="minorHAnsi" w:cstheme="minorHAnsi"/>
                          <w:b w:val="0"/>
                          <w:bCs w:val="0"/>
                          <w:sz w:val="24"/>
                        </w:rPr>
                      </w:pPr>
                      <w:bookmarkStart w:id="407" w:name="_Toc71672228"/>
                      <w:r w:rsidRPr="00A82ACD">
                        <w:rPr>
                          <w:rFonts w:asciiTheme="minorHAnsi" w:hAnsiTheme="minorHAnsi" w:cstheme="minorHAnsi"/>
                          <w:b w:val="0"/>
                          <w:bCs w:val="0"/>
                        </w:rPr>
                        <w:t xml:space="preserve">Figure A </w:t>
                      </w:r>
                      <w:r w:rsidRPr="00A82ACD">
                        <w:rPr>
                          <w:rFonts w:asciiTheme="minorHAnsi" w:hAnsiTheme="minorHAnsi" w:cstheme="minorHAnsi"/>
                          <w:b w:val="0"/>
                          <w:bCs w:val="0"/>
                        </w:rPr>
                        <w:fldChar w:fldCharType="begin"/>
                      </w:r>
                      <w:r w:rsidRPr="00A82ACD">
                        <w:rPr>
                          <w:rFonts w:asciiTheme="minorHAnsi" w:hAnsiTheme="minorHAnsi" w:cstheme="minorHAnsi"/>
                          <w:b w:val="0"/>
                          <w:bCs w:val="0"/>
                        </w:rPr>
                        <w:instrText xml:space="preserve"> SEQ Figure_A \* ARABIC </w:instrText>
                      </w:r>
                      <w:r w:rsidRPr="00A82ACD">
                        <w:rPr>
                          <w:rFonts w:asciiTheme="minorHAnsi" w:hAnsiTheme="minorHAnsi" w:cstheme="minorHAnsi"/>
                          <w:b w:val="0"/>
                          <w:bCs w:val="0"/>
                        </w:rPr>
                        <w:fldChar w:fldCharType="separate"/>
                      </w:r>
                      <w:r w:rsidR="009E45A0">
                        <w:rPr>
                          <w:rFonts w:asciiTheme="minorHAnsi" w:hAnsiTheme="minorHAnsi" w:cstheme="minorHAnsi"/>
                          <w:b w:val="0"/>
                          <w:bCs w:val="0"/>
                          <w:noProof/>
                        </w:rPr>
                        <w:t>8</w:t>
                      </w:r>
                      <w:r w:rsidRPr="00A82ACD">
                        <w:rPr>
                          <w:rFonts w:asciiTheme="minorHAnsi" w:hAnsiTheme="minorHAnsi" w:cstheme="minorHAnsi"/>
                          <w:b w:val="0"/>
                          <w:bCs w:val="0"/>
                        </w:rPr>
                        <w:fldChar w:fldCharType="end"/>
                      </w:r>
                      <w:r w:rsidRPr="00A82ACD">
                        <w:rPr>
                          <w:rFonts w:asciiTheme="minorHAnsi" w:hAnsiTheme="minorHAnsi" w:cstheme="minorHAnsi"/>
                          <w:b w:val="0"/>
                          <w:bCs w:val="0"/>
                        </w:rPr>
                        <w:t xml:space="preserve"> A single </w:t>
                      </w:r>
                      <w:r w:rsidRPr="00A82ACD">
                        <w:rPr>
                          <w:rFonts w:asciiTheme="minorHAnsi" w:hAnsiTheme="minorHAnsi" w:cstheme="minorHAnsi"/>
                          <w:b w:val="0"/>
                          <w:bCs w:val="0"/>
                          <w:i/>
                          <w:iCs/>
                        </w:rPr>
                        <w:t>Rhinolophus megaphyllus</w:t>
                      </w:r>
                      <w:r w:rsidRPr="00A82ACD">
                        <w:rPr>
                          <w:rFonts w:asciiTheme="minorHAnsi" w:hAnsiTheme="minorHAnsi" w:cstheme="minorHAnsi"/>
                          <w:b w:val="0"/>
                          <w:bCs w:val="0"/>
                        </w:rPr>
                        <w:t xml:space="preserve"> hanging on the ceiling of a doorway inside the Yugar tunnel in summer.</w:t>
                      </w:r>
                      <w:bookmarkEnd w:id="407"/>
                    </w:p>
                  </w:txbxContent>
                </v:textbox>
              </v:shape>
            </w:pict>
          </mc:Fallback>
        </mc:AlternateContent>
      </w:r>
      <w:r w:rsidR="00931694" w:rsidRPr="00931694">
        <w:rPr>
          <w:rFonts w:asciiTheme="minorHAnsi" w:hAnsiTheme="minorHAnsi" w:cstheme="minorHAnsi"/>
          <w:noProof/>
        </w:rPr>
        <w:drawing>
          <wp:anchor distT="0" distB="0" distL="114300" distR="114300" simplePos="0" relativeHeight="251889664" behindDoc="1" locked="0" layoutInCell="1" allowOverlap="1" wp14:anchorId="50AF7F7E" wp14:editId="652706AE">
            <wp:simplePos x="0" y="0"/>
            <wp:positionH relativeFrom="margin">
              <wp:posOffset>614896</wp:posOffset>
            </wp:positionH>
            <wp:positionV relativeFrom="paragraph">
              <wp:posOffset>75121</wp:posOffset>
            </wp:positionV>
            <wp:extent cx="3752631" cy="4224901"/>
            <wp:effectExtent l="0" t="0" r="635" b="44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7">
                      <a:extLst>
                        <a:ext uri="{28A0092B-C50C-407E-A947-70E740481C1C}">
                          <a14:useLocalDpi xmlns:a14="http://schemas.microsoft.com/office/drawing/2010/main" val="0"/>
                        </a:ext>
                      </a:extLst>
                    </a:blip>
                    <a:srcRect/>
                    <a:stretch>
                      <a:fillRect/>
                    </a:stretch>
                  </pic:blipFill>
                  <pic:spPr bwMode="auto">
                    <a:xfrm>
                      <a:off x="0" y="0"/>
                      <a:ext cx="3752631" cy="42249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C71BA8" w14:textId="066CA058" w:rsidR="00B71170" w:rsidRDefault="00B71170" w:rsidP="006545B8">
      <w:pPr>
        <w:pStyle w:val="PhDNormal2"/>
        <w:spacing w:line="360" w:lineRule="auto"/>
        <w:rPr>
          <w:rFonts w:asciiTheme="minorHAnsi" w:hAnsiTheme="minorHAnsi" w:cstheme="minorHAnsi"/>
        </w:rPr>
      </w:pPr>
    </w:p>
    <w:p w14:paraId="1DDEA9C9" w14:textId="77777777" w:rsidR="00B71170" w:rsidRDefault="00B71170" w:rsidP="006545B8">
      <w:pPr>
        <w:pStyle w:val="PhDNormal2"/>
        <w:spacing w:line="360" w:lineRule="auto"/>
        <w:rPr>
          <w:rFonts w:asciiTheme="minorHAnsi" w:hAnsiTheme="minorHAnsi" w:cstheme="minorHAnsi"/>
        </w:rPr>
      </w:pPr>
    </w:p>
    <w:p w14:paraId="7F2F88B0" w14:textId="05EC180E" w:rsidR="00B71170" w:rsidRDefault="00B71170" w:rsidP="006545B8">
      <w:pPr>
        <w:pStyle w:val="PhDNormal2"/>
        <w:spacing w:line="360" w:lineRule="auto"/>
        <w:rPr>
          <w:rFonts w:asciiTheme="minorHAnsi" w:hAnsiTheme="minorHAnsi" w:cstheme="minorHAnsi"/>
        </w:rPr>
      </w:pPr>
    </w:p>
    <w:p w14:paraId="292726B5" w14:textId="054F3D25" w:rsidR="00DA1CCB" w:rsidRPr="00D253EF" w:rsidRDefault="00DA1CCB" w:rsidP="006545B8">
      <w:pPr>
        <w:pStyle w:val="PhDNormal2"/>
        <w:spacing w:line="360" w:lineRule="auto"/>
        <w:rPr>
          <w:rFonts w:asciiTheme="minorHAnsi" w:hAnsiTheme="minorHAnsi" w:cstheme="minorHAnsi"/>
        </w:rPr>
      </w:pPr>
    </w:p>
    <w:sectPr w:rsidR="00DA1CCB" w:rsidRPr="00D253EF" w:rsidSect="00E8144D">
      <w:footerReference w:type="even" r:id="rId578"/>
      <w:footerReference w:type="default" r:id="rId579"/>
      <w:type w:val="continuous"/>
      <w:pgSz w:w="11907" w:h="16840" w:code="9"/>
      <w:pgMar w:top="1418" w:right="1418" w:bottom="1418" w:left="2268"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Stuart Parsons" w:date="2021-05-11T07:24:00Z" w:initials="SP">
    <w:p w14:paraId="13972714" w14:textId="3E047A1B" w:rsidR="00ED25ED" w:rsidRDefault="00ED25ED">
      <w:pPr>
        <w:pStyle w:val="CommentText"/>
      </w:pPr>
      <w:r>
        <w:rPr>
          <w:rStyle w:val="CommentReference"/>
        </w:rPr>
        <w:annotationRef/>
      </w:r>
      <w:r>
        <w:t>Was temperature really higher inside the tunnel?</w:t>
      </w:r>
    </w:p>
  </w:comment>
  <w:comment w:id="25" w:author="Max L" w:date="2021-09-27T02:06:00Z" w:initials="ML">
    <w:p w14:paraId="7BE9733D" w14:textId="3561F905" w:rsidR="002C7BBC" w:rsidRDefault="002C7BBC">
      <w:pPr>
        <w:pStyle w:val="CommentText"/>
      </w:pPr>
      <w:r>
        <w:rPr>
          <w:rStyle w:val="CommentReference"/>
        </w:rPr>
        <w:annotationRef/>
      </w:r>
      <w:r w:rsidRPr="002C7BBC">
        <w:t>Ozimops ridei</w:t>
      </w:r>
    </w:p>
  </w:comment>
  <w:comment w:id="48" w:author="Stuart Parsons" w:date="2021-04-06T10:23:00Z" w:initials="SP">
    <w:p w14:paraId="256DC92C" w14:textId="77777777" w:rsidR="00735166" w:rsidRDefault="00735166" w:rsidP="00735166">
      <w:pPr>
        <w:pStyle w:val="CommentText"/>
      </w:pPr>
      <w:r>
        <w:rPr>
          <w:rStyle w:val="CommentReference"/>
        </w:rPr>
        <w:annotationRef/>
      </w:r>
      <w:r>
        <w:t>You Figure legends say 5 m. Make sure they agree.</w:t>
      </w:r>
    </w:p>
  </w:comment>
  <w:comment w:id="49" w:author="Stuart Parsons" w:date="2020-12-03T12:09:00Z" w:initials="SP">
    <w:p w14:paraId="7FCB5B3F" w14:textId="77777777" w:rsidR="00735166" w:rsidRDefault="00735166" w:rsidP="00735166">
      <w:pPr>
        <w:pStyle w:val="CommentText"/>
      </w:pPr>
      <w:r>
        <w:rPr>
          <w:rStyle w:val="CommentReference"/>
        </w:rPr>
        <w:annotationRef/>
      </w:r>
      <w:r>
        <w:t>How did you estimate the number of bats? Need the method. Look at your proposal.</w:t>
      </w:r>
    </w:p>
  </w:comment>
  <w:comment w:id="54" w:author="Stuart Parsons" w:date="2021-04-06T10:38:00Z" w:initials="SP">
    <w:p w14:paraId="37787DEB" w14:textId="77777777" w:rsidR="00735166" w:rsidRDefault="00735166" w:rsidP="00735166">
      <w:pPr>
        <w:pStyle w:val="CommentText"/>
      </w:pPr>
      <w:r>
        <w:rPr>
          <w:rStyle w:val="CommentReference"/>
        </w:rPr>
        <w:annotationRef/>
      </w:r>
      <w:r>
        <w:t>You start with acoustic surveys, then go to exit counts, then go back to acoustics Need to put each result together (and then make sure it matches the intro and methods (in terms of order). Also, try to shrink / arrange your graphs so you can fit 2 on one page. Finally, give the text results first, then the graphs / tables. I have done this last bit for you.</w:t>
      </w:r>
    </w:p>
  </w:comment>
  <w:comment w:id="55" w:author="Stuart Parsons" w:date="2020-12-03T11:53:00Z" w:initials="SP">
    <w:p w14:paraId="248367EE" w14:textId="77777777" w:rsidR="00735166" w:rsidRDefault="00735166" w:rsidP="00735166">
      <w:pPr>
        <w:pStyle w:val="CommentText"/>
      </w:pPr>
      <w:r>
        <w:rPr>
          <w:rStyle w:val="CommentReference"/>
        </w:rPr>
        <w:annotationRef/>
      </w:r>
      <w:r>
        <w:t>But this doesn’t cover the whole night does it? What about the other species?</w:t>
      </w:r>
    </w:p>
  </w:comment>
  <w:comment w:id="56" w:author="Stuart Parsons" w:date="2021-04-06T10:15:00Z" w:initials="SP">
    <w:p w14:paraId="6036DAD8" w14:textId="77777777" w:rsidR="00735166" w:rsidRDefault="00735166" w:rsidP="00735166">
      <w:pPr>
        <w:pStyle w:val="CommentText"/>
      </w:pPr>
      <w:r>
        <w:rPr>
          <w:rStyle w:val="CommentReference"/>
        </w:rPr>
        <w:annotationRef/>
      </w:r>
      <w:r>
        <w:t>Can you shrink FIG 1 and 2 so they fit on one page?</w:t>
      </w:r>
    </w:p>
  </w:comment>
  <w:comment w:id="58" w:author="Stuart Parsons" w:date="2021-02-09T15:37:00Z" w:initials="SP">
    <w:p w14:paraId="0EDD9275" w14:textId="77777777" w:rsidR="00E62BEF" w:rsidRDefault="00E62BEF" w:rsidP="00E62BEF">
      <w:pPr>
        <w:pStyle w:val="CommentText"/>
      </w:pPr>
      <w:r>
        <w:rPr>
          <w:rStyle w:val="CommentReference"/>
        </w:rPr>
        <w:annotationRef/>
      </w:r>
      <w:r>
        <w:t>The winter nights are also longer.</w:t>
      </w:r>
    </w:p>
  </w:comment>
  <w:comment w:id="59" w:author="Max L" w:date="2021-03-04T06:16:00Z" w:initials="ML">
    <w:p w14:paraId="65485E54" w14:textId="77777777" w:rsidR="00E62BEF" w:rsidRDefault="00E62BEF" w:rsidP="00E62BEF">
      <w:pPr>
        <w:pStyle w:val="CommentText"/>
      </w:pPr>
      <w:r>
        <w:rPr>
          <w:rStyle w:val="CommentReference"/>
        </w:rPr>
        <w:annotationRef/>
      </w:r>
      <w:r>
        <w:t xml:space="preserve">I tried to explain it in term of relative to sunset. </w:t>
      </w:r>
    </w:p>
    <w:p w14:paraId="2457B5D4" w14:textId="77777777" w:rsidR="00E62BEF" w:rsidRDefault="00E62BEF" w:rsidP="00E62BEF">
      <w:pPr>
        <w:pStyle w:val="CommentText"/>
      </w:pPr>
      <w:r>
        <w:t xml:space="preserve">I wrote the time of the last nightly activity rather than when activity ends. </w:t>
      </w:r>
    </w:p>
    <w:p w14:paraId="53E73C6A" w14:textId="77777777" w:rsidR="00E62BEF" w:rsidRDefault="00E62BEF" w:rsidP="00E62BEF">
      <w:pPr>
        <w:pStyle w:val="CommentText"/>
      </w:pPr>
      <w:r>
        <w:t xml:space="preserve">Does that make sense to you? </w:t>
      </w:r>
    </w:p>
  </w:comment>
  <w:comment w:id="68" w:author="Stuart Parsons" w:date="2021-04-06T10:30:00Z" w:initials="SP">
    <w:p w14:paraId="463CB1FB" w14:textId="77777777" w:rsidR="00735166" w:rsidRDefault="00735166" w:rsidP="00735166">
      <w:pPr>
        <w:pStyle w:val="CommentText"/>
      </w:pPr>
      <w:r>
        <w:rPr>
          <w:rStyle w:val="CommentReference"/>
        </w:rPr>
        <w:annotationRef/>
      </w:r>
      <w:r>
        <w:rPr>
          <w:rStyle w:val="CommentReference"/>
        </w:rPr>
        <w:t>Shrink / arrange so there are 2 graphs on one page.</w:t>
      </w:r>
    </w:p>
  </w:comment>
  <w:comment w:id="69" w:author="Stuart Parsons" w:date="2020-12-07T08:43:00Z" w:initials="SP">
    <w:p w14:paraId="2184CC6B" w14:textId="77777777" w:rsidR="00735166" w:rsidRDefault="00735166" w:rsidP="00735166">
      <w:pPr>
        <w:pStyle w:val="CommentText"/>
      </w:pPr>
      <w:r>
        <w:rPr>
          <w:rStyle w:val="CommentReference"/>
        </w:rPr>
        <w:annotationRef/>
      </w:r>
      <w:r>
        <w:t>You use the term “emergence” in the title. Can you be sure they are emerging from the tunnel? You need to be careful because you detect a species acoustically that you didn’t see during the walkthroughs. Could be argued they’re not in the tunnel (oceanesis). Figure legend also needs revising as per my previous comments. Genus and species name in italics, please.</w:t>
      </w:r>
    </w:p>
  </w:comment>
  <w:comment w:id="85" w:author="Stuart Parsons" w:date="2021-02-09T15:48:00Z" w:initials="SP">
    <w:p w14:paraId="6054512E" w14:textId="77777777" w:rsidR="00FB59BD" w:rsidRDefault="00FB59BD" w:rsidP="00FB59BD">
      <w:pPr>
        <w:pStyle w:val="CommentText"/>
      </w:pPr>
      <w:r>
        <w:rPr>
          <w:rStyle w:val="CommentReference"/>
        </w:rPr>
        <w:annotationRef/>
      </w:r>
      <w:r>
        <w:t>This is the first sentence for the exit times in the paragraph above, yet the rest of the paragraph is about return times. Needs to be fixed. I assume it is about return times.</w:t>
      </w:r>
    </w:p>
  </w:comment>
  <w:comment w:id="99" w:author="Stuart Parsons" w:date="2020-12-07T08:59:00Z" w:initials="SP">
    <w:p w14:paraId="49133757" w14:textId="77777777" w:rsidR="00735166" w:rsidRDefault="00735166" w:rsidP="00735166">
      <w:pPr>
        <w:pStyle w:val="CommentText"/>
      </w:pPr>
      <w:r>
        <w:rPr>
          <w:rStyle w:val="CommentReference"/>
        </w:rPr>
        <w:annotationRef/>
      </w:r>
      <w:r>
        <w:t>I think there are some subtle difference e.g. day 3 that you need to talk about.</w:t>
      </w:r>
    </w:p>
  </w:comment>
  <w:comment w:id="100" w:author="Stuart Parsons" w:date="2020-12-07T09:01:00Z" w:initials="SP">
    <w:p w14:paraId="013ED682" w14:textId="77777777" w:rsidR="00735166" w:rsidRDefault="00735166" w:rsidP="00735166">
      <w:pPr>
        <w:pStyle w:val="CommentText"/>
      </w:pPr>
      <w:r>
        <w:rPr>
          <w:rStyle w:val="CommentReference"/>
        </w:rPr>
        <w:annotationRef/>
      </w:r>
      <w:r>
        <w:t>I don’t think you can say the acoustics “showed emergence” because it might not have. It is the point of this comparison to validate the acoustic data. I think you need to talk about activity levels “as determined by the exit counts and acoustic surveys” or something similar. Also, you need to talk more generally, as I have suggested in the paragraph above. Winter data shows a much better match than summer. Finally, use the editing I have done earlier in the document to rewrite these sections to be more specific.</w:t>
      </w:r>
    </w:p>
  </w:comment>
  <w:comment w:id="101" w:author="Max L" w:date="2020-12-16T05:52:00Z" w:initials="ML">
    <w:p w14:paraId="62B7DACB" w14:textId="77777777" w:rsidR="00735166" w:rsidRDefault="00735166" w:rsidP="00735166">
      <w:pPr>
        <w:pStyle w:val="CommentText"/>
      </w:pPr>
      <w:r>
        <w:rPr>
          <w:rStyle w:val="CommentReference"/>
        </w:rPr>
        <w:annotationRef/>
      </w:r>
      <w:r>
        <w:t xml:space="preserve">Not too sure what you mean by determine activity level by exit counts and acoustic. I thought activity level was indicated by the acoustic data. So, i talked about number of exit count along with the activity level detected from the acoustics. </w:t>
      </w:r>
    </w:p>
  </w:comment>
  <w:comment w:id="102" w:author="Stuart Parsons" w:date="2021-02-09T15:53:00Z" w:initials="SP">
    <w:p w14:paraId="425185F9" w14:textId="77777777" w:rsidR="00735166" w:rsidRDefault="00735166" w:rsidP="00735166">
      <w:pPr>
        <w:pStyle w:val="CommentText"/>
      </w:pPr>
      <w:r>
        <w:rPr>
          <w:rStyle w:val="CommentReference"/>
        </w:rPr>
        <w:annotationRef/>
      </w:r>
      <w:r>
        <w:t>Are you trying to compare passes with actual emergences? If so, I’m not sure that is valid. Let’s chat at our meeting.</w:t>
      </w:r>
    </w:p>
  </w:comment>
  <w:comment w:id="111" w:author="Stuart Parsons" w:date="2020-12-03T13:38:00Z" w:initials="SP">
    <w:p w14:paraId="4AF1C007" w14:textId="77777777" w:rsidR="00735166" w:rsidRDefault="00735166" w:rsidP="00735166">
      <w:pPr>
        <w:pStyle w:val="CommentText"/>
      </w:pPr>
      <w:r>
        <w:rPr>
          <w:rStyle w:val="CommentReference"/>
        </w:rPr>
        <w:annotationRef/>
      </w:r>
      <w:r>
        <w:t>Doesn’t add up to 131.</w:t>
      </w:r>
    </w:p>
  </w:comment>
  <w:comment w:id="112" w:author="Stuart Parsons" w:date="2020-12-03T13:40:00Z" w:initials="SP">
    <w:p w14:paraId="3760B85E" w14:textId="77777777" w:rsidR="00735166" w:rsidRDefault="00735166" w:rsidP="00735166">
      <w:pPr>
        <w:pStyle w:val="CommentText"/>
      </w:pPr>
      <w:r>
        <w:rPr>
          <w:rStyle w:val="CommentReference"/>
        </w:rPr>
        <w:annotationRef/>
      </w:r>
      <w:r>
        <w:t>That’s a bit vague. Why?</w:t>
      </w:r>
    </w:p>
  </w:comment>
  <w:comment w:id="113" w:author="Stuart Parsons" w:date="2020-12-03T13:42:00Z" w:initials="SP">
    <w:p w14:paraId="148DB03D" w14:textId="77777777" w:rsidR="00735166" w:rsidRDefault="00735166" w:rsidP="00735166">
      <w:pPr>
        <w:pStyle w:val="CommentText"/>
      </w:pPr>
      <w:r>
        <w:rPr>
          <w:rStyle w:val="CommentReference"/>
        </w:rPr>
        <w:annotationRef/>
      </w:r>
      <w:r>
        <w:t>Methods. In the para above you sampled over a 3-day period (highlighted in yellow above). Why only one day here?</w:t>
      </w:r>
    </w:p>
  </w:comment>
  <w:comment w:id="114" w:author="Max L" w:date="2020-12-06T23:14:00Z" w:initials="ML">
    <w:p w14:paraId="1AAECF95" w14:textId="77777777" w:rsidR="00735166" w:rsidRDefault="00735166" w:rsidP="00735166">
      <w:pPr>
        <w:pStyle w:val="CommentText"/>
      </w:pPr>
      <w:r>
        <w:rPr>
          <w:rStyle w:val="CommentReference"/>
        </w:rPr>
        <w:annotationRef/>
      </w:r>
      <w:r>
        <w:t>I think i made I mistake in the method, cus I only did one actual walk-through in both seasons. The other walk-throughs were just confirming the roost location before I put up the HOBO, so I didn’t do any count there.</w:t>
      </w:r>
    </w:p>
  </w:comment>
  <w:comment w:id="115" w:author="Stuart Parsons" w:date="2020-12-03T13:47:00Z" w:initials="SP">
    <w:p w14:paraId="3F5E3C2E" w14:textId="77777777" w:rsidR="00735166" w:rsidRDefault="00735166" w:rsidP="00735166">
      <w:pPr>
        <w:pStyle w:val="CommentText"/>
      </w:pPr>
      <w:r>
        <w:rPr>
          <w:rStyle w:val="CommentReference"/>
        </w:rPr>
        <w:annotationRef/>
      </w:r>
      <w:r>
        <w:t>You don’t mention the number of drain holes used in summer but you do in winter. Need to add this for summer.</w:t>
      </w:r>
    </w:p>
  </w:comment>
  <w:comment w:id="116" w:author="Stuart Parsons" w:date="2020-12-03T13:48:00Z" w:initials="SP">
    <w:p w14:paraId="1D377B44" w14:textId="77777777" w:rsidR="00735166" w:rsidRDefault="00735166" w:rsidP="00735166">
      <w:pPr>
        <w:pStyle w:val="CommentText"/>
      </w:pPr>
      <w:r>
        <w:rPr>
          <w:rStyle w:val="CommentReference"/>
        </w:rPr>
        <w:annotationRef/>
      </w:r>
      <w:r>
        <w:t>Can you be more accurate?</w:t>
      </w:r>
    </w:p>
  </w:comment>
  <w:comment w:id="117" w:author="Stuart Parsons" w:date="2020-12-03T13:48:00Z" w:initials="SP">
    <w:p w14:paraId="7480AF46" w14:textId="77777777" w:rsidR="00735166" w:rsidRDefault="00735166" w:rsidP="00735166">
      <w:pPr>
        <w:pStyle w:val="CommentText"/>
      </w:pPr>
      <w:r>
        <w:rPr>
          <w:rStyle w:val="CommentReference"/>
        </w:rPr>
        <w:annotationRef/>
      </w:r>
      <w:r>
        <w:t>Can you be more accurate?</w:t>
      </w:r>
    </w:p>
  </w:comment>
  <w:comment w:id="120" w:author="Stuart Parsons" w:date="2021-03-21T15:33:00Z" w:initials="SP">
    <w:p w14:paraId="07D10CE4" w14:textId="77777777" w:rsidR="00735166" w:rsidRDefault="00735166" w:rsidP="00735166">
      <w:pPr>
        <w:pStyle w:val="CommentText"/>
      </w:pPr>
      <w:r>
        <w:rPr>
          <w:rStyle w:val="CommentReference"/>
        </w:rPr>
        <w:annotationRef/>
      </w:r>
      <w:r>
        <w:t>This section needs to be rewritten. You can’t directly compare exit counts with acoustics, but you can compare the pattern through time.  I would suggest you think about exit counts in summer versus winter, and acoustic activity in summer and winter. You can also then talk about the patterns each showed. Finally, it needs to match the final paragraph in the section.</w:t>
      </w:r>
    </w:p>
  </w:comment>
  <w:comment w:id="121" w:author="Max L" w:date="2021-03-24T02:12:00Z" w:initials="ML">
    <w:p w14:paraId="79E82F10" w14:textId="77777777" w:rsidR="00735166" w:rsidRDefault="00735166" w:rsidP="00735166">
      <w:pPr>
        <w:pStyle w:val="CommentText"/>
      </w:pPr>
      <w:r>
        <w:rPr>
          <w:rStyle w:val="CommentReference"/>
        </w:rPr>
        <w:annotationRef/>
      </w:r>
      <w:r>
        <w:t xml:space="preserve">So just need to describe the pattern ive found in the result section. </w:t>
      </w:r>
    </w:p>
    <w:p w14:paraId="5B626768" w14:textId="77777777" w:rsidR="00735166" w:rsidRDefault="00735166" w:rsidP="00735166">
      <w:pPr>
        <w:pStyle w:val="CommentText"/>
      </w:pPr>
      <w:r>
        <w:t>Exit count summer and winter</w:t>
      </w:r>
    </w:p>
    <w:p w14:paraId="6925DE84" w14:textId="77777777" w:rsidR="00735166" w:rsidRDefault="00735166" w:rsidP="00735166">
      <w:pPr>
        <w:pStyle w:val="CommentText"/>
      </w:pPr>
      <w:r>
        <w:t xml:space="preserve">Acoustics summer and winter, </w:t>
      </w:r>
    </w:p>
    <w:p w14:paraId="6CD650B5" w14:textId="77777777" w:rsidR="00735166" w:rsidRDefault="00735166" w:rsidP="00735166">
      <w:pPr>
        <w:pStyle w:val="CommentText"/>
      </w:pPr>
    </w:p>
  </w:comment>
  <w:comment w:id="123" w:author="Stuart Parsons" w:date="2021-04-06T11:24:00Z" w:initials="SP">
    <w:p w14:paraId="74E31906" w14:textId="77777777" w:rsidR="00735166" w:rsidRDefault="00735166" w:rsidP="00735166">
      <w:pPr>
        <w:pStyle w:val="CommentText"/>
      </w:pPr>
      <w:r>
        <w:rPr>
          <w:rStyle w:val="CommentReference"/>
        </w:rPr>
        <w:annotationRef/>
      </w:r>
      <w:r>
        <w:t>How?</w:t>
      </w:r>
    </w:p>
  </w:comment>
  <w:comment w:id="122" w:author="Stuart Parsons" w:date="2021-04-06T11:25:00Z" w:initials="SP">
    <w:p w14:paraId="47440353" w14:textId="77777777" w:rsidR="00735166" w:rsidRDefault="00735166" w:rsidP="00735166">
      <w:pPr>
        <w:pStyle w:val="CommentText"/>
      </w:pPr>
      <w:r>
        <w:rPr>
          <w:rStyle w:val="CommentReference"/>
        </w:rPr>
        <w:annotationRef/>
      </w:r>
      <w:r>
        <w:t>Nice link to next section.</w:t>
      </w:r>
    </w:p>
  </w:comment>
  <w:comment w:id="124" w:author="Stuart Parsons" w:date="2021-03-01T09:33:00Z" w:initials="SP">
    <w:p w14:paraId="174062A5" w14:textId="77777777" w:rsidR="00735166" w:rsidRDefault="00735166" w:rsidP="00735166">
      <w:pPr>
        <w:pStyle w:val="CommentText"/>
      </w:pPr>
      <w:r>
        <w:rPr>
          <w:rStyle w:val="CommentReference"/>
        </w:rPr>
        <w:annotationRef/>
      </w:r>
      <w:r>
        <w:t>Have a look at these factors, and then read the sections below. Do you cover each of them or just a selection? Are some missing? E.g. reproduction and predation risk?</w:t>
      </w:r>
    </w:p>
  </w:comment>
  <w:comment w:id="125" w:author="Stuart Parsons" w:date="2021-03-21T16:32:00Z" w:initials="SP">
    <w:p w14:paraId="1C14FF1A" w14:textId="77777777" w:rsidR="00735166" w:rsidRDefault="00735166" w:rsidP="00735166">
      <w:pPr>
        <w:pStyle w:val="CommentText"/>
      </w:pPr>
      <w:r>
        <w:rPr>
          <w:rStyle w:val="CommentReference"/>
        </w:rPr>
        <w:annotationRef/>
      </w:r>
      <w:r>
        <w:t>You haven’t mentioned what eats M australis and if they are found in the local area.</w:t>
      </w:r>
    </w:p>
  </w:comment>
  <w:comment w:id="126" w:author="Max L" w:date="2021-03-24T04:33:00Z" w:initials="ML">
    <w:p w14:paraId="6C8B53E5" w14:textId="77777777" w:rsidR="00735166" w:rsidRDefault="00735166" w:rsidP="00735166">
      <w:pPr>
        <w:pStyle w:val="CommentText"/>
      </w:pPr>
      <w:r>
        <w:rPr>
          <w:rStyle w:val="CommentReference"/>
        </w:rPr>
        <w:annotationRef/>
      </w:r>
      <w:hyperlink r:id="rId1" w:history="1">
        <w:r w:rsidRPr="001F2880">
          <w:rPr>
            <w:rStyle w:val="Hyperlink"/>
          </w:rPr>
          <w:t>https://animaldiversity.org/accounts/Miniopterus_australis/</w:t>
        </w:r>
      </w:hyperlink>
    </w:p>
    <w:p w14:paraId="381E7506" w14:textId="77777777" w:rsidR="00735166" w:rsidRDefault="00735166" w:rsidP="00735166">
      <w:pPr>
        <w:pStyle w:val="CommentText"/>
      </w:pPr>
    </w:p>
  </w:comment>
  <w:comment w:id="127" w:author="Stuart Parsons" w:date="2021-03-21T16:24:00Z" w:initials="SP">
    <w:p w14:paraId="037C3256" w14:textId="77777777" w:rsidR="00735166" w:rsidRDefault="00735166" w:rsidP="00735166">
      <w:pPr>
        <w:pStyle w:val="CommentText"/>
      </w:pPr>
      <w:r>
        <w:rPr>
          <w:rStyle w:val="CommentReference"/>
        </w:rPr>
        <w:annotationRef/>
      </w:r>
      <w:r>
        <w:t>Compared with what? Sunset time?</w:t>
      </w:r>
    </w:p>
  </w:comment>
  <w:comment w:id="128" w:author="Stuart Parsons" w:date="2021-03-01T09:32:00Z" w:initials="SP">
    <w:p w14:paraId="4EA3C7D6" w14:textId="77777777" w:rsidR="00735166" w:rsidRDefault="00735166" w:rsidP="00735166">
      <w:pPr>
        <w:pStyle w:val="CommentText"/>
      </w:pPr>
      <w:r>
        <w:rPr>
          <w:rStyle w:val="CommentReference"/>
        </w:rPr>
        <w:annotationRef/>
      </w:r>
      <w:r>
        <w:t>So is this about season or reproduction? Or both? The way you introduce this para makes it about season, but you end it about reproduction. Need to keep a consistent argument.</w:t>
      </w:r>
    </w:p>
  </w:comment>
  <w:comment w:id="129" w:author="Stuart Parsons" w:date="2021-03-01T09:36:00Z" w:initials="SP">
    <w:p w14:paraId="7C36383A" w14:textId="77777777" w:rsidR="00735166" w:rsidRDefault="00735166" w:rsidP="00735166">
      <w:pPr>
        <w:pStyle w:val="CommentText"/>
      </w:pPr>
      <w:r>
        <w:rPr>
          <w:rStyle w:val="CommentReference"/>
        </w:rPr>
        <w:annotationRef/>
      </w:r>
      <w:r>
        <w:t>How is the light sampling related to predation risk? Has anyone linked them? Could it just be light levels?</w:t>
      </w:r>
    </w:p>
  </w:comment>
  <w:comment w:id="130" w:author="Stuart Parsons" w:date="2021-04-06T11:51:00Z" w:initials="SP">
    <w:p w14:paraId="471800F5" w14:textId="77777777" w:rsidR="00735166" w:rsidRDefault="00735166" w:rsidP="00735166">
      <w:pPr>
        <w:pStyle w:val="CommentText"/>
      </w:pPr>
      <w:r>
        <w:rPr>
          <w:rStyle w:val="CommentReference"/>
        </w:rPr>
        <w:annotationRef/>
      </w:r>
      <w:r>
        <w:t>Not sure what you mean here. Do you mean when females form maternity roosts, give birth and are lactating? Need to be specific. “Mating” is part of “breeding”.</w:t>
      </w:r>
    </w:p>
  </w:comment>
  <w:comment w:id="131" w:author="Stuart Parsons" w:date="2021-04-06T11:53:00Z" w:initials="SP">
    <w:p w14:paraId="7EE98274" w14:textId="77777777" w:rsidR="00735166" w:rsidRDefault="00735166" w:rsidP="00735166">
      <w:pPr>
        <w:pStyle w:val="CommentText"/>
      </w:pPr>
      <w:r>
        <w:rPr>
          <w:rStyle w:val="CommentReference"/>
        </w:rPr>
        <w:annotationRef/>
      </w:r>
      <w:r>
        <w:t>Same</w:t>
      </w:r>
    </w:p>
  </w:comment>
  <w:comment w:id="132" w:author="Stuart Parsons" w:date="2021-03-01T09:37:00Z" w:initials="SP">
    <w:p w14:paraId="5F3E98F8" w14:textId="77777777" w:rsidR="00735166" w:rsidRDefault="00735166" w:rsidP="00735166">
      <w:pPr>
        <w:pStyle w:val="CommentText"/>
      </w:pPr>
      <w:r>
        <w:rPr>
          <w:rStyle w:val="CommentReference"/>
        </w:rPr>
        <w:annotationRef/>
      </w:r>
      <w:r>
        <w:t>Relative to what? Dusk?</w:t>
      </w:r>
    </w:p>
  </w:comment>
  <w:comment w:id="133" w:author="Stuart Parsons" w:date="2021-03-01T09:38:00Z" w:initials="SP">
    <w:p w14:paraId="7F7F539B" w14:textId="77777777" w:rsidR="00735166" w:rsidRDefault="00735166" w:rsidP="00735166">
      <w:pPr>
        <w:pStyle w:val="CommentText"/>
      </w:pPr>
      <w:r>
        <w:t>After or before sunset?</w:t>
      </w:r>
    </w:p>
  </w:comment>
  <w:comment w:id="134" w:author="Stuart Parsons" w:date="2021-04-06T12:01:00Z" w:initials="SP">
    <w:p w14:paraId="52B768A1" w14:textId="77777777" w:rsidR="00735166" w:rsidRDefault="00735166" w:rsidP="00735166">
      <w:pPr>
        <w:pStyle w:val="CommentText"/>
      </w:pPr>
      <w:r>
        <w:rPr>
          <w:rStyle w:val="CommentReference"/>
        </w:rPr>
        <w:annotationRef/>
      </w:r>
      <w:r>
        <w:t>Talk with Vanessa – she has evidence for this in SEQ from her PhD. Her email address is vanessa.gorecki@gmail.com</w:t>
      </w:r>
    </w:p>
  </w:comment>
  <w:comment w:id="135" w:author="Stuart Parsons" w:date="2021-03-21T16:40:00Z" w:initials="SP">
    <w:p w14:paraId="6135C420" w14:textId="77777777" w:rsidR="00735166" w:rsidRDefault="00735166" w:rsidP="00735166">
      <w:pPr>
        <w:pStyle w:val="CommentText"/>
      </w:pPr>
      <w:r>
        <w:rPr>
          <w:rStyle w:val="CommentReference"/>
        </w:rPr>
        <w:annotationRef/>
      </w:r>
      <w:r>
        <w:t>Need to add some detail on this. Were they coming out later on the rainy nights compared with non-rain nights?</w:t>
      </w:r>
    </w:p>
  </w:comment>
  <w:comment w:id="136" w:author="Stuart Parsons" w:date="2021-03-21T16:44:00Z" w:initials="SP">
    <w:p w14:paraId="66B1DF15" w14:textId="77777777" w:rsidR="00735166" w:rsidRDefault="00735166" w:rsidP="00735166">
      <w:pPr>
        <w:pStyle w:val="CommentText"/>
      </w:pPr>
      <w:r>
        <w:rPr>
          <w:rStyle w:val="CommentReference"/>
        </w:rPr>
        <w:annotationRef/>
      </w:r>
      <w:r>
        <w:t>Did the time of your study coincide with mating season? If so, which part. Need to state this for each species as this is an important aspect for the behaviour of each.</w:t>
      </w:r>
    </w:p>
  </w:comment>
  <w:comment w:id="137" w:author="Stuart Parsons" w:date="2021-03-01T09:57:00Z" w:initials="SP">
    <w:p w14:paraId="50C81234" w14:textId="77777777" w:rsidR="00735166" w:rsidRDefault="00735166" w:rsidP="00735166">
      <w:pPr>
        <w:pStyle w:val="CommentText"/>
      </w:pPr>
      <w:r>
        <w:rPr>
          <w:rStyle w:val="CommentReference"/>
        </w:rPr>
        <w:annotationRef/>
      </w:r>
      <w:r>
        <w:t>This is where your definition of “earlier” is important. Earlier relative to sunset and so it is lighter?</w:t>
      </w:r>
    </w:p>
  </w:comment>
  <w:comment w:id="138" w:author="Stuart Parsons" w:date="2021-03-21T16:38:00Z" w:initials="SP">
    <w:p w14:paraId="266F2C1C" w14:textId="77777777" w:rsidR="00735166" w:rsidRDefault="00735166" w:rsidP="00735166">
      <w:pPr>
        <w:pStyle w:val="CommentText"/>
      </w:pPr>
      <w:r>
        <w:rPr>
          <w:rStyle w:val="CommentReference"/>
        </w:rPr>
        <w:annotationRef/>
      </w:r>
      <w:r>
        <w:t xml:space="preserve">I think this needs to be moved to its own paragraph, and needs to cover each species. You also need to say what eats THESE species (if we know) and IF they are in the area. </w:t>
      </w:r>
      <w:r>
        <w:rPr>
          <w:rStyle w:val="CommentReference"/>
        </w:rPr>
        <w:annotationRef/>
      </w:r>
    </w:p>
  </w:comment>
  <w:comment w:id="139" w:author="Stuart Parsons" w:date="2021-03-01T10:01:00Z" w:initials="SP">
    <w:p w14:paraId="11FBF223" w14:textId="77777777" w:rsidR="00735166" w:rsidRDefault="00735166" w:rsidP="00735166">
      <w:pPr>
        <w:pStyle w:val="CommentText"/>
      </w:pPr>
      <w:r>
        <w:rPr>
          <w:rStyle w:val="CommentReference"/>
        </w:rPr>
        <w:annotationRef/>
      </w:r>
      <w:r>
        <w:t>Above is good, but you now need to explicitly link this to the foraging niche of the 3 tunnel species.</w:t>
      </w:r>
    </w:p>
  </w:comment>
  <w:comment w:id="140" w:author="Stuart Parsons" w:date="2021-03-21T16:52:00Z" w:initials="SP">
    <w:p w14:paraId="0984D287" w14:textId="77777777" w:rsidR="00735166" w:rsidRDefault="00735166" w:rsidP="00735166">
      <w:pPr>
        <w:pStyle w:val="CommentText"/>
      </w:pPr>
      <w:r>
        <w:rPr>
          <w:rStyle w:val="CommentReference"/>
        </w:rPr>
        <w:annotationRef/>
      </w:r>
      <w:r>
        <w:t>Can you add to this sentence and make it the first of the paragraph.</w:t>
      </w:r>
    </w:p>
  </w:comment>
  <w:comment w:id="141" w:author="Stuart Parsons" w:date="2021-04-06T12:14:00Z" w:initials="SP">
    <w:p w14:paraId="478D4628" w14:textId="77777777" w:rsidR="00735166" w:rsidRDefault="00735166" w:rsidP="00735166">
      <w:pPr>
        <w:pStyle w:val="CommentText"/>
      </w:pPr>
      <w:r>
        <w:rPr>
          <w:rStyle w:val="CommentReference"/>
        </w:rPr>
        <w:annotationRef/>
      </w:r>
      <w:r>
        <w:t>Not a trawling species – is a gleaner.</w:t>
      </w:r>
    </w:p>
  </w:comment>
  <w:comment w:id="142" w:author="Stuart Parsons" w:date="2021-04-06T12:14:00Z" w:initials="SP">
    <w:p w14:paraId="11C94074" w14:textId="77777777" w:rsidR="00735166" w:rsidRDefault="00735166" w:rsidP="00735166">
      <w:pPr>
        <w:pStyle w:val="CommentText"/>
      </w:pPr>
      <w:r>
        <w:rPr>
          <w:rStyle w:val="CommentReference"/>
        </w:rPr>
        <w:annotationRef/>
      </w:r>
      <w:r>
        <w:t>Also a gleaner. We should talk about the point you are trying to make and I can advise on their biology.</w:t>
      </w:r>
    </w:p>
  </w:comment>
  <w:comment w:id="143" w:author="Stuart Parsons" w:date="2021-03-21T17:01:00Z" w:initials="SP">
    <w:p w14:paraId="70BA6666" w14:textId="77777777" w:rsidR="00735166" w:rsidRDefault="00735166" w:rsidP="00735166">
      <w:pPr>
        <w:pStyle w:val="CommentText"/>
      </w:pPr>
      <w:r>
        <w:rPr>
          <w:rStyle w:val="CommentReference"/>
        </w:rPr>
        <w:annotationRef/>
      </w:r>
      <w:r>
        <w:t>Is this relevant to your study? Can’t leave the readers hanging like this.</w:t>
      </w:r>
    </w:p>
  </w:comment>
  <w:comment w:id="144" w:author="Stuart Parsons" w:date="2021-03-21T17:15:00Z" w:initials="SP">
    <w:p w14:paraId="39F7431A" w14:textId="77777777" w:rsidR="00735166" w:rsidRDefault="00735166" w:rsidP="00735166">
      <w:pPr>
        <w:pStyle w:val="CommentText"/>
      </w:pPr>
      <w:r>
        <w:rPr>
          <w:rStyle w:val="CommentReference"/>
        </w:rPr>
        <w:annotationRef/>
      </w:r>
      <w:r>
        <w:t>Have data on daubentons but not macropus. What evidence do you have to support this?</w:t>
      </w:r>
    </w:p>
  </w:comment>
  <w:comment w:id="147" w:author="Stuart Parsons" w:date="2021-04-06T09:24:00Z" w:initials="SP">
    <w:p w14:paraId="5DD61396" w14:textId="77777777" w:rsidR="00735166" w:rsidRDefault="00735166" w:rsidP="00735166">
      <w:pPr>
        <w:pStyle w:val="CommentText"/>
      </w:pPr>
      <w:r>
        <w:rPr>
          <w:rStyle w:val="CommentReference"/>
        </w:rPr>
        <w:annotationRef/>
      </w:r>
      <w:r>
        <w:t>Reference</w:t>
      </w:r>
    </w:p>
  </w:comment>
  <w:comment w:id="146" w:author="Stuart Parsons" w:date="2020-12-03T10:47:00Z" w:initials="SP">
    <w:p w14:paraId="78BA44D8" w14:textId="77777777" w:rsidR="00735166" w:rsidRDefault="00735166" w:rsidP="00735166">
      <w:pPr>
        <w:pStyle w:val="CommentText"/>
      </w:pPr>
      <w:r>
        <w:rPr>
          <w:rStyle w:val="CommentReference"/>
        </w:rPr>
        <w:annotationRef/>
      </w:r>
      <w:r>
        <w:t>Now go through advantages and disadvantages of each, with examples.</w:t>
      </w:r>
    </w:p>
  </w:comment>
  <w:comment w:id="149" w:author="Stuart Parsons" w:date="2021-03-21T17:30:00Z" w:initials="SP">
    <w:p w14:paraId="40346BCD" w14:textId="77777777" w:rsidR="00735166" w:rsidRDefault="00735166" w:rsidP="00735166">
      <w:pPr>
        <w:pStyle w:val="CommentText"/>
      </w:pPr>
      <w:r>
        <w:rPr>
          <w:rStyle w:val="CommentReference"/>
        </w:rPr>
        <w:annotationRef/>
      </w:r>
      <w:r>
        <w:t>Where? IN the drain holes?</w:t>
      </w:r>
    </w:p>
  </w:comment>
  <w:comment w:id="150" w:author="Stuart Parsons" w:date="2021-03-21T17:28:00Z" w:initials="SP">
    <w:p w14:paraId="361875E2" w14:textId="77777777" w:rsidR="00735166" w:rsidRDefault="00735166" w:rsidP="00735166">
      <w:pPr>
        <w:pStyle w:val="CommentText"/>
      </w:pPr>
      <w:r>
        <w:rPr>
          <w:rStyle w:val="CommentReference"/>
        </w:rPr>
        <w:annotationRef/>
      </w:r>
      <w:r>
        <w:t>Any estimate of numbers?</w:t>
      </w:r>
    </w:p>
  </w:comment>
  <w:comment w:id="151" w:author="Stuart Parsons" w:date="2021-03-21T17:32:00Z" w:initials="SP">
    <w:p w14:paraId="636F33D8" w14:textId="77777777" w:rsidR="00735166" w:rsidRDefault="00735166" w:rsidP="00735166">
      <w:pPr>
        <w:pStyle w:val="CommentText"/>
      </w:pPr>
      <w:r>
        <w:rPr>
          <w:rStyle w:val="CommentReference"/>
        </w:rPr>
        <w:annotationRef/>
      </w:r>
      <w:r>
        <w:t>You don’t actually answer this question – why do numbers go up in winter?</w:t>
      </w:r>
    </w:p>
  </w:comment>
  <w:comment w:id="152" w:author="Max L" w:date="2021-03-25T04:47:00Z" w:initials="ML">
    <w:p w14:paraId="3C24D004" w14:textId="77777777" w:rsidR="00735166" w:rsidRDefault="00735166" w:rsidP="00735166">
      <w:pPr>
        <w:pStyle w:val="CommentText"/>
      </w:pPr>
      <w:r>
        <w:rPr>
          <w:rStyle w:val="CommentReference"/>
        </w:rPr>
        <w:annotationRef/>
      </w:r>
      <w:r>
        <w:t>Mating season?</w:t>
      </w:r>
    </w:p>
  </w:comment>
  <w:comment w:id="153" w:author="Stuart Parsons" w:date="2021-03-21T17:32:00Z" w:initials="SP">
    <w:p w14:paraId="6B4D0E87" w14:textId="77777777" w:rsidR="00735166" w:rsidRDefault="00735166" w:rsidP="00735166">
      <w:pPr>
        <w:pStyle w:val="CommentText"/>
      </w:pPr>
      <w:r>
        <w:rPr>
          <w:rStyle w:val="CommentReference"/>
        </w:rPr>
        <w:annotationRef/>
      </w:r>
      <w:r>
        <w:t>This is interesting but I’m not sure why it is in here. Need to answer the question as to why numbers go up in winter.</w:t>
      </w:r>
    </w:p>
  </w:comment>
  <w:comment w:id="154" w:author="Stuart Parsons" w:date="2021-04-06T12:33:00Z" w:initials="SP">
    <w:p w14:paraId="06335286" w14:textId="77777777" w:rsidR="00735166" w:rsidRDefault="00735166" w:rsidP="00735166">
      <w:pPr>
        <w:pStyle w:val="CommentText"/>
      </w:pPr>
      <w:r>
        <w:rPr>
          <w:rStyle w:val="CommentReference"/>
        </w:rPr>
        <w:annotationRef/>
      </w:r>
      <w:r>
        <w:t>I find this logic hard to follow. If this is a breeding colony, why aren’t numbers higher in Summer. If you were there in January, it should have been and you may have seen some dependent young. Add this to the list of things for us to chat about. Re biology and the patterns we are seeing.</w:t>
      </w:r>
    </w:p>
  </w:comment>
  <w:comment w:id="155" w:author="Stuart Parsons" w:date="2021-03-21T17:34:00Z" w:initials="SP">
    <w:p w14:paraId="79F18D5B" w14:textId="77777777" w:rsidR="00735166" w:rsidRDefault="00735166" w:rsidP="00735166">
      <w:pPr>
        <w:pStyle w:val="CommentText"/>
      </w:pPr>
      <w:r>
        <w:rPr>
          <w:rStyle w:val="CommentReference"/>
        </w:rPr>
        <w:annotationRef/>
      </w:r>
      <w:r>
        <w:t>This makes no sense, and contradicts the previous sentence (max of 50). Can you reword?</w:t>
      </w:r>
    </w:p>
  </w:comment>
  <w:comment w:id="156" w:author="Stuart Parsons" w:date="2021-04-06T12:36:00Z" w:initials="SP">
    <w:p w14:paraId="42C8E27B" w14:textId="77777777" w:rsidR="00735166" w:rsidRDefault="00735166" w:rsidP="00735166">
      <w:pPr>
        <w:pStyle w:val="CommentText"/>
      </w:pPr>
      <w:r>
        <w:rPr>
          <w:rStyle w:val="CommentReference"/>
        </w:rPr>
        <w:annotationRef/>
      </w:r>
      <w:r>
        <w:t>So what do you conclude?</w:t>
      </w:r>
    </w:p>
  </w:comment>
  <w:comment w:id="157" w:author="Stuart Parsons" w:date="2021-03-21T17:49:00Z" w:initials="SP">
    <w:p w14:paraId="2FA55D6E" w14:textId="77777777" w:rsidR="00735166" w:rsidRDefault="00735166" w:rsidP="00735166">
      <w:pPr>
        <w:pStyle w:val="CommentText"/>
      </w:pPr>
      <w:r>
        <w:rPr>
          <w:rStyle w:val="CommentReference"/>
        </w:rPr>
        <w:annotationRef/>
      </w:r>
      <w:r>
        <w:t>This is a summary, not a conclusion. The conclusions are in each para. I think you should delete the Conclusions section (and not put it in any other chapter). However, the sentence about maternity sites needs to be somewhere in the document.</w:t>
      </w:r>
    </w:p>
  </w:comment>
  <w:comment w:id="158" w:author="Stuart Parsons" w:date="2021-04-06T12:43:00Z" w:initials="SP">
    <w:p w14:paraId="75FE0925" w14:textId="77777777" w:rsidR="00735166" w:rsidRDefault="00735166" w:rsidP="00735166">
      <w:pPr>
        <w:pStyle w:val="CommentText"/>
      </w:pPr>
      <w:r>
        <w:rPr>
          <w:rStyle w:val="CommentReference"/>
        </w:rPr>
        <w:annotationRef/>
      </w:r>
      <w:r>
        <w:t>I think this is all you need here – you need to change my wording so it matches your results and Discussion. The rest can get moved to the final chapter as part of the overall summary.</w:t>
      </w:r>
    </w:p>
  </w:comment>
  <w:comment w:id="165" w:author="Stuart Parsons" w:date="2021-05-03T05:40:00Z" w:initials="SP">
    <w:p w14:paraId="50B960A9" w14:textId="77777777" w:rsidR="00D470B9" w:rsidRDefault="00D470B9" w:rsidP="00D470B9">
      <w:pPr>
        <w:pStyle w:val="CommentText"/>
      </w:pPr>
      <w:r>
        <w:rPr>
          <w:rStyle w:val="CommentReference"/>
        </w:rPr>
        <w:annotationRef/>
      </w:r>
      <w:r>
        <w:t>Are you able to add a sentence or two about why bats move to anthropogenic structures such as tunnels? Is it because of a lack of natural roosts or just opportunistic?</w:t>
      </w:r>
    </w:p>
  </w:comment>
  <w:comment w:id="167" w:author="Stuart Parsons" w:date="2021-05-03T06:11:00Z" w:initials="SP">
    <w:p w14:paraId="5F431F5F" w14:textId="77777777" w:rsidR="00C33259" w:rsidRDefault="00C33259" w:rsidP="00C33259">
      <w:pPr>
        <w:pStyle w:val="CommentText"/>
      </w:pPr>
      <w:r>
        <w:rPr>
          <w:rStyle w:val="CommentReference"/>
        </w:rPr>
        <w:annotationRef/>
      </w:r>
      <w:r>
        <w:t>Going to be Chapter 2 once you add your general introduction.</w:t>
      </w:r>
    </w:p>
  </w:comment>
  <w:comment w:id="169" w:author="Stuart Parsons" w:date="2021-02-15T09:50:00Z" w:initials="SP">
    <w:p w14:paraId="69B44C54" w14:textId="77777777" w:rsidR="00F65C42" w:rsidRDefault="00F65C42" w:rsidP="00F65C42">
      <w:pPr>
        <w:pStyle w:val="CommentText"/>
      </w:pPr>
      <w:r>
        <w:rPr>
          <w:rStyle w:val="CommentReference"/>
        </w:rPr>
        <w:annotationRef/>
      </w:r>
      <w:r>
        <w:t>I find this a bit confusing. Number of roosts and number of bats higher but relatively stable bat numbers between seasons. Probably needs you to look at my edits and update them so the message is clear.</w:t>
      </w:r>
    </w:p>
  </w:comment>
  <w:comment w:id="181" w:author="Stuart Parsons" w:date="2021-05-03T07:44:00Z" w:initials="SP">
    <w:p w14:paraId="2E978C85" w14:textId="77777777" w:rsidR="00B60D90" w:rsidRDefault="00B60D90" w:rsidP="00B60D90">
      <w:pPr>
        <w:pStyle w:val="CommentText"/>
      </w:pPr>
      <w:r>
        <w:rPr>
          <w:rStyle w:val="CommentReference"/>
        </w:rPr>
        <w:annotationRef/>
      </w:r>
      <w:r>
        <w:t>Is this mean of median? Need to say what you are presenting. Also add the SD and range?</w:t>
      </w:r>
    </w:p>
  </w:comment>
  <w:comment w:id="182" w:author="Stuart Parsons" w:date="2021-02-15T10:05:00Z" w:initials="SP">
    <w:p w14:paraId="03E36A8E" w14:textId="77777777" w:rsidR="004C3904" w:rsidRDefault="004C3904" w:rsidP="004C3904">
      <w:pPr>
        <w:pStyle w:val="CommentText"/>
      </w:pPr>
      <w:r>
        <w:rPr>
          <w:rStyle w:val="CommentReference"/>
        </w:rPr>
        <w:annotationRef/>
      </w:r>
      <w:r>
        <w:t>Need to give the same level of detail for winter as you did for summer.</w:t>
      </w:r>
    </w:p>
  </w:comment>
  <w:comment w:id="183" w:author="Stuart Parsons" w:date="2021-05-03T07:47:00Z" w:initials="SP">
    <w:p w14:paraId="467B835B" w14:textId="77777777" w:rsidR="004C3904" w:rsidRDefault="004C3904" w:rsidP="004C3904">
      <w:pPr>
        <w:pStyle w:val="CommentText"/>
      </w:pPr>
      <w:r>
        <w:rPr>
          <w:rStyle w:val="CommentReference"/>
        </w:rPr>
        <w:annotationRef/>
      </w:r>
      <w:r>
        <w:t>??? Needs clarifying.</w:t>
      </w:r>
    </w:p>
  </w:comment>
  <w:comment w:id="184" w:author="Stuart Parsons" w:date="2021-02-15T10:06:00Z" w:initials="SP">
    <w:p w14:paraId="0B6B15A0" w14:textId="77777777" w:rsidR="004C3904" w:rsidRDefault="004C3904" w:rsidP="004C3904">
      <w:pPr>
        <w:pStyle w:val="CommentText"/>
      </w:pPr>
      <w:r>
        <w:rPr>
          <w:rStyle w:val="CommentReference"/>
        </w:rPr>
        <w:annotationRef/>
      </w:r>
      <w:r>
        <w:t>Needs a bigger description. This is an important result as bats seek stable environments in which to roost.</w:t>
      </w:r>
    </w:p>
  </w:comment>
  <w:comment w:id="185" w:author="Stuart Parsons" w:date="2021-05-03T07:48:00Z" w:initials="SP">
    <w:p w14:paraId="26294D41" w14:textId="77777777" w:rsidR="004C3904" w:rsidRDefault="004C3904" w:rsidP="004C3904">
      <w:pPr>
        <w:pStyle w:val="CommentText"/>
      </w:pPr>
      <w:r>
        <w:rPr>
          <w:rStyle w:val="CommentReference"/>
        </w:rPr>
        <w:annotationRef/>
      </w:r>
      <w:r>
        <w:t>This is the only time we don’t add the space.</w:t>
      </w:r>
    </w:p>
  </w:comment>
  <w:comment w:id="186" w:author="Stuart Parsons" w:date="2021-05-03T07:52:00Z" w:initials="SP">
    <w:p w14:paraId="19857DF3" w14:textId="77777777" w:rsidR="004C3904" w:rsidRDefault="004C3904" w:rsidP="004C3904">
      <w:pPr>
        <w:pStyle w:val="CommentText"/>
      </w:pPr>
      <w:r>
        <w:rPr>
          <w:rStyle w:val="CommentReference"/>
        </w:rPr>
        <w:annotationRef/>
      </w:r>
      <w:r>
        <w:t>How can EXA have 2 ranges? Don’t understand. Was the entrance logger present in winter but not summer? If so, Methods also need clarifying.</w:t>
      </w:r>
    </w:p>
  </w:comment>
  <w:comment w:id="187" w:author="Stuart Parsons" w:date="2021-02-15T10:07:00Z" w:initials="SP">
    <w:p w14:paraId="313D83C2" w14:textId="77777777" w:rsidR="004C3904" w:rsidRDefault="004C3904" w:rsidP="004C3904">
      <w:pPr>
        <w:pStyle w:val="CommentText"/>
      </w:pPr>
      <w:r>
        <w:rPr>
          <w:rStyle w:val="CommentReference"/>
        </w:rPr>
        <w:annotationRef/>
      </w:r>
      <w:r>
        <w:t>What about degree of fluctuation, etc? I think you can expand this section as per Table 3</w:t>
      </w:r>
    </w:p>
  </w:comment>
  <w:comment w:id="202" w:author="Stuart Parsons" w:date="2021-02-15T10:50:00Z" w:initials="SP">
    <w:p w14:paraId="34A26809" w14:textId="77777777" w:rsidR="00BF3A1D" w:rsidRDefault="00BF3A1D" w:rsidP="00BF3A1D">
      <w:pPr>
        <w:pStyle w:val="CommentText"/>
      </w:pPr>
      <w:r>
        <w:rPr>
          <w:rStyle w:val="CommentReference"/>
        </w:rPr>
        <w:annotationRef/>
      </w:r>
      <w:r>
        <w:t>A or b?</w:t>
      </w:r>
    </w:p>
  </w:comment>
  <w:comment w:id="199" w:author="Stuart Parsons" w:date="2021-02-15T10:52:00Z" w:initials="SP">
    <w:p w14:paraId="557E012D" w14:textId="77777777" w:rsidR="00BF3A1D" w:rsidRDefault="00BF3A1D" w:rsidP="00BF3A1D">
      <w:pPr>
        <w:pStyle w:val="CommentText"/>
      </w:pPr>
      <w:r>
        <w:rPr>
          <w:rStyle w:val="CommentReference"/>
        </w:rPr>
        <w:annotationRef/>
      </w:r>
      <w:r>
        <w:t>Worth noting that most roosts were cooler than external, but warmer than local and non-local ambients? Also worth commenting on why the winter roost versus external is so variable? Is a pretty obvious pattern.</w:t>
      </w:r>
    </w:p>
  </w:comment>
  <w:comment w:id="200" w:author="Max L" w:date="2021-04-14T20:52:00Z" w:initials="ML">
    <w:p w14:paraId="5E00085E" w14:textId="77777777" w:rsidR="00BF3A1D" w:rsidRDefault="00BF3A1D" w:rsidP="00BF3A1D">
      <w:pPr>
        <w:pStyle w:val="CommentText"/>
      </w:pPr>
      <w:r>
        <w:rPr>
          <w:rStyle w:val="CommentReference"/>
        </w:rPr>
        <w:annotationRef/>
      </w:r>
      <w:r>
        <w:t xml:space="preserve">Discussion? </w:t>
      </w:r>
    </w:p>
  </w:comment>
  <w:comment w:id="201" w:author="Stuart Parsons" w:date="2021-05-03T08:05:00Z" w:initials="SP">
    <w:p w14:paraId="424DE301" w14:textId="77777777" w:rsidR="00BF3A1D" w:rsidRDefault="00BF3A1D" w:rsidP="00BF3A1D">
      <w:pPr>
        <w:pStyle w:val="CommentText"/>
      </w:pPr>
      <w:r>
        <w:rPr>
          <w:rStyle w:val="CommentReference"/>
        </w:rPr>
        <w:annotationRef/>
      </w:r>
      <w:r>
        <w:t>Yes.</w:t>
      </w:r>
    </w:p>
  </w:comment>
  <w:comment w:id="219" w:author="Stuart Parsons" w:date="2021-02-15T11:29:00Z" w:initials="SP">
    <w:p w14:paraId="2D4DBEEF" w14:textId="77777777" w:rsidR="005B6C39" w:rsidRDefault="005B6C39" w:rsidP="005B6C39">
      <w:pPr>
        <w:pStyle w:val="CommentText"/>
      </w:pPr>
      <w:r>
        <w:rPr>
          <w:rStyle w:val="CommentReference"/>
        </w:rPr>
        <w:annotationRef/>
      </w:r>
      <w:r>
        <w:t>Not really, unless I misunderstand what you are saying.</w:t>
      </w:r>
    </w:p>
  </w:comment>
  <w:comment w:id="220" w:author="Max L" w:date="2021-04-14T02:40:00Z" w:initials="ML">
    <w:p w14:paraId="1AA2A1D4" w14:textId="77777777" w:rsidR="005B6C39" w:rsidRDefault="005B6C39" w:rsidP="005B6C39">
      <w:pPr>
        <w:pStyle w:val="CommentText"/>
      </w:pPr>
      <w:r>
        <w:rPr>
          <w:rStyle w:val="CommentReference"/>
        </w:rPr>
        <w:annotationRef/>
      </w:r>
      <w:r>
        <w:t>I think that’s correct.</w:t>
      </w:r>
    </w:p>
  </w:comment>
  <w:comment w:id="221" w:author="Stuart Parsons" w:date="2021-02-15T11:31:00Z" w:initials="SP">
    <w:p w14:paraId="6C271509" w14:textId="77777777" w:rsidR="005B6C39" w:rsidRDefault="005B6C39" w:rsidP="005B6C39">
      <w:pPr>
        <w:pStyle w:val="CommentText"/>
      </w:pPr>
      <w:r>
        <w:rPr>
          <w:rStyle w:val="CommentReference"/>
        </w:rPr>
        <w:annotationRef/>
      </w:r>
      <w:r>
        <w:t>What about fluctuations?</w:t>
      </w:r>
    </w:p>
  </w:comment>
  <w:comment w:id="238" w:author="Stuart Parsons" w:date="2021-02-15T11:34:00Z" w:initials="SP">
    <w:p w14:paraId="1BA43545" w14:textId="77777777" w:rsidR="004A638B" w:rsidRDefault="004A638B" w:rsidP="004A638B">
      <w:pPr>
        <w:pStyle w:val="CommentText"/>
      </w:pPr>
      <w:r>
        <w:rPr>
          <w:rStyle w:val="CommentReference"/>
        </w:rPr>
        <w:annotationRef/>
      </w:r>
      <w:r>
        <w:t>This section is essentially a repeat of the Temperature results, but for Humidity. For editorial changes please see the temperature section for suggestions on wording, etc. I will still read this section to check nothing is missing.</w:t>
      </w:r>
    </w:p>
  </w:comment>
  <w:comment w:id="248" w:author="Stuart Parsons" w:date="2021-05-03T08:49:00Z" w:initials="SP">
    <w:p w14:paraId="518149E4" w14:textId="77777777" w:rsidR="00494F62" w:rsidRDefault="00494F62" w:rsidP="00494F62">
      <w:pPr>
        <w:pStyle w:val="CommentText"/>
      </w:pPr>
      <w:r>
        <w:rPr>
          <w:rStyle w:val="CommentReference"/>
        </w:rPr>
        <w:annotationRef/>
      </w:r>
      <w:r>
        <w:t>What are these? Remove or explain for all 3 Tables</w:t>
      </w:r>
    </w:p>
  </w:comment>
  <w:comment w:id="249" w:author="Stuart Parsons" w:date="2021-05-03T08:49:00Z" w:initials="SP">
    <w:p w14:paraId="67FC8578" w14:textId="77777777" w:rsidR="00494F62" w:rsidRDefault="00494F62" w:rsidP="00494F62">
      <w:pPr>
        <w:pStyle w:val="CommentText"/>
      </w:pPr>
      <w:r>
        <w:rPr>
          <w:rStyle w:val="CommentReference"/>
        </w:rPr>
        <w:annotationRef/>
      </w:r>
      <w:r>
        <w:t>What are these errors. Need to note in legend.</w:t>
      </w:r>
    </w:p>
  </w:comment>
  <w:comment w:id="252" w:author="Stuart Parsons" w:date="2021-02-15T12:59:00Z" w:initials="SP">
    <w:p w14:paraId="00CC3223" w14:textId="77777777" w:rsidR="00053B15" w:rsidRDefault="00053B15" w:rsidP="00053B15">
      <w:pPr>
        <w:pStyle w:val="CommentText"/>
      </w:pPr>
      <w:r>
        <w:rPr>
          <w:rStyle w:val="CommentReference"/>
        </w:rPr>
        <w:annotationRef/>
      </w:r>
      <w:r>
        <w:t>So larger difference in winter? Best to phrase it this way.</w:t>
      </w:r>
    </w:p>
  </w:comment>
  <w:comment w:id="253" w:author="Stuart Parsons" w:date="2021-05-03T08:54:00Z" w:initials="SP">
    <w:p w14:paraId="34AC21D0" w14:textId="77777777" w:rsidR="00053B15" w:rsidRDefault="00053B15" w:rsidP="00053B15">
      <w:pPr>
        <w:pStyle w:val="CommentText"/>
      </w:pPr>
      <w:r>
        <w:rPr>
          <w:rStyle w:val="CommentReference"/>
        </w:rPr>
        <w:annotationRef/>
      </w:r>
      <w:r>
        <w:t>Winter versus winter?</w:t>
      </w:r>
    </w:p>
  </w:comment>
  <w:comment w:id="262" w:author="Stuart Parsons" w:date="2021-02-15T13:06:00Z" w:initials="SP">
    <w:p w14:paraId="2E575F2E" w14:textId="77777777" w:rsidR="00DB0AEA" w:rsidRDefault="00DB0AEA" w:rsidP="00DB0AEA">
      <w:pPr>
        <w:pStyle w:val="CommentText"/>
      </w:pPr>
      <w:r>
        <w:rPr>
          <w:rStyle w:val="CommentReference"/>
        </w:rPr>
        <w:annotationRef/>
      </w:r>
      <w:r>
        <w:t>Again, no presentation of “Rate of Change”</w:t>
      </w:r>
    </w:p>
  </w:comment>
  <w:comment w:id="288" w:author="Stuart Parsons" w:date="2021-05-03T10:23:00Z" w:initials="SP">
    <w:p w14:paraId="7FEE2F0C" w14:textId="77777777" w:rsidR="00A77AC6" w:rsidRDefault="00A77AC6" w:rsidP="00A77AC6">
      <w:pPr>
        <w:pStyle w:val="CommentText"/>
      </w:pPr>
      <w:r>
        <w:rPr>
          <w:rStyle w:val="CommentReference"/>
        </w:rPr>
        <w:annotationRef/>
      </w:r>
      <w:r>
        <w:t>From where?</w:t>
      </w:r>
    </w:p>
  </w:comment>
  <w:comment w:id="290" w:author="Stuart Parsons" w:date="2021-05-03T10:34:00Z" w:initials="SP">
    <w:p w14:paraId="6F8FECBF" w14:textId="77777777" w:rsidR="00A77AC6" w:rsidRDefault="00A77AC6" w:rsidP="00A77AC6">
      <w:pPr>
        <w:pStyle w:val="CommentText"/>
      </w:pPr>
      <w:r>
        <w:rPr>
          <w:rStyle w:val="CommentReference"/>
        </w:rPr>
        <w:annotationRef/>
      </w:r>
      <w:r>
        <w:t>What about all the other uses of a roost you mention in the Intro?</w:t>
      </w:r>
    </w:p>
  </w:comment>
  <w:comment w:id="291" w:author="Stuart Parsons" w:date="2021-05-03T10:35:00Z" w:initials="SP">
    <w:p w14:paraId="12B411A4" w14:textId="77777777" w:rsidR="00A77AC6" w:rsidRDefault="00A77AC6" w:rsidP="00A77AC6">
      <w:pPr>
        <w:pStyle w:val="CommentText"/>
      </w:pPr>
      <w:r>
        <w:rPr>
          <w:rStyle w:val="CommentReference"/>
        </w:rPr>
        <w:annotationRef/>
      </w:r>
      <w:r>
        <w:t>Nice link</w:t>
      </w:r>
    </w:p>
  </w:comment>
  <w:comment w:id="292" w:author="Stuart Parsons" w:date="2021-05-03T10:49:00Z" w:initials="SP">
    <w:p w14:paraId="211586F0" w14:textId="77777777" w:rsidR="00A77AC6" w:rsidRDefault="00A77AC6" w:rsidP="00A77AC6">
      <w:pPr>
        <w:pStyle w:val="CommentText"/>
      </w:pPr>
      <w:r>
        <w:rPr>
          <w:rStyle w:val="CommentReference"/>
        </w:rPr>
        <w:annotationRef/>
      </w:r>
      <w:r>
        <w:t>Does the roost or the bats offer the higher stability? Also, more stable than what? – external?</w:t>
      </w:r>
    </w:p>
  </w:comment>
  <w:comment w:id="293" w:author="Stuart Parsons" w:date="2021-05-03T11:00:00Z" w:initials="SP">
    <w:p w14:paraId="51E66E2B" w14:textId="77777777" w:rsidR="00A77AC6" w:rsidRDefault="00A77AC6" w:rsidP="00A77AC6">
      <w:pPr>
        <w:pStyle w:val="CommentText"/>
      </w:pPr>
      <w:r>
        <w:rPr>
          <w:rStyle w:val="CommentReference"/>
        </w:rPr>
        <w:annotationRef/>
      </w:r>
      <w:r>
        <w:t>Is this not the first sentence of the para?</w:t>
      </w:r>
    </w:p>
  </w:comment>
  <w:comment w:id="294" w:author="Stuart Parsons" w:date="2021-05-03T10:56:00Z" w:initials="SP">
    <w:p w14:paraId="101D3E51" w14:textId="77777777" w:rsidR="00A77AC6" w:rsidRDefault="00A77AC6" w:rsidP="00A77AC6">
      <w:pPr>
        <w:pStyle w:val="CommentText"/>
      </w:pPr>
      <w:r>
        <w:rPr>
          <w:rStyle w:val="CommentReference"/>
        </w:rPr>
        <w:annotationRef/>
      </w:r>
      <w:r>
        <w:t>Compared with what?</w:t>
      </w:r>
    </w:p>
  </w:comment>
  <w:comment w:id="295" w:author="Stuart Parsons" w:date="2021-05-03T11:19:00Z" w:initials="SP">
    <w:p w14:paraId="4CEC62F8" w14:textId="77777777" w:rsidR="00A77AC6" w:rsidRDefault="00A77AC6" w:rsidP="00A77AC6">
      <w:pPr>
        <w:pStyle w:val="CommentText"/>
      </w:pPr>
      <w:r>
        <w:rPr>
          <w:rStyle w:val="CommentReference"/>
        </w:rPr>
        <w:annotationRef/>
      </w:r>
      <w:r>
        <w:t>Why is this bad?</w:t>
      </w:r>
    </w:p>
  </w:comment>
  <w:comment w:id="296" w:author="Stuart Parsons" w:date="2021-05-04T08:57:00Z" w:initials="SP">
    <w:p w14:paraId="239DB11E" w14:textId="77777777" w:rsidR="00A77AC6" w:rsidRDefault="00A77AC6" w:rsidP="00A77AC6">
      <w:pPr>
        <w:pStyle w:val="CommentText"/>
      </w:pPr>
      <w:r>
        <w:rPr>
          <w:rStyle w:val="CommentReference"/>
        </w:rPr>
        <w:annotationRef/>
      </w:r>
      <w:r>
        <w:t>Again, would be a good first sentence for this species’ discussion.</w:t>
      </w:r>
    </w:p>
  </w:comment>
  <w:comment w:id="297" w:author="Stuart Parsons" w:date="2021-05-04T08:54:00Z" w:initials="SP">
    <w:p w14:paraId="73A08A63" w14:textId="77777777" w:rsidR="00A77AC6" w:rsidRDefault="00A77AC6" w:rsidP="00A77AC6">
      <w:pPr>
        <w:pStyle w:val="CommentText"/>
      </w:pPr>
      <w:r>
        <w:rPr>
          <w:rStyle w:val="CommentReference"/>
        </w:rPr>
        <w:annotationRef/>
      </w:r>
      <w:r>
        <w:t>Varying by or varying between. 2-3 degrees is very cold as you have stated in the previous paragraph.</w:t>
      </w:r>
    </w:p>
  </w:comment>
  <w:comment w:id="298" w:author="Stuart Parsons" w:date="2021-05-04T09:08:00Z" w:initials="SP">
    <w:p w14:paraId="70E9E489" w14:textId="77777777" w:rsidR="00A77AC6" w:rsidRDefault="00A77AC6" w:rsidP="00A77AC6">
      <w:pPr>
        <w:pStyle w:val="CommentText"/>
      </w:pPr>
      <w:r>
        <w:rPr>
          <w:rStyle w:val="CommentReference"/>
        </w:rPr>
        <w:annotationRef/>
      </w:r>
      <w:r>
        <w:t>Not sure what you mean here.</w:t>
      </w:r>
    </w:p>
  </w:comment>
  <w:comment w:id="299" w:author="Stuart Parsons" w:date="2021-03-21T17:49:00Z" w:initials="SP">
    <w:p w14:paraId="57F13D40" w14:textId="77777777" w:rsidR="00A77AC6" w:rsidRDefault="00A77AC6" w:rsidP="00A77AC6">
      <w:pPr>
        <w:pStyle w:val="CommentText"/>
      </w:pPr>
      <w:r>
        <w:rPr>
          <w:rStyle w:val="CommentReference"/>
        </w:rPr>
        <w:annotationRef/>
      </w:r>
      <w:r>
        <w:t>This is a summary, not a conclusion. The conclusions are in each para. I think you should delete the Conclusions section (and not put it in any other chapter). However, the sentence about maternity sites needs to be somewhere in the document.</w:t>
      </w:r>
    </w:p>
  </w:comment>
  <w:comment w:id="304" w:author="Stuart Parsons" w:date="2021-04-27T10:12:00Z" w:initials="SP">
    <w:p w14:paraId="2E4DBE41" w14:textId="77777777" w:rsidR="002C4736" w:rsidRDefault="002C4736" w:rsidP="002C4736">
      <w:pPr>
        <w:pStyle w:val="CommentText"/>
      </w:pPr>
      <w:r>
        <w:rPr>
          <w:rStyle w:val="CommentReference"/>
        </w:rPr>
        <w:annotationRef/>
      </w:r>
      <w:r>
        <w:t>What does this refer to? Not clear to me.</w:t>
      </w:r>
    </w:p>
  </w:comment>
  <w:comment w:id="313" w:author="Max L" w:date="2021-09-29T17:33:00Z" w:initials="ML">
    <w:p w14:paraId="27C47F5C" w14:textId="11F7A734" w:rsidR="00A042FA" w:rsidRDefault="00A042FA">
      <w:pPr>
        <w:pStyle w:val="CommentText"/>
      </w:pPr>
      <w:r>
        <w:rPr>
          <w:rStyle w:val="CommentReference"/>
        </w:rPr>
        <w:annotationRef/>
      </w:r>
      <w:r>
        <w:t>Double check plz</w:t>
      </w:r>
    </w:p>
  </w:comment>
  <w:comment w:id="325" w:author="Stuart Parsons" w:date="2021-03-01T08:18:00Z" w:initials="SP">
    <w:p w14:paraId="038C421A" w14:textId="77777777" w:rsidR="00A61D31" w:rsidRDefault="00A61D31" w:rsidP="00A61D31">
      <w:pPr>
        <w:pStyle w:val="CommentText"/>
      </w:pPr>
      <w:r>
        <w:rPr>
          <w:rStyle w:val="CommentReference"/>
        </w:rPr>
        <w:annotationRef/>
      </w:r>
      <w:r>
        <w:t>In the above paragraph I have put the description of the data first, while in this paragraph I have left the statistics first. I am OK with either, but you need to be consistent. In the above paragraph descriptions and stats were mixed together.</w:t>
      </w:r>
    </w:p>
  </w:comment>
  <w:comment w:id="326" w:author="Max L" w:date="2021-03-22T05:33:00Z" w:initials="ML">
    <w:p w14:paraId="36D0977E" w14:textId="77777777" w:rsidR="00A61D31" w:rsidRDefault="00A61D31" w:rsidP="00A61D31">
      <w:pPr>
        <w:pStyle w:val="CommentText"/>
      </w:pPr>
      <w:r>
        <w:rPr>
          <w:rStyle w:val="CommentReference"/>
        </w:rPr>
        <w:annotationRef/>
      </w:r>
      <w:r>
        <w:t xml:space="preserve">I put statistics first and then description of the data. I think it seems better for me.  </w:t>
      </w:r>
    </w:p>
  </w:comment>
  <w:comment w:id="336" w:author="Stuart Parsons" w:date="2021-04-27T20:27:00Z" w:initials="SP">
    <w:p w14:paraId="62CF6DE9" w14:textId="77777777" w:rsidR="004B0089" w:rsidRDefault="004B0089" w:rsidP="004B0089">
      <w:pPr>
        <w:pStyle w:val="CommentText"/>
      </w:pPr>
      <w:r>
        <w:rPr>
          <w:rStyle w:val="CommentReference"/>
        </w:rPr>
        <w:annotationRef/>
      </w:r>
      <w:r>
        <w:t>Is there a Legend for this Table?</w:t>
      </w:r>
    </w:p>
  </w:comment>
  <w:comment w:id="337" w:author="Max L" w:date="2021-05-02T05:58:00Z" w:initials="ML">
    <w:p w14:paraId="4AB8716A" w14:textId="77777777" w:rsidR="004B0089" w:rsidRDefault="004B0089" w:rsidP="004B0089">
      <w:pPr>
        <w:pStyle w:val="CommentText"/>
      </w:pPr>
      <w:r>
        <w:rPr>
          <w:rStyle w:val="CommentReference"/>
        </w:rPr>
        <w:annotationRef/>
      </w:r>
      <w:r>
        <w:t>?</w:t>
      </w:r>
    </w:p>
  </w:comment>
  <w:comment w:id="338" w:author="Stuart Parsons" w:date="2021-03-01T08:43:00Z" w:initials="SP">
    <w:p w14:paraId="426D1EF0" w14:textId="77777777" w:rsidR="00072C93" w:rsidRDefault="00072C93" w:rsidP="00072C93">
      <w:pPr>
        <w:pStyle w:val="CommentText"/>
      </w:pPr>
      <w:r>
        <w:rPr>
          <w:rStyle w:val="CommentReference"/>
        </w:rPr>
        <w:annotationRef/>
      </w:r>
      <w:r>
        <w:t>In what forest type?</w:t>
      </w:r>
    </w:p>
  </w:comment>
  <w:comment w:id="339" w:author="Stuart Parsons" w:date="2021-03-01T08:48:00Z" w:initials="SP">
    <w:p w14:paraId="6F48C4A9" w14:textId="77777777" w:rsidR="00072C93" w:rsidRDefault="00072C93" w:rsidP="00072C93">
      <w:pPr>
        <w:pStyle w:val="CommentText"/>
      </w:pPr>
      <w:r>
        <w:rPr>
          <w:rStyle w:val="CommentReference"/>
        </w:rPr>
        <w:annotationRef/>
      </w:r>
      <w:r>
        <w:t>From M. australis?</w:t>
      </w:r>
    </w:p>
  </w:comment>
  <w:comment w:id="355" w:author="Max L" w:date="2021-05-02T06:07:00Z" w:initials="ML">
    <w:p w14:paraId="55C32D01" w14:textId="77777777" w:rsidR="008B6536" w:rsidRDefault="008B6536" w:rsidP="008B6536">
      <w:pPr>
        <w:pStyle w:val="CommentText"/>
      </w:pPr>
      <w:r>
        <w:rPr>
          <w:rStyle w:val="CommentReference"/>
        </w:rPr>
        <w:annotationRef/>
      </w:r>
      <w:r>
        <w:t xml:space="preserve">I didn’t mentioned that because I didnt analyse the data into such level. All I know is the bat diversity and relative abundance across each vege and habitat type. But not the relative abundance of each species across each vege and habitat type. </w:t>
      </w:r>
    </w:p>
  </w:comment>
  <w:comment w:id="358" w:author="Stuart Parsons" w:date="2021-04-29T09:43:00Z" w:initials="SP">
    <w:p w14:paraId="3BA261F8" w14:textId="77777777" w:rsidR="008B6536" w:rsidRDefault="008B6536" w:rsidP="008B6536">
      <w:pPr>
        <w:pStyle w:val="CommentText"/>
      </w:pPr>
      <w:r>
        <w:rPr>
          <w:rStyle w:val="CommentReference"/>
        </w:rPr>
        <w:annotationRef/>
      </w:r>
      <w:r>
        <w:t>Of insects?</w:t>
      </w:r>
    </w:p>
  </w:comment>
  <w:comment w:id="359" w:author="Stuart Parsons" w:date="2021-04-29T09:43:00Z" w:initials="SP">
    <w:p w14:paraId="5F95426E" w14:textId="77777777" w:rsidR="008B6536" w:rsidRDefault="008B6536" w:rsidP="008B6536">
      <w:pPr>
        <w:pStyle w:val="CommentText"/>
      </w:pPr>
      <w:r>
        <w:rPr>
          <w:rStyle w:val="CommentReference"/>
        </w:rPr>
        <w:annotationRef/>
      </w:r>
      <w:r>
        <w:t>Need to be clear about bats or insects.</w:t>
      </w:r>
    </w:p>
  </w:comment>
  <w:comment w:id="360" w:author="Stuart Parsons" w:date="2021-04-29T09:44:00Z" w:initials="SP">
    <w:p w14:paraId="7C225FE8" w14:textId="77777777" w:rsidR="008B6536" w:rsidRDefault="008B6536" w:rsidP="008B6536">
      <w:pPr>
        <w:pStyle w:val="CommentText"/>
      </w:pPr>
      <w:r>
        <w:rPr>
          <w:rStyle w:val="CommentReference"/>
        </w:rPr>
        <w:annotationRef/>
      </w:r>
      <w:r>
        <w:t>So predators of bats? Not sure what you mean by herbivory. These bats don’t eat plants.</w:t>
      </w:r>
    </w:p>
  </w:comment>
  <w:comment w:id="362" w:author="Stuart Parsons" w:date="2021-04-29T09:57:00Z" w:initials="SP">
    <w:p w14:paraId="49C57C66" w14:textId="77777777" w:rsidR="008B6536" w:rsidRDefault="008B6536" w:rsidP="008B6536">
      <w:pPr>
        <w:pStyle w:val="CommentText"/>
      </w:pPr>
      <w:r>
        <w:rPr>
          <w:rStyle w:val="CommentReference"/>
        </w:rPr>
        <w:annotationRef/>
      </w:r>
      <w:r>
        <w:t>Is this in Australia? If so, then worth mentioning.</w:t>
      </w:r>
    </w:p>
  </w:comment>
  <w:comment w:id="363" w:author="Stuart Parsons" w:date="2021-04-29T10:00:00Z" w:initials="SP">
    <w:p w14:paraId="38422E12" w14:textId="77777777" w:rsidR="008B6536" w:rsidRDefault="008B6536" w:rsidP="008B6536">
      <w:pPr>
        <w:pStyle w:val="CommentText"/>
      </w:pPr>
      <w:r>
        <w:rPr>
          <w:rStyle w:val="CommentReference"/>
        </w:rPr>
        <w:annotationRef/>
      </w:r>
      <w:r>
        <w:t>I think you need to be careful with your wording here. This statement may be true for the subtropics and tropics, but not elsewhere. Just make sure you are explicit about the region you are speaking about.</w:t>
      </w:r>
    </w:p>
  </w:comment>
  <w:comment w:id="373" w:author="Stuart Parsons" w:date="2021-04-29T11:28:00Z" w:initials="SP">
    <w:p w14:paraId="5DEE3A49" w14:textId="77777777" w:rsidR="008B6536" w:rsidRDefault="008B6536" w:rsidP="008B6536">
      <w:pPr>
        <w:pStyle w:val="CommentText"/>
      </w:pPr>
      <w:r>
        <w:rPr>
          <w:rStyle w:val="CommentReference"/>
        </w:rPr>
        <w:annotationRef/>
      </w:r>
      <w:r>
        <w:t>If it is not food, then what is the resource? Need to be specific.</w:t>
      </w:r>
    </w:p>
  </w:comment>
  <w:comment w:id="375" w:author="Stuart Parsons" w:date="2021-04-29T11:32:00Z" w:initials="SP">
    <w:p w14:paraId="173EE2E1" w14:textId="77777777" w:rsidR="008B6536" w:rsidRDefault="008B6536" w:rsidP="008B6536">
      <w:pPr>
        <w:pStyle w:val="CommentText"/>
      </w:pPr>
      <w:r>
        <w:rPr>
          <w:rStyle w:val="CommentReference"/>
        </w:rPr>
        <w:annotationRef/>
      </w:r>
      <w:r>
        <w:t>Can you say this? Lots of places you didn’t survey. Maybe main site of those surveyed?</w:t>
      </w:r>
    </w:p>
  </w:comment>
  <w:comment w:id="385" w:author="Stuart Parsons" w:date="2021-05-11T07:54:00Z" w:initials="SP">
    <w:p w14:paraId="5AF1412A" w14:textId="7AA54460" w:rsidR="005B73BE" w:rsidRDefault="005B73BE">
      <w:pPr>
        <w:pStyle w:val="CommentText"/>
      </w:pPr>
      <w:r>
        <w:rPr>
          <w:rStyle w:val="CommentReference"/>
        </w:rPr>
        <w:annotationRef/>
      </w:r>
      <w:r>
        <w:rPr>
          <w:rFonts w:cstheme="minorHAnsi"/>
          <w:szCs w:val="24"/>
        </w:rPr>
        <w:t>What does this refer to? Not prey or landscape so what?</w:t>
      </w:r>
    </w:p>
  </w:comment>
  <w:comment w:id="387" w:author="Stuart Parsons" w:date="2021-05-11T09:26:00Z" w:initials="SP">
    <w:p w14:paraId="5C02F64A" w14:textId="74EDD04B" w:rsidR="009A3067" w:rsidRDefault="009A3067">
      <w:pPr>
        <w:pStyle w:val="CommentText"/>
      </w:pPr>
      <w:r>
        <w:rPr>
          <w:rStyle w:val="CommentReference"/>
        </w:rPr>
        <w:annotationRef/>
      </w:r>
      <w:r>
        <w:t>Should you start with the conservation status of the three tunnel bat species</w:t>
      </w:r>
      <w:r w:rsidR="001D0E1F">
        <w:t>, or perhaps work it in elsewhere?</w:t>
      </w:r>
      <w:r w:rsidR="009770AD">
        <w:t xml:space="preserve"> Recommendations for MBRC will depend on the bats’ international and state conservation status.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972714" w15:done="1"/>
  <w15:commentEx w15:paraId="7BE9733D" w15:done="0"/>
  <w15:commentEx w15:paraId="256DC92C" w15:done="1"/>
  <w15:commentEx w15:paraId="7FCB5B3F" w15:done="1"/>
  <w15:commentEx w15:paraId="37787DEB" w15:done="1"/>
  <w15:commentEx w15:paraId="248367EE" w15:done="1"/>
  <w15:commentEx w15:paraId="6036DAD8" w15:done="1"/>
  <w15:commentEx w15:paraId="0EDD9275" w15:done="1"/>
  <w15:commentEx w15:paraId="53E73C6A" w15:paraIdParent="0EDD9275" w15:done="1"/>
  <w15:commentEx w15:paraId="463CB1FB" w15:done="1"/>
  <w15:commentEx w15:paraId="2184CC6B" w15:done="1"/>
  <w15:commentEx w15:paraId="6054512E" w15:done="1"/>
  <w15:commentEx w15:paraId="49133757" w15:done="1"/>
  <w15:commentEx w15:paraId="013ED682" w15:done="1"/>
  <w15:commentEx w15:paraId="62B7DACB" w15:paraIdParent="013ED682" w15:done="1"/>
  <w15:commentEx w15:paraId="425185F9" w15:done="1"/>
  <w15:commentEx w15:paraId="4AF1C007" w15:done="1"/>
  <w15:commentEx w15:paraId="3760B85E" w15:done="1"/>
  <w15:commentEx w15:paraId="148DB03D" w15:done="1"/>
  <w15:commentEx w15:paraId="1AAECF95" w15:paraIdParent="148DB03D" w15:done="1"/>
  <w15:commentEx w15:paraId="3F5E3C2E" w15:done="1"/>
  <w15:commentEx w15:paraId="1D377B44" w15:done="1"/>
  <w15:commentEx w15:paraId="7480AF46" w15:done="1"/>
  <w15:commentEx w15:paraId="07D10CE4" w15:done="1"/>
  <w15:commentEx w15:paraId="6CD650B5" w15:paraIdParent="07D10CE4" w15:done="1"/>
  <w15:commentEx w15:paraId="74E31906" w15:done="1"/>
  <w15:commentEx w15:paraId="47440353" w15:done="1"/>
  <w15:commentEx w15:paraId="174062A5" w15:done="1"/>
  <w15:commentEx w15:paraId="1C14FF1A" w15:done="1"/>
  <w15:commentEx w15:paraId="381E7506" w15:paraIdParent="1C14FF1A" w15:done="1"/>
  <w15:commentEx w15:paraId="037C3256" w15:done="1"/>
  <w15:commentEx w15:paraId="4EA3C7D6" w15:done="1"/>
  <w15:commentEx w15:paraId="7C36383A" w15:done="1"/>
  <w15:commentEx w15:paraId="471800F5" w15:done="1"/>
  <w15:commentEx w15:paraId="7EE98274" w15:done="1"/>
  <w15:commentEx w15:paraId="5F3E98F8" w15:done="1"/>
  <w15:commentEx w15:paraId="7F7F539B" w15:done="1"/>
  <w15:commentEx w15:paraId="52B768A1" w15:done="1"/>
  <w15:commentEx w15:paraId="6135C420" w15:done="1"/>
  <w15:commentEx w15:paraId="66B1DF15" w15:done="1"/>
  <w15:commentEx w15:paraId="50C81234" w15:done="1"/>
  <w15:commentEx w15:paraId="266F2C1C" w15:done="1"/>
  <w15:commentEx w15:paraId="11FBF223" w15:done="1"/>
  <w15:commentEx w15:paraId="0984D287" w15:done="1"/>
  <w15:commentEx w15:paraId="478D4628" w15:done="1"/>
  <w15:commentEx w15:paraId="11C94074" w15:done="1"/>
  <w15:commentEx w15:paraId="70BA6666" w15:done="1"/>
  <w15:commentEx w15:paraId="39F7431A" w15:done="1"/>
  <w15:commentEx w15:paraId="5DD61396" w15:done="1"/>
  <w15:commentEx w15:paraId="78BA44D8" w15:done="1"/>
  <w15:commentEx w15:paraId="40346BCD" w15:done="1"/>
  <w15:commentEx w15:paraId="361875E2" w15:done="1"/>
  <w15:commentEx w15:paraId="636F33D8" w15:done="1"/>
  <w15:commentEx w15:paraId="3C24D004" w15:paraIdParent="636F33D8" w15:done="1"/>
  <w15:commentEx w15:paraId="6B4D0E87" w15:done="1"/>
  <w15:commentEx w15:paraId="06335286" w15:done="1"/>
  <w15:commentEx w15:paraId="79F18D5B" w15:done="1"/>
  <w15:commentEx w15:paraId="42C8E27B" w15:done="1"/>
  <w15:commentEx w15:paraId="2FA55D6E" w15:done="1"/>
  <w15:commentEx w15:paraId="75FE0925" w15:done="1"/>
  <w15:commentEx w15:paraId="50B960A9" w15:done="1"/>
  <w15:commentEx w15:paraId="5F431F5F" w15:done="1"/>
  <w15:commentEx w15:paraId="69B44C54" w15:done="1"/>
  <w15:commentEx w15:paraId="2E978C85" w15:done="1"/>
  <w15:commentEx w15:paraId="03E36A8E" w15:done="1"/>
  <w15:commentEx w15:paraId="467B835B" w15:done="1"/>
  <w15:commentEx w15:paraId="0B6B15A0" w15:done="1"/>
  <w15:commentEx w15:paraId="26294D41" w15:done="1"/>
  <w15:commentEx w15:paraId="19857DF3" w15:done="1"/>
  <w15:commentEx w15:paraId="313D83C2" w15:done="1"/>
  <w15:commentEx w15:paraId="34A26809" w15:done="1"/>
  <w15:commentEx w15:paraId="557E012D" w15:done="1"/>
  <w15:commentEx w15:paraId="5E00085E" w15:paraIdParent="557E012D" w15:done="1"/>
  <w15:commentEx w15:paraId="424DE301" w15:paraIdParent="557E012D" w15:done="1"/>
  <w15:commentEx w15:paraId="2D4DBEEF" w15:done="1"/>
  <w15:commentEx w15:paraId="1AA2A1D4" w15:paraIdParent="2D4DBEEF" w15:done="1"/>
  <w15:commentEx w15:paraId="6C271509" w15:done="1"/>
  <w15:commentEx w15:paraId="1BA43545" w15:done="1"/>
  <w15:commentEx w15:paraId="518149E4" w15:done="1"/>
  <w15:commentEx w15:paraId="67FC8578" w15:done="1"/>
  <w15:commentEx w15:paraId="00CC3223" w15:done="1"/>
  <w15:commentEx w15:paraId="34AC21D0" w15:done="1"/>
  <w15:commentEx w15:paraId="2E575F2E" w15:done="1"/>
  <w15:commentEx w15:paraId="7FEE2F0C" w15:done="1"/>
  <w15:commentEx w15:paraId="6F8FECBF" w15:done="1"/>
  <w15:commentEx w15:paraId="12B411A4" w15:done="1"/>
  <w15:commentEx w15:paraId="211586F0" w15:done="1"/>
  <w15:commentEx w15:paraId="51E66E2B" w15:done="1"/>
  <w15:commentEx w15:paraId="101D3E51" w15:done="1"/>
  <w15:commentEx w15:paraId="4CEC62F8" w15:done="1"/>
  <w15:commentEx w15:paraId="239DB11E" w15:done="1"/>
  <w15:commentEx w15:paraId="73A08A63" w15:done="1"/>
  <w15:commentEx w15:paraId="70E9E489" w15:done="1"/>
  <w15:commentEx w15:paraId="57F13D40" w15:done="1"/>
  <w15:commentEx w15:paraId="2E4DBE41" w15:done="1"/>
  <w15:commentEx w15:paraId="27C47F5C" w15:done="1"/>
  <w15:commentEx w15:paraId="038C421A" w15:done="1"/>
  <w15:commentEx w15:paraId="36D0977E" w15:paraIdParent="038C421A" w15:done="1"/>
  <w15:commentEx w15:paraId="62CF6DE9" w15:done="1"/>
  <w15:commentEx w15:paraId="4AB8716A" w15:paraIdParent="62CF6DE9" w15:done="1"/>
  <w15:commentEx w15:paraId="426D1EF0" w15:done="1"/>
  <w15:commentEx w15:paraId="6F48C4A9" w15:done="1"/>
  <w15:commentEx w15:paraId="55C32D01" w15:done="1"/>
  <w15:commentEx w15:paraId="3BA261F8" w15:done="1"/>
  <w15:commentEx w15:paraId="5F95426E" w15:done="1"/>
  <w15:commentEx w15:paraId="7C225FE8" w15:done="1"/>
  <w15:commentEx w15:paraId="49C57C66" w15:done="1"/>
  <w15:commentEx w15:paraId="38422E12" w15:done="1"/>
  <w15:commentEx w15:paraId="5DEE3A49" w15:done="1"/>
  <w15:commentEx w15:paraId="173EE2E1" w15:done="1"/>
  <w15:commentEx w15:paraId="5AF1412A" w15:done="1"/>
  <w15:commentEx w15:paraId="5C02F64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4AFAA" w16cex:dateUtc="2021-05-10T21:24:00Z"/>
  <w16cex:commentExtensible w16cex:durableId="24FBA592" w16cex:dateUtc="2021-09-26T16:06:00Z"/>
  <w16cex:commentExtensible w16cex:durableId="2416B508" w16cex:dateUtc="2021-04-06T00:23:00Z"/>
  <w16cex:commentExtensible w16cex:durableId="237353DE" w16cex:dateUtc="2020-12-03T02:09:00Z"/>
  <w16cex:commentExtensible w16cex:durableId="2416B8A0" w16cex:dateUtc="2021-04-06T00:38:00Z"/>
  <w16cex:commentExtensible w16cex:durableId="2373501F" w16cex:dateUtc="2020-12-03T01:53:00Z"/>
  <w16cex:commentExtensible w16cex:durableId="2416B351" w16cex:dateUtc="2021-04-06T00:15:00Z"/>
  <w16cex:commentExtensible w16cex:durableId="2416B38A" w16cex:dateUtc="2021-02-09T05:37:00Z"/>
  <w16cex:commentExtensible w16cex:durableId="2416B389" w16cex:dateUtc="2021-03-03T20:16:00Z"/>
  <w16cex:commentExtensible w16cex:durableId="24439A2E" w16cex:dateUtc="2021-04-06T00:30:00Z"/>
  <w16cex:commentExtensible w16cex:durableId="24439A2D" w16cex:dateUtc="2020-12-06T22:43:00Z"/>
  <w16cex:commentExtensible w16cex:durableId="2416B867" w16cex:dateUtc="2021-02-09T05:48:00Z"/>
  <w16cex:commentExtensible w16cex:durableId="2416BA3D" w16cex:dateUtc="2020-12-06T22:59:00Z"/>
  <w16cex:commentExtensible w16cex:durableId="2416BA3C" w16cex:dateUtc="2020-12-06T23:01:00Z"/>
  <w16cex:commentExtensible w16cex:durableId="2416BA3B" w16cex:dateUtc="2020-12-15T19:52:00Z"/>
  <w16cex:commentExtensible w16cex:durableId="2416BA3A" w16cex:dateUtc="2021-02-09T05:53:00Z"/>
  <w16cex:commentExtensible w16cex:durableId="237368C5" w16cex:dateUtc="2020-12-03T03:38:00Z"/>
  <w16cex:commentExtensible w16cex:durableId="2373695F" w16cex:dateUtc="2020-12-03T03:40:00Z"/>
  <w16cex:commentExtensible w16cex:durableId="237369B9" w16cex:dateUtc="2020-12-03T03:42:00Z"/>
  <w16cex:commentExtensible w16cex:durableId="2377E441" w16cex:dateUtc="2020-12-06T13:14:00Z"/>
  <w16cex:commentExtensible w16cex:durableId="23B0C8DE" w16cex:dateUtc="2020-12-03T03:47:00Z"/>
  <w16cex:commentExtensible w16cex:durableId="23B0C8DD" w16cex:dateUtc="2020-12-03T03:48:00Z"/>
  <w16cex:commentExtensible w16cex:durableId="23736B45" w16cex:dateUtc="2020-12-03T03:48:00Z"/>
  <w16cex:commentExtensible w16cex:durableId="2401E5B1" w16cex:dateUtc="2021-03-21T05:33:00Z"/>
  <w16cex:commentExtensible w16cex:durableId="24051EA6" w16cex:dateUtc="2021-03-23T16:12:00Z"/>
  <w16cex:commentExtensible w16cex:durableId="2416C37B" w16cex:dateUtc="2021-04-06T01:24:00Z"/>
  <w16cex:commentExtensible w16cex:durableId="2416C39E" w16cex:dateUtc="2021-04-06T01:25:00Z"/>
  <w16cex:commentExtensible w16cex:durableId="23E73367" w16cex:dateUtc="2021-02-28T23:33:00Z"/>
  <w16cex:commentExtensible w16cex:durableId="2401F3AF" w16cex:dateUtc="2021-03-21T06:32:00Z"/>
  <w16cex:commentExtensible w16cex:durableId="24053F91" w16cex:dateUtc="2021-03-23T18:33:00Z"/>
  <w16cex:commentExtensible w16cex:durableId="2401F1B1" w16cex:dateUtc="2021-03-21T06:24:00Z"/>
  <w16cex:commentExtensible w16cex:durableId="23E73316" w16cex:dateUtc="2021-02-28T23:32:00Z"/>
  <w16cex:commentExtensible w16cex:durableId="23E73408" w16cex:dateUtc="2021-02-28T23:36:00Z"/>
  <w16cex:commentExtensible w16cex:durableId="2416CAD6" w16cex:dateUtc="2021-04-06T01:51:00Z"/>
  <w16cex:commentExtensible w16cex:durableId="2416CAD5" w16cex:dateUtc="2021-04-06T01:53:00Z"/>
  <w16cex:commentExtensible w16cex:durableId="23E73456" w16cex:dateUtc="2021-02-28T23:37:00Z"/>
  <w16cex:commentExtensible w16cex:durableId="23E73479" w16cex:dateUtc="2021-02-28T23:38:00Z"/>
  <w16cex:commentExtensible w16cex:durableId="2416CC03" w16cex:dateUtc="2021-04-06T02:01:00Z"/>
  <w16cex:commentExtensible w16cex:durableId="2401F564" w16cex:dateUtc="2021-03-21T06:40:00Z"/>
  <w16cex:commentExtensible w16cex:durableId="2401F669" w16cex:dateUtc="2021-03-21T06:44:00Z"/>
  <w16cex:commentExtensible w16cex:durableId="23E738F9" w16cex:dateUtc="2021-02-28T23:57:00Z"/>
  <w16cex:commentExtensible w16cex:durableId="2401F4F9" w16cex:dateUtc="2021-03-21T06:38:00Z"/>
  <w16cex:commentExtensible w16cex:durableId="2407EA08" w16cex:dateUtc="2021-03-01T00:01:00Z"/>
  <w16cex:commentExtensible w16cex:durableId="2407EA07" w16cex:dateUtc="2021-03-21T06:52:00Z"/>
  <w16cex:commentExtensible w16cex:durableId="2416CF16" w16cex:dateUtc="2021-04-06T02:14:00Z"/>
  <w16cex:commentExtensible w16cex:durableId="2416CF25" w16cex:dateUtc="2021-04-06T02:14:00Z"/>
  <w16cex:commentExtensible w16cex:durableId="2401FA4D" w16cex:dateUtc="2021-03-21T07:01:00Z"/>
  <w16cex:commentExtensible w16cex:durableId="2401FDC9" w16cex:dateUtc="2021-03-21T07:15:00Z"/>
  <w16cex:commentExtensible w16cex:durableId="2416A739" w16cex:dateUtc="2021-04-05T23:24:00Z"/>
  <w16cex:commentExtensible w16cex:durableId="237340D5" w16cex:dateUtc="2020-12-03T00:47:00Z"/>
  <w16cex:commentExtensible w16cex:durableId="2402013B" w16cex:dateUtc="2021-03-21T07:30:00Z"/>
  <w16cex:commentExtensible w16cex:durableId="240200D1" w16cex:dateUtc="2021-03-21T07:28:00Z"/>
  <w16cex:commentExtensible w16cex:durableId="240201A0" w16cex:dateUtc="2021-03-21T07:32:00Z"/>
  <w16cex:commentExtensible w16cex:durableId="24069466" w16cex:dateUtc="2021-03-24T18:47:00Z"/>
  <w16cex:commentExtensible w16cex:durableId="240201C3" w16cex:dateUtc="2021-03-21T07:32:00Z"/>
  <w16cex:commentExtensible w16cex:durableId="2416D39B" w16cex:dateUtc="2021-04-06T02:33:00Z"/>
  <w16cex:commentExtensible w16cex:durableId="24020231" w16cex:dateUtc="2021-03-21T07:34:00Z"/>
  <w16cex:commentExtensible w16cex:durableId="2416D433" w16cex:dateUtc="2021-04-06T02:36:00Z"/>
  <w16cex:commentExtensible w16cex:durableId="2402058D" w16cex:dateUtc="2021-03-21T07:49:00Z"/>
  <w16cex:commentExtensible w16cex:durableId="2416D5D4" w16cex:dateUtc="2021-04-06T02:43:00Z"/>
  <w16cex:commentExtensible w16cex:durableId="243A0B6B" w16cex:dateUtc="2021-05-02T19:40:00Z"/>
  <w16cex:commentExtensible w16cex:durableId="243A129D" w16cex:dateUtc="2021-05-02T20:11:00Z"/>
  <w16cex:commentExtensible w16cex:durableId="23D4C282" w16cex:dateUtc="2021-02-14T23:50:00Z"/>
  <w16cex:commentExtensible w16cex:durableId="243A2870" w16cex:dateUtc="2021-05-02T21:44:00Z"/>
  <w16cex:commentExtensible w16cex:durableId="23D4C5DD" w16cex:dateUtc="2021-02-15T00:05:00Z"/>
  <w16cex:commentExtensible w16cex:durableId="243A2921" w16cex:dateUtc="2021-05-02T21:47:00Z"/>
  <w16cex:commentExtensible w16cex:durableId="23D4C615" w16cex:dateUtc="2021-02-15T00:06:00Z"/>
  <w16cex:commentExtensible w16cex:durableId="243A2958" w16cex:dateUtc="2021-05-02T21:48:00Z"/>
  <w16cex:commentExtensible w16cex:durableId="243A2A30" w16cex:dateUtc="2021-05-02T21:52:00Z"/>
  <w16cex:commentExtensible w16cex:durableId="23D4C673" w16cex:dateUtc="2021-02-15T00:07:00Z"/>
  <w16cex:commentExtensible w16cex:durableId="23D4D066" w16cex:dateUtc="2021-02-15T00:50:00Z"/>
  <w16cex:commentExtensible w16cex:durableId="23D4D0DC" w16cex:dateUtc="2021-02-15T00:52:00Z"/>
  <w16cex:commentExtensible w16cex:durableId="2421D4A5" w16cex:dateUtc="2021-04-14T10:52:00Z"/>
  <w16cex:commentExtensible w16cex:durableId="243A2D4B" w16cex:dateUtc="2021-05-02T22:05:00Z"/>
  <w16cex:commentExtensible w16cex:durableId="23D4D9AA" w16cex:dateUtc="2021-02-15T01:29:00Z"/>
  <w16cex:commentExtensible w16cex:durableId="2420D487" w16cex:dateUtc="2021-04-13T16:40:00Z"/>
  <w16cex:commentExtensible w16cex:durableId="23D4DA1D" w16cex:dateUtc="2021-02-15T01:31:00Z"/>
  <w16cex:commentExtensible w16cex:durableId="23D4DAC7" w16cex:dateUtc="2021-02-15T01:34:00Z"/>
  <w16cex:commentExtensible w16cex:durableId="243A37A6" w16cex:dateUtc="2021-05-02T22:49:00Z"/>
  <w16cex:commentExtensible w16cex:durableId="243A3792" w16cex:dateUtc="2021-05-02T22:49:00Z"/>
  <w16cex:commentExtensible w16cex:durableId="23D4EEBA" w16cex:dateUtc="2021-02-15T02:59:00Z"/>
  <w16cex:commentExtensible w16cex:durableId="243A38DF" w16cex:dateUtc="2021-05-02T22:54:00Z"/>
  <w16cex:commentExtensible w16cex:durableId="23D4F061" w16cex:dateUtc="2021-02-15T03:06:00Z"/>
  <w16cex:commentExtensible w16cex:durableId="243A4DB4" w16cex:dateUtc="2021-05-03T00:23:00Z"/>
  <w16cex:commentExtensible w16cex:durableId="243A5042" w16cex:dateUtc="2021-05-03T00:34:00Z"/>
  <w16cex:commentExtensible w16cex:durableId="243A5071" w16cex:dateUtc="2021-05-03T00:35:00Z"/>
  <w16cex:commentExtensible w16cex:durableId="243A53AB" w16cex:dateUtc="2021-05-03T00:49:00Z"/>
  <w16cex:commentExtensible w16cex:durableId="243A5636" w16cex:dateUtc="2021-05-03T01:00:00Z"/>
  <w16cex:commentExtensible w16cex:durableId="243A5556" w16cex:dateUtc="2021-05-03T00:56:00Z"/>
  <w16cex:commentExtensible w16cex:durableId="243A5AB8" w16cex:dateUtc="2021-05-03T01:19:00Z"/>
  <w16cex:commentExtensible w16cex:durableId="243B8AF1" w16cex:dateUtc="2021-05-03T22:57:00Z"/>
  <w16cex:commentExtensible w16cex:durableId="243B8A4B" w16cex:dateUtc="2021-05-03T22:54:00Z"/>
  <w16cex:commentExtensible w16cex:durableId="243B8D7E" w16cex:dateUtc="2021-05-03T23:08:00Z"/>
  <w16cex:commentExtensible w16cex:durableId="2443EA88" w16cex:dateUtc="2021-03-21T07:49:00Z"/>
  <w16cex:commentExtensible w16cex:durableId="24326208" w16cex:dateUtc="2021-04-27T00:12:00Z"/>
  <w16cex:commentExtensible w16cex:durableId="24FF21FD" w16cex:dateUtc="2021-09-29T07:33:00Z"/>
  <w16cex:commentExtensible w16cex:durableId="23E721BC" w16cex:dateUtc="2021-02-28T22:18:00Z"/>
  <w16cex:commentExtensible w16cex:durableId="2402AA97" w16cex:dateUtc="2021-03-21T19:33:00Z"/>
  <w16cex:commentExtensible w16cex:durableId="2432F214" w16cex:dateUtc="2021-04-27T10:27:00Z"/>
  <w16cex:commentExtensible w16cex:durableId="2438BDF0" w16cex:dateUtc="2021-05-01T19:58:00Z"/>
  <w16cex:commentExtensible w16cex:durableId="23E727C4" w16cex:dateUtc="2021-02-28T22:43:00Z"/>
  <w16cex:commentExtensible w16cex:durableId="23E728D4" w16cex:dateUtc="2021-02-28T22:48:00Z"/>
  <w16cex:commentExtensible w16cex:durableId="2438C023" w16cex:dateUtc="2021-05-01T20:07:00Z"/>
  <w16cex:commentExtensible w16cex:durableId="2434FE27" w16cex:dateUtc="2021-04-28T23:43:00Z"/>
  <w16cex:commentExtensible w16cex:durableId="2434FE3E" w16cex:dateUtc="2021-04-28T23:43:00Z"/>
  <w16cex:commentExtensible w16cex:durableId="2434FE64" w16cex:dateUtc="2021-04-28T23:44:00Z"/>
  <w16cex:commentExtensible w16cex:durableId="24350186" w16cex:dateUtc="2021-04-28T23:57:00Z"/>
  <w16cex:commentExtensible w16cex:durableId="24350240" w16cex:dateUtc="2021-04-29T00:00:00Z"/>
  <w16cex:commentExtensible w16cex:durableId="243516D1" w16cex:dateUtc="2021-04-29T01:28:00Z"/>
  <w16cex:commentExtensible w16cex:durableId="243517EB" w16cex:dateUtc="2021-04-29T01:32:00Z"/>
  <w16cex:commentExtensible w16cex:durableId="2444B6A1" w16cex:dateUtc="2021-05-10T21:54:00Z"/>
  <w16cex:commentExtensible w16cex:durableId="2444CC5E" w16cex:dateUtc="2021-05-10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972714" w16cid:durableId="2444AFAA"/>
  <w16cid:commentId w16cid:paraId="7BE9733D" w16cid:durableId="24FBA592"/>
  <w16cid:commentId w16cid:paraId="256DC92C" w16cid:durableId="2416B508"/>
  <w16cid:commentId w16cid:paraId="7FCB5B3F" w16cid:durableId="237353DE"/>
  <w16cid:commentId w16cid:paraId="37787DEB" w16cid:durableId="2416B8A0"/>
  <w16cid:commentId w16cid:paraId="248367EE" w16cid:durableId="2373501F"/>
  <w16cid:commentId w16cid:paraId="6036DAD8" w16cid:durableId="2416B351"/>
  <w16cid:commentId w16cid:paraId="0EDD9275" w16cid:durableId="2416B38A"/>
  <w16cid:commentId w16cid:paraId="53E73C6A" w16cid:durableId="2416B389"/>
  <w16cid:commentId w16cid:paraId="463CB1FB" w16cid:durableId="24439A2E"/>
  <w16cid:commentId w16cid:paraId="2184CC6B" w16cid:durableId="24439A2D"/>
  <w16cid:commentId w16cid:paraId="6054512E" w16cid:durableId="2416B867"/>
  <w16cid:commentId w16cid:paraId="49133757" w16cid:durableId="2416BA3D"/>
  <w16cid:commentId w16cid:paraId="013ED682" w16cid:durableId="2416BA3C"/>
  <w16cid:commentId w16cid:paraId="62B7DACB" w16cid:durableId="2416BA3B"/>
  <w16cid:commentId w16cid:paraId="425185F9" w16cid:durableId="2416BA3A"/>
  <w16cid:commentId w16cid:paraId="4AF1C007" w16cid:durableId="237368C5"/>
  <w16cid:commentId w16cid:paraId="3760B85E" w16cid:durableId="2373695F"/>
  <w16cid:commentId w16cid:paraId="148DB03D" w16cid:durableId="237369B9"/>
  <w16cid:commentId w16cid:paraId="1AAECF95" w16cid:durableId="2377E441"/>
  <w16cid:commentId w16cid:paraId="3F5E3C2E" w16cid:durableId="23B0C8DE"/>
  <w16cid:commentId w16cid:paraId="1D377B44" w16cid:durableId="23B0C8DD"/>
  <w16cid:commentId w16cid:paraId="7480AF46" w16cid:durableId="23736B45"/>
  <w16cid:commentId w16cid:paraId="07D10CE4" w16cid:durableId="2401E5B1"/>
  <w16cid:commentId w16cid:paraId="6CD650B5" w16cid:durableId="24051EA6"/>
  <w16cid:commentId w16cid:paraId="74E31906" w16cid:durableId="2416C37B"/>
  <w16cid:commentId w16cid:paraId="47440353" w16cid:durableId="2416C39E"/>
  <w16cid:commentId w16cid:paraId="174062A5" w16cid:durableId="23E73367"/>
  <w16cid:commentId w16cid:paraId="1C14FF1A" w16cid:durableId="2401F3AF"/>
  <w16cid:commentId w16cid:paraId="381E7506" w16cid:durableId="24053F91"/>
  <w16cid:commentId w16cid:paraId="037C3256" w16cid:durableId="2401F1B1"/>
  <w16cid:commentId w16cid:paraId="4EA3C7D6" w16cid:durableId="23E73316"/>
  <w16cid:commentId w16cid:paraId="7C36383A" w16cid:durableId="23E73408"/>
  <w16cid:commentId w16cid:paraId="471800F5" w16cid:durableId="2416CAD6"/>
  <w16cid:commentId w16cid:paraId="7EE98274" w16cid:durableId="2416CAD5"/>
  <w16cid:commentId w16cid:paraId="5F3E98F8" w16cid:durableId="23E73456"/>
  <w16cid:commentId w16cid:paraId="7F7F539B" w16cid:durableId="23E73479"/>
  <w16cid:commentId w16cid:paraId="52B768A1" w16cid:durableId="2416CC03"/>
  <w16cid:commentId w16cid:paraId="6135C420" w16cid:durableId="2401F564"/>
  <w16cid:commentId w16cid:paraId="66B1DF15" w16cid:durableId="2401F669"/>
  <w16cid:commentId w16cid:paraId="50C81234" w16cid:durableId="23E738F9"/>
  <w16cid:commentId w16cid:paraId="266F2C1C" w16cid:durableId="2401F4F9"/>
  <w16cid:commentId w16cid:paraId="11FBF223" w16cid:durableId="2407EA08"/>
  <w16cid:commentId w16cid:paraId="0984D287" w16cid:durableId="2407EA07"/>
  <w16cid:commentId w16cid:paraId="478D4628" w16cid:durableId="2416CF16"/>
  <w16cid:commentId w16cid:paraId="11C94074" w16cid:durableId="2416CF25"/>
  <w16cid:commentId w16cid:paraId="70BA6666" w16cid:durableId="2401FA4D"/>
  <w16cid:commentId w16cid:paraId="39F7431A" w16cid:durableId="2401FDC9"/>
  <w16cid:commentId w16cid:paraId="5DD61396" w16cid:durableId="2416A739"/>
  <w16cid:commentId w16cid:paraId="78BA44D8" w16cid:durableId="237340D5"/>
  <w16cid:commentId w16cid:paraId="40346BCD" w16cid:durableId="2402013B"/>
  <w16cid:commentId w16cid:paraId="361875E2" w16cid:durableId="240200D1"/>
  <w16cid:commentId w16cid:paraId="636F33D8" w16cid:durableId="240201A0"/>
  <w16cid:commentId w16cid:paraId="3C24D004" w16cid:durableId="24069466"/>
  <w16cid:commentId w16cid:paraId="6B4D0E87" w16cid:durableId="240201C3"/>
  <w16cid:commentId w16cid:paraId="06335286" w16cid:durableId="2416D39B"/>
  <w16cid:commentId w16cid:paraId="79F18D5B" w16cid:durableId="24020231"/>
  <w16cid:commentId w16cid:paraId="42C8E27B" w16cid:durableId="2416D433"/>
  <w16cid:commentId w16cid:paraId="2FA55D6E" w16cid:durableId="2402058D"/>
  <w16cid:commentId w16cid:paraId="75FE0925" w16cid:durableId="2416D5D4"/>
  <w16cid:commentId w16cid:paraId="50B960A9" w16cid:durableId="243A0B6B"/>
  <w16cid:commentId w16cid:paraId="5F431F5F" w16cid:durableId="243A129D"/>
  <w16cid:commentId w16cid:paraId="69B44C54" w16cid:durableId="23D4C282"/>
  <w16cid:commentId w16cid:paraId="2E978C85" w16cid:durableId="243A2870"/>
  <w16cid:commentId w16cid:paraId="03E36A8E" w16cid:durableId="23D4C5DD"/>
  <w16cid:commentId w16cid:paraId="467B835B" w16cid:durableId="243A2921"/>
  <w16cid:commentId w16cid:paraId="0B6B15A0" w16cid:durableId="23D4C615"/>
  <w16cid:commentId w16cid:paraId="26294D41" w16cid:durableId="243A2958"/>
  <w16cid:commentId w16cid:paraId="19857DF3" w16cid:durableId="243A2A30"/>
  <w16cid:commentId w16cid:paraId="313D83C2" w16cid:durableId="23D4C673"/>
  <w16cid:commentId w16cid:paraId="34A26809" w16cid:durableId="23D4D066"/>
  <w16cid:commentId w16cid:paraId="557E012D" w16cid:durableId="23D4D0DC"/>
  <w16cid:commentId w16cid:paraId="5E00085E" w16cid:durableId="2421D4A5"/>
  <w16cid:commentId w16cid:paraId="424DE301" w16cid:durableId="243A2D4B"/>
  <w16cid:commentId w16cid:paraId="2D4DBEEF" w16cid:durableId="23D4D9AA"/>
  <w16cid:commentId w16cid:paraId="1AA2A1D4" w16cid:durableId="2420D487"/>
  <w16cid:commentId w16cid:paraId="6C271509" w16cid:durableId="23D4DA1D"/>
  <w16cid:commentId w16cid:paraId="1BA43545" w16cid:durableId="23D4DAC7"/>
  <w16cid:commentId w16cid:paraId="518149E4" w16cid:durableId="243A37A6"/>
  <w16cid:commentId w16cid:paraId="67FC8578" w16cid:durableId="243A3792"/>
  <w16cid:commentId w16cid:paraId="00CC3223" w16cid:durableId="23D4EEBA"/>
  <w16cid:commentId w16cid:paraId="34AC21D0" w16cid:durableId="243A38DF"/>
  <w16cid:commentId w16cid:paraId="2E575F2E" w16cid:durableId="23D4F061"/>
  <w16cid:commentId w16cid:paraId="7FEE2F0C" w16cid:durableId="243A4DB4"/>
  <w16cid:commentId w16cid:paraId="6F8FECBF" w16cid:durableId="243A5042"/>
  <w16cid:commentId w16cid:paraId="12B411A4" w16cid:durableId="243A5071"/>
  <w16cid:commentId w16cid:paraId="211586F0" w16cid:durableId="243A53AB"/>
  <w16cid:commentId w16cid:paraId="51E66E2B" w16cid:durableId="243A5636"/>
  <w16cid:commentId w16cid:paraId="101D3E51" w16cid:durableId="243A5556"/>
  <w16cid:commentId w16cid:paraId="4CEC62F8" w16cid:durableId="243A5AB8"/>
  <w16cid:commentId w16cid:paraId="239DB11E" w16cid:durableId="243B8AF1"/>
  <w16cid:commentId w16cid:paraId="73A08A63" w16cid:durableId="243B8A4B"/>
  <w16cid:commentId w16cid:paraId="70E9E489" w16cid:durableId="243B8D7E"/>
  <w16cid:commentId w16cid:paraId="57F13D40" w16cid:durableId="2443EA88"/>
  <w16cid:commentId w16cid:paraId="2E4DBE41" w16cid:durableId="24326208"/>
  <w16cid:commentId w16cid:paraId="27C47F5C" w16cid:durableId="24FF21FD"/>
  <w16cid:commentId w16cid:paraId="038C421A" w16cid:durableId="23E721BC"/>
  <w16cid:commentId w16cid:paraId="36D0977E" w16cid:durableId="2402AA97"/>
  <w16cid:commentId w16cid:paraId="62CF6DE9" w16cid:durableId="2432F214"/>
  <w16cid:commentId w16cid:paraId="4AB8716A" w16cid:durableId="2438BDF0"/>
  <w16cid:commentId w16cid:paraId="426D1EF0" w16cid:durableId="23E727C4"/>
  <w16cid:commentId w16cid:paraId="6F48C4A9" w16cid:durableId="23E728D4"/>
  <w16cid:commentId w16cid:paraId="55C32D01" w16cid:durableId="2438C023"/>
  <w16cid:commentId w16cid:paraId="3BA261F8" w16cid:durableId="2434FE27"/>
  <w16cid:commentId w16cid:paraId="5F95426E" w16cid:durableId="2434FE3E"/>
  <w16cid:commentId w16cid:paraId="7C225FE8" w16cid:durableId="2434FE64"/>
  <w16cid:commentId w16cid:paraId="49C57C66" w16cid:durableId="24350186"/>
  <w16cid:commentId w16cid:paraId="38422E12" w16cid:durableId="24350240"/>
  <w16cid:commentId w16cid:paraId="5DEE3A49" w16cid:durableId="243516D1"/>
  <w16cid:commentId w16cid:paraId="173EE2E1" w16cid:durableId="243517EB"/>
  <w16cid:commentId w16cid:paraId="5AF1412A" w16cid:durableId="2444B6A1"/>
  <w16cid:commentId w16cid:paraId="5C02F64A" w16cid:durableId="2444CC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E69B2" w14:textId="77777777" w:rsidR="00890CBD" w:rsidRDefault="00890CBD">
      <w:r>
        <w:separator/>
      </w:r>
    </w:p>
    <w:p w14:paraId="3BC9AA88" w14:textId="77777777" w:rsidR="00890CBD" w:rsidRDefault="00890CBD"/>
  </w:endnote>
  <w:endnote w:type="continuationSeparator" w:id="0">
    <w:p w14:paraId="0B761195" w14:textId="77777777" w:rsidR="00890CBD" w:rsidRDefault="00890CBD">
      <w:r>
        <w:continuationSeparator/>
      </w:r>
    </w:p>
    <w:p w14:paraId="4B8D4A7C" w14:textId="77777777" w:rsidR="00890CBD" w:rsidRDefault="00890C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TimesNewRomanPSMT">
    <w:altName w:val="Yu Gothic"/>
    <w:charset w:val="80"/>
    <w:family w:val="auto"/>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B1B78" w14:textId="77777777" w:rsidR="00DC4F22" w:rsidRDefault="00DC4F22" w:rsidP="00DC4F22">
    <w:pPr>
      <w:pStyle w:val="PhDFooter"/>
      <w:rPr>
        <w:noProof/>
      </w:rPr>
    </w:pPr>
    <w:r>
      <w:fldChar w:fldCharType="begin"/>
    </w:r>
    <w:r>
      <w:instrText xml:space="preserve"> PAGE   \* MERGEFORMAT </w:instrText>
    </w:r>
    <w:r>
      <w:fldChar w:fldCharType="separate"/>
    </w:r>
    <w:r w:rsidR="002B32B0">
      <w:rPr>
        <w:noProof/>
      </w:rPr>
      <w:t>viii</w:t>
    </w:r>
    <w:r>
      <w:rPr>
        <w:noProof/>
      </w:rPr>
      <w:fldChar w:fldCharType="end"/>
    </w:r>
  </w:p>
  <w:p w14:paraId="2949B6DE" w14:textId="008A3E5F" w:rsidR="00AD31E1" w:rsidRDefault="005A7877" w:rsidP="00DC4F22">
    <w:pPr>
      <w:pStyle w:val="PhDFooter"/>
      <w:jc w:val="right"/>
    </w:pPr>
    <w:fldSimple w:instr=" STYLEREF  &quot;Title,PhD Title&quot;  \* MERGEFORMAT ">
      <w:r w:rsidR="009E45A0" w:rsidRPr="009E45A0">
        <w:rPr>
          <w:b/>
          <w:bCs/>
          <w:noProof/>
          <w:lang w:val="en-US"/>
        </w:rPr>
        <w:t>Roost selection preferences of bat species present in the</w:t>
      </w:r>
      <w:r w:rsidR="009E45A0">
        <w:rPr>
          <w:noProof/>
        </w:rPr>
        <w:t xml:space="preserve"> Yugar tunnel</w:t>
      </w:r>
    </w:fldSimple>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13107" w14:textId="47FC62AD" w:rsidR="00574BC9" w:rsidRDefault="00574BC9" w:rsidP="0015472F">
    <w:pPr>
      <w:pStyle w:val="PhDFooter"/>
    </w:pPr>
    <w:r>
      <w:fldChar w:fldCharType="begin"/>
    </w:r>
    <w:r>
      <w:instrText xml:space="preserve"> PAGE   \* MERGEFORMAT </w:instrText>
    </w:r>
    <w:r>
      <w:fldChar w:fldCharType="separate"/>
    </w:r>
    <w:r>
      <w:rPr>
        <w:noProof/>
      </w:rPr>
      <w:t>12</w:t>
    </w:r>
    <w:r>
      <w:rPr>
        <w:noProof/>
      </w:rPr>
      <w:fldChar w:fldCharType="end"/>
    </w:r>
    <w:r>
      <w:rPr>
        <w:noProof/>
      </w:rPr>
      <w:t xml:space="preserve">  </w:t>
    </w:r>
    <w:r>
      <w:t>Appendices</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7EDAB" w14:textId="0F60CE3F" w:rsidR="00574BC9" w:rsidRPr="00574BC9" w:rsidRDefault="00574BC9" w:rsidP="0015472F">
    <w:pPr>
      <w:pStyle w:val="PhDFooter"/>
      <w:rPr>
        <w:lang w:val="en-US"/>
      </w:rPr>
    </w:pPr>
    <w:r>
      <w:t>Appendices</w:t>
    </w:r>
    <w:r w:rsidRPr="0015472F">
      <w:tab/>
    </w:r>
    <w:r>
      <w:fldChar w:fldCharType="begin"/>
    </w:r>
    <w:r>
      <w:instrText xml:space="preserve"> PAGE   \* MERGEFORMAT </w:instrText>
    </w:r>
    <w:r>
      <w:fldChar w:fldCharType="separate"/>
    </w:r>
    <w:r>
      <w:rPr>
        <w:noProof/>
      </w:rPr>
      <w:t>13</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A3BFF" w14:textId="090A0E5E" w:rsidR="00AD31E1" w:rsidRPr="00DC4F22" w:rsidRDefault="005A7877" w:rsidP="00DC4F22">
    <w:pPr>
      <w:pStyle w:val="PhDFooter"/>
    </w:pPr>
    <w:fldSimple w:instr=" STYLEREF  &quot;Title,PhD Title&quot;  \* MERGEFORMAT ">
      <w:r w:rsidR="009E45A0" w:rsidRPr="009E45A0">
        <w:rPr>
          <w:b/>
          <w:bCs/>
          <w:noProof/>
          <w:lang w:val="en-US"/>
        </w:rPr>
        <w:t>Roost selection preferences of bat species present in the</w:t>
      </w:r>
      <w:r w:rsidR="009E45A0">
        <w:rPr>
          <w:noProof/>
        </w:rPr>
        <w:t xml:space="preserve"> Yugar tunnel</w:t>
      </w:r>
    </w:fldSimple>
    <w:r w:rsidR="00DC4F22">
      <w:tab/>
    </w:r>
    <w:r w:rsidR="00DC4F22">
      <w:fldChar w:fldCharType="begin"/>
    </w:r>
    <w:r w:rsidR="00DC4F22">
      <w:instrText xml:space="preserve"> PAGE   \* MERGEFORMAT </w:instrText>
    </w:r>
    <w:r w:rsidR="00DC4F22">
      <w:fldChar w:fldCharType="separate"/>
    </w:r>
    <w:r w:rsidR="002B32B0">
      <w:rPr>
        <w:noProof/>
      </w:rPr>
      <w:t>i</w:t>
    </w:r>
    <w:r w:rsidR="00DC4F22">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C480A" w14:textId="0C586466" w:rsidR="00AD31E1" w:rsidRDefault="0074317B" w:rsidP="0015472F">
    <w:pPr>
      <w:pStyle w:val="PhDFooter"/>
    </w:pPr>
    <w:r>
      <w:fldChar w:fldCharType="begin"/>
    </w:r>
    <w:r>
      <w:instrText xml:space="preserve"> PAGE   \* MERGEFORMAT </w:instrText>
    </w:r>
    <w:r>
      <w:fldChar w:fldCharType="separate"/>
    </w:r>
    <w:r w:rsidR="002B32B0">
      <w:rPr>
        <w:noProof/>
      </w:rPr>
      <w:t>12</w:t>
    </w:r>
    <w:r>
      <w:rPr>
        <w:noProof/>
      </w:rPr>
      <w:fldChar w:fldCharType="end"/>
    </w:r>
    <w:r w:rsidR="00574BC9">
      <w:rPr>
        <w:noProof/>
      </w:rPr>
      <w:t xml:space="preserve">  </w:t>
    </w:r>
    <w:fldSimple w:instr=" STYLEREF  &quot;Heading 1,PhD Heading 1 (APA)&quot; \n  \* MERGEFORMAT ">
      <w:r w:rsidR="009E45A0">
        <w:rPr>
          <w:noProof/>
        </w:rPr>
        <w:t xml:space="preserve">Chapter 5: </w:t>
      </w:r>
    </w:fldSimple>
    <w:fldSimple w:instr=" STYLEREF  &quot;Heading 1,PhD Heading 1 (APA)&quot;  \* MERGEFORMAT ">
      <w:r w:rsidR="009E45A0">
        <w:rPr>
          <w:noProof/>
        </w:rPr>
        <w:t>General discussion</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BACB" w14:textId="1577E210" w:rsidR="00AD31E1" w:rsidRPr="0015472F" w:rsidRDefault="005A7877" w:rsidP="0015472F">
    <w:pPr>
      <w:pStyle w:val="PhDFooter"/>
    </w:pPr>
    <w:fldSimple w:instr=" STYLEREF  &quot;Heading 1,PhD Heading 1 (APA)&quot; \n  \* MERGEFORMAT ">
      <w:r w:rsidR="009E45A0">
        <w:rPr>
          <w:noProof/>
        </w:rPr>
        <w:t xml:space="preserve">Chapter 5: </w:t>
      </w:r>
    </w:fldSimple>
    <w:fldSimple w:instr=" STYLEREF  &quot;Heading 1,PhD Heading 1 (APA)&quot;  \* MERGEFORMAT ">
      <w:r w:rsidR="009E45A0">
        <w:rPr>
          <w:noProof/>
        </w:rPr>
        <w:t>General discussion</w:t>
      </w:r>
    </w:fldSimple>
    <w:r w:rsidR="0074317B" w:rsidRPr="0015472F">
      <w:tab/>
    </w:r>
    <w:r w:rsidR="0074317B">
      <w:fldChar w:fldCharType="begin"/>
    </w:r>
    <w:r w:rsidR="0074317B">
      <w:instrText xml:space="preserve"> PAGE   \* MERGEFORMAT </w:instrText>
    </w:r>
    <w:r w:rsidR="0074317B">
      <w:fldChar w:fldCharType="separate"/>
    </w:r>
    <w:r w:rsidR="002B32B0">
      <w:rPr>
        <w:noProof/>
      </w:rPr>
      <w:t>13</w:t>
    </w:r>
    <w:r w:rsidR="0074317B">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17A9A" w14:textId="77777777" w:rsidR="00AD31E1" w:rsidRDefault="00AD31E1" w:rsidP="0015472F">
    <w:pPr>
      <w:pStyle w:val="PhD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B296C" w14:textId="77777777" w:rsidR="00AD31E1" w:rsidRPr="0074317B" w:rsidRDefault="00AD31E1" w:rsidP="0074317B">
    <w:pPr>
      <w:pStyle w:val="Footer"/>
    </w:pPr>
  </w:p>
  <w:p w14:paraId="6C2D85B6" w14:textId="77777777" w:rsidR="00CA291F" w:rsidRDefault="00CA291F"/>
  <w:p w14:paraId="39EA1C81" w14:textId="77777777" w:rsidR="00CA291F" w:rsidRDefault="00CA291F"/>
  <w:p w14:paraId="233AD9B1" w14:textId="77777777" w:rsidR="00CA291F" w:rsidRDefault="00CA291F"/>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DCAF2" w14:textId="77777777" w:rsidR="00AD31E1" w:rsidRPr="0074317B" w:rsidRDefault="00AD31E1" w:rsidP="0074317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A0C83" w14:textId="77777777" w:rsidR="00AD31E1" w:rsidRPr="0074317B" w:rsidRDefault="00AD31E1" w:rsidP="0074317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B21CE" w14:textId="77777777" w:rsidR="00AD31E1" w:rsidRPr="0074317B" w:rsidRDefault="00AD31E1" w:rsidP="007431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A9C269" w14:textId="77777777" w:rsidR="00890CBD" w:rsidRDefault="00890CBD">
      <w:r>
        <w:separator/>
      </w:r>
    </w:p>
    <w:p w14:paraId="3294112F" w14:textId="77777777" w:rsidR="00890CBD" w:rsidRDefault="00890CBD"/>
  </w:footnote>
  <w:footnote w:type="continuationSeparator" w:id="0">
    <w:p w14:paraId="194CC3FD" w14:textId="77777777" w:rsidR="00890CBD" w:rsidRDefault="00890CBD">
      <w:r>
        <w:continuationSeparator/>
      </w:r>
    </w:p>
    <w:p w14:paraId="31076ED8" w14:textId="77777777" w:rsidR="00890CBD" w:rsidRDefault="00890CB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0D18E" w14:textId="77777777" w:rsidR="00AD31E1" w:rsidRPr="001606C4" w:rsidRDefault="00AD31E1" w:rsidP="00DC4F2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E1C0D" w14:textId="00FC2DC8" w:rsidR="00AD31E1" w:rsidRPr="00A908CE" w:rsidRDefault="00AD31E1" w:rsidP="00DC4F22">
    <w:pP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77B60" w14:textId="77777777" w:rsidR="00AD31E1" w:rsidRPr="001606C4" w:rsidRDefault="00AD31E1" w:rsidP="0074317B"/>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6B0DF" w14:textId="77777777" w:rsidR="00AD31E1" w:rsidRPr="001606C4" w:rsidRDefault="00AD31E1" w:rsidP="0074317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728DC" w14:textId="77777777" w:rsidR="00AD31E1" w:rsidRPr="00A4092B" w:rsidRDefault="00AD31E1" w:rsidP="0074317B"/>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D8A82" w14:textId="77777777" w:rsidR="00735166" w:rsidRPr="009B6AF3" w:rsidRDefault="00735166" w:rsidP="009B6AF3">
    <w:pPr>
      <w:pStyle w:val="Header"/>
      <w:jc w:val="center"/>
      <w:rPr>
        <w:sz w:val="18"/>
        <w:szCs w:val="18"/>
      </w:rPr>
    </w:pPr>
    <w:r>
      <w:rPr>
        <w:sz w:val="18"/>
        <w:szCs w:val="18"/>
      </w:rPr>
      <w:t>Chapter 2: Understanding the bat species population and their emergence and return pattern in the Yugar tunnel</w:t>
    </w:r>
  </w:p>
  <w:p w14:paraId="720752DF" w14:textId="77777777" w:rsidR="00735166" w:rsidRPr="006B65B1" w:rsidRDefault="00735166">
    <w:pPr>
      <w:pStyle w:val="Header"/>
      <w:rPr>
        <w:lang w:val="en-U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63828" w14:textId="77777777" w:rsidR="00AD31E1" w:rsidRPr="00A4092B" w:rsidRDefault="00AD31E1" w:rsidP="0074317B"/>
  <w:p w14:paraId="30341840" w14:textId="77777777" w:rsidR="00CA291F" w:rsidRDefault="00CA291F"/>
  <w:p w14:paraId="475B1007" w14:textId="77777777" w:rsidR="00CA291F" w:rsidRDefault="00CA291F"/>
  <w:p w14:paraId="6BBB0A89" w14:textId="77777777" w:rsidR="00CA291F" w:rsidRDefault="00CA291F"/>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2545D" w14:textId="77777777" w:rsidR="00AD31E1" w:rsidRPr="009E2A10" w:rsidRDefault="00AD31E1" w:rsidP="0074317B"/>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A5410" w14:textId="77777777" w:rsidR="00AD31E1" w:rsidRPr="00046B92" w:rsidRDefault="00AD31E1" w:rsidP="0074317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B2432"/>
    <w:multiLevelType w:val="multilevel"/>
    <w:tmpl w:val="8AF8CB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443638"/>
    <w:multiLevelType w:val="multilevel"/>
    <w:tmpl w:val="E7727C8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upperLetter"/>
      <w:pStyle w:val="PhDAppendixSub-heading"/>
      <w:suff w:val="nothing"/>
      <w:lvlText w:val="Appendix %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1CF613C"/>
    <w:multiLevelType w:val="multilevel"/>
    <w:tmpl w:val="27CC13CE"/>
    <w:lvl w:ilvl="0">
      <w:start w:val="1"/>
      <w:numFmt w:val="none"/>
      <w:suff w:val="space"/>
      <w:lvlText w:val="Chapter 1:"/>
      <w:lvlJc w:val="left"/>
      <w:pPr>
        <w:ind w:left="0" w:firstLine="0"/>
      </w:pPr>
      <w:rPr>
        <w:rFonts w:hint="default"/>
      </w:rPr>
    </w:lvl>
    <w:lvl w:ilvl="1">
      <w:start w:val="1"/>
      <w:numFmt w:val="none"/>
      <w:suff w:val="nothing"/>
      <w:lvlText w:val="Chapter 2:"/>
      <w:lvlJc w:val="left"/>
      <w:pPr>
        <w:ind w:left="0" w:firstLine="0"/>
      </w:pPr>
      <w:rPr>
        <w:rFonts w:hint="default"/>
      </w:rPr>
    </w:lvl>
    <w:lvl w:ilvl="2">
      <w:start w:val="1"/>
      <w:numFmt w:val="none"/>
      <w:suff w:val="nothing"/>
      <w:lvlText w:val="Chapter 3:"/>
      <w:lvlJc w:val="left"/>
      <w:pPr>
        <w:ind w:left="2978" w:firstLine="0"/>
      </w:pPr>
      <w:rPr>
        <w:rFonts w:hint="default"/>
      </w:rPr>
    </w:lvl>
    <w:lvl w:ilvl="3">
      <w:start w:val="1"/>
      <w:numFmt w:val="none"/>
      <w:suff w:val="nothing"/>
      <w:lvlText w:val="Chapter 4:"/>
      <w:lvlJc w:val="left"/>
      <w:pPr>
        <w:ind w:left="0" w:firstLine="0"/>
      </w:pPr>
      <w:rPr>
        <w:rFonts w:hint="default"/>
      </w:rPr>
    </w:lvl>
    <w:lvl w:ilvl="4">
      <w:start w:val="1"/>
      <w:numFmt w:val="none"/>
      <w:suff w:val="nothing"/>
      <w:lvlText w:val="Chapter 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15767406"/>
    <w:multiLevelType w:val="multilevel"/>
    <w:tmpl w:val="D220BC92"/>
    <w:lvl w:ilvl="0">
      <w:start w:val="1"/>
      <w:numFmt w:val="decimal"/>
      <w:pStyle w:val="Heading1"/>
      <w:suff w:val="space"/>
      <w:lvlText w:val="Chapter %1: "/>
      <w:lvlJc w:val="left"/>
      <w:pPr>
        <w:ind w:left="0" w:firstLine="0"/>
      </w:pPr>
      <w:rPr>
        <w:rFonts w:asciiTheme="minorHAnsi" w:hAnsiTheme="minorHAnsi" w:cstheme="minorHAnsi" w:hint="default"/>
        <w:b/>
        <w:i w:val="0"/>
        <w:sz w:val="40"/>
        <w:szCs w:val="40"/>
        <w:u w:val="no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177A6816"/>
    <w:multiLevelType w:val="hybridMultilevel"/>
    <w:tmpl w:val="B0D2F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B97269"/>
    <w:multiLevelType w:val="hybridMultilevel"/>
    <w:tmpl w:val="028E5A3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61A6E74"/>
    <w:multiLevelType w:val="hybridMultilevel"/>
    <w:tmpl w:val="46688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2138CA"/>
    <w:multiLevelType w:val="multilevel"/>
    <w:tmpl w:val="16B8D752"/>
    <w:lvl w:ilvl="0">
      <w:start w:val="1"/>
      <w:numFmt w:val="none"/>
      <w:suff w:val="space"/>
      <w:lvlText w:val="Chapter 1:"/>
      <w:lvlJc w:val="left"/>
      <w:pPr>
        <w:ind w:left="2694"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37B02B7E"/>
    <w:multiLevelType w:val="multilevel"/>
    <w:tmpl w:val="33A4A57A"/>
    <w:lvl w:ilvl="0">
      <w:start w:val="1"/>
      <w:numFmt w:val="decimal"/>
      <w:pStyle w:val="PhDNumberIndent"/>
      <w:lvlText w:val="%1."/>
      <w:lvlJc w:val="left"/>
      <w:pPr>
        <w:tabs>
          <w:tab w:val="num" w:pos="992"/>
        </w:tabs>
        <w:ind w:left="992" w:hanging="425"/>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18"/>
        </w:tabs>
        <w:ind w:left="1418" w:hanging="426"/>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9" w15:restartNumberingAfterBreak="0">
    <w:nsid w:val="3CA8296B"/>
    <w:multiLevelType w:val="hybridMultilevel"/>
    <w:tmpl w:val="337213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EC26971"/>
    <w:multiLevelType w:val="hybridMultilevel"/>
    <w:tmpl w:val="BC1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A0205F"/>
    <w:multiLevelType w:val="multilevel"/>
    <w:tmpl w:val="BC0489A8"/>
    <w:lvl w:ilvl="0">
      <w:start w:val="1"/>
      <w:numFmt w:val="none"/>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8262A24"/>
    <w:multiLevelType w:val="multilevel"/>
    <w:tmpl w:val="CCE05D72"/>
    <w:lvl w:ilvl="0">
      <w:start w:val="1"/>
      <w:numFmt w:val="none"/>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499F16CE"/>
    <w:multiLevelType w:val="multilevel"/>
    <w:tmpl w:val="55DAF6C8"/>
    <w:lvl w:ilvl="0">
      <w:start w:val="1"/>
      <w:numFmt w:val="bullet"/>
      <w:pStyle w:val="PhDBullet"/>
      <w:lvlText w:val=""/>
      <w:lvlJc w:val="left"/>
      <w:pPr>
        <w:tabs>
          <w:tab w:val="num" w:pos="992"/>
        </w:tabs>
        <w:ind w:left="992" w:hanging="425"/>
      </w:pPr>
      <w:rPr>
        <w:rFonts w:ascii="Symbol" w:hAnsi="Symbol" w:hint="default"/>
        <w:sz w:val="20"/>
        <w:szCs w:val="20"/>
      </w:rPr>
    </w:lvl>
    <w:lvl w:ilvl="1">
      <w:start w:val="1"/>
      <w:numFmt w:val="bullet"/>
      <w:pStyle w:val="PhDBulletIndent"/>
      <w:lvlText w:val="o"/>
      <w:lvlJc w:val="left"/>
      <w:pPr>
        <w:tabs>
          <w:tab w:val="num" w:pos="1418"/>
        </w:tabs>
        <w:ind w:left="1418" w:hanging="426"/>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B414E3A"/>
    <w:multiLevelType w:val="hybridMultilevel"/>
    <w:tmpl w:val="7C38F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1A45CB"/>
    <w:multiLevelType w:val="hybridMultilevel"/>
    <w:tmpl w:val="71A09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E5C5AD4"/>
    <w:multiLevelType w:val="hybridMultilevel"/>
    <w:tmpl w:val="A1BADEDE"/>
    <w:lvl w:ilvl="0" w:tplc="0C09000F">
      <w:start w:val="1"/>
      <w:numFmt w:val="decimal"/>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3DD01C5"/>
    <w:multiLevelType w:val="hybridMultilevel"/>
    <w:tmpl w:val="02A019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5183DE7"/>
    <w:multiLevelType w:val="hybridMultilevel"/>
    <w:tmpl w:val="FB9E991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9" w15:restartNumberingAfterBreak="0">
    <w:nsid w:val="57540BD2"/>
    <w:multiLevelType w:val="multilevel"/>
    <w:tmpl w:val="76C84DDE"/>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20" w15:restartNumberingAfterBreak="0">
    <w:nsid w:val="5A7A4555"/>
    <w:multiLevelType w:val="multilevel"/>
    <w:tmpl w:val="0C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21" w15:restartNumberingAfterBreak="0">
    <w:nsid w:val="5CE80398"/>
    <w:multiLevelType w:val="multilevel"/>
    <w:tmpl w:val="0DD270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FB73EAB"/>
    <w:multiLevelType w:val="hybridMultilevel"/>
    <w:tmpl w:val="E5B4B830"/>
    <w:lvl w:ilvl="0" w:tplc="0C090001">
      <w:start w:val="1"/>
      <w:numFmt w:val="bullet"/>
      <w:lvlText w:val=""/>
      <w:lvlJc w:val="left"/>
      <w:pPr>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23" w15:restartNumberingAfterBreak="0">
    <w:nsid w:val="60712312"/>
    <w:multiLevelType w:val="multilevel"/>
    <w:tmpl w:val="02560630"/>
    <w:lvl w:ilvl="0">
      <w:start w:val="1"/>
      <w:numFmt w:val="none"/>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153043D"/>
    <w:multiLevelType w:val="hybridMultilevel"/>
    <w:tmpl w:val="954286C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5" w15:restartNumberingAfterBreak="0">
    <w:nsid w:val="62906BE3"/>
    <w:multiLevelType w:val="hybridMultilevel"/>
    <w:tmpl w:val="4D5AC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F018B5"/>
    <w:multiLevelType w:val="hybridMultilevel"/>
    <w:tmpl w:val="FD80DC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F454F6F"/>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0"/>
  </w:num>
  <w:num w:numId="2">
    <w:abstractNumId w:val="22"/>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3"/>
  </w:num>
  <w:num w:numId="7">
    <w:abstractNumId w:val="3"/>
  </w:num>
  <w:num w:numId="8">
    <w:abstractNumId w:val="1"/>
  </w:num>
  <w:num w:numId="9">
    <w:abstractNumId w:val="14"/>
  </w:num>
  <w:num w:numId="10">
    <w:abstractNumId w:val="6"/>
  </w:num>
  <w:num w:numId="11">
    <w:abstractNumId w:val="4"/>
  </w:num>
  <w:num w:numId="12">
    <w:abstractNumId w:val="25"/>
  </w:num>
  <w:num w:numId="13">
    <w:abstractNumId w:val="19"/>
  </w:num>
  <w:num w:numId="14">
    <w:abstractNumId w:val="21"/>
  </w:num>
  <w:num w:numId="15">
    <w:abstractNumId w:val="0"/>
  </w:num>
  <w:num w:numId="16">
    <w:abstractNumId w:val="18"/>
  </w:num>
  <w:num w:numId="17">
    <w:abstractNumId w:val="24"/>
  </w:num>
  <w:num w:numId="18">
    <w:abstractNumId w:val="5"/>
  </w:num>
  <w:num w:numId="19">
    <w:abstractNumId w:val="9"/>
  </w:num>
  <w:num w:numId="20">
    <w:abstractNumId w:val="15"/>
  </w:num>
  <w:num w:numId="21">
    <w:abstractNumId w:val="16"/>
  </w:num>
  <w:num w:numId="22">
    <w:abstractNumId w:val="17"/>
  </w:num>
  <w:num w:numId="23">
    <w:abstractNumId w:val="10"/>
  </w:num>
  <w:num w:numId="24">
    <w:abstractNumId w:val="27"/>
  </w:num>
  <w:num w:numId="25">
    <w:abstractNumId w:val="11"/>
  </w:num>
  <w:num w:numId="26">
    <w:abstractNumId w:val="23"/>
  </w:num>
  <w:num w:numId="27">
    <w:abstractNumId w:val="7"/>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num>
  <w:num w:numId="32">
    <w:abstractNumId w:val="26"/>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uart Parsons">
    <w15:presenceInfo w15:providerId="AD" w15:userId="S::parsons7@qut.edu.au::b2ec5041-6e4b-4e44-86ee-2735a65f8ef2"/>
  </w15:person>
  <w15:person w15:author="Max L">
    <w15:presenceInfo w15:providerId="Windows Live" w15:userId="57c79a844a00f5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mirrorMargin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720"/>
  <w:hyphenationZone w:val="0"/>
  <w:doNotHyphenateCaps/>
  <w:evenAndOddHeaders/>
  <w:drawingGridHorizontalSpacing w:val="120"/>
  <w:drawingGridVerticalSpacing w:val="0"/>
  <w:displayHorizontalDrawingGridEvery w:val="0"/>
  <w:displayVerticalDrawingGridEvery w:val="0"/>
  <w:doNotShadeFormData/>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FooterText" w:val=" "/>
  </w:docVars>
  <w:rsids>
    <w:rsidRoot w:val="00D1784F"/>
    <w:rsid w:val="00000E57"/>
    <w:rsid w:val="0000116B"/>
    <w:rsid w:val="000016F4"/>
    <w:rsid w:val="000022EC"/>
    <w:rsid w:val="00002C7F"/>
    <w:rsid w:val="00003128"/>
    <w:rsid w:val="000037A5"/>
    <w:rsid w:val="000046A4"/>
    <w:rsid w:val="00004977"/>
    <w:rsid w:val="000049E1"/>
    <w:rsid w:val="000052AD"/>
    <w:rsid w:val="0000554B"/>
    <w:rsid w:val="0000592F"/>
    <w:rsid w:val="00005A0F"/>
    <w:rsid w:val="00007888"/>
    <w:rsid w:val="00010C1C"/>
    <w:rsid w:val="00010D73"/>
    <w:rsid w:val="00010DD2"/>
    <w:rsid w:val="0001187E"/>
    <w:rsid w:val="00011D7F"/>
    <w:rsid w:val="0001262D"/>
    <w:rsid w:val="00012B5B"/>
    <w:rsid w:val="00014B32"/>
    <w:rsid w:val="00015049"/>
    <w:rsid w:val="0001528F"/>
    <w:rsid w:val="000168A4"/>
    <w:rsid w:val="00016AC9"/>
    <w:rsid w:val="000209FA"/>
    <w:rsid w:val="00021E5D"/>
    <w:rsid w:val="00022470"/>
    <w:rsid w:val="00024535"/>
    <w:rsid w:val="000248D2"/>
    <w:rsid w:val="00025666"/>
    <w:rsid w:val="00025B1D"/>
    <w:rsid w:val="00025C60"/>
    <w:rsid w:val="00026BA1"/>
    <w:rsid w:val="00026F5F"/>
    <w:rsid w:val="00027B51"/>
    <w:rsid w:val="00027F12"/>
    <w:rsid w:val="00027F47"/>
    <w:rsid w:val="00030138"/>
    <w:rsid w:val="0003129C"/>
    <w:rsid w:val="00031911"/>
    <w:rsid w:val="000328C3"/>
    <w:rsid w:val="000329AF"/>
    <w:rsid w:val="000329B8"/>
    <w:rsid w:val="00034310"/>
    <w:rsid w:val="00035AF5"/>
    <w:rsid w:val="000370E9"/>
    <w:rsid w:val="00037BA5"/>
    <w:rsid w:val="00040100"/>
    <w:rsid w:val="00040585"/>
    <w:rsid w:val="00040967"/>
    <w:rsid w:val="00040AB4"/>
    <w:rsid w:val="00041DE8"/>
    <w:rsid w:val="00042013"/>
    <w:rsid w:val="00042ED8"/>
    <w:rsid w:val="0004461F"/>
    <w:rsid w:val="00044960"/>
    <w:rsid w:val="00045360"/>
    <w:rsid w:val="000455B7"/>
    <w:rsid w:val="000456AB"/>
    <w:rsid w:val="00046B92"/>
    <w:rsid w:val="00046BCD"/>
    <w:rsid w:val="00046C6B"/>
    <w:rsid w:val="000473A9"/>
    <w:rsid w:val="00047592"/>
    <w:rsid w:val="00047676"/>
    <w:rsid w:val="00047770"/>
    <w:rsid w:val="00051524"/>
    <w:rsid w:val="0005210B"/>
    <w:rsid w:val="000523D1"/>
    <w:rsid w:val="0005365D"/>
    <w:rsid w:val="00053A82"/>
    <w:rsid w:val="00053B15"/>
    <w:rsid w:val="00054726"/>
    <w:rsid w:val="0005497A"/>
    <w:rsid w:val="00055177"/>
    <w:rsid w:val="000552D5"/>
    <w:rsid w:val="000559D8"/>
    <w:rsid w:val="00055D58"/>
    <w:rsid w:val="0005603A"/>
    <w:rsid w:val="00056E63"/>
    <w:rsid w:val="00057112"/>
    <w:rsid w:val="000578C7"/>
    <w:rsid w:val="00060B42"/>
    <w:rsid w:val="000615AB"/>
    <w:rsid w:val="00062548"/>
    <w:rsid w:val="00063670"/>
    <w:rsid w:val="0006388B"/>
    <w:rsid w:val="00063BD7"/>
    <w:rsid w:val="0006410A"/>
    <w:rsid w:val="000659F2"/>
    <w:rsid w:val="00065D88"/>
    <w:rsid w:val="00065FEC"/>
    <w:rsid w:val="00066684"/>
    <w:rsid w:val="000673FC"/>
    <w:rsid w:val="00067EA6"/>
    <w:rsid w:val="000714E9"/>
    <w:rsid w:val="00072C93"/>
    <w:rsid w:val="00073070"/>
    <w:rsid w:val="000749FE"/>
    <w:rsid w:val="00075393"/>
    <w:rsid w:val="00075EEA"/>
    <w:rsid w:val="000801DF"/>
    <w:rsid w:val="000808DB"/>
    <w:rsid w:val="00080E88"/>
    <w:rsid w:val="00080E98"/>
    <w:rsid w:val="00080FD6"/>
    <w:rsid w:val="0008141B"/>
    <w:rsid w:val="000815C5"/>
    <w:rsid w:val="000815D3"/>
    <w:rsid w:val="00081FAF"/>
    <w:rsid w:val="00083E8C"/>
    <w:rsid w:val="0008584D"/>
    <w:rsid w:val="0008758B"/>
    <w:rsid w:val="00087956"/>
    <w:rsid w:val="0009081E"/>
    <w:rsid w:val="00094E2B"/>
    <w:rsid w:val="00094F3B"/>
    <w:rsid w:val="00096812"/>
    <w:rsid w:val="000A0421"/>
    <w:rsid w:val="000A0AD2"/>
    <w:rsid w:val="000A0B3F"/>
    <w:rsid w:val="000A0CD7"/>
    <w:rsid w:val="000A18AF"/>
    <w:rsid w:val="000A1F22"/>
    <w:rsid w:val="000A2045"/>
    <w:rsid w:val="000A432F"/>
    <w:rsid w:val="000A553A"/>
    <w:rsid w:val="000A56C6"/>
    <w:rsid w:val="000A60FA"/>
    <w:rsid w:val="000A6336"/>
    <w:rsid w:val="000A65C4"/>
    <w:rsid w:val="000A6FCD"/>
    <w:rsid w:val="000A713F"/>
    <w:rsid w:val="000A77B9"/>
    <w:rsid w:val="000B03A2"/>
    <w:rsid w:val="000B15E1"/>
    <w:rsid w:val="000B1BA9"/>
    <w:rsid w:val="000B2E85"/>
    <w:rsid w:val="000B3082"/>
    <w:rsid w:val="000B3BF2"/>
    <w:rsid w:val="000B419E"/>
    <w:rsid w:val="000B56A7"/>
    <w:rsid w:val="000B6EC9"/>
    <w:rsid w:val="000C13E4"/>
    <w:rsid w:val="000C36F9"/>
    <w:rsid w:val="000C4D1A"/>
    <w:rsid w:val="000C511F"/>
    <w:rsid w:val="000C5546"/>
    <w:rsid w:val="000C592E"/>
    <w:rsid w:val="000C63DB"/>
    <w:rsid w:val="000C74EB"/>
    <w:rsid w:val="000C76F0"/>
    <w:rsid w:val="000D0D20"/>
    <w:rsid w:val="000D2608"/>
    <w:rsid w:val="000D26EA"/>
    <w:rsid w:val="000D29CE"/>
    <w:rsid w:val="000D4012"/>
    <w:rsid w:val="000D54F9"/>
    <w:rsid w:val="000D67F5"/>
    <w:rsid w:val="000D6C45"/>
    <w:rsid w:val="000D7809"/>
    <w:rsid w:val="000E00A2"/>
    <w:rsid w:val="000E05D1"/>
    <w:rsid w:val="000E0880"/>
    <w:rsid w:val="000E25C4"/>
    <w:rsid w:val="000E26B6"/>
    <w:rsid w:val="000E3212"/>
    <w:rsid w:val="000E375A"/>
    <w:rsid w:val="000E3F5C"/>
    <w:rsid w:val="000E556A"/>
    <w:rsid w:val="000E5635"/>
    <w:rsid w:val="000E5C4B"/>
    <w:rsid w:val="000E7C59"/>
    <w:rsid w:val="000F1670"/>
    <w:rsid w:val="000F220C"/>
    <w:rsid w:val="000F22F2"/>
    <w:rsid w:val="000F2A66"/>
    <w:rsid w:val="000F4281"/>
    <w:rsid w:val="000F5CC9"/>
    <w:rsid w:val="00100215"/>
    <w:rsid w:val="001006A6"/>
    <w:rsid w:val="001014A8"/>
    <w:rsid w:val="0010190E"/>
    <w:rsid w:val="00101AA4"/>
    <w:rsid w:val="001025AC"/>
    <w:rsid w:val="00102AC0"/>
    <w:rsid w:val="00102F05"/>
    <w:rsid w:val="00103925"/>
    <w:rsid w:val="00103DA2"/>
    <w:rsid w:val="00110166"/>
    <w:rsid w:val="00110D43"/>
    <w:rsid w:val="00111CDC"/>
    <w:rsid w:val="0011354B"/>
    <w:rsid w:val="00113B59"/>
    <w:rsid w:val="00113F6A"/>
    <w:rsid w:val="001153DB"/>
    <w:rsid w:val="001154DE"/>
    <w:rsid w:val="00117A43"/>
    <w:rsid w:val="001203BE"/>
    <w:rsid w:val="00120A4B"/>
    <w:rsid w:val="00121387"/>
    <w:rsid w:val="00122BBB"/>
    <w:rsid w:val="001246C9"/>
    <w:rsid w:val="001277B3"/>
    <w:rsid w:val="00127AB7"/>
    <w:rsid w:val="001301A4"/>
    <w:rsid w:val="00132328"/>
    <w:rsid w:val="00132411"/>
    <w:rsid w:val="00134D58"/>
    <w:rsid w:val="00136458"/>
    <w:rsid w:val="00136874"/>
    <w:rsid w:val="00136B08"/>
    <w:rsid w:val="00137BF5"/>
    <w:rsid w:val="001401BF"/>
    <w:rsid w:val="0014120C"/>
    <w:rsid w:val="00141C49"/>
    <w:rsid w:val="00142839"/>
    <w:rsid w:val="00143BFF"/>
    <w:rsid w:val="00146210"/>
    <w:rsid w:val="0014638C"/>
    <w:rsid w:val="00147E97"/>
    <w:rsid w:val="00150268"/>
    <w:rsid w:val="00151044"/>
    <w:rsid w:val="00153240"/>
    <w:rsid w:val="001537A0"/>
    <w:rsid w:val="0015472F"/>
    <w:rsid w:val="00154AA5"/>
    <w:rsid w:val="00154E5F"/>
    <w:rsid w:val="00155B5F"/>
    <w:rsid w:val="00156B80"/>
    <w:rsid w:val="00156EE7"/>
    <w:rsid w:val="001579BA"/>
    <w:rsid w:val="001606C4"/>
    <w:rsid w:val="00161A59"/>
    <w:rsid w:val="00163566"/>
    <w:rsid w:val="0016519E"/>
    <w:rsid w:val="00165325"/>
    <w:rsid w:val="00165EA2"/>
    <w:rsid w:val="00165FBA"/>
    <w:rsid w:val="001665E8"/>
    <w:rsid w:val="0017053D"/>
    <w:rsid w:val="00172864"/>
    <w:rsid w:val="00172C70"/>
    <w:rsid w:val="00172D57"/>
    <w:rsid w:val="001739CD"/>
    <w:rsid w:val="00174741"/>
    <w:rsid w:val="001750CD"/>
    <w:rsid w:val="0017550A"/>
    <w:rsid w:val="00175EC2"/>
    <w:rsid w:val="00176E04"/>
    <w:rsid w:val="00176F80"/>
    <w:rsid w:val="001772B0"/>
    <w:rsid w:val="00181153"/>
    <w:rsid w:val="00182CFD"/>
    <w:rsid w:val="001837A5"/>
    <w:rsid w:val="00183933"/>
    <w:rsid w:val="00183AB9"/>
    <w:rsid w:val="00186165"/>
    <w:rsid w:val="00186573"/>
    <w:rsid w:val="001869DC"/>
    <w:rsid w:val="00186DFD"/>
    <w:rsid w:val="001901E6"/>
    <w:rsid w:val="001906DD"/>
    <w:rsid w:val="001920D5"/>
    <w:rsid w:val="00192D31"/>
    <w:rsid w:val="001938CA"/>
    <w:rsid w:val="00194390"/>
    <w:rsid w:val="001947C2"/>
    <w:rsid w:val="00194B70"/>
    <w:rsid w:val="001965B9"/>
    <w:rsid w:val="00196944"/>
    <w:rsid w:val="00196BA4"/>
    <w:rsid w:val="0019721B"/>
    <w:rsid w:val="001A0861"/>
    <w:rsid w:val="001A29BE"/>
    <w:rsid w:val="001A2CA0"/>
    <w:rsid w:val="001A326D"/>
    <w:rsid w:val="001A36DE"/>
    <w:rsid w:val="001A36F2"/>
    <w:rsid w:val="001A4096"/>
    <w:rsid w:val="001A56FB"/>
    <w:rsid w:val="001A691F"/>
    <w:rsid w:val="001A6D2F"/>
    <w:rsid w:val="001A7700"/>
    <w:rsid w:val="001A78EF"/>
    <w:rsid w:val="001B2188"/>
    <w:rsid w:val="001B243D"/>
    <w:rsid w:val="001B25A9"/>
    <w:rsid w:val="001B2887"/>
    <w:rsid w:val="001B3314"/>
    <w:rsid w:val="001B4402"/>
    <w:rsid w:val="001B5160"/>
    <w:rsid w:val="001B5EF0"/>
    <w:rsid w:val="001B6228"/>
    <w:rsid w:val="001B6B39"/>
    <w:rsid w:val="001B6E8C"/>
    <w:rsid w:val="001B71E1"/>
    <w:rsid w:val="001B7423"/>
    <w:rsid w:val="001B77B1"/>
    <w:rsid w:val="001B7C72"/>
    <w:rsid w:val="001C1667"/>
    <w:rsid w:val="001C1687"/>
    <w:rsid w:val="001C3013"/>
    <w:rsid w:val="001C3905"/>
    <w:rsid w:val="001C48AF"/>
    <w:rsid w:val="001C4E8F"/>
    <w:rsid w:val="001C68E8"/>
    <w:rsid w:val="001C6B49"/>
    <w:rsid w:val="001C6CCA"/>
    <w:rsid w:val="001C710F"/>
    <w:rsid w:val="001C7CFA"/>
    <w:rsid w:val="001D00BF"/>
    <w:rsid w:val="001D0487"/>
    <w:rsid w:val="001D088A"/>
    <w:rsid w:val="001D0E1F"/>
    <w:rsid w:val="001D1804"/>
    <w:rsid w:val="001D19AA"/>
    <w:rsid w:val="001D20FF"/>
    <w:rsid w:val="001D314F"/>
    <w:rsid w:val="001D3E61"/>
    <w:rsid w:val="001D4AE2"/>
    <w:rsid w:val="001D58BC"/>
    <w:rsid w:val="001E0C86"/>
    <w:rsid w:val="001E1D4B"/>
    <w:rsid w:val="001E2E9C"/>
    <w:rsid w:val="001E3648"/>
    <w:rsid w:val="001E3740"/>
    <w:rsid w:val="001E38E2"/>
    <w:rsid w:val="001E4B00"/>
    <w:rsid w:val="001E6D92"/>
    <w:rsid w:val="001E78D0"/>
    <w:rsid w:val="001E7E96"/>
    <w:rsid w:val="001F012C"/>
    <w:rsid w:val="001F0AF5"/>
    <w:rsid w:val="001F147A"/>
    <w:rsid w:val="001F1FD5"/>
    <w:rsid w:val="001F2BA3"/>
    <w:rsid w:val="001F2EE5"/>
    <w:rsid w:val="001F40A7"/>
    <w:rsid w:val="001F40CB"/>
    <w:rsid w:val="001F4665"/>
    <w:rsid w:val="001F47BB"/>
    <w:rsid w:val="001F48A1"/>
    <w:rsid w:val="001F63D3"/>
    <w:rsid w:val="001F6758"/>
    <w:rsid w:val="001F6E14"/>
    <w:rsid w:val="001F7067"/>
    <w:rsid w:val="00201463"/>
    <w:rsid w:val="00201A2D"/>
    <w:rsid w:val="00201ACD"/>
    <w:rsid w:val="00202615"/>
    <w:rsid w:val="0020316C"/>
    <w:rsid w:val="002045A9"/>
    <w:rsid w:val="002055C8"/>
    <w:rsid w:val="00205E83"/>
    <w:rsid w:val="00206DD9"/>
    <w:rsid w:val="00215238"/>
    <w:rsid w:val="00217629"/>
    <w:rsid w:val="0022025F"/>
    <w:rsid w:val="00220277"/>
    <w:rsid w:val="00220894"/>
    <w:rsid w:val="00221868"/>
    <w:rsid w:val="00221D7D"/>
    <w:rsid w:val="00222D6B"/>
    <w:rsid w:val="00222E55"/>
    <w:rsid w:val="002232A5"/>
    <w:rsid w:val="00223603"/>
    <w:rsid w:val="00224200"/>
    <w:rsid w:val="00224A73"/>
    <w:rsid w:val="00225153"/>
    <w:rsid w:val="0022625B"/>
    <w:rsid w:val="00226FEB"/>
    <w:rsid w:val="00231783"/>
    <w:rsid w:val="00231F8D"/>
    <w:rsid w:val="0023257D"/>
    <w:rsid w:val="00232AFA"/>
    <w:rsid w:val="0023399A"/>
    <w:rsid w:val="002339D4"/>
    <w:rsid w:val="002351BB"/>
    <w:rsid w:val="002372F9"/>
    <w:rsid w:val="00240D29"/>
    <w:rsid w:val="00241AB3"/>
    <w:rsid w:val="00241B74"/>
    <w:rsid w:val="00241F23"/>
    <w:rsid w:val="0024256F"/>
    <w:rsid w:val="0024293D"/>
    <w:rsid w:val="0024346E"/>
    <w:rsid w:val="0024549D"/>
    <w:rsid w:val="00245B5B"/>
    <w:rsid w:val="00246F9B"/>
    <w:rsid w:val="002470AA"/>
    <w:rsid w:val="00247D8D"/>
    <w:rsid w:val="00251480"/>
    <w:rsid w:val="00251537"/>
    <w:rsid w:val="002517EB"/>
    <w:rsid w:val="00252999"/>
    <w:rsid w:val="00252EE1"/>
    <w:rsid w:val="0025304C"/>
    <w:rsid w:val="00253ACA"/>
    <w:rsid w:val="002557BA"/>
    <w:rsid w:val="00255943"/>
    <w:rsid w:val="00256400"/>
    <w:rsid w:val="00257B38"/>
    <w:rsid w:val="0026046E"/>
    <w:rsid w:val="002619A4"/>
    <w:rsid w:val="00262635"/>
    <w:rsid w:val="00262BFB"/>
    <w:rsid w:val="00262E53"/>
    <w:rsid w:val="002642CE"/>
    <w:rsid w:val="0026499A"/>
    <w:rsid w:val="0026529D"/>
    <w:rsid w:val="00267C18"/>
    <w:rsid w:val="00267E2D"/>
    <w:rsid w:val="00270492"/>
    <w:rsid w:val="00270537"/>
    <w:rsid w:val="00270850"/>
    <w:rsid w:val="00270DC1"/>
    <w:rsid w:val="00271A01"/>
    <w:rsid w:val="00271D7E"/>
    <w:rsid w:val="00272796"/>
    <w:rsid w:val="002730E3"/>
    <w:rsid w:val="002734B2"/>
    <w:rsid w:val="00273566"/>
    <w:rsid w:val="00274799"/>
    <w:rsid w:val="00275FE9"/>
    <w:rsid w:val="0027603D"/>
    <w:rsid w:val="0027630E"/>
    <w:rsid w:val="00276BC1"/>
    <w:rsid w:val="00277116"/>
    <w:rsid w:val="00277644"/>
    <w:rsid w:val="00280D1F"/>
    <w:rsid w:val="0028231E"/>
    <w:rsid w:val="00282B46"/>
    <w:rsid w:val="00283156"/>
    <w:rsid w:val="002837F9"/>
    <w:rsid w:val="00285297"/>
    <w:rsid w:val="00285DFB"/>
    <w:rsid w:val="0028639F"/>
    <w:rsid w:val="00291130"/>
    <w:rsid w:val="00291D11"/>
    <w:rsid w:val="00292B23"/>
    <w:rsid w:val="00292B5C"/>
    <w:rsid w:val="002930A8"/>
    <w:rsid w:val="00293499"/>
    <w:rsid w:val="002934FB"/>
    <w:rsid w:val="00294453"/>
    <w:rsid w:val="002949B8"/>
    <w:rsid w:val="00294C66"/>
    <w:rsid w:val="00294C92"/>
    <w:rsid w:val="00295017"/>
    <w:rsid w:val="0029699A"/>
    <w:rsid w:val="002973DA"/>
    <w:rsid w:val="0029764B"/>
    <w:rsid w:val="002A0542"/>
    <w:rsid w:val="002A08FA"/>
    <w:rsid w:val="002A09CF"/>
    <w:rsid w:val="002A0B67"/>
    <w:rsid w:val="002A12FA"/>
    <w:rsid w:val="002A1588"/>
    <w:rsid w:val="002A1B8D"/>
    <w:rsid w:val="002A1F23"/>
    <w:rsid w:val="002A2207"/>
    <w:rsid w:val="002A25E5"/>
    <w:rsid w:val="002A3C66"/>
    <w:rsid w:val="002A41FE"/>
    <w:rsid w:val="002A438F"/>
    <w:rsid w:val="002A59BE"/>
    <w:rsid w:val="002A705B"/>
    <w:rsid w:val="002B1145"/>
    <w:rsid w:val="002B114E"/>
    <w:rsid w:val="002B1979"/>
    <w:rsid w:val="002B25C3"/>
    <w:rsid w:val="002B3002"/>
    <w:rsid w:val="002B32B0"/>
    <w:rsid w:val="002B3D65"/>
    <w:rsid w:val="002B4C36"/>
    <w:rsid w:val="002B625E"/>
    <w:rsid w:val="002B6816"/>
    <w:rsid w:val="002B690A"/>
    <w:rsid w:val="002B77AB"/>
    <w:rsid w:val="002C045E"/>
    <w:rsid w:val="002C1ABE"/>
    <w:rsid w:val="002C1CBA"/>
    <w:rsid w:val="002C2006"/>
    <w:rsid w:val="002C21E4"/>
    <w:rsid w:val="002C2A8F"/>
    <w:rsid w:val="002C35BD"/>
    <w:rsid w:val="002C3D7B"/>
    <w:rsid w:val="002C4736"/>
    <w:rsid w:val="002C4ABE"/>
    <w:rsid w:val="002C58D0"/>
    <w:rsid w:val="002C5B7B"/>
    <w:rsid w:val="002C5E5A"/>
    <w:rsid w:val="002C64DF"/>
    <w:rsid w:val="002C7BBC"/>
    <w:rsid w:val="002D01B4"/>
    <w:rsid w:val="002D1F7D"/>
    <w:rsid w:val="002D2159"/>
    <w:rsid w:val="002D21BF"/>
    <w:rsid w:val="002D2C79"/>
    <w:rsid w:val="002D312D"/>
    <w:rsid w:val="002D44E9"/>
    <w:rsid w:val="002D4DDE"/>
    <w:rsid w:val="002D5AF3"/>
    <w:rsid w:val="002D6088"/>
    <w:rsid w:val="002D6558"/>
    <w:rsid w:val="002D67D1"/>
    <w:rsid w:val="002D685F"/>
    <w:rsid w:val="002E04BC"/>
    <w:rsid w:val="002E0AC6"/>
    <w:rsid w:val="002E1C49"/>
    <w:rsid w:val="002E1E09"/>
    <w:rsid w:val="002E27D6"/>
    <w:rsid w:val="002E3A78"/>
    <w:rsid w:val="002E4934"/>
    <w:rsid w:val="002E4F28"/>
    <w:rsid w:val="002E4F73"/>
    <w:rsid w:val="002E5929"/>
    <w:rsid w:val="002E5A1E"/>
    <w:rsid w:val="002E69F1"/>
    <w:rsid w:val="002E71A0"/>
    <w:rsid w:val="002E77DF"/>
    <w:rsid w:val="002E79FE"/>
    <w:rsid w:val="002F0A00"/>
    <w:rsid w:val="002F0A02"/>
    <w:rsid w:val="002F10B6"/>
    <w:rsid w:val="002F240E"/>
    <w:rsid w:val="002F24E0"/>
    <w:rsid w:val="002F2C78"/>
    <w:rsid w:val="002F2D2F"/>
    <w:rsid w:val="002F32C3"/>
    <w:rsid w:val="002F341D"/>
    <w:rsid w:val="002F5387"/>
    <w:rsid w:val="002F5EE4"/>
    <w:rsid w:val="002F624D"/>
    <w:rsid w:val="00301F88"/>
    <w:rsid w:val="0030271D"/>
    <w:rsid w:val="00303195"/>
    <w:rsid w:val="003032AF"/>
    <w:rsid w:val="0030556B"/>
    <w:rsid w:val="00305B7E"/>
    <w:rsid w:val="00306F1E"/>
    <w:rsid w:val="003078A5"/>
    <w:rsid w:val="00307B21"/>
    <w:rsid w:val="00310ABD"/>
    <w:rsid w:val="00310C4C"/>
    <w:rsid w:val="003129E7"/>
    <w:rsid w:val="00312E88"/>
    <w:rsid w:val="0031425A"/>
    <w:rsid w:val="003142E7"/>
    <w:rsid w:val="00315747"/>
    <w:rsid w:val="003173F1"/>
    <w:rsid w:val="00317EF5"/>
    <w:rsid w:val="003208B3"/>
    <w:rsid w:val="00320C4E"/>
    <w:rsid w:val="00320F5B"/>
    <w:rsid w:val="00321A8D"/>
    <w:rsid w:val="00321D48"/>
    <w:rsid w:val="00322D60"/>
    <w:rsid w:val="0032465C"/>
    <w:rsid w:val="003250E4"/>
    <w:rsid w:val="00326909"/>
    <w:rsid w:val="00326BD7"/>
    <w:rsid w:val="003270F4"/>
    <w:rsid w:val="00327E54"/>
    <w:rsid w:val="00332EE0"/>
    <w:rsid w:val="003341ED"/>
    <w:rsid w:val="00335F41"/>
    <w:rsid w:val="00336F76"/>
    <w:rsid w:val="0033775C"/>
    <w:rsid w:val="00340065"/>
    <w:rsid w:val="003416F9"/>
    <w:rsid w:val="00344045"/>
    <w:rsid w:val="003462B0"/>
    <w:rsid w:val="0034689B"/>
    <w:rsid w:val="00347255"/>
    <w:rsid w:val="00350917"/>
    <w:rsid w:val="00351052"/>
    <w:rsid w:val="00351259"/>
    <w:rsid w:val="0035165B"/>
    <w:rsid w:val="00351D4B"/>
    <w:rsid w:val="00353564"/>
    <w:rsid w:val="00353933"/>
    <w:rsid w:val="003544C2"/>
    <w:rsid w:val="00354D62"/>
    <w:rsid w:val="00354DB5"/>
    <w:rsid w:val="00354F5E"/>
    <w:rsid w:val="00355138"/>
    <w:rsid w:val="00355D4A"/>
    <w:rsid w:val="00356A06"/>
    <w:rsid w:val="00357056"/>
    <w:rsid w:val="003572E5"/>
    <w:rsid w:val="003578D1"/>
    <w:rsid w:val="00357A62"/>
    <w:rsid w:val="0036189E"/>
    <w:rsid w:val="0036202E"/>
    <w:rsid w:val="003632FF"/>
    <w:rsid w:val="00364148"/>
    <w:rsid w:val="00364EBB"/>
    <w:rsid w:val="00366CCE"/>
    <w:rsid w:val="0036750F"/>
    <w:rsid w:val="00367D2E"/>
    <w:rsid w:val="0037163A"/>
    <w:rsid w:val="003716E1"/>
    <w:rsid w:val="0037367C"/>
    <w:rsid w:val="003752F3"/>
    <w:rsid w:val="00375FAD"/>
    <w:rsid w:val="00377041"/>
    <w:rsid w:val="003771E4"/>
    <w:rsid w:val="0037744C"/>
    <w:rsid w:val="00377C60"/>
    <w:rsid w:val="0038019F"/>
    <w:rsid w:val="003802CA"/>
    <w:rsid w:val="00380540"/>
    <w:rsid w:val="00380625"/>
    <w:rsid w:val="0038182E"/>
    <w:rsid w:val="0038312F"/>
    <w:rsid w:val="003835E7"/>
    <w:rsid w:val="003867C1"/>
    <w:rsid w:val="00386BC9"/>
    <w:rsid w:val="003870DD"/>
    <w:rsid w:val="00387D55"/>
    <w:rsid w:val="0039010C"/>
    <w:rsid w:val="00390EA2"/>
    <w:rsid w:val="00392696"/>
    <w:rsid w:val="0039368A"/>
    <w:rsid w:val="00393AF9"/>
    <w:rsid w:val="00393B05"/>
    <w:rsid w:val="00394C9D"/>
    <w:rsid w:val="00394F9A"/>
    <w:rsid w:val="0039648E"/>
    <w:rsid w:val="00396D08"/>
    <w:rsid w:val="00396DE8"/>
    <w:rsid w:val="00397082"/>
    <w:rsid w:val="00397203"/>
    <w:rsid w:val="0039750D"/>
    <w:rsid w:val="00397CAF"/>
    <w:rsid w:val="003A058D"/>
    <w:rsid w:val="003A1224"/>
    <w:rsid w:val="003A1D6D"/>
    <w:rsid w:val="003A247F"/>
    <w:rsid w:val="003A3F61"/>
    <w:rsid w:val="003A62B5"/>
    <w:rsid w:val="003A65BA"/>
    <w:rsid w:val="003A66F0"/>
    <w:rsid w:val="003A6DBC"/>
    <w:rsid w:val="003A6E76"/>
    <w:rsid w:val="003B32F5"/>
    <w:rsid w:val="003B380E"/>
    <w:rsid w:val="003B3CEF"/>
    <w:rsid w:val="003B445D"/>
    <w:rsid w:val="003B4502"/>
    <w:rsid w:val="003B5D5D"/>
    <w:rsid w:val="003B5D8B"/>
    <w:rsid w:val="003B76E6"/>
    <w:rsid w:val="003B78EE"/>
    <w:rsid w:val="003B7D48"/>
    <w:rsid w:val="003C0F97"/>
    <w:rsid w:val="003C3C20"/>
    <w:rsid w:val="003C4D44"/>
    <w:rsid w:val="003C5398"/>
    <w:rsid w:val="003C545A"/>
    <w:rsid w:val="003C6F6E"/>
    <w:rsid w:val="003C70D2"/>
    <w:rsid w:val="003C72F8"/>
    <w:rsid w:val="003D00C2"/>
    <w:rsid w:val="003D07EA"/>
    <w:rsid w:val="003D1542"/>
    <w:rsid w:val="003D19FC"/>
    <w:rsid w:val="003D1F74"/>
    <w:rsid w:val="003D466B"/>
    <w:rsid w:val="003D4D20"/>
    <w:rsid w:val="003D6413"/>
    <w:rsid w:val="003D68A6"/>
    <w:rsid w:val="003E0C5B"/>
    <w:rsid w:val="003E1267"/>
    <w:rsid w:val="003E18B5"/>
    <w:rsid w:val="003E2D83"/>
    <w:rsid w:val="003E3DE7"/>
    <w:rsid w:val="003E3EE0"/>
    <w:rsid w:val="003E4010"/>
    <w:rsid w:val="003E5225"/>
    <w:rsid w:val="003E736B"/>
    <w:rsid w:val="003F037C"/>
    <w:rsid w:val="003F0E89"/>
    <w:rsid w:val="003F4959"/>
    <w:rsid w:val="003F54FB"/>
    <w:rsid w:val="003F585C"/>
    <w:rsid w:val="003F5A26"/>
    <w:rsid w:val="003F5C0D"/>
    <w:rsid w:val="003F639E"/>
    <w:rsid w:val="003F77F3"/>
    <w:rsid w:val="0040075C"/>
    <w:rsid w:val="00400DD8"/>
    <w:rsid w:val="00400FEA"/>
    <w:rsid w:val="00401350"/>
    <w:rsid w:val="00401528"/>
    <w:rsid w:val="00402C18"/>
    <w:rsid w:val="00402C79"/>
    <w:rsid w:val="00402CD1"/>
    <w:rsid w:val="0040416B"/>
    <w:rsid w:val="00405658"/>
    <w:rsid w:val="004069E5"/>
    <w:rsid w:val="00412349"/>
    <w:rsid w:val="00414FCD"/>
    <w:rsid w:val="0041507D"/>
    <w:rsid w:val="00415853"/>
    <w:rsid w:val="00417323"/>
    <w:rsid w:val="00417BB1"/>
    <w:rsid w:val="00417FA3"/>
    <w:rsid w:val="004232AA"/>
    <w:rsid w:val="00423462"/>
    <w:rsid w:val="0042629B"/>
    <w:rsid w:val="00426543"/>
    <w:rsid w:val="00426998"/>
    <w:rsid w:val="00426AA5"/>
    <w:rsid w:val="00427541"/>
    <w:rsid w:val="004302ED"/>
    <w:rsid w:val="00430394"/>
    <w:rsid w:val="00431482"/>
    <w:rsid w:val="004316B3"/>
    <w:rsid w:val="00431AC9"/>
    <w:rsid w:val="00432226"/>
    <w:rsid w:val="00432361"/>
    <w:rsid w:val="00432FEC"/>
    <w:rsid w:val="00433F84"/>
    <w:rsid w:val="004346A1"/>
    <w:rsid w:val="00434EAD"/>
    <w:rsid w:val="00436317"/>
    <w:rsid w:val="00436847"/>
    <w:rsid w:val="0043714C"/>
    <w:rsid w:val="00437D76"/>
    <w:rsid w:val="00441BFF"/>
    <w:rsid w:val="00441C23"/>
    <w:rsid w:val="004431B9"/>
    <w:rsid w:val="00444263"/>
    <w:rsid w:val="004444F8"/>
    <w:rsid w:val="00445523"/>
    <w:rsid w:val="00446058"/>
    <w:rsid w:val="00446996"/>
    <w:rsid w:val="00451871"/>
    <w:rsid w:val="00452A42"/>
    <w:rsid w:val="0045360A"/>
    <w:rsid w:val="0045394E"/>
    <w:rsid w:val="00454674"/>
    <w:rsid w:val="004547CA"/>
    <w:rsid w:val="00454B1B"/>
    <w:rsid w:val="0045503C"/>
    <w:rsid w:val="004561EE"/>
    <w:rsid w:val="00456F1A"/>
    <w:rsid w:val="0045798F"/>
    <w:rsid w:val="00460BC3"/>
    <w:rsid w:val="00460C1E"/>
    <w:rsid w:val="004628F7"/>
    <w:rsid w:val="00462F80"/>
    <w:rsid w:val="004651A3"/>
    <w:rsid w:val="0046559B"/>
    <w:rsid w:val="004655D8"/>
    <w:rsid w:val="00467C21"/>
    <w:rsid w:val="00470755"/>
    <w:rsid w:val="00470994"/>
    <w:rsid w:val="00471018"/>
    <w:rsid w:val="00474B61"/>
    <w:rsid w:val="0047548A"/>
    <w:rsid w:val="00475BA7"/>
    <w:rsid w:val="00476D4A"/>
    <w:rsid w:val="00477028"/>
    <w:rsid w:val="00477CA8"/>
    <w:rsid w:val="00477EDB"/>
    <w:rsid w:val="00481988"/>
    <w:rsid w:val="004835E3"/>
    <w:rsid w:val="0048363D"/>
    <w:rsid w:val="00483921"/>
    <w:rsid w:val="00483D6C"/>
    <w:rsid w:val="00485851"/>
    <w:rsid w:val="00485B8D"/>
    <w:rsid w:val="00486578"/>
    <w:rsid w:val="00486B38"/>
    <w:rsid w:val="00486B39"/>
    <w:rsid w:val="0049098B"/>
    <w:rsid w:val="00490CED"/>
    <w:rsid w:val="00491FB8"/>
    <w:rsid w:val="00493053"/>
    <w:rsid w:val="0049359C"/>
    <w:rsid w:val="0049435B"/>
    <w:rsid w:val="00494F62"/>
    <w:rsid w:val="00495318"/>
    <w:rsid w:val="00495880"/>
    <w:rsid w:val="00495C60"/>
    <w:rsid w:val="00495D30"/>
    <w:rsid w:val="00497989"/>
    <w:rsid w:val="004A00EE"/>
    <w:rsid w:val="004A09A8"/>
    <w:rsid w:val="004A3490"/>
    <w:rsid w:val="004A3C76"/>
    <w:rsid w:val="004A3EE8"/>
    <w:rsid w:val="004A406B"/>
    <w:rsid w:val="004A4211"/>
    <w:rsid w:val="004A45EC"/>
    <w:rsid w:val="004A46B7"/>
    <w:rsid w:val="004A4BD6"/>
    <w:rsid w:val="004A638B"/>
    <w:rsid w:val="004A7534"/>
    <w:rsid w:val="004B0089"/>
    <w:rsid w:val="004B344E"/>
    <w:rsid w:val="004B65C2"/>
    <w:rsid w:val="004B66C9"/>
    <w:rsid w:val="004B74DC"/>
    <w:rsid w:val="004C087F"/>
    <w:rsid w:val="004C2AC8"/>
    <w:rsid w:val="004C325F"/>
    <w:rsid w:val="004C3904"/>
    <w:rsid w:val="004C40E6"/>
    <w:rsid w:val="004C62C2"/>
    <w:rsid w:val="004C725E"/>
    <w:rsid w:val="004D0C66"/>
    <w:rsid w:val="004D1A41"/>
    <w:rsid w:val="004D1AA2"/>
    <w:rsid w:val="004D1E73"/>
    <w:rsid w:val="004D2012"/>
    <w:rsid w:val="004D22F7"/>
    <w:rsid w:val="004D39A5"/>
    <w:rsid w:val="004D3E0C"/>
    <w:rsid w:val="004D434D"/>
    <w:rsid w:val="004D51DC"/>
    <w:rsid w:val="004E1332"/>
    <w:rsid w:val="004E14CD"/>
    <w:rsid w:val="004E192C"/>
    <w:rsid w:val="004E2C59"/>
    <w:rsid w:val="004E36EC"/>
    <w:rsid w:val="004E4EFB"/>
    <w:rsid w:val="004E6B69"/>
    <w:rsid w:val="004E7BFE"/>
    <w:rsid w:val="004F08D9"/>
    <w:rsid w:val="004F0B24"/>
    <w:rsid w:val="004F0B88"/>
    <w:rsid w:val="004F1E1D"/>
    <w:rsid w:val="004F2268"/>
    <w:rsid w:val="004F2351"/>
    <w:rsid w:val="004F34AA"/>
    <w:rsid w:val="004F38C4"/>
    <w:rsid w:val="004F3A87"/>
    <w:rsid w:val="004F4E51"/>
    <w:rsid w:val="004F5B2B"/>
    <w:rsid w:val="004F64AC"/>
    <w:rsid w:val="004F6623"/>
    <w:rsid w:val="004F6999"/>
    <w:rsid w:val="004F7FDF"/>
    <w:rsid w:val="00500708"/>
    <w:rsid w:val="0050278A"/>
    <w:rsid w:val="00502C4F"/>
    <w:rsid w:val="00503CCB"/>
    <w:rsid w:val="00503D07"/>
    <w:rsid w:val="0050652C"/>
    <w:rsid w:val="0050729E"/>
    <w:rsid w:val="0051076F"/>
    <w:rsid w:val="00510BD1"/>
    <w:rsid w:val="005110FB"/>
    <w:rsid w:val="0051125D"/>
    <w:rsid w:val="005112AD"/>
    <w:rsid w:val="005127C9"/>
    <w:rsid w:val="005134C9"/>
    <w:rsid w:val="00513692"/>
    <w:rsid w:val="00513BD4"/>
    <w:rsid w:val="005162ED"/>
    <w:rsid w:val="00517C03"/>
    <w:rsid w:val="005204E0"/>
    <w:rsid w:val="00520D98"/>
    <w:rsid w:val="005215EE"/>
    <w:rsid w:val="00521863"/>
    <w:rsid w:val="0052240B"/>
    <w:rsid w:val="00523A5E"/>
    <w:rsid w:val="00523B7D"/>
    <w:rsid w:val="00524BE8"/>
    <w:rsid w:val="00525C27"/>
    <w:rsid w:val="005266FB"/>
    <w:rsid w:val="00526DA3"/>
    <w:rsid w:val="0052736A"/>
    <w:rsid w:val="00527D65"/>
    <w:rsid w:val="0053313F"/>
    <w:rsid w:val="0053327B"/>
    <w:rsid w:val="005356DD"/>
    <w:rsid w:val="00535C37"/>
    <w:rsid w:val="00535DBF"/>
    <w:rsid w:val="00535E2D"/>
    <w:rsid w:val="005372BE"/>
    <w:rsid w:val="00537E59"/>
    <w:rsid w:val="0054028D"/>
    <w:rsid w:val="00540F32"/>
    <w:rsid w:val="005425FB"/>
    <w:rsid w:val="00542744"/>
    <w:rsid w:val="00543331"/>
    <w:rsid w:val="00543926"/>
    <w:rsid w:val="00543996"/>
    <w:rsid w:val="00543BBB"/>
    <w:rsid w:val="005448D2"/>
    <w:rsid w:val="0054567A"/>
    <w:rsid w:val="00547089"/>
    <w:rsid w:val="005473B7"/>
    <w:rsid w:val="00550BEF"/>
    <w:rsid w:val="00550F01"/>
    <w:rsid w:val="00552850"/>
    <w:rsid w:val="005531EA"/>
    <w:rsid w:val="00553A6F"/>
    <w:rsid w:val="00554953"/>
    <w:rsid w:val="00554F60"/>
    <w:rsid w:val="00555068"/>
    <w:rsid w:val="00557AE5"/>
    <w:rsid w:val="00560C5C"/>
    <w:rsid w:val="00560EAD"/>
    <w:rsid w:val="00561C63"/>
    <w:rsid w:val="00562402"/>
    <w:rsid w:val="00562AFC"/>
    <w:rsid w:val="00563A0E"/>
    <w:rsid w:val="00564611"/>
    <w:rsid w:val="00564897"/>
    <w:rsid w:val="00565581"/>
    <w:rsid w:val="00567AAF"/>
    <w:rsid w:val="00570D40"/>
    <w:rsid w:val="00570DD0"/>
    <w:rsid w:val="005712B0"/>
    <w:rsid w:val="00572556"/>
    <w:rsid w:val="00573AB5"/>
    <w:rsid w:val="00573BF8"/>
    <w:rsid w:val="00573F0C"/>
    <w:rsid w:val="005743EB"/>
    <w:rsid w:val="00574B94"/>
    <w:rsid w:val="00574BC9"/>
    <w:rsid w:val="00574CCB"/>
    <w:rsid w:val="00575E62"/>
    <w:rsid w:val="005767A8"/>
    <w:rsid w:val="00577A0C"/>
    <w:rsid w:val="00580067"/>
    <w:rsid w:val="0058122F"/>
    <w:rsid w:val="00582BE6"/>
    <w:rsid w:val="00583537"/>
    <w:rsid w:val="00584D66"/>
    <w:rsid w:val="00585344"/>
    <w:rsid w:val="00585859"/>
    <w:rsid w:val="00585A9C"/>
    <w:rsid w:val="00585EA2"/>
    <w:rsid w:val="005863CC"/>
    <w:rsid w:val="0058764D"/>
    <w:rsid w:val="0059081F"/>
    <w:rsid w:val="00591782"/>
    <w:rsid w:val="00592BB0"/>
    <w:rsid w:val="00596692"/>
    <w:rsid w:val="00597314"/>
    <w:rsid w:val="005A070E"/>
    <w:rsid w:val="005A1841"/>
    <w:rsid w:val="005A2CEB"/>
    <w:rsid w:val="005A3CA7"/>
    <w:rsid w:val="005A4061"/>
    <w:rsid w:val="005A407F"/>
    <w:rsid w:val="005A4C50"/>
    <w:rsid w:val="005A550D"/>
    <w:rsid w:val="005A63D9"/>
    <w:rsid w:val="005A6938"/>
    <w:rsid w:val="005A69EC"/>
    <w:rsid w:val="005A6BB5"/>
    <w:rsid w:val="005A7877"/>
    <w:rsid w:val="005B033C"/>
    <w:rsid w:val="005B073B"/>
    <w:rsid w:val="005B0FAE"/>
    <w:rsid w:val="005B14CF"/>
    <w:rsid w:val="005B297F"/>
    <w:rsid w:val="005B3456"/>
    <w:rsid w:val="005B359F"/>
    <w:rsid w:val="005B4655"/>
    <w:rsid w:val="005B5262"/>
    <w:rsid w:val="005B5E67"/>
    <w:rsid w:val="005B62B8"/>
    <w:rsid w:val="005B6C39"/>
    <w:rsid w:val="005B6DB7"/>
    <w:rsid w:val="005B6DC6"/>
    <w:rsid w:val="005B713F"/>
    <w:rsid w:val="005B73BE"/>
    <w:rsid w:val="005B77B8"/>
    <w:rsid w:val="005C0161"/>
    <w:rsid w:val="005C02FE"/>
    <w:rsid w:val="005C0FB0"/>
    <w:rsid w:val="005C11DD"/>
    <w:rsid w:val="005C2186"/>
    <w:rsid w:val="005C2634"/>
    <w:rsid w:val="005C2B0E"/>
    <w:rsid w:val="005C31B4"/>
    <w:rsid w:val="005C31C9"/>
    <w:rsid w:val="005C36E4"/>
    <w:rsid w:val="005C3704"/>
    <w:rsid w:val="005C6341"/>
    <w:rsid w:val="005C6470"/>
    <w:rsid w:val="005C6E9A"/>
    <w:rsid w:val="005D02BC"/>
    <w:rsid w:val="005D0BBA"/>
    <w:rsid w:val="005D15A5"/>
    <w:rsid w:val="005D3FE6"/>
    <w:rsid w:val="005D4361"/>
    <w:rsid w:val="005D5CB8"/>
    <w:rsid w:val="005D5EE2"/>
    <w:rsid w:val="005D7238"/>
    <w:rsid w:val="005D73CB"/>
    <w:rsid w:val="005E006D"/>
    <w:rsid w:val="005E091F"/>
    <w:rsid w:val="005E1C26"/>
    <w:rsid w:val="005E428D"/>
    <w:rsid w:val="005E4D06"/>
    <w:rsid w:val="005E51C9"/>
    <w:rsid w:val="005E5CA5"/>
    <w:rsid w:val="005E5F02"/>
    <w:rsid w:val="005E60AA"/>
    <w:rsid w:val="005F0598"/>
    <w:rsid w:val="005F0791"/>
    <w:rsid w:val="005F0C43"/>
    <w:rsid w:val="005F25B9"/>
    <w:rsid w:val="005F290C"/>
    <w:rsid w:val="005F3A71"/>
    <w:rsid w:val="005F5B84"/>
    <w:rsid w:val="005F650F"/>
    <w:rsid w:val="005F6803"/>
    <w:rsid w:val="005F7609"/>
    <w:rsid w:val="00602180"/>
    <w:rsid w:val="006025EA"/>
    <w:rsid w:val="00602BD1"/>
    <w:rsid w:val="0060357A"/>
    <w:rsid w:val="00603C9B"/>
    <w:rsid w:val="00603F5C"/>
    <w:rsid w:val="006043A2"/>
    <w:rsid w:val="006046B0"/>
    <w:rsid w:val="0060508A"/>
    <w:rsid w:val="0060534A"/>
    <w:rsid w:val="00605413"/>
    <w:rsid w:val="00605490"/>
    <w:rsid w:val="0060710C"/>
    <w:rsid w:val="006071E7"/>
    <w:rsid w:val="0060794D"/>
    <w:rsid w:val="00610B92"/>
    <w:rsid w:val="00610CBD"/>
    <w:rsid w:val="00610FFE"/>
    <w:rsid w:val="006123B5"/>
    <w:rsid w:val="00612BF3"/>
    <w:rsid w:val="00613706"/>
    <w:rsid w:val="00614088"/>
    <w:rsid w:val="00615EAF"/>
    <w:rsid w:val="006160EE"/>
    <w:rsid w:val="0061749B"/>
    <w:rsid w:val="006177CB"/>
    <w:rsid w:val="00617967"/>
    <w:rsid w:val="00620DA4"/>
    <w:rsid w:val="00621D8C"/>
    <w:rsid w:val="006231A5"/>
    <w:rsid w:val="006235F3"/>
    <w:rsid w:val="00624C98"/>
    <w:rsid w:val="0062508E"/>
    <w:rsid w:val="0063082A"/>
    <w:rsid w:val="006308BF"/>
    <w:rsid w:val="006314C9"/>
    <w:rsid w:val="00631B65"/>
    <w:rsid w:val="00632955"/>
    <w:rsid w:val="0063334A"/>
    <w:rsid w:val="006344D4"/>
    <w:rsid w:val="006357C1"/>
    <w:rsid w:val="00635A32"/>
    <w:rsid w:val="00636AC1"/>
    <w:rsid w:val="00637AF2"/>
    <w:rsid w:val="00637C27"/>
    <w:rsid w:val="00637F2B"/>
    <w:rsid w:val="00637F6B"/>
    <w:rsid w:val="00641BF1"/>
    <w:rsid w:val="00642435"/>
    <w:rsid w:val="006425DA"/>
    <w:rsid w:val="00643191"/>
    <w:rsid w:val="00643641"/>
    <w:rsid w:val="00643E88"/>
    <w:rsid w:val="006443F9"/>
    <w:rsid w:val="00644639"/>
    <w:rsid w:val="006450C2"/>
    <w:rsid w:val="006452BC"/>
    <w:rsid w:val="00645303"/>
    <w:rsid w:val="006457DB"/>
    <w:rsid w:val="00645EE0"/>
    <w:rsid w:val="0064718E"/>
    <w:rsid w:val="00647206"/>
    <w:rsid w:val="00647763"/>
    <w:rsid w:val="0064799D"/>
    <w:rsid w:val="00650B87"/>
    <w:rsid w:val="00650C45"/>
    <w:rsid w:val="0065104C"/>
    <w:rsid w:val="00652D01"/>
    <w:rsid w:val="00652D12"/>
    <w:rsid w:val="006545B8"/>
    <w:rsid w:val="00654FD8"/>
    <w:rsid w:val="006564EB"/>
    <w:rsid w:val="00656579"/>
    <w:rsid w:val="0065707B"/>
    <w:rsid w:val="00657384"/>
    <w:rsid w:val="00657ADD"/>
    <w:rsid w:val="00657DB0"/>
    <w:rsid w:val="006613D8"/>
    <w:rsid w:val="00661FBB"/>
    <w:rsid w:val="006622AD"/>
    <w:rsid w:val="0066237C"/>
    <w:rsid w:val="006628CD"/>
    <w:rsid w:val="00662BAE"/>
    <w:rsid w:val="006637AC"/>
    <w:rsid w:val="00663A40"/>
    <w:rsid w:val="00664387"/>
    <w:rsid w:val="006645F8"/>
    <w:rsid w:val="006646F6"/>
    <w:rsid w:val="00664C5D"/>
    <w:rsid w:val="00664CA7"/>
    <w:rsid w:val="006654C6"/>
    <w:rsid w:val="00666333"/>
    <w:rsid w:val="00666B6A"/>
    <w:rsid w:val="00666F3D"/>
    <w:rsid w:val="00671479"/>
    <w:rsid w:val="0067263F"/>
    <w:rsid w:val="00672AEF"/>
    <w:rsid w:val="006742C1"/>
    <w:rsid w:val="0067440D"/>
    <w:rsid w:val="006779ED"/>
    <w:rsid w:val="00680ABA"/>
    <w:rsid w:val="0068334C"/>
    <w:rsid w:val="006834B2"/>
    <w:rsid w:val="00684F81"/>
    <w:rsid w:val="006855F6"/>
    <w:rsid w:val="00685FB0"/>
    <w:rsid w:val="00686669"/>
    <w:rsid w:val="00686740"/>
    <w:rsid w:val="006875A1"/>
    <w:rsid w:val="00687E1E"/>
    <w:rsid w:val="00690F45"/>
    <w:rsid w:val="00691416"/>
    <w:rsid w:val="00692DD5"/>
    <w:rsid w:val="006936A9"/>
    <w:rsid w:val="00694CBF"/>
    <w:rsid w:val="006954DB"/>
    <w:rsid w:val="00695C20"/>
    <w:rsid w:val="00695C4D"/>
    <w:rsid w:val="00695E1C"/>
    <w:rsid w:val="00697B4B"/>
    <w:rsid w:val="00697B61"/>
    <w:rsid w:val="006A04C7"/>
    <w:rsid w:val="006A1285"/>
    <w:rsid w:val="006A1636"/>
    <w:rsid w:val="006A1887"/>
    <w:rsid w:val="006A1D97"/>
    <w:rsid w:val="006A215B"/>
    <w:rsid w:val="006A2D2E"/>
    <w:rsid w:val="006A43C5"/>
    <w:rsid w:val="006A6083"/>
    <w:rsid w:val="006A7DD3"/>
    <w:rsid w:val="006B04F2"/>
    <w:rsid w:val="006B3A0D"/>
    <w:rsid w:val="006B670E"/>
    <w:rsid w:val="006C2133"/>
    <w:rsid w:val="006C367C"/>
    <w:rsid w:val="006C56C6"/>
    <w:rsid w:val="006C6C2D"/>
    <w:rsid w:val="006C7969"/>
    <w:rsid w:val="006C7D04"/>
    <w:rsid w:val="006D059F"/>
    <w:rsid w:val="006D0B37"/>
    <w:rsid w:val="006D21BC"/>
    <w:rsid w:val="006D3829"/>
    <w:rsid w:val="006D3ED5"/>
    <w:rsid w:val="006D53A1"/>
    <w:rsid w:val="006D66D3"/>
    <w:rsid w:val="006D7210"/>
    <w:rsid w:val="006D74AA"/>
    <w:rsid w:val="006D7FF5"/>
    <w:rsid w:val="006E0837"/>
    <w:rsid w:val="006E0FE7"/>
    <w:rsid w:val="006E46A5"/>
    <w:rsid w:val="006E499A"/>
    <w:rsid w:val="006E7D0F"/>
    <w:rsid w:val="006E7FEC"/>
    <w:rsid w:val="006F01FF"/>
    <w:rsid w:val="006F228A"/>
    <w:rsid w:val="006F5B89"/>
    <w:rsid w:val="006F7A86"/>
    <w:rsid w:val="007007B6"/>
    <w:rsid w:val="00701535"/>
    <w:rsid w:val="00703F80"/>
    <w:rsid w:val="007056FA"/>
    <w:rsid w:val="00705A33"/>
    <w:rsid w:val="007061C6"/>
    <w:rsid w:val="007066F6"/>
    <w:rsid w:val="00707C0F"/>
    <w:rsid w:val="0071087B"/>
    <w:rsid w:val="0071091B"/>
    <w:rsid w:val="00710E06"/>
    <w:rsid w:val="00711A9F"/>
    <w:rsid w:val="00711AEE"/>
    <w:rsid w:val="007129F8"/>
    <w:rsid w:val="00713294"/>
    <w:rsid w:val="00713312"/>
    <w:rsid w:val="00714BF3"/>
    <w:rsid w:val="007151A4"/>
    <w:rsid w:val="0071548A"/>
    <w:rsid w:val="0071569F"/>
    <w:rsid w:val="0071604B"/>
    <w:rsid w:val="007166B3"/>
    <w:rsid w:val="0071685D"/>
    <w:rsid w:val="007179A5"/>
    <w:rsid w:val="00720ADF"/>
    <w:rsid w:val="007217B9"/>
    <w:rsid w:val="007228EC"/>
    <w:rsid w:val="00723294"/>
    <w:rsid w:val="007254EF"/>
    <w:rsid w:val="00725570"/>
    <w:rsid w:val="00725B15"/>
    <w:rsid w:val="007260F1"/>
    <w:rsid w:val="00726F84"/>
    <w:rsid w:val="0073174C"/>
    <w:rsid w:val="0073273E"/>
    <w:rsid w:val="00735166"/>
    <w:rsid w:val="007355E7"/>
    <w:rsid w:val="00735DCF"/>
    <w:rsid w:val="007401D6"/>
    <w:rsid w:val="007415D1"/>
    <w:rsid w:val="0074259D"/>
    <w:rsid w:val="00742768"/>
    <w:rsid w:val="0074317B"/>
    <w:rsid w:val="007439BD"/>
    <w:rsid w:val="00744129"/>
    <w:rsid w:val="007441DD"/>
    <w:rsid w:val="007441E2"/>
    <w:rsid w:val="00745050"/>
    <w:rsid w:val="007453A1"/>
    <w:rsid w:val="00746203"/>
    <w:rsid w:val="00746932"/>
    <w:rsid w:val="0074720A"/>
    <w:rsid w:val="00747EBE"/>
    <w:rsid w:val="00750465"/>
    <w:rsid w:val="00751740"/>
    <w:rsid w:val="00751CA7"/>
    <w:rsid w:val="00752E64"/>
    <w:rsid w:val="00753B6E"/>
    <w:rsid w:val="00754043"/>
    <w:rsid w:val="00754584"/>
    <w:rsid w:val="0075470E"/>
    <w:rsid w:val="00755767"/>
    <w:rsid w:val="00755D5D"/>
    <w:rsid w:val="007568C1"/>
    <w:rsid w:val="00762793"/>
    <w:rsid w:val="00764583"/>
    <w:rsid w:val="00764989"/>
    <w:rsid w:val="00764AC3"/>
    <w:rsid w:val="0076645A"/>
    <w:rsid w:val="00766859"/>
    <w:rsid w:val="00766FFC"/>
    <w:rsid w:val="00770A05"/>
    <w:rsid w:val="00772596"/>
    <w:rsid w:val="00772E4B"/>
    <w:rsid w:val="00774202"/>
    <w:rsid w:val="00774B01"/>
    <w:rsid w:val="00775112"/>
    <w:rsid w:val="007760FD"/>
    <w:rsid w:val="0077683B"/>
    <w:rsid w:val="00777AEF"/>
    <w:rsid w:val="0078017B"/>
    <w:rsid w:val="007803D8"/>
    <w:rsid w:val="007811CA"/>
    <w:rsid w:val="00783141"/>
    <w:rsid w:val="00783B2A"/>
    <w:rsid w:val="007852D7"/>
    <w:rsid w:val="00785519"/>
    <w:rsid w:val="007859A8"/>
    <w:rsid w:val="00785D9D"/>
    <w:rsid w:val="0078714F"/>
    <w:rsid w:val="0079003D"/>
    <w:rsid w:val="00790831"/>
    <w:rsid w:val="00792B2A"/>
    <w:rsid w:val="0079309A"/>
    <w:rsid w:val="00793F9B"/>
    <w:rsid w:val="00795074"/>
    <w:rsid w:val="0079557A"/>
    <w:rsid w:val="007965D0"/>
    <w:rsid w:val="00796A2C"/>
    <w:rsid w:val="007977CB"/>
    <w:rsid w:val="0079792A"/>
    <w:rsid w:val="00797F74"/>
    <w:rsid w:val="007A01C8"/>
    <w:rsid w:val="007A0EBE"/>
    <w:rsid w:val="007A0FD1"/>
    <w:rsid w:val="007A2E5E"/>
    <w:rsid w:val="007A32F8"/>
    <w:rsid w:val="007A338A"/>
    <w:rsid w:val="007A3936"/>
    <w:rsid w:val="007A4BE2"/>
    <w:rsid w:val="007A4C09"/>
    <w:rsid w:val="007A5008"/>
    <w:rsid w:val="007A5725"/>
    <w:rsid w:val="007A5803"/>
    <w:rsid w:val="007A59AA"/>
    <w:rsid w:val="007A5CAA"/>
    <w:rsid w:val="007A65FC"/>
    <w:rsid w:val="007A6EE1"/>
    <w:rsid w:val="007A70B9"/>
    <w:rsid w:val="007B0591"/>
    <w:rsid w:val="007B20D7"/>
    <w:rsid w:val="007B2AD2"/>
    <w:rsid w:val="007B38A8"/>
    <w:rsid w:val="007B4333"/>
    <w:rsid w:val="007B49F4"/>
    <w:rsid w:val="007B4CCE"/>
    <w:rsid w:val="007B642E"/>
    <w:rsid w:val="007C05DF"/>
    <w:rsid w:val="007C10FC"/>
    <w:rsid w:val="007C1193"/>
    <w:rsid w:val="007C12F7"/>
    <w:rsid w:val="007C17E2"/>
    <w:rsid w:val="007C293E"/>
    <w:rsid w:val="007C2D9F"/>
    <w:rsid w:val="007C31B5"/>
    <w:rsid w:val="007C37FF"/>
    <w:rsid w:val="007C4831"/>
    <w:rsid w:val="007C49EF"/>
    <w:rsid w:val="007C4BD5"/>
    <w:rsid w:val="007C4F95"/>
    <w:rsid w:val="007C503E"/>
    <w:rsid w:val="007C5ED7"/>
    <w:rsid w:val="007C7BC4"/>
    <w:rsid w:val="007D06AC"/>
    <w:rsid w:val="007D0F8D"/>
    <w:rsid w:val="007D306D"/>
    <w:rsid w:val="007D3141"/>
    <w:rsid w:val="007D39FF"/>
    <w:rsid w:val="007D4D52"/>
    <w:rsid w:val="007D6526"/>
    <w:rsid w:val="007E0579"/>
    <w:rsid w:val="007E07D0"/>
    <w:rsid w:val="007E16E5"/>
    <w:rsid w:val="007E1870"/>
    <w:rsid w:val="007E3B9F"/>
    <w:rsid w:val="007E3DC6"/>
    <w:rsid w:val="007E50E4"/>
    <w:rsid w:val="007E6724"/>
    <w:rsid w:val="007E6AD3"/>
    <w:rsid w:val="007E7389"/>
    <w:rsid w:val="007E74AC"/>
    <w:rsid w:val="007E79E1"/>
    <w:rsid w:val="007F0873"/>
    <w:rsid w:val="007F230F"/>
    <w:rsid w:val="007F25C8"/>
    <w:rsid w:val="007F4284"/>
    <w:rsid w:val="007F42CC"/>
    <w:rsid w:val="007F42D8"/>
    <w:rsid w:val="007F4984"/>
    <w:rsid w:val="007F5643"/>
    <w:rsid w:val="007F6B73"/>
    <w:rsid w:val="007F6F62"/>
    <w:rsid w:val="007F7399"/>
    <w:rsid w:val="008001F3"/>
    <w:rsid w:val="00802137"/>
    <w:rsid w:val="008027F1"/>
    <w:rsid w:val="00802C99"/>
    <w:rsid w:val="00802D93"/>
    <w:rsid w:val="00803045"/>
    <w:rsid w:val="0080368C"/>
    <w:rsid w:val="0080370A"/>
    <w:rsid w:val="00803FE4"/>
    <w:rsid w:val="00804D09"/>
    <w:rsid w:val="00806710"/>
    <w:rsid w:val="008076A2"/>
    <w:rsid w:val="0081140C"/>
    <w:rsid w:val="00811B46"/>
    <w:rsid w:val="00812183"/>
    <w:rsid w:val="00813B0B"/>
    <w:rsid w:val="00813C6F"/>
    <w:rsid w:val="00813F0C"/>
    <w:rsid w:val="00815A60"/>
    <w:rsid w:val="008177BB"/>
    <w:rsid w:val="00817F9E"/>
    <w:rsid w:val="00821D68"/>
    <w:rsid w:val="008240E3"/>
    <w:rsid w:val="00825024"/>
    <w:rsid w:val="00825BC9"/>
    <w:rsid w:val="00827698"/>
    <w:rsid w:val="00827A60"/>
    <w:rsid w:val="00827CC7"/>
    <w:rsid w:val="008315ED"/>
    <w:rsid w:val="00831D7C"/>
    <w:rsid w:val="0083288E"/>
    <w:rsid w:val="00832F3D"/>
    <w:rsid w:val="00833668"/>
    <w:rsid w:val="008378FF"/>
    <w:rsid w:val="00837BFA"/>
    <w:rsid w:val="008405B5"/>
    <w:rsid w:val="00840AB8"/>
    <w:rsid w:val="00841266"/>
    <w:rsid w:val="0084199C"/>
    <w:rsid w:val="00841E07"/>
    <w:rsid w:val="008421CA"/>
    <w:rsid w:val="0084235C"/>
    <w:rsid w:val="00842755"/>
    <w:rsid w:val="00843D33"/>
    <w:rsid w:val="008458F8"/>
    <w:rsid w:val="00846FD6"/>
    <w:rsid w:val="008528ED"/>
    <w:rsid w:val="00852E18"/>
    <w:rsid w:val="00853E58"/>
    <w:rsid w:val="00854621"/>
    <w:rsid w:val="00854DD9"/>
    <w:rsid w:val="00854F7E"/>
    <w:rsid w:val="00855215"/>
    <w:rsid w:val="00855F11"/>
    <w:rsid w:val="0085655B"/>
    <w:rsid w:val="0086406C"/>
    <w:rsid w:val="00864C5E"/>
    <w:rsid w:val="00865073"/>
    <w:rsid w:val="0086518C"/>
    <w:rsid w:val="00865C80"/>
    <w:rsid w:val="008670DF"/>
    <w:rsid w:val="008674A4"/>
    <w:rsid w:val="00867B5D"/>
    <w:rsid w:val="00870D3D"/>
    <w:rsid w:val="008718B1"/>
    <w:rsid w:val="00871DFE"/>
    <w:rsid w:val="00872C7B"/>
    <w:rsid w:val="008730FA"/>
    <w:rsid w:val="00873217"/>
    <w:rsid w:val="00874AB2"/>
    <w:rsid w:val="008759DA"/>
    <w:rsid w:val="00875FDB"/>
    <w:rsid w:val="0087654F"/>
    <w:rsid w:val="00881920"/>
    <w:rsid w:val="008824D2"/>
    <w:rsid w:val="00882F28"/>
    <w:rsid w:val="00883B53"/>
    <w:rsid w:val="00883C65"/>
    <w:rsid w:val="00883E09"/>
    <w:rsid w:val="00885806"/>
    <w:rsid w:val="00887353"/>
    <w:rsid w:val="0088794A"/>
    <w:rsid w:val="008902E8"/>
    <w:rsid w:val="008905EA"/>
    <w:rsid w:val="00890CBD"/>
    <w:rsid w:val="008938F7"/>
    <w:rsid w:val="00893D28"/>
    <w:rsid w:val="0089407D"/>
    <w:rsid w:val="00895124"/>
    <w:rsid w:val="00896019"/>
    <w:rsid w:val="00897DF6"/>
    <w:rsid w:val="008A0472"/>
    <w:rsid w:val="008A06AA"/>
    <w:rsid w:val="008A0743"/>
    <w:rsid w:val="008A1073"/>
    <w:rsid w:val="008A15CE"/>
    <w:rsid w:val="008A1D8E"/>
    <w:rsid w:val="008A2F43"/>
    <w:rsid w:val="008A3BA3"/>
    <w:rsid w:val="008A3E76"/>
    <w:rsid w:val="008A45D4"/>
    <w:rsid w:val="008A4872"/>
    <w:rsid w:val="008A4DE3"/>
    <w:rsid w:val="008A5153"/>
    <w:rsid w:val="008A5848"/>
    <w:rsid w:val="008B03FA"/>
    <w:rsid w:val="008B0E38"/>
    <w:rsid w:val="008B276E"/>
    <w:rsid w:val="008B2841"/>
    <w:rsid w:val="008B3799"/>
    <w:rsid w:val="008B3B4F"/>
    <w:rsid w:val="008B3DD0"/>
    <w:rsid w:val="008B3E96"/>
    <w:rsid w:val="008B3EE3"/>
    <w:rsid w:val="008B4507"/>
    <w:rsid w:val="008B4A3E"/>
    <w:rsid w:val="008B54E5"/>
    <w:rsid w:val="008B5CEB"/>
    <w:rsid w:val="008B6536"/>
    <w:rsid w:val="008B7957"/>
    <w:rsid w:val="008C0150"/>
    <w:rsid w:val="008C0FF7"/>
    <w:rsid w:val="008C1098"/>
    <w:rsid w:val="008C27A6"/>
    <w:rsid w:val="008C2800"/>
    <w:rsid w:val="008C36B9"/>
    <w:rsid w:val="008C433C"/>
    <w:rsid w:val="008C4552"/>
    <w:rsid w:val="008C59C2"/>
    <w:rsid w:val="008C5F14"/>
    <w:rsid w:val="008C69CF"/>
    <w:rsid w:val="008C70C5"/>
    <w:rsid w:val="008C71B3"/>
    <w:rsid w:val="008D16D6"/>
    <w:rsid w:val="008D20A5"/>
    <w:rsid w:val="008D2933"/>
    <w:rsid w:val="008D2985"/>
    <w:rsid w:val="008D2E3E"/>
    <w:rsid w:val="008D432B"/>
    <w:rsid w:val="008D610B"/>
    <w:rsid w:val="008D636A"/>
    <w:rsid w:val="008D7153"/>
    <w:rsid w:val="008D7288"/>
    <w:rsid w:val="008D7B4F"/>
    <w:rsid w:val="008E0888"/>
    <w:rsid w:val="008E1E4D"/>
    <w:rsid w:val="008E201D"/>
    <w:rsid w:val="008E310F"/>
    <w:rsid w:val="008E3365"/>
    <w:rsid w:val="008E36E6"/>
    <w:rsid w:val="008E3C56"/>
    <w:rsid w:val="008E3F08"/>
    <w:rsid w:val="008E4EC8"/>
    <w:rsid w:val="008E5B3E"/>
    <w:rsid w:val="008E608F"/>
    <w:rsid w:val="008E6827"/>
    <w:rsid w:val="008E7309"/>
    <w:rsid w:val="008E79AD"/>
    <w:rsid w:val="008E7E25"/>
    <w:rsid w:val="008F09C3"/>
    <w:rsid w:val="008F1904"/>
    <w:rsid w:val="008F19DB"/>
    <w:rsid w:val="008F23C3"/>
    <w:rsid w:val="008F2498"/>
    <w:rsid w:val="008F2FEE"/>
    <w:rsid w:val="008F3D7E"/>
    <w:rsid w:val="008F42E4"/>
    <w:rsid w:val="008F4633"/>
    <w:rsid w:val="008F4961"/>
    <w:rsid w:val="008F4D8F"/>
    <w:rsid w:val="008F6397"/>
    <w:rsid w:val="008F6BD2"/>
    <w:rsid w:val="008F74C4"/>
    <w:rsid w:val="008F7CAD"/>
    <w:rsid w:val="00900F27"/>
    <w:rsid w:val="009012BE"/>
    <w:rsid w:val="009021DE"/>
    <w:rsid w:val="009025A6"/>
    <w:rsid w:val="009027F7"/>
    <w:rsid w:val="00902C9C"/>
    <w:rsid w:val="00905EB9"/>
    <w:rsid w:val="00905FC8"/>
    <w:rsid w:val="00906560"/>
    <w:rsid w:val="00907043"/>
    <w:rsid w:val="00911179"/>
    <w:rsid w:val="00911AB3"/>
    <w:rsid w:val="00911C1D"/>
    <w:rsid w:val="00912435"/>
    <w:rsid w:val="009143C1"/>
    <w:rsid w:val="0091488B"/>
    <w:rsid w:val="00914F16"/>
    <w:rsid w:val="009153EA"/>
    <w:rsid w:val="0091603F"/>
    <w:rsid w:val="00916FE7"/>
    <w:rsid w:val="0091748F"/>
    <w:rsid w:val="00921473"/>
    <w:rsid w:val="00921B77"/>
    <w:rsid w:val="0092261C"/>
    <w:rsid w:val="0092343A"/>
    <w:rsid w:val="00923E46"/>
    <w:rsid w:val="00924BFB"/>
    <w:rsid w:val="0092666B"/>
    <w:rsid w:val="00926893"/>
    <w:rsid w:val="009274EF"/>
    <w:rsid w:val="00931092"/>
    <w:rsid w:val="00931441"/>
    <w:rsid w:val="00931694"/>
    <w:rsid w:val="009334C6"/>
    <w:rsid w:val="0093356B"/>
    <w:rsid w:val="0093530A"/>
    <w:rsid w:val="00935F80"/>
    <w:rsid w:val="009421B6"/>
    <w:rsid w:val="00942CBE"/>
    <w:rsid w:val="00943A7C"/>
    <w:rsid w:val="009445A8"/>
    <w:rsid w:val="00945381"/>
    <w:rsid w:val="00945DCF"/>
    <w:rsid w:val="00950E39"/>
    <w:rsid w:val="009517BB"/>
    <w:rsid w:val="00954832"/>
    <w:rsid w:val="00955B95"/>
    <w:rsid w:val="00955E45"/>
    <w:rsid w:val="00956136"/>
    <w:rsid w:val="0095779E"/>
    <w:rsid w:val="009602F7"/>
    <w:rsid w:val="00960346"/>
    <w:rsid w:val="009609F8"/>
    <w:rsid w:val="00960ECA"/>
    <w:rsid w:val="00961043"/>
    <w:rsid w:val="00961080"/>
    <w:rsid w:val="00962062"/>
    <w:rsid w:val="00962305"/>
    <w:rsid w:val="009626B5"/>
    <w:rsid w:val="00962BD3"/>
    <w:rsid w:val="00963A1C"/>
    <w:rsid w:val="00964040"/>
    <w:rsid w:val="00965BD3"/>
    <w:rsid w:val="009667A0"/>
    <w:rsid w:val="00966E41"/>
    <w:rsid w:val="0096745E"/>
    <w:rsid w:val="00970E4B"/>
    <w:rsid w:val="00971C78"/>
    <w:rsid w:val="0097229B"/>
    <w:rsid w:val="00972E4E"/>
    <w:rsid w:val="00972FC3"/>
    <w:rsid w:val="0097341B"/>
    <w:rsid w:val="00974A8C"/>
    <w:rsid w:val="0097619A"/>
    <w:rsid w:val="009770AD"/>
    <w:rsid w:val="00982C53"/>
    <w:rsid w:val="0098328B"/>
    <w:rsid w:val="00983AAA"/>
    <w:rsid w:val="0098630B"/>
    <w:rsid w:val="00986469"/>
    <w:rsid w:val="009864D9"/>
    <w:rsid w:val="00987801"/>
    <w:rsid w:val="009901E7"/>
    <w:rsid w:val="0099082E"/>
    <w:rsid w:val="00990DA5"/>
    <w:rsid w:val="00991252"/>
    <w:rsid w:val="00991C78"/>
    <w:rsid w:val="009934C0"/>
    <w:rsid w:val="00993B4D"/>
    <w:rsid w:val="0099460A"/>
    <w:rsid w:val="00994B55"/>
    <w:rsid w:val="009952AC"/>
    <w:rsid w:val="0099544B"/>
    <w:rsid w:val="0099546E"/>
    <w:rsid w:val="0099619A"/>
    <w:rsid w:val="009961AC"/>
    <w:rsid w:val="009A0E68"/>
    <w:rsid w:val="009A0F4F"/>
    <w:rsid w:val="009A244C"/>
    <w:rsid w:val="009A268E"/>
    <w:rsid w:val="009A3067"/>
    <w:rsid w:val="009A31B3"/>
    <w:rsid w:val="009A4466"/>
    <w:rsid w:val="009A5384"/>
    <w:rsid w:val="009A5BCB"/>
    <w:rsid w:val="009A5EEB"/>
    <w:rsid w:val="009A70F8"/>
    <w:rsid w:val="009A7B35"/>
    <w:rsid w:val="009A7C1F"/>
    <w:rsid w:val="009B0752"/>
    <w:rsid w:val="009B0787"/>
    <w:rsid w:val="009B3398"/>
    <w:rsid w:val="009B49CF"/>
    <w:rsid w:val="009B4BA7"/>
    <w:rsid w:val="009B5297"/>
    <w:rsid w:val="009B61FB"/>
    <w:rsid w:val="009B6C0C"/>
    <w:rsid w:val="009B7600"/>
    <w:rsid w:val="009B7AFA"/>
    <w:rsid w:val="009B7C0A"/>
    <w:rsid w:val="009C1F33"/>
    <w:rsid w:val="009C4330"/>
    <w:rsid w:val="009C5054"/>
    <w:rsid w:val="009C60DF"/>
    <w:rsid w:val="009C70F0"/>
    <w:rsid w:val="009C757B"/>
    <w:rsid w:val="009C7CBA"/>
    <w:rsid w:val="009C7D5C"/>
    <w:rsid w:val="009D14C3"/>
    <w:rsid w:val="009D1843"/>
    <w:rsid w:val="009D1FA3"/>
    <w:rsid w:val="009D437B"/>
    <w:rsid w:val="009D4EAB"/>
    <w:rsid w:val="009D5274"/>
    <w:rsid w:val="009D63D3"/>
    <w:rsid w:val="009D69B6"/>
    <w:rsid w:val="009D6EB2"/>
    <w:rsid w:val="009D7A1B"/>
    <w:rsid w:val="009E0D41"/>
    <w:rsid w:val="009E2A10"/>
    <w:rsid w:val="009E36A6"/>
    <w:rsid w:val="009E45A0"/>
    <w:rsid w:val="009E5157"/>
    <w:rsid w:val="009E5273"/>
    <w:rsid w:val="009E56EF"/>
    <w:rsid w:val="009E6F81"/>
    <w:rsid w:val="009E7AF5"/>
    <w:rsid w:val="009E7D33"/>
    <w:rsid w:val="009F0293"/>
    <w:rsid w:val="009F0937"/>
    <w:rsid w:val="009F1E20"/>
    <w:rsid w:val="009F2845"/>
    <w:rsid w:val="009F2928"/>
    <w:rsid w:val="009F2E3F"/>
    <w:rsid w:val="009F2EFE"/>
    <w:rsid w:val="009F323F"/>
    <w:rsid w:val="009F366C"/>
    <w:rsid w:val="009F5C2A"/>
    <w:rsid w:val="009F5F74"/>
    <w:rsid w:val="009F7F02"/>
    <w:rsid w:val="00A0037D"/>
    <w:rsid w:val="00A00774"/>
    <w:rsid w:val="00A01330"/>
    <w:rsid w:val="00A01E12"/>
    <w:rsid w:val="00A01F4C"/>
    <w:rsid w:val="00A0248B"/>
    <w:rsid w:val="00A024A8"/>
    <w:rsid w:val="00A02AF7"/>
    <w:rsid w:val="00A042FA"/>
    <w:rsid w:val="00A04E97"/>
    <w:rsid w:val="00A05426"/>
    <w:rsid w:val="00A05784"/>
    <w:rsid w:val="00A05B43"/>
    <w:rsid w:val="00A064CD"/>
    <w:rsid w:val="00A06D23"/>
    <w:rsid w:val="00A07CFE"/>
    <w:rsid w:val="00A12659"/>
    <w:rsid w:val="00A12F0C"/>
    <w:rsid w:val="00A13285"/>
    <w:rsid w:val="00A13345"/>
    <w:rsid w:val="00A14A6B"/>
    <w:rsid w:val="00A15194"/>
    <w:rsid w:val="00A15D72"/>
    <w:rsid w:val="00A15DA4"/>
    <w:rsid w:val="00A16077"/>
    <w:rsid w:val="00A20488"/>
    <w:rsid w:val="00A20831"/>
    <w:rsid w:val="00A20E4D"/>
    <w:rsid w:val="00A22DA4"/>
    <w:rsid w:val="00A23187"/>
    <w:rsid w:val="00A23850"/>
    <w:rsid w:val="00A23E98"/>
    <w:rsid w:val="00A24584"/>
    <w:rsid w:val="00A26824"/>
    <w:rsid w:val="00A2706F"/>
    <w:rsid w:val="00A3059C"/>
    <w:rsid w:val="00A31229"/>
    <w:rsid w:val="00A31FD1"/>
    <w:rsid w:val="00A3353C"/>
    <w:rsid w:val="00A34775"/>
    <w:rsid w:val="00A348FB"/>
    <w:rsid w:val="00A34DDB"/>
    <w:rsid w:val="00A36B1C"/>
    <w:rsid w:val="00A36D52"/>
    <w:rsid w:val="00A37A79"/>
    <w:rsid w:val="00A40380"/>
    <w:rsid w:val="00A4092B"/>
    <w:rsid w:val="00A40FD7"/>
    <w:rsid w:val="00A437D4"/>
    <w:rsid w:val="00A43D2C"/>
    <w:rsid w:val="00A4536A"/>
    <w:rsid w:val="00A45C1D"/>
    <w:rsid w:val="00A45CE1"/>
    <w:rsid w:val="00A45F63"/>
    <w:rsid w:val="00A46DA1"/>
    <w:rsid w:val="00A51C43"/>
    <w:rsid w:val="00A529C0"/>
    <w:rsid w:val="00A54E5D"/>
    <w:rsid w:val="00A556AA"/>
    <w:rsid w:val="00A56BE5"/>
    <w:rsid w:val="00A571A1"/>
    <w:rsid w:val="00A607E2"/>
    <w:rsid w:val="00A610A3"/>
    <w:rsid w:val="00A61D31"/>
    <w:rsid w:val="00A63579"/>
    <w:rsid w:val="00A63B29"/>
    <w:rsid w:val="00A64294"/>
    <w:rsid w:val="00A65834"/>
    <w:rsid w:val="00A66919"/>
    <w:rsid w:val="00A70502"/>
    <w:rsid w:val="00A70FA9"/>
    <w:rsid w:val="00A71AAA"/>
    <w:rsid w:val="00A721AD"/>
    <w:rsid w:val="00A729A0"/>
    <w:rsid w:val="00A73910"/>
    <w:rsid w:val="00A73A6F"/>
    <w:rsid w:val="00A763D8"/>
    <w:rsid w:val="00A76724"/>
    <w:rsid w:val="00A7676D"/>
    <w:rsid w:val="00A77AC6"/>
    <w:rsid w:val="00A8046B"/>
    <w:rsid w:val="00A80619"/>
    <w:rsid w:val="00A816F1"/>
    <w:rsid w:val="00A8247E"/>
    <w:rsid w:val="00A82ACD"/>
    <w:rsid w:val="00A82FC9"/>
    <w:rsid w:val="00A8321A"/>
    <w:rsid w:val="00A83439"/>
    <w:rsid w:val="00A84A94"/>
    <w:rsid w:val="00A8555E"/>
    <w:rsid w:val="00A867FD"/>
    <w:rsid w:val="00A873D3"/>
    <w:rsid w:val="00A87A93"/>
    <w:rsid w:val="00A87BC8"/>
    <w:rsid w:val="00A87E68"/>
    <w:rsid w:val="00A908CE"/>
    <w:rsid w:val="00A9162F"/>
    <w:rsid w:val="00A91FB8"/>
    <w:rsid w:val="00A92584"/>
    <w:rsid w:val="00A95AFF"/>
    <w:rsid w:val="00A96503"/>
    <w:rsid w:val="00A97A85"/>
    <w:rsid w:val="00A97E2A"/>
    <w:rsid w:val="00AA0561"/>
    <w:rsid w:val="00AA1A02"/>
    <w:rsid w:val="00AA2026"/>
    <w:rsid w:val="00AA251F"/>
    <w:rsid w:val="00AA257D"/>
    <w:rsid w:val="00AA2F52"/>
    <w:rsid w:val="00AA37CF"/>
    <w:rsid w:val="00AA45A7"/>
    <w:rsid w:val="00AA753E"/>
    <w:rsid w:val="00AA7ADE"/>
    <w:rsid w:val="00AB184C"/>
    <w:rsid w:val="00AB2F61"/>
    <w:rsid w:val="00AB3EBC"/>
    <w:rsid w:val="00AB455E"/>
    <w:rsid w:val="00AB4D01"/>
    <w:rsid w:val="00AB4D6D"/>
    <w:rsid w:val="00AB4FCB"/>
    <w:rsid w:val="00AB516C"/>
    <w:rsid w:val="00AB6B62"/>
    <w:rsid w:val="00AB7240"/>
    <w:rsid w:val="00AC0902"/>
    <w:rsid w:val="00AC1751"/>
    <w:rsid w:val="00AC190A"/>
    <w:rsid w:val="00AC21A0"/>
    <w:rsid w:val="00AC2920"/>
    <w:rsid w:val="00AC2954"/>
    <w:rsid w:val="00AC2FE8"/>
    <w:rsid w:val="00AC31E0"/>
    <w:rsid w:val="00AC31E7"/>
    <w:rsid w:val="00AC3B6F"/>
    <w:rsid w:val="00AC5246"/>
    <w:rsid w:val="00AC5CEE"/>
    <w:rsid w:val="00AD030F"/>
    <w:rsid w:val="00AD071D"/>
    <w:rsid w:val="00AD0A69"/>
    <w:rsid w:val="00AD10F7"/>
    <w:rsid w:val="00AD121C"/>
    <w:rsid w:val="00AD22E1"/>
    <w:rsid w:val="00AD2B9F"/>
    <w:rsid w:val="00AD315E"/>
    <w:rsid w:val="00AD31E1"/>
    <w:rsid w:val="00AD343D"/>
    <w:rsid w:val="00AD3B58"/>
    <w:rsid w:val="00AD4536"/>
    <w:rsid w:val="00AD4723"/>
    <w:rsid w:val="00AD5957"/>
    <w:rsid w:val="00AE15FF"/>
    <w:rsid w:val="00AE3661"/>
    <w:rsid w:val="00AE3B79"/>
    <w:rsid w:val="00AE3F6E"/>
    <w:rsid w:val="00AE4631"/>
    <w:rsid w:val="00AE4878"/>
    <w:rsid w:val="00AE78C9"/>
    <w:rsid w:val="00AF113E"/>
    <w:rsid w:val="00AF2200"/>
    <w:rsid w:val="00AF2716"/>
    <w:rsid w:val="00AF3BF6"/>
    <w:rsid w:val="00AF3C9F"/>
    <w:rsid w:val="00AF456B"/>
    <w:rsid w:val="00AF50E7"/>
    <w:rsid w:val="00AF5C99"/>
    <w:rsid w:val="00AF5C9D"/>
    <w:rsid w:val="00AF69AB"/>
    <w:rsid w:val="00AF6D77"/>
    <w:rsid w:val="00AF7284"/>
    <w:rsid w:val="00B01AED"/>
    <w:rsid w:val="00B01EDA"/>
    <w:rsid w:val="00B02740"/>
    <w:rsid w:val="00B0354D"/>
    <w:rsid w:val="00B040CE"/>
    <w:rsid w:val="00B04A57"/>
    <w:rsid w:val="00B0501C"/>
    <w:rsid w:val="00B05064"/>
    <w:rsid w:val="00B06659"/>
    <w:rsid w:val="00B06749"/>
    <w:rsid w:val="00B06B59"/>
    <w:rsid w:val="00B06D6D"/>
    <w:rsid w:val="00B06F4F"/>
    <w:rsid w:val="00B0717F"/>
    <w:rsid w:val="00B0732D"/>
    <w:rsid w:val="00B1042A"/>
    <w:rsid w:val="00B108E8"/>
    <w:rsid w:val="00B10FBE"/>
    <w:rsid w:val="00B11355"/>
    <w:rsid w:val="00B13708"/>
    <w:rsid w:val="00B13878"/>
    <w:rsid w:val="00B1542A"/>
    <w:rsid w:val="00B16AE8"/>
    <w:rsid w:val="00B21D30"/>
    <w:rsid w:val="00B2233D"/>
    <w:rsid w:val="00B2286A"/>
    <w:rsid w:val="00B228DC"/>
    <w:rsid w:val="00B23F0B"/>
    <w:rsid w:val="00B24C9A"/>
    <w:rsid w:val="00B24FEF"/>
    <w:rsid w:val="00B276BF"/>
    <w:rsid w:val="00B30514"/>
    <w:rsid w:val="00B30C09"/>
    <w:rsid w:val="00B316AD"/>
    <w:rsid w:val="00B40969"/>
    <w:rsid w:val="00B417EB"/>
    <w:rsid w:val="00B41841"/>
    <w:rsid w:val="00B4257E"/>
    <w:rsid w:val="00B42710"/>
    <w:rsid w:val="00B43BC2"/>
    <w:rsid w:val="00B43EA8"/>
    <w:rsid w:val="00B444E2"/>
    <w:rsid w:val="00B448C7"/>
    <w:rsid w:val="00B4491E"/>
    <w:rsid w:val="00B45B9F"/>
    <w:rsid w:val="00B463D1"/>
    <w:rsid w:val="00B466A5"/>
    <w:rsid w:val="00B4737A"/>
    <w:rsid w:val="00B50A09"/>
    <w:rsid w:val="00B51705"/>
    <w:rsid w:val="00B519B6"/>
    <w:rsid w:val="00B51B0C"/>
    <w:rsid w:val="00B5266C"/>
    <w:rsid w:val="00B5313C"/>
    <w:rsid w:val="00B5328D"/>
    <w:rsid w:val="00B53470"/>
    <w:rsid w:val="00B53FCC"/>
    <w:rsid w:val="00B5437C"/>
    <w:rsid w:val="00B5490C"/>
    <w:rsid w:val="00B54C5C"/>
    <w:rsid w:val="00B55EED"/>
    <w:rsid w:val="00B56141"/>
    <w:rsid w:val="00B5648D"/>
    <w:rsid w:val="00B56785"/>
    <w:rsid w:val="00B568F5"/>
    <w:rsid w:val="00B57508"/>
    <w:rsid w:val="00B60B44"/>
    <w:rsid w:val="00B60D90"/>
    <w:rsid w:val="00B61E17"/>
    <w:rsid w:val="00B6391A"/>
    <w:rsid w:val="00B65E77"/>
    <w:rsid w:val="00B66353"/>
    <w:rsid w:val="00B67256"/>
    <w:rsid w:val="00B70AAF"/>
    <w:rsid w:val="00B70AF0"/>
    <w:rsid w:val="00B71170"/>
    <w:rsid w:val="00B71275"/>
    <w:rsid w:val="00B71F0A"/>
    <w:rsid w:val="00B7347E"/>
    <w:rsid w:val="00B7421B"/>
    <w:rsid w:val="00B76361"/>
    <w:rsid w:val="00B76AEA"/>
    <w:rsid w:val="00B76E5B"/>
    <w:rsid w:val="00B80030"/>
    <w:rsid w:val="00B81324"/>
    <w:rsid w:val="00B82048"/>
    <w:rsid w:val="00B82D8A"/>
    <w:rsid w:val="00B83CFB"/>
    <w:rsid w:val="00B83DFB"/>
    <w:rsid w:val="00B862CE"/>
    <w:rsid w:val="00B86553"/>
    <w:rsid w:val="00B8731B"/>
    <w:rsid w:val="00B875C6"/>
    <w:rsid w:val="00B87970"/>
    <w:rsid w:val="00B87D7D"/>
    <w:rsid w:val="00B90230"/>
    <w:rsid w:val="00B90C11"/>
    <w:rsid w:val="00B9189A"/>
    <w:rsid w:val="00B91B57"/>
    <w:rsid w:val="00B91F23"/>
    <w:rsid w:val="00B92B01"/>
    <w:rsid w:val="00B9411C"/>
    <w:rsid w:val="00B95A9F"/>
    <w:rsid w:val="00B96240"/>
    <w:rsid w:val="00B968A6"/>
    <w:rsid w:val="00B96B61"/>
    <w:rsid w:val="00BA04FE"/>
    <w:rsid w:val="00BA080C"/>
    <w:rsid w:val="00BA0AC1"/>
    <w:rsid w:val="00BA1909"/>
    <w:rsid w:val="00BA244A"/>
    <w:rsid w:val="00BA29B5"/>
    <w:rsid w:val="00BA2A1F"/>
    <w:rsid w:val="00BA34CC"/>
    <w:rsid w:val="00BA3DF0"/>
    <w:rsid w:val="00BA4A04"/>
    <w:rsid w:val="00BA4B0F"/>
    <w:rsid w:val="00BA4EB0"/>
    <w:rsid w:val="00BA4FFD"/>
    <w:rsid w:val="00BA5006"/>
    <w:rsid w:val="00BA5041"/>
    <w:rsid w:val="00BA7374"/>
    <w:rsid w:val="00BA7689"/>
    <w:rsid w:val="00BA79FD"/>
    <w:rsid w:val="00BA7C9C"/>
    <w:rsid w:val="00BB05CC"/>
    <w:rsid w:val="00BB13F9"/>
    <w:rsid w:val="00BB15D9"/>
    <w:rsid w:val="00BB1982"/>
    <w:rsid w:val="00BB240C"/>
    <w:rsid w:val="00BB2410"/>
    <w:rsid w:val="00BB2564"/>
    <w:rsid w:val="00BB5A4F"/>
    <w:rsid w:val="00BB6D02"/>
    <w:rsid w:val="00BB74F8"/>
    <w:rsid w:val="00BB7602"/>
    <w:rsid w:val="00BC0250"/>
    <w:rsid w:val="00BC046D"/>
    <w:rsid w:val="00BC328D"/>
    <w:rsid w:val="00BC331E"/>
    <w:rsid w:val="00BC546F"/>
    <w:rsid w:val="00BC6F57"/>
    <w:rsid w:val="00BD0054"/>
    <w:rsid w:val="00BD061B"/>
    <w:rsid w:val="00BD06C5"/>
    <w:rsid w:val="00BD1969"/>
    <w:rsid w:val="00BD3680"/>
    <w:rsid w:val="00BD51E4"/>
    <w:rsid w:val="00BD71E1"/>
    <w:rsid w:val="00BD79D4"/>
    <w:rsid w:val="00BD7FC5"/>
    <w:rsid w:val="00BE06D6"/>
    <w:rsid w:val="00BE0A8D"/>
    <w:rsid w:val="00BE2B5B"/>
    <w:rsid w:val="00BE35CD"/>
    <w:rsid w:val="00BE465F"/>
    <w:rsid w:val="00BE6638"/>
    <w:rsid w:val="00BF02B0"/>
    <w:rsid w:val="00BF07E6"/>
    <w:rsid w:val="00BF23C9"/>
    <w:rsid w:val="00BF2823"/>
    <w:rsid w:val="00BF3A1D"/>
    <w:rsid w:val="00BF3EB8"/>
    <w:rsid w:val="00BF79F9"/>
    <w:rsid w:val="00BF7E73"/>
    <w:rsid w:val="00C005DF"/>
    <w:rsid w:val="00C00C32"/>
    <w:rsid w:val="00C02A39"/>
    <w:rsid w:val="00C02B85"/>
    <w:rsid w:val="00C03A03"/>
    <w:rsid w:val="00C0415A"/>
    <w:rsid w:val="00C04A72"/>
    <w:rsid w:val="00C04DDE"/>
    <w:rsid w:val="00C05B7F"/>
    <w:rsid w:val="00C06475"/>
    <w:rsid w:val="00C06FE8"/>
    <w:rsid w:val="00C10636"/>
    <w:rsid w:val="00C12598"/>
    <w:rsid w:val="00C13117"/>
    <w:rsid w:val="00C1349D"/>
    <w:rsid w:val="00C14760"/>
    <w:rsid w:val="00C15E96"/>
    <w:rsid w:val="00C16502"/>
    <w:rsid w:val="00C16D02"/>
    <w:rsid w:val="00C21AB0"/>
    <w:rsid w:val="00C21BFA"/>
    <w:rsid w:val="00C22621"/>
    <w:rsid w:val="00C2267F"/>
    <w:rsid w:val="00C2380F"/>
    <w:rsid w:val="00C25BB1"/>
    <w:rsid w:val="00C25C15"/>
    <w:rsid w:val="00C263F2"/>
    <w:rsid w:val="00C26FE5"/>
    <w:rsid w:val="00C30B85"/>
    <w:rsid w:val="00C33259"/>
    <w:rsid w:val="00C33BE3"/>
    <w:rsid w:val="00C34D5E"/>
    <w:rsid w:val="00C36C0A"/>
    <w:rsid w:val="00C40578"/>
    <w:rsid w:val="00C41801"/>
    <w:rsid w:val="00C4203A"/>
    <w:rsid w:val="00C43167"/>
    <w:rsid w:val="00C43854"/>
    <w:rsid w:val="00C43A42"/>
    <w:rsid w:val="00C43BCA"/>
    <w:rsid w:val="00C449F3"/>
    <w:rsid w:val="00C45C94"/>
    <w:rsid w:val="00C46589"/>
    <w:rsid w:val="00C46D58"/>
    <w:rsid w:val="00C473CC"/>
    <w:rsid w:val="00C4780A"/>
    <w:rsid w:val="00C508B3"/>
    <w:rsid w:val="00C50C8F"/>
    <w:rsid w:val="00C51B3A"/>
    <w:rsid w:val="00C51C4C"/>
    <w:rsid w:val="00C51CB9"/>
    <w:rsid w:val="00C526FE"/>
    <w:rsid w:val="00C546C4"/>
    <w:rsid w:val="00C5498D"/>
    <w:rsid w:val="00C549B8"/>
    <w:rsid w:val="00C54A31"/>
    <w:rsid w:val="00C564A8"/>
    <w:rsid w:val="00C57E0E"/>
    <w:rsid w:val="00C57E26"/>
    <w:rsid w:val="00C60E47"/>
    <w:rsid w:val="00C62681"/>
    <w:rsid w:val="00C62702"/>
    <w:rsid w:val="00C6284E"/>
    <w:rsid w:val="00C64DAC"/>
    <w:rsid w:val="00C651E3"/>
    <w:rsid w:val="00C65263"/>
    <w:rsid w:val="00C65C5A"/>
    <w:rsid w:val="00C65F4E"/>
    <w:rsid w:val="00C678C2"/>
    <w:rsid w:val="00C701B3"/>
    <w:rsid w:val="00C709C0"/>
    <w:rsid w:val="00C71D03"/>
    <w:rsid w:val="00C72017"/>
    <w:rsid w:val="00C7256B"/>
    <w:rsid w:val="00C730F8"/>
    <w:rsid w:val="00C747EE"/>
    <w:rsid w:val="00C753B1"/>
    <w:rsid w:val="00C77365"/>
    <w:rsid w:val="00C7772B"/>
    <w:rsid w:val="00C77EBC"/>
    <w:rsid w:val="00C8158A"/>
    <w:rsid w:val="00C81B66"/>
    <w:rsid w:val="00C8220F"/>
    <w:rsid w:val="00C82502"/>
    <w:rsid w:val="00C82799"/>
    <w:rsid w:val="00C83F74"/>
    <w:rsid w:val="00C84630"/>
    <w:rsid w:val="00C84C88"/>
    <w:rsid w:val="00C86A41"/>
    <w:rsid w:val="00C86E3F"/>
    <w:rsid w:val="00C87C13"/>
    <w:rsid w:val="00C87DB1"/>
    <w:rsid w:val="00C92657"/>
    <w:rsid w:val="00C946D3"/>
    <w:rsid w:val="00C95C5E"/>
    <w:rsid w:val="00C971C1"/>
    <w:rsid w:val="00C975B0"/>
    <w:rsid w:val="00CA0018"/>
    <w:rsid w:val="00CA19FB"/>
    <w:rsid w:val="00CA1D52"/>
    <w:rsid w:val="00CA28EA"/>
    <w:rsid w:val="00CA291F"/>
    <w:rsid w:val="00CA4C0D"/>
    <w:rsid w:val="00CA552B"/>
    <w:rsid w:val="00CA676E"/>
    <w:rsid w:val="00CA6774"/>
    <w:rsid w:val="00CA69F7"/>
    <w:rsid w:val="00CA6BD2"/>
    <w:rsid w:val="00CA72B5"/>
    <w:rsid w:val="00CB1DE4"/>
    <w:rsid w:val="00CB1F53"/>
    <w:rsid w:val="00CB2B0D"/>
    <w:rsid w:val="00CB2F59"/>
    <w:rsid w:val="00CB3F75"/>
    <w:rsid w:val="00CB4FBE"/>
    <w:rsid w:val="00CB5E5A"/>
    <w:rsid w:val="00CB5E84"/>
    <w:rsid w:val="00CB6B5B"/>
    <w:rsid w:val="00CB7E25"/>
    <w:rsid w:val="00CC0033"/>
    <w:rsid w:val="00CC0481"/>
    <w:rsid w:val="00CC1388"/>
    <w:rsid w:val="00CC198A"/>
    <w:rsid w:val="00CC2F9B"/>
    <w:rsid w:val="00CC3165"/>
    <w:rsid w:val="00CC3246"/>
    <w:rsid w:val="00CC3A4D"/>
    <w:rsid w:val="00CC4CA6"/>
    <w:rsid w:val="00CC51EB"/>
    <w:rsid w:val="00CC5394"/>
    <w:rsid w:val="00CC6083"/>
    <w:rsid w:val="00CC6895"/>
    <w:rsid w:val="00CC7614"/>
    <w:rsid w:val="00CC7756"/>
    <w:rsid w:val="00CD05A8"/>
    <w:rsid w:val="00CD1117"/>
    <w:rsid w:val="00CD1669"/>
    <w:rsid w:val="00CD1D28"/>
    <w:rsid w:val="00CD2FCD"/>
    <w:rsid w:val="00CD3AD5"/>
    <w:rsid w:val="00CD3E3A"/>
    <w:rsid w:val="00CD4D90"/>
    <w:rsid w:val="00CD7151"/>
    <w:rsid w:val="00CD78F2"/>
    <w:rsid w:val="00CD7EE2"/>
    <w:rsid w:val="00CE02D3"/>
    <w:rsid w:val="00CE0AD2"/>
    <w:rsid w:val="00CE169F"/>
    <w:rsid w:val="00CE190B"/>
    <w:rsid w:val="00CE256C"/>
    <w:rsid w:val="00CE28F4"/>
    <w:rsid w:val="00CE2BAB"/>
    <w:rsid w:val="00CE3291"/>
    <w:rsid w:val="00CE382F"/>
    <w:rsid w:val="00CE4B4A"/>
    <w:rsid w:val="00CE4CA1"/>
    <w:rsid w:val="00CE5091"/>
    <w:rsid w:val="00CE50A4"/>
    <w:rsid w:val="00CE5267"/>
    <w:rsid w:val="00CE5A1E"/>
    <w:rsid w:val="00CE5B52"/>
    <w:rsid w:val="00CE67C7"/>
    <w:rsid w:val="00CE6D4D"/>
    <w:rsid w:val="00CE76DB"/>
    <w:rsid w:val="00CF0537"/>
    <w:rsid w:val="00CF0CE8"/>
    <w:rsid w:val="00CF1AA7"/>
    <w:rsid w:val="00CF207D"/>
    <w:rsid w:val="00CF219F"/>
    <w:rsid w:val="00CF2A84"/>
    <w:rsid w:val="00CF387D"/>
    <w:rsid w:val="00CF56FC"/>
    <w:rsid w:val="00CF5947"/>
    <w:rsid w:val="00CF6541"/>
    <w:rsid w:val="00CF6E71"/>
    <w:rsid w:val="00CF7771"/>
    <w:rsid w:val="00D00409"/>
    <w:rsid w:val="00D014B8"/>
    <w:rsid w:val="00D01A5E"/>
    <w:rsid w:val="00D01D46"/>
    <w:rsid w:val="00D0290E"/>
    <w:rsid w:val="00D02F6A"/>
    <w:rsid w:val="00D03F5E"/>
    <w:rsid w:val="00D05149"/>
    <w:rsid w:val="00D0569E"/>
    <w:rsid w:val="00D056BE"/>
    <w:rsid w:val="00D05BCC"/>
    <w:rsid w:val="00D0746B"/>
    <w:rsid w:val="00D075D7"/>
    <w:rsid w:val="00D10667"/>
    <w:rsid w:val="00D1102F"/>
    <w:rsid w:val="00D11C13"/>
    <w:rsid w:val="00D11C69"/>
    <w:rsid w:val="00D125B8"/>
    <w:rsid w:val="00D12B97"/>
    <w:rsid w:val="00D14036"/>
    <w:rsid w:val="00D147F6"/>
    <w:rsid w:val="00D14B6F"/>
    <w:rsid w:val="00D15F4F"/>
    <w:rsid w:val="00D160A5"/>
    <w:rsid w:val="00D16113"/>
    <w:rsid w:val="00D16730"/>
    <w:rsid w:val="00D1784F"/>
    <w:rsid w:val="00D17964"/>
    <w:rsid w:val="00D17AC1"/>
    <w:rsid w:val="00D17AF6"/>
    <w:rsid w:val="00D23511"/>
    <w:rsid w:val="00D253EF"/>
    <w:rsid w:val="00D26242"/>
    <w:rsid w:val="00D262B1"/>
    <w:rsid w:val="00D27A29"/>
    <w:rsid w:val="00D30A5B"/>
    <w:rsid w:val="00D31E79"/>
    <w:rsid w:val="00D32714"/>
    <w:rsid w:val="00D334DB"/>
    <w:rsid w:val="00D33E0B"/>
    <w:rsid w:val="00D343F3"/>
    <w:rsid w:val="00D34F7D"/>
    <w:rsid w:val="00D36B37"/>
    <w:rsid w:val="00D41102"/>
    <w:rsid w:val="00D42178"/>
    <w:rsid w:val="00D4238C"/>
    <w:rsid w:val="00D427EC"/>
    <w:rsid w:val="00D43103"/>
    <w:rsid w:val="00D43A50"/>
    <w:rsid w:val="00D44039"/>
    <w:rsid w:val="00D45ABF"/>
    <w:rsid w:val="00D45C3D"/>
    <w:rsid w:val="00D46937"/>
    <w:rsid w:val="00D46EF2"/>
    <w:rsid w:val="00D470B9"/>
    <w:rsid w:val="00D475B5"/>
    <w:rsid w:val="00D50E43"/>
    <w:rsid w:val="00D543E2"/>
    <w:rsid w:val="00D55579"/>
    <w:rsid w:val="00D55664"/>
    <w:rsid w:val="00D5615B"/>
    <w:rsid w:val="00D572C5"/>
    <w:rsid w:val="00D57D5E"/>
    <w:rsid w:val="00D60619"/>
    <w:rsid w:val="00D613E5"/>
    <w:rsid w:val="00D61DB9"/>
    <w:rsid w:val="00D627DC"/>
    <w:rsid w:val="00D62831"/>
    <w:rsid w:val="00D62D7D"/>
    <w:rsid w:val="00D63965"/>
    <w:rsid w:val="00D64162"/>
    <w:rsid w:val="00D64AB0"/>
    <w:rsid w:val="00D65EDB"/>
    <w:rsid w:val="00D67494"/>
    <w:rsid w:val="00D674C9"/>
    <w:rsid w:val="00D70C25"/>
    <w:rsid w:val="00D71077"/>
    <w:rsid w:val="00D7278E"/>
    <w:rsid w:val="00D72A2A"/>
    <w:rsid w:val="00D72EED"/>
    <w:rsid w:val="00D7456F"/>
    <w:rsid w:val="00D76907"/>
    <w:rsid w:val="00D76B3A"/>
    <w:rsid w:val="00D7773B"/>
    <w:rsid w:val="00D81137"/>
    <w:rsid w:val="00D81770"/>
    <w:rsid w:val="00D81892"/>
    <w:rsid w:val="00D81B4C"/>
    <w:rsid w:val="00D81BDE"/>
    <w:rsid w:val="00D82823"/>
    <w:rsid w:val="00D82F9C"/>
    <w:rsid w:val="00D8495C"/>
    <w:rsid w:val="00D87527"/>
    <w:rsid w:val="00D875AF"/>
    <w:rsid w:val="00D9075D"/>
    <w:rsid w:val="00D90F53"/>
    <w:rsid w:val="00D913E9"/>
    <w:rsid w:val="00D920B7"/>
    <w:rsid w:val="00D93FC9"/>
    <w:rsid w:val="00D94F9D"/>
    <w:rsid w:val="00D95F6B"/>
    <w:rsid w:val="00D9600A"/>
    <w:rsid w:val="00DA052E"/>
    <w:rsid w:val="00DA0969"/>
    <w:rsid w:val="00DA1CCB"/>
    <w:rsid w:val="00DA25A7"/>
    <w:rsid w:val="00DA266F"/>
    <w:rsid w:val="00DA27C9"/>
    <w:rsid w:val="00DA3139"/>
    <w:rsid w:val="00DA4207"/>
    <w:rsid w:val="00DA474E"/>
    <w:rsid w:val="00DA497B"/>
    <w:rsid w:val="00DA539B"/>
    <w:rsid w:val="00DA66FE"/>
    <w:rsid w:val="00DA69EF"/>
    <w:rsid w:val="00DA7AA7"/>
    <w:rsid w:val="00DB0AEA"/>
    <w:rsid w:val="00DB1BF1"/>
    <w:rsid w:val="00DB26F8"/>
    <w:rsid w:val="00DB28E6"/>
    <w:rsid w:val="00DB2BA3"/>
    <w:rsid w:val="00DB2CA0"/>
    <w:rsid w:val="00DB35AB"/>
    <w:rsid w:val="00DB3934"/>
    <w:rsid w:val="00DB57DE"/>
    <w:rsid w:val="00DB7530"/>
    <w:rsid w:val="00DC0201"/>
    <w:rsid w:val="00DC0A57"/>
    <w:rsid w:val="00DC0CAB"/>
    <w:rsid w:val="00DC137B"/>
    <w:rsid w:val="00DC15B6"/>
    <w:rsid w:val="00DC1835"/>
    <w:rsid w:val="00DC4253"/>
    <w:rsid w:val="00DC4BF3"/>
    <w:rsid w:val="00DC4F22"/>
    <w:rsid w:val="00DC58AD"/>
    <w:rsid w:val="00DC59FC"/>
    <w:rsid w:val="00DC5CC4"/>
    <w:rsid w:val="00DC700F"/>
    <w:rsid w:val="00DC722B"/>
    <w:rsid w:val="00DC7961"/>
    <w:rsid w:val="00DD3B99"/>
    <w:rsid w:val="00DD4881"/>
    <w:rsid w:val="00DD6708"/>
    <w:rsid w:val="00DD6B10"/>
    <w:rsid w:val="00DE1437"/>
    <w:rsid w:val="00DE149A"/>
    <w:rsid w:val="00DE2D58"/>
    <w:rsid w:val="00DE3FCA"/>
    <w:rsid w:val="00DE497F"/>
    <w:rsid w:val="00DE5630"/>
    <w:rsid w:val="00DE6628"/>
    <w:rsid w:val="00DE7E21"/>
    <w:rsid w:val="00DF08A0"/>
    <w:rsid w:val="00DF0B58"/>
    <w:rsid w:val="00DF1A3C"/>
    <w:rsid w:val="00DF25A8"/>
    <w:rsid w:val="00DF3BCC"/>
    <w:rsid w:val="00DF45DE"/>
    <w:rsid w:val="00DF4A24"/>
    <w:rsid w:val="00DF59FA"/>
    <w:rsid w:val="00DF77FB"/>
    <w:rsid w:val="00DF798D"/>
    <w:rsid w:val="00E001E2"/>
    <w:rsid w:val="00E00A7F"/>
    <w:rsid w:val="00E0103E"/>
    <w:rsid w:val="00E011A0"/>
    <w:rsid w:val="00E01485"/>
    <w:rsid w:val="00E0149B"/>
    <w:rsid w:val="00E01BAB"/>
    <w:rsid w:val="00E01C30"/>
    <w:rsid w:val="00E06729"/>
    <w:rsid w:val="00E06B78"/>
    <w:rsid w:val="00E07392"/>
    <w:rsid w:val="00E0769B"/>
    <w:rsid w:val="00E1001B"/>
    <w:rsid w:val="00E10252"/>
    <w:rsid w:val="00E102B2"/>
    <w:rsid w:val="00E114D6"/>
    <w:rsid w:val="00E12782"/>
    <w:rsid w:val="00E127A9"/>
    <w:rsid w:val="00E127CA"/>
    <w:rsid w:val="00E1355D"/>
    <w:rsid w:val="00E13B4B"/>
    <w:rsid w:val="00E13FC5"/>
    <w:rsid w:val="00E145BB"/>
    <w:rsid w:val="00E146D4"/>
    <w:rsid w:val="00E14D0D"/>
    <w:rsid w:val="00E151EA"/>
    <w:rsid w:val="00E1560D"/>
    <w:rsid w:val="00E169EC"/>
    <w:rsid w:val="00E17098"/>
    <w:rsid w:val="00E2048E"/>
    <w:rsid w:val="00E22349"/>
    <w:rsid w:val="00E2252C"/>
    <w:rsid w:val="00E232E4"/>
    <w:rsid w:val="00E238A4"/>
    <w:rsid w:val="00E2398A"/>
    <w:rsid w:val="00E23C2C"/>
    <w:rsid w:val="00E25460"/>
    <w:rsid w:val="00E2563E"/>
    <w:rsid w:val="00E27C54"/>
    <w:rsid w:val="00E3011B"/>
    <w:rsid w:val="00E30F3E"/>
    <w:rsid w:val="00E31B9D"/>
    <w:rsid w:val="00E33BE9"/>
    <w:rsid w:val="00E3513B"/>
    <w:rsid w:val="00E351BD"/>
    <w:rsid w:val="00E35591"/>
    <w:rsid w:val="00E36A40"/>
    <w:rsid w:val="00E36D66"/>
    <w:rsid w:val="00E4081C"/>
    <w:rsid w:val="00E40E88"/>
    <w:rsid w:val="00E4146E"/>
    <w:rsid w:val="00E446B8"/>
    <w:rsid w:val="00E44806"/>
    <w:rsid w:val="00E44CFC"/>
    <w:rsid w:val="00E44DBE"/>
    <w:rsid w:val="00E44FE4"/>
    <w:rsid w:val="00E478AE"/>
    <w:rsid w:val="00E47A0B"/>
    <w:rsid w:val="00E47DBA"/>
    <w:rsid w:val="00E50560"/>
    <w:rsid w:val="00E50650"/>
    <w:rsid w:val="00E50F85"/>
    <w:rsid w:val="00E518FE"/>
    <w:rsid w:val="00E51D28"/>
    <w:rsid w:val="00E523C5"/>
    <w:rsid w:val="00E52A20"/>
    <w:rsid w:val="00E53F7F"/>
    <w:rsid w:val="00E60A5B"/>
    <w:rsid w:val="00E60B23"/>
    <w:rsid w:val="00E60ECF"/>
    <w:rsid w:val="00E62985"/>
    <w:rsid w:val="00E62BEF"/>
    <w:rsid w:val="00E62D27"/>
    <w:rsid w:val="00E632D8"/>
    <w:rsid w:val="00E6378D"/>
    <w:rsid w:val="00E64866"/>
    <w:rsid w:val="00E6494E"/>
    <w:rsid w:val="00E64B8E"/>
    <w:rsid w:val="00E66AFD"/>
    <w:rsid w:val="00E67BD2"/>
    <w:rsid w:val="00E703F5"/>
    <w:rsid w:val="00E704F4"/>
    <w:rsid w:val="00E70948"/>
    <w:rsid w:val="00E721D4"/>
    <w:rsid w:val="00E72E90"/>
    <w:rsid w:val="00E74067"/>
    <w:rsid w:val="00E74C7C"/>
    <w:rsid w:val="00E74CA4"/>
    <w:rsid w:val="00E75511"/>
    <w:rsid w:val="00E76E87"/>
    <w:rsid w:val="00E778FA"/>
    <w:rsid w:val="00E80B32"/>
    <w:rsid w:val="00E80CBD"/>
    <w:rsid w:val="00E8144D"/>
    <w:rsid w:val="00E821C8"/>
    <w:rsid w:val="00E82A1F"/>
    <w:rsid w:val="00E82B73"/>
    <w:rsid w:val="00E838E5"/>
    <w:rsid w:val="00E843AE"/>
    <w:rsid w:val="00E848F3"/>
    <w:rsid w:val="00E84A47"/>
    <w:rsid w:val="00E854E1"/>
    <w:rsid w:val="00E85CED"/>
    <w:rsid w:val="00E86E81"/>
    <w:rsid w:val="00E873A8"/>
    <w:rsid w:val="00E87784"/>
    <w:rsid w:val="00E87E04"/>
    <w:rsid w:val="00E910CF"/>
    <w:rsid w:val="00E917BB"/>
    <w:rsid w:val="00E92AF8"/>
    <w:rsid w:val="00E9310D"/>
    <w:rsid w:val="00E937D8"/>
    <w:rsid w:val="00E93A8B"/>
    <w:rsid w:val="00E94225"/>
    <w:rsid w:val="00E945C3"/>
    <w:rsid w:val="00E945DA"/>
    <w:rsid w:val="00E94907"/>
    <w:rsid w:val="00E963F7"/>
    <w:rsid w:val="00E96895"/>
    <w:rsid w:val="00E96B9F"/>
    <w:rsid w:val="00E96F03"/>
    <w:rsid w:val="00E96F64"/>
    <w:rsid w:val="00EA1D32"/>
    <w:rsid w:val="00EA21A2"/>
    <w:rsid w:val="00EA48B3"/>
    <w:rsid w:val="00EA5326"/>
    <w:rsid w:val="00EA5EEF"/>
    <w:rsid w:val="00EA5F2E"/>
    <w:rsid w:val="00EA6969"/>
    <w:rsid w:val="00EA6AF9"/>
    <w:rsid w:val="00EA6B2C"/>
    <w:rsid w:val="00EA6F53"/>
    <w:rsid w:val="00EA772B"/>
    <w:rsid w:val="00EA7DB6"/>
    <w:rsid w:val="00EB00A9"/>
    <w:rsid w:val="00EB056A"/>
    <w:rsid w:val="00EB0A81"/>
    <w:rsid w:val="00EB1FAB"/>
    <w:rsid w:val="00EB324A"/>
    <w:rsid w:val="00EB32D5"/>
    <w:rsid w:val="00EB4882"/>
    <w:rsid w:val="00EB5642"/>
    <w:rsid w:val="00EB56E8"/>
    <w:rsid w:val="00EB657C"/>
    <w:rsid w:val="00EB72F1"/>
    <w:rsid w:val="00EB7996"/>
    <w:rsid w:val="00EB7D5A"/>
    <w:rsid w:val="00EC0E68"/>
    <w:rsid w:val="00EC3CB6"/>
    <w:rsid w:val="00EC426F"/>
    <w:rsid w:val="00EC473B"/>
    <w:rsid w:val="00EC52FC"/>
    <w:rsid w:val="00EC6183"/>
    <w:rsid w:val="00EC6525"/>
    <w:rsid w:val="00EC73CA"/>
    <w:rsid w:val="00EC7A23"/>
    <w:rsid w:val="00EC7A7B"/>
    <w:rsid w:val="00ED003A"/>
    <w:rsid w:val="00ED0530"/>
    <w:rsid w:val="00ED25ED"/>
    <w:rsid w:val="00ED30D3"/>
    <w:rsid w:val="00ED3124"/>
    <w:rsid w:val="00ED39F1"/>
    <w:rsid w:val="00ED5224"/>
    <w:rsid w:val="00ED62BD"/>
    <w:rsid w:val="00ED6F8F"/>
    <w:rsid w:val="00ED74FF"/>
    <w:rsid w:val="00ED79D7"/>
    <w:rsid w:val="00EE21A8"/>
    <w:rsid w:val="00EE26D8"/>
    <w:rsid w:val="00EE2D4E"/>
    <w:rsid w:val="00EE3E15"/>
    <w:rsid w:val="00EE6CA4"/>
    <w:rsid w:val="00EF11A4"/>
    <w:rsid w:val="00EF221E"/>
    <w:rsid w:val="00EF2C24"/>
    <w:rsid w:val="00EF55BD"/>
    <w:rsid w:val="00EF72F7"/>
    <w:rsid w:val="00EF75F8"/>
    <w:rsid w:val="00F000EF"/>
    <w:rsid w:val="00F00D95"/>
    <w:rsid w:val="00F02065"/>
    <w:rsid w:val="00F0241D"/>
    <w:rsid w:val="00F02E5F"/>
    <w:rsid w:val="00F0314E"/>
    <w:rsid w:val="00F03257"/>
    <w:rsid w:val="00F066E3"/>
    <w:rsid w:val="00F06885"/>
    <w:rsid w:val="00F068B3"/>
    <w:rsid w:val="00F070A4"/>
    <w:rsid w:val="00F0782F"/>
    <w:rsid w:val="00F10377"/>
    <w:rsid w:val="00F10646"/>
    <w:rsid w:val="00F11C2C"/>
    <w:rsid w:val="00F13704"/>
    <w:rsid w:val="00F14EF7"/>
    <w:rsid w:val="00F15A1A"/>
    <w:rsid w:val="00F15CAD"/>
    <w:rsid w:val="00F15DDA"/>
    <w:rsid w:val="00F16C57"/>
    <w:rsid w:val="00F17D04"/>
    <w:rsid w:val="00F211CB"/>
    <w:rsid w:val="00F21C82"/>
    <w:rsid w:val="00F233F1"/>
    <w:rsid w:val="00F237EE"/>
    <w:rsid w:val="00F23973"/>
    <w:rsid w:val="00F25010"/>
    <w:rsid w:val="00F26C67"/>
    <w:rsid w:val="00F27352"/>
    <w:rsid w:val="00F27D84"/>
    <w:rsid w:val="00F27E0F"/>
    <w:rsid w:val="00F316A0"/>
    <w:rsid w:val="00F316F5"/>
    <w:rsid w:val="00F31B63"/>
    <w:rsid w:val="00F32246"/>
    <w:rsid w:val="00F32382"/>
    <w:rsid w:val="00F32D99"/>
    <w:rsid w:val="00F32F55"/>
    <w:rsid w:val="00F334A5"/>
    <w:rsid w:val="00F336CC"/>
    <w:rsid w:val="00F33AA4"/>
    <w:rsid w:val="00F33FAE"/>
    <w:rsid w:val="00F341F4"/>
    <w:rsid w:val="00F36AE1"/>
    <w:rsid w:val="00F37B9E"/>
    <w:rsid w:val="00F40474"/>
    <w:rsid w:val="00F40D06"/>
    <w:rsid w:val="00F4123E"/>
    <w:rsid w:val="00F41D90"/>
    <w:rsid w:val="00F42B55"/>
    <w:rsid w:val="00F438AC"/>
    <w:rsid w:val="00F45E90"/>
    <w:rsid w:val="00F505CF"/>
    <w:rsid w:val="00F50FAE"/>
    <w:rsid w:val="00F51EEE"/>
    <w:rsid w:val="00F5329E"/>
    <w:rsid w:val="00F53CEC"/>
    <w:rsid w:val="00F54E88"/>
    <w:rsid w:val="00F6075D"/>
    <w:rsid w:val="00F6166E"/>
    <w:rsid w:val="00F61C19"/>
    <w:rsid w:val="00F62916"/>
    <w:rsid w:val="00F63B20"/>
    <w:rsid w:val="00F63C8C"/>
    <w:rsid w:val="00F63D92"/>
    <w:rsid w:val="00F642FD"/>
    <w:rsid w:val="00F64CB1"/>
    <w:rsid w:val="00F65346"/>
    <w:rsid w:val="00F65C42"/>
    <w:rsid w:val="00F66506"/>
    <w:rsid w:val="00F6695F"/>
    <w:rsid w:val="00F66DAA"/>
    <w:rsid w:val="00F66DE9"/>
    <w:rsid w:val="00F675D6"/>
    <w:rsid w:val="00F67D2C"/>
    <w:rsid w:val="00F70F08"/>
    <w:rsid w:val="00F71B4A"/>
    <w:rsid w:val="00F71D35"/>
    <w:rsid w:val="00F7223A"/>
    <w:rsid w:val="00F736F2"/>
    <w:rsid w:val="00F7421A"/>
    <w:rsid w:val="00F74276"/>
    <w:rsid w:val="00F7464E"/>
    <w:rsid w:val="00F754B1"/>
    <w:rsid w:val="00F756A5"/>
    <w:rsid w:val="00F75D7A"/>
    <w:rsid w:val="00F772EE"/>
    <w:rsid w:val="00F77C15"/>
    <w:rsid w:val="00F8038B"/>
    <w:rsid w:val="00F80971"/>
    <w:rsid w:val="00F80C3B"/>
    <w:rsid w:val="00F814DD"/>
    <w:rsid w:val="00F81854"/>
    <w:rsid w:val="00F8257C"/>
    <w:rsid w:val="00F837F0"/>
    <w:rsid w:val="00F84979"/>
    <w:rsid w:val="00F852AB"/>
    <w:rsid w:val="00F85F09"/>
    <w:rsid w:val="00F8623F"/>
    <w:rsid w:val="00F87267"/>
    <w:rsid w:val="00F8762F"/>
    <w:rsid w:val="00F90959"/>
    <w:rsid w:val="00F91958"/>
    <w:rsid w:val="00F935AA"/>
    <w:rsid w:val="00F93AC5"/>
    <w:rsid w:val="00F93ACD"/>
    <w:rsid w:val="00F93EF5"/>
    <w:rsid w:val="00F94156"/>
    <w:rsid w:val="00F944C7"/>
    <w:rsid w:val="00F94D43"/>
    <w:rsid w:val="00F960D0"/>
    <w:rsid w:val="00F96286"/>
    <w:rsid w:val="00F97ED7"/>
    <w:rsid w:val="00FA0243"/>
    <w:rsid w:val="00FA02BF"/>
    <w:rsid w:val="00FA0A3C"/>
    <w:rsid w:val="00FA0D33"/>
    <w:rsid w:val="00FA21A9"/>
    <w:rsid w:val="00FA30E8"/>
    <w:rsid w:val="00FA37E4"/>
    <w:rsid w:val="00FA4226"/>
    <w:rsid w:val="00FB06E6"/>
    <w:rsid w:val="00FB1365"/>
    <w:rsid w:val="00FB1948"/>
    <w:rsid w:val="00FB22DE"/>
    <w:rsid w:val="00FB2E4D"/>
    <w:rsid w:val="00FB34FB"/>
    <w:rsid w:val="00FB3752"/>
    <w:rsid w:val="00FB57A3"/>
    <w:rsid w:val="00FB59BD"/>
    <w:rsid w:val="00FB67EE"/>
    <w:rsid w:val="00FB7ED1"/>
    <w:rsid w:val="00FC1366"/>
    <w:rsid w:val="00FC1B9F"/>
    <w:rsid w:val="00FC251F"/>
    <w:rsid w:val="00FC3469"/>
    <w:rsid w:val="00FC36F3"/>
    <w:rsid w:val="00FC53A1"/>
    <w:rsid w:val="00FC563B"/>
    <w:rsid w:val="00FC6CD4"/>
    <w:rsid w:val="00FC76C6"/>
    <w:rsid w:val="00FD1849"/>
    <w:rsid w:val="00FD1DD3"/>
    <w:rsid w:val="00FD1F0A"/>
    <w:rsid w:val="00FD2F33"/>
    <w:rsid w:val="00FD36C8"/>
    <w:rsid w:val="00FD5543"/>
    <w:rsid w:val="00FD580B"/>
    <w:rsid w:val="00FD58E8"/>
    <w:rsid w:val="00FD6FE3"/>
    <w:rsid w:val="00FD7CC9"/>
    <w:rsid w:val="00FE1AB6"/>
    <w:rsid w:val="00FE3416"/>
    <w:rsid w:val="00FE384A"/>
    <w:rsid w:val="00FE4A42"/>
    <w:rsid w:val="00FE4AC4"/>
    <w:rsid w:val="00FE5028"/>
    <w:rsid w:val="00FE5A4B"/>
    <w:rsid w:val="00FE671C"/>
    <w:rsid w:val="00FE6C23"/>
    <w:rsid w:val="00FF13BD"/>
    <w:rsid w:val="00FF17D2"/>
    <w:rsid w:val="00FF1EAF"/>
    <w:rsid w:val="00FF2090"/>
    <w:rsid w:val="00FF2096"/>
    <w:rsid w:val="00FF3E9D"/>
    <w:rsid w:val="00FF4E0C"/>
    <w:rsid w:val="00FF4E6A"/>
    <w:rsid w:val="00FF600C"/>
    <w:rsid w:val="00FF6213"/>
    <w:rsid w:val="00FF6F5B"/>
    <w:rsid w:val="00FF6FEF"/>
    <w:rsid w:val="00FF741F"/>
    <w:rsid w:val="00FF76D6"/>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3035FCC"/>
  <w15:docId w15:val="{58440D1D-28EE-4434-B041-D75A71193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10D73"/>
    <w:rPr>
      <w:sz w:val="24"/>
      <w:lang w:eastAsia="en-US"/>
    </w:rPr>
  </w:style>
  <w:style w:type="paragraph" w:styleId="Heading1">
    <w:name w:val="heading 1"/>
    <w:aliases w:val="PhD Heading 1 (APA)"/>
    <w:basedOn w:val="Normal"/>
    <w:next w:val="Normal"/>
    <w:link w:val="Heading1Char"/>
    <w:uiPriority w:val="9"/>
    <w:qFormat/>
    <w:rsid w:val="001A56FB"/>
    <w:pPr>
      <w:keepNext/>
      <w:numPr>
        <w:numId w:val="7"/>
      </w:numPr>
      <w:spacing w:before="240" w:after="480" w:line="480" w:lineRule="auto"/>
      <w:jc w:val="center"/>
      <w:outlineLvl w:val="0"/>
    </w:pPr>
    <w:rPr>
      <w:rFonts w:cs="Arial"/>
      <w:b/>
      <w:bCs/>
      <w:sz w:val="28"/>
      <w:szCs w:val="32"/>
    </w:rPr>
  </w:style>
  <w:style w:type="paragraph" w:styleId="Heading2">
    <w:name w:val="heading 2"/>
    <w:aliases w:val="PhD Heading 2 (APA)"/>
    <w:basedOn w:val="Normal"/>
    <w:next w:val="Normal"/>
    <w:link w:val="Heading2Char"/>
    <w:uiPriority w:val="9"/>
    <w:qFormat/>
    <w:rsid w:val="00AD31E1"/>
    <w:pPr>
      <w:keepNext/>
      <w:spacing w:before="240" w:after="240"/>
      <w:outlineLvl w:val="1"/>
    </w:pPr>
    <w:rPr>
      <w:rFonts w:cs="Arial"/>
      <w:b/>
      <w:bCs/>
      <w:iCs/>
      <w:szCs w:val="28"/>
    </w:rPr>
  </w:style>
  <w:style w:type="paragraph" w:styleId="Heading3">
    <w:name w:val="heading 3"/>
    <w:aliases w:val="PhD Heading 3 (APA),PhD Heading 3"/>
    <w:basedOn w:val="Normal"/>
    <w:next w:val="Normal"/>
    <w:link w:val="Heading3Char"/>
    <w:uiPriority w:val="9"/>
    <w:qFormat/>
    <w:rsid w:val="00B96240"/>
    <w:pPr>
      <w:keepNext/>
      <w:spacing w:before="120" w:after="180"/>
      <w:ind w:left="567"/>
      <w:outlineLvl w:val="2"/>
    </w:pPr>
    <w:rPr>
      <w:rFonts w:cs="Arial"/>
      <w:b/>
      <w:bCs/>
      <w:szCs w:val="26"/>
    </w:rPr>
  </w:style>
  <w:style w:type="paragraph" w:styleId="Heading4">
    <w:name w:val="heading 4"/>
    <w:aliases w:val="PhD Heading 4 (APA),PhD Heading 4,APA 3"/>
    <w:basedOn w:val="Normal"/>
    <w:next w:val="Normal"/>
    <w:link w:val="Heading4Char"/>
    <w:uiPriority w:val="9"/>
    <w:qFormat/>
    <w:rsid w:val="00DB28E6"/>
    <w:pPr>
      <w:keepNext/>
      <w:spacing w:before="120" w:after="180"/>
      <w:ind w:firstLine="567"/>
      <w:outlineLvl w:val="3"/>
    </w:pPr>
    <w:rPr>
      <w:b/>
      <w:bCs/>
      <w:i/>
      <w:szCs w:val="28"/>
    </w:rPr>
  </w:style>
  <w:style w:type="paragraph" w:styleId="Heading5">
    <w:name w:val="heading 5"/>
    <w:aliases w:val="PhD Heading 5 (APA)"/>
    <w:basedOn w:val="Normal"/>
    <w:next w:val="Normal"/>
    <w:link w:val="Heading5Char"/>
    <w:uiPriority w:val="9"/>
    <w:qFormat/>
    <w:rsid w:val="00010D73"/>
    <w:pPr>
      <w:keepNext/>
      <w:spacing w:before="120" w:after="120"/>
      <w:ind w:firstLine="567"/>
      <w:outlineLvl w:val="4"/>
    </w:pPr>
    <w:rPr>
      <w:bCs/>
      <w:i/>
      <w:iCs/>
      <w:szCs w:val="26"/>
    </w:rPr>
  </w:style>
  <w:style w:type="paragraph" w:styleId="Heading6">
    <w:name w:val="heading 6"/>
    <w:basedOn w:val="Normal"/>
    <w:next w:val="Normal"/>
    <w:link w:val="Heading6Char"/>
    <w:uiPriority w:val="9"/>
    <w:unhideWhenUsed/>
    <w:qFormat/>
    <w:rsid w:val="00156B80"/>
    <w:pPr>
      <w:tabs>
        <w:tab w:val="num" w:pos="1152"/>
      </w:tabs>
      <w:spacing w:before="240" w:after="60"/>
      <w:ind w:left="1152" w:hanging="1152"/>
      <w:outlineLvl w:val="5"/>
    </w:pPr>
    <w:rPr>
      <w:i/>
    </w:rPr>
  </w:style>
  <w:style w:type="paragraph" w:styleId="Heading7">
    <w:name w:val="heading 7"/>
    <w:basedOn w:val="Normal"/>
    <w:next w:val="Normal"/>
    <w:link w:val="Heading7Char"/>
    <w:uiPriority w:val="9"/>
    <w:qFormat/>
    <w:rsid w:val="00156B80"/>
    <w:pPr>
      <w:autoSpaceDE w:val="0"/>
      <w:autoSpaceDN w:val="0"/>
      <w:adjustRightInd w:val="0"/>
      <w:spacing w:before="240" w:after="60" w:line="360" w:lineRule="auto"/>
      <w:jc w:val="both"/>
      <w:outlineLvl w:val="6"/>
    </w:pPr>
    <w:rPr>
      <w:color w:val="000000"/>
    </w:rPr>
  </w:style>
  <w:style w:type="paragraph" w:styleId="Heading8">
    <w:name w:val="heading 8"/>
    <w:basedOn w:val="Normal"/>
    <w:next w:val="PhDNormal"/>
    <w:link w:val="Heading8Char"/>
    <w:uiPriority w:val="9"/>
    <w:unhideWhenUsed/>
    <w:qFormat/>
    <w:rsid w:val="00156B80"/>
    <w:pPr>
      <w:tabs>
        <w:tab w:val="num" w:pos="1440"/>
        <w:tab w:val="left" w:pos="1843"/>
      </w:tabs>
      <w:spacing w:after="120" w:line="300" w:lineRule="atLeast"/>
      <w:ind w:left="1440" w:hanging="1440"/>
      <w:outlineLvl w:val="7"/>
    </w:pPr>
  </w:style>
  <w:style w:type="paragraph" w:styleId="Heading9">
    <w:name w:val="heading 9"/>
    <w:basedOn w:val="Normal"/>
    <w:next w:val="Normal"/>
    <w:link w:val="Heading9Char"/>
    <w:uiPriority w:val="9"/>
    <w:unhideWhenUsed/>
    <w:qFormat/>
    <w:rsid w:val="00156B80"/>
    <w:pPr>
      <w:tabs>
        <w:tab w:val="left" w:pos="851"/>
        <w:tab w:val="num" w:pos="1584"/>
        <w:tab w:val="left" w:pos="1701"/>
        <w:tab w:val="left" w:pos="2835"/>
        <w:tab w:val="left" w:pos="3402"/>
        <w:tab w:val="left" w:pos="3969"/>
        <w:tab w:val="left" w:pos="4536"/>
        <w:tab w:val="left" w:pos="4820"/>
        <w:tab w:val="left" w:pos="5103"/>
        <w:tab w:val="left" w:pos="5387"/>
      </w:tabs>
      <w:spacing w:line="360" w:lineRule="atLeast"/>
      <w:ind w:left="1584" w:hanging="1584"/>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hDNormal">
    <w:name w:val="PhD Normal"/>
    <w:link w:val="PhDNormalChar"/>
    <w:qFormat/>
    <w:rsid w:val="004B344E"/>
    <w:pPr>
      <w:spacing w:after="120" w:line="480" w:lineRule="auto"/>
      <w:ind w:firstLine="567"/>
      <w:jc w:val="both"/>
    </w:pPr>
    <w:rPr>
      <w:sz w:val="24"/>
      <w:szCs w:val="22"/>
      <w:lang w:eastAsia="en-US"/>
    </w:rPr>
  </w:style>
  <w:style w:type="paragraph" w:styleId="TOC8">
    <w:name w:val="toc 8"/>
    <w:basedOn w:val="Normal"/>
    <w:next w:val="Normal"/>
    <w:autoRedefine/>
    <w:semiHidden/>
    <w:rsid w:val="00554F60"/>
    <w:pPr>
      <w:tabs>
        <w:tab w:val="right" w:leader="dot" w:pos="8221"/>
      </w:tabs>
      <w:spacing w:line="300" w:lineRule="atLeast"/>
      <w:ind w:left="1320"/>
    </w:pPr>
    <w:rPr>
      <w:sz w:val="18"/>
    </w:rPr>
  </w:style>
  <w:style w:type="paragraph" w:styleId="TOC7">
    <w:name w:val="toc 7"/>
    <w:basedOn w:val="Normal"/>
    <w:next w:val="Normal"/>
    <w:autoRedefine/>
    <w:semiHidden/>
    <w:rsid w:val="00554F60"/>
    <w:pPr>
      <w:tabs>
        <w:tab w:val="right" w:leader="dot" w:pos="8221"/>
      </w:tabs>
      <w:spacing w:line="300" w:lineRule="atLeast"/>
      <w:ind w:left="1100"/>
    </w:pPr>
    <w:rPr>
      <w:sz w:val="18"/>
    </w:rPr>
  </w:style>
  <w:style w:type="paragraph" w:styleId="TOC6">
    <w:name w:val="toc 6"/>
    <w:basedOn w:val="Normal"/>
    <w:next w:val="Normal"/>
    <w:autoRedefine/>
    <w:semiHidden/>
    <w:rsid w:val="00554F60"/>
    <w:pPr>
      <w:tabs>
        <w:tab w:val="right" w:leader="dot" w:pos="8221"/>
      </w:tabs>
      <w:spacing w:after="60" w:line="300" w:lineRule="atLeast"/>
    </w:pPr>
    <w:rPr>
      <w:sz w:val="20"/>
    </w:rPr>
  </w:style>
  <w:style w:type="paragraph" w:styleId="TOC5">
    <w:name w:val="toc 5"/>
    <w:basedOn w:val="Normal"/>
    <w:next w:val="Normal"/>
    <w:autoRedefine/>
    <w:uiPriority w:val="39"/>
    <w:rsid w:val="00156B80"/>
    <w:pPr>
      <w:ind w:left="960"/>
    </w:pPr>
    <w:rPr>
      <w:sz w:val="20"/>
      <w:lang w:eastAsia="en-AU"/>
    </w:rPr>
  </w:style>
  <w:style w:type="paragraph" w:styleId="TOC4">
    <w:name w:val="toc 4"/>
    <w:basedOn w:val="Normal"/>
    <w:next w:val="Normal"/>
    <w:autoRedefine/>
    <w:uiPriority w:val="39"/>
    <w:rsid w:val="00156B80"/>
    <w:pPr>
      <w:ind w:left="720"/>
    </w:pPr>
    <w:rPr>
      <w:i/>
      <w:sz w:val="20"/>
    </w:rPr>
  </w:style>
  <w:style w:type="paragraph" w:styleId="TOC3">
    <w:name w:val="toc 3"/>
    <w:basedOn w:val="Normal"/>
    <w:next w:val="Normal"/>
    <w:uiPriority w:val="39"/>
    <w:rsid w:val="00755767"/>
    <w:pPr>
      <w:tabs>
        <w:tab w:val="left" w:pos="1276"/>
        <w:tab w:val="left" w:pos="1559"/>
        <w:tab w:val="right" w:leader="dot" w:pos="8221"/>
      </w:tabs>
      <w:ind w:left="1134" w:right="567" w:hanging="567"/>
    </w:pPr>
    <w:rPr>
      <w:noProof/>
      <w:sz w:val="22"/>
    </w:rPr>
  </w:style>
  <w:style w:type="paragraph" w:styleId="TOC2">
    <w:name w:val="toc 2"/>
    <w:basedOn w:val="Normal"/>
    <w:next w:val="Normal"/>
    <w:uiPriority w:val="39"/>
    <w:rsid w:val="001A56FB"/>
    <w:pPr>
      <w:tabs>
        <w:tab w:val="left" w:pos="567"/>
        <w:tab w:val="right" w:leader="dot" w:pos="8221"/>
      </w:tabs>
      <w:spacing w:before="120"/>
    </w:pPr>
    <w:rPr>
      <w:noProof/>
      <w:sz w:val="22"/>
    </w:rPr>
  </w:style>
  <w:style w:type="paragraph" w:styleId="TOC1">
    <w:name w:val="toc 1"/>
    <w:basedOn w:val="Normal"/>
    <w:next w:val="Normal"/>
    <w:link w:val="TOC1Char"/>
    <w:uiPriority w:val="39"/>
    <w:rsid w:val="00994B55"/>
    <w:pPr>
      <w:tabs>
        <w:tab w:val="left" w:pos="567"/>
        <w:tab w:val="right" w:leader="dot" w:pos="8222"/>
      </w:tabs>
      <w:spacing w:before="120"/>
    </w:pPr>
    <w:rPr>
      <w:b/>
      <w:bCs/>
      <w:noProof/>
    </w:rPr>
  </w:style>
  <w:style w:type="paragraph" w:styleId="Footer">
    <w:name w:val="footer"/>
    <w:basedOn w:val="Normal"/>
    <w:link w:val="FooterChar"/>
    <w:uiPriority w:val="99"/>
    <w:rsid w:val="00156B80"/>
    <w:pPr>
      <w:tabs>
        <w:tab w:val="center" w:pos="4320"/>
        <w:tab w:val="right" w:pos="8640"/>
      </w:tabs>
    </w:pPr>
    <w:rPr>
      <w:sz w:val="20"/>
    </w:rPr>
  </w:style>
  <w:style w:type="paragraph" w:styleId="FootnoteText">
    <w:name w:val="footnote text"/>
    <w:basedOn w:val="Normal"/>
    <w:semiHidden/>
    <w:rsid w:val="00156B80"/>
    <w:rPr>
      <w:sz w:val="20"/>
    </w:rPr>
  </w:style>
  <w:style w:type="paragraph" w:customStyle="1" w:styleId="CHAPTERHEAD">
    <w:name w:val="CHAPTER HEAD"/>
    <w:basedOn w:val="Normal"/>
    <w:semiHidden/>
    <w:rsid w:val="00554F60"/>
    <w:pPr>
      <w:spacing w:after="240"/>
      <w:jc w:val="center"/>
    </w:pPr>
    <w:rPr>
      <w:b/>
      <w:caps/>
      <w:sz w:val="28"/>
    </w:rPr>
  </w:style>
  <w:style w:type="paragraph" w:customStyle="1" w:styleId="PhDHeader">
    <w:name w:val="PhD Header"/>
    <w:basedOn w:val="PhDFooter"/>
    <w:rsid w:val="00A4536A"/>
    <w:pPr>
      <w:pBdr>
        <w:top w:val="none" w:sz="0" w:space="0" w:color="auto"/>
        <w:bottom w:val="single" w:sz="4" w:space="6" w:color="auto"/>
      </w:pBdr>
    </w:pPr>
    <w:rPr>
      <w:sz w:val="20"/>
    </w:rPr>
  </w:style>
  <w:style w:type="paragraph" w:styleId="Caption">
    <w:name w:val="caption"/>
    <w:basedOn w:val="Normal"/>
    <w:next w:val="Normal"/>
    <w:uiPriority w:val="35"/>
    <w:qFormat/>
    <w:rsid w:val="004232AA"/>
    <w:rPr>
      <w:b/>
      <w:bCs/>
      <w:sz w:val="20"/>
    </w:rPr>
  </w:style>
  <w:style w:type="paragraph" w:customStyle="1" w:styleId="PhDNormal2">
    <w:name w:val="PhD Normal 2"/>
    <w:basedOn w:val="PhDNormal"/>
    <w:link w:val="PhDNormal2CharChar"/>
    <w:qFormat/>
    <w:rsid w:val="00156B80"/>
    <w:pPr>
      <w:tabs>
        <w:tab w:val="left" w:pos="1418"/>
      </w:tabs>
      <w:ind w:firstLine="0"/>
    </w:pPr>
  </w:style>
  <w:style w:type="paragraph" w:styleId="Title">
    <w:name w:val="Title"/>
    <w:aliases w:val="PhD Title"/>
    <w:basedOn w:val="Normal"/>
    <w:next w:val="PhDNormal"/>
    <w:link w:val="TitleChar"/>
    <w:uiPriority w:val="10"/>
    <w:qFormat/>
    <w:rsid w:val="00156B80"/>
    <w:pPr>
      <w:spacing w:before="2160" w:after="1200"/>
      <w:jc w:val="center"/>
    </w:pPr>
    <w:rPr>
      <w:b/>
      <w:smallCaps/>
      <w:sz w:val="48"/>
      <w:szCs w:val="48"/>
    </w:rPr>
  </w:style>
  <w:style w:type="paragraph" w:customStyle="1" w:styleId="PhDReference">
    <w:name w:val="PhD Reference"/>
    <w:basedOn w:val="PhDNormal"/>
    <w:qFormat/>
    <w:rsid w:val="00156B80"/>
    <w:pPr>
      <w:spacing w:after="180" w:line="240" w:lineRule="auto"/>
      <w:ind w:left="454" w:hanging="454"/>
      <w:jc w:val="left"/>
    </w:pPr>
  </w:style>
  <w:style w:type="character" w:styleId="FootnoteReference">
    <w:name w:val="footnote reference"/>
    <w:semiHidden/>
    <w:rsid w:val="00156B80"/>
    <w:rPr>
      <w:vertAlign w:val="superscript"/>
    </w:rPr>
  </w:style>
  <w:style w:type="paragraph" w:customStyle="1" w:styleId="PhDQualifications">
    <w:name w:val="PhD Qualifications"/>
    <w:basedOn w:val="PhDNameofCandidate"/>
    <w:next w:val="PhDNormal2"/>
    <w:qFormat/>
    <w:rsid w:val="00C57E26"/>
    <w:pPr>
      <w:keepNext w:val="0"/>
      <w:tabs>
        <w:tab w:val="left" w:pos="480"/>
        <w:tab w:val="left" w:pos="960"/>
        <w:tab w:val="left" w:pos="1440"/>
        <w:tab w:val="left" w:pos="1920"/>
        <w:tab w:val="left" w:pos="2400"/>
        <w:tab w:val="left" w:pos="2880"/>
        <w:tab w:val="left" w:pos="3360"/>
        <w:tab w:val="left" w:pos="3840"/>
        <w:tab w:val="left" w:pos="4320"/>
      </w:tabs>
      <w:spacing w:before="0" w:after="0"/>
    </w:pPr>
    <w:rPr>
      <w:rFonts w:eastAsia="PMingLiU" w:cs="Courier New"/>
      <w:b w:val="0"/>
      <w:sz w:val="24"/>
      <w:szCs w:val="20"/>
      <w:lang w:eastAsia="en-AU"/>
    </w:rPr>
  </w:style>
  <w:style w:type="paragraph" w:customStyle="1" w:styleId="PhDBulletIndent">
    <w:name w:val="PhD Bullet Indent"/>
    <w:basedOn w:val="PhDBullet"/>
    <w:qFormat/>
    <w:rsid w:val="005A6938"/>
    <w:pPr>
      <w:numPr>
        <w:ilvl w:val="1"/>
      </w:numPr>
      <w:contextualSpacing/>
    </w:pPr>
  </w:style>
  <w:style w:type="paragraph" w:styleId="TableofFigures">
    <w:name w:val="table of figures"/>
    <w:basedOn w:val="Normal"/>
    <w:next w:val="Normal"/>
    <w:uiPriority w:val="99"/>
    <w:rsid w:val="00DC4F22"/>
    <w:pPr>
      <w:tabs>
        <w:tab w:val="right" w:leader="dot" w:pos="8080"/>
      </w:tabs>
      <w:spacing w:before="120" w:after="120"/>
      <w:ind w:left="1247" w:right="851" w:hanging="1247"/>
    </w:pPr>
    <w:rPr>
      <w:sz w:val="22"/>
    </w:rPr>
  </w:style>
  <w:style w:type="paragraph" w:customStyle="1" w:styleId="TOC1A">
    <w:name w:val="TOC 1A"/>
    <w:basedOn w:val="TOC1"/>
    <w:semiHidden/>
    <w:rsid w:val="00963A1C"/>
    <w:pPr>
      <w:jc w:val="center"/>
    </w:pPr>
  </w:style>
  <w:style w:type="paragraph" w:styleId="TOC9">
    <w:name w:val="toc 9"/>
    <w:basedOn w:val="Normal"/>
    <w:next w:val="Normal"/>
    <w:autoRedefine/>
    <w:semiHidden/>
    <w:rsid w:val="00554F60"/>
    <w:pPr>
      <w:tabs>
        <w:tab w:val="right" w:leader="dot" w:pos="8221"/>
      </w:tabs>
      <w:spacing w:line="300" w:lineRule="atLeast"/>
      <w:ind w:left="1540"/>
    </w:pPr>
    <w:rPr>
      <w:sz w:val="18"/>
    </w:rPr>
  </w:style>
  <w:style w:type="character" w:styleId="Hyperlink">
    <w:name w:val="Hyperlink"/>
    <w:uiPriority w:val="99"/>
    <w:rsid w:val="00156B80"/>
    <w:rPr>
      <w:color w:val="0000FF"/>
      <w:u w:val="single"/>
    </w:rPr>
  </w:style>
  <w:style w:type="paragraph" w:customStyle="1" w:styleId="PhDFooter">
    <w:name w:val="PhD Footer"/>
    <w:basedOn w:val="Normal"/>
    <w:rsid w:val="005A6938"/>
    <w:pPr>
      <w:pBdr>
        <w:top w:val="single" w:sz="4" w:space="2" w:color="auto"/>
      </w:pBdr>
      <w:tabs>
        <w:tab w:val="right" w:pos="8222"/>
      </w:tabs>
    </w:pPr>
    <w:rPr>
      <w:sz w:val="18"/>
    </w:rPr>
  </w:style>
  <w:style w:type="paragraph" w:styleId="Header">
    <w:name w:val="header"/>
    <w:basedOn w:val="Normal"/>
    <w:link w:val="HeaderChar"/>
    <w:uiPriority w:val="99"/>
    <w:rsid w:val="00156B80"/>
    <w:pPr>
      <w:pBdr>
        <w:bottom w:val="single" w:sz="4" w:space="1" w:color="auto"/>
      </w:pBdr>
      <w:tabs>
        <w:tab w:val="center" w:pos="4320"/>
        <w:tab w:val="right" w:pos="8100"/>
      </w:tabs>
      <w:spacing w:after="120"/>
    </w:pPr>
    <w:rPr>
      <w:sz w:val="20"/>
    </w:rPr>
  </w:style>
  <w:style w:type="paragraph" w:customStyle="1" w:styleId="PhDNameofCandidate">
    <w:name w:val="PhD Name of Candidate"/>
    <w:basedOn w:val="Heading3"/>
    <w:qFormat/>
    <w:rsid w:val="00094F3B"/>
    <w:pPr>
      <w:spacing w:before="960" w:after="120"/>
      <w:ind w:left="0"/>
      <w:jc w:val="center"/>
      <w:outlineLvl w:val="9"/>
    </w:pPr>
    <w:rPr>
      <w:rFonts w:cs="Times New Roman"/>
      <w:bCs w:val="0"/>
      <w:sz w:val="32"/>
      <w:szCs w:val="22"/>
    </w:rPr>
  </w:style>
  <w:style w:type="paragraph" w:styleId="BalloonText">
    <w:name w:val="Balloon Text"/>
    <w:basedOn w:val="Normal"/>
    <w:link w:val="BalloonTextChar"/>
    <w:uiPriority w:val="99"/>
    <w:semiHidden/>
    <w:rsid w:val="00156B80"/>
    <w:rPr>
      <w:rFonts w:ascii="Tahoma" w:hAnsi="Tahoma" w:cs="Tahoma"/>
      <w:sz w:val="16"/>
      <w:szCs w:val="16"/>
    </w:rPr>
  </w:style>
  <w:style w:type="numbering" w:styleId="111111">
    <w:name w:val="Outline List 2"/>
    <w:basedOn w:val="NoList"/>
    <w:rsid w:val="00554F60"/>
    <w:pPr>
      <w:numPr>
        <w:numId w:val="1"/>
      </w:numPr>
    </w:pPr>
  </w:style>
  <w:style w:type="paragraph" w:styleId="DocumentMap">
    <w:name w:val="Document Map"/>
    <w:basedOn w:val="Normal"/>
    <w:semiHidden/>
    <w:rsid w:val="00156B80"/>
    <w:pPr>
      <w:shd w:val="clear" w:color="auto" w:fill="000080"/>
    </w:pPr>
    <w:rPr>
      <w:rFonts w:ascii="Tahoma" w:hAnsi="Tahoma" w:cs="Tahoma"/>
      <w:sz w:val="20"/>
    </w:rPr>
  </w:style>
  <w:style w:type="character" w:customStyle="1" w:styleId="PhDNormalChar">
    <w:name w:val="PhD Normal Char"/>
    <w:link w:val="PhDNormal"/>
    <w:rsid w:val="004B344E"/>
    <w:rPr>
      <w:sz w:val="24"/>
      <w:szCs w:val="22"/>
      <w:lang w:eastAsia="en-US"/>
    </w:rPr>
  </w:style>
  <w:style w:type="character" w:styleId="FollowedHyperlink">
    <w:name w:val="FollowedHyperlink"/>
    <w:uiPriority w:val="99"/>
    <w:rsid w:val="00156B80"/>
    <w:rPr>
      <w:color w:val="800080"/>
      <w:u w:val="single"/>
    </w:rPr>
  </w:style>
  <w:style w:type="paragraph" w:customStyle="1" w:styleId="PhDLongQuote">
    <w:name w:val="PhD Long Quote"/>
    <w:basedOn w:val="PhDNormal"/>
    <w:next w:val="PhDNormal"/>
    <w:qFormat/>
    <w:rsid w:val="005B3456"/>
    <w:pPr>
      <w:tabs>
        <w:tab w:val="left" w:pos="2041"/>
      </w:tabs>
      <w:autoSpaceDE w:val="0"/>
      <w:autoSpaceDN w:val="0"/>
      <w:adjustRightInd w:val="0"/>
      <w:spacing w:after="180"/>
      <w:ind w:left="851" w:right="567" w:firstLine="0"/>
      <w:contextualSpacing/>
      <w:textAlignment w:val="center"/>
    </w:pPr>
    <w:rPr>
      <w:sz w:val="22"/>
    </w:rPr>
  </w:style>
  <w:style w:type="table" w:customStyle="1" w:styleId="PhDTable">
    <w:name w:val="PhD Table"/>
    <w:basedOn w:val="TableNormal"/>
    <w:uiPriority w:val="99"/>
    <w:rsid w:val="00E4146E"/>
    <w:tblPr>
      <w:tblBorders>
        <w:bottom w:val="single" w:sz="4" w:space="0" w:color="auto"/>
      </w:tblBorders>
    </w:tblPr>
    <w:tblStylePr w:type="firstRow">
      <w:pPr>
        <w:wordWrap/>
        <w:jc w:val="center"/>
      </w:pPr>
      <w:rPr>
        <w:b/>
      </w:rPr>
      <w:tblPr>
        <w:jc w:val="center"/>
      </w:tblPr>
      <w:trPr>
        <w:tblHeader/>
        <w:jc w:val="center"/>
      </w:trPr>
      <w:tcPr>
        <w:tcBorders>
          <w:top w:val="single" w:sz="4" w:space="0" w:color="auto"/>
          <w:bottom w:val="single" w:sz="4" w:space="0" w:color="auto"/>
        </w:tcBorders>
        <w:vAlign w:val="center"/>
      </w:tcPr>
    </w:tblStylePr>
    <w:tblStylePr w:type="lastRow">
      <w:tblPr/>
      <w:tcPr>
        <w:tcBorders>
          <w:bottom w:val="single" w:sz="4" w:space="0" w:color="auto"/>
        </w:tcBorders>
      </w:tcPr>
    </w:tblStylePr>
  </w:style>
  <w:style w:type="paragraph" w:customStyle="1" w:styleId="PhDTableCaption">
    <w:name w:val="PhD Table Caption"/>
    <w:next w:val="PhDNormal"/>
    <w:qFormat/>
    <w:rsid w:val="00554F60"/>
    <w:pPr>
      <w:spacing w:before="120" w:after="180" w:line="360" w:lineRule="auto"/>
    </w:pPr>
    <w:rPr>
      <w:lang w:eastAsia="en-US"/>
    </w:rPr>
  </w:style>
  <w:style w:type="paragraph" w:customStyle="1" w:styleId="PhDAppendicesBibliographyAPA">
    <w:name w:val="PhD Appendices &amp; Bibliography (APA)"/>
    <w:next w:val="PhDReference"/>
    <w:rsid w:val="004B344E"/>
    <w:pPr>
      <w:tabs>
        <w:tab w:val="left" w:pos="567"/>
      </w:tabs>
      <w:spacing w:before="240" w:after="480"/>
      <w:jc w:val="center"/>
      <w:outlineLvl w:val="0"/>
    </w:pPr>
    <w:rPr>
      <w:b/>
      <w:sz w:val="28"/>
      <w:lang w:eastAsia="en-US"/>
    </w:rPr>
  </w:style>
  <w:style w:type="paragraph" w:customStyle="1" w:styleId="PhDAppendixSub-heading">
    <w:name w:val="PhD Appendix Sub-heading"/>
    <w:basedOn w:val="PhDNormal2"/>
    <w:next w:val="PhDNormal"/>
    <w:rsid w:val="00755767"/>
    <w:pPr>
      <w:numPr>
        <w:ilvl w:val="2"/>
        <w:numId w:val="8"/>
      </w:numPr>
      <w:tabs>
        <w:tab w:val="clear" w:pos="1418"/>
      </w:tabs>
      <w:spacing w:after="240"/>
      <w:jc w:val="center"/>
    </w:pPr>
    <w:rPr>
      <w:b/>
      <w:bCs/>
    </w:rPr>
  </w:style>
  <w:style w:type="paragraph" w:customStyle="1" w:styleId="PhDNumberIndent">
    <w:name w:val="PhD Number Indent"/>
    <w:qFormat/>
    <w:rsid w:val="005A6938"/>
    <w:pPr>
      <w:keepLines/>
      <w:numPr>
        <w:numId w:val="4"/>
      </w:numPr>
      <w:spacing w:after="120" w:line="360" w:lineRule="auto"/>
      <w:jc w:val="both"/>
    </w:pPr>
    <w:rPr>
      <w:sz w:val="24"/>
      <w:szCs w:val="22"/>
      <w:lang w:eastAsia="en-US"/>
    </w:rPr>
  </w:style>
  <w:style w:type="paragraph" w:customStyle="1" w:styleId="PhDFigureCaption">
    <w:name w:val="PhD Figure Caption"/>
    <w:next w:val="PhDNormal"/>
    <w:link w:val="PhDFigureCaptionCharChar"/>
    <w:qFormat/>
    <w:rsid w:val="00554F60"/>
    <w:pPr>
      <w:spacing w:before="120" w:after="240"/>
      <w:jc w:val="center"/>
    </w:pPr>
    <w:rPr>
      <w:szCs w:val="22"/>
      <w:lang w:eastAsia="en-US"/>
    </w:rPr>
  </w:style>
  <w:style w:type="paragraph" w:styleId="EndnoteText">
    <w:name w:val="endnote text"/>
    <w:basedOn w:val="Normal"/>
    <w:semiHidden/>
    <w:rsid w:val="00554F60"/>
    <w:rPr>
      <w:sz w:val="20"/>
    </w:rPr>
  </w:style>
  <w:style w:type="character" w:customStyle="1" w:styleId="PhDFigureCaptionCharChar">
    <w:name w:val="PhD Figure Caption Char Char"/>
    <w:basedOn w:val="PhDNormalChar"/>
    <w:link w:val="PhDFigureCaption"/>
    <w:rsid w:val="00554F60"/>
    <w:rPr>
      <w:sz w:val="24"/>
      <w:szCs w:val="22"/>
      <w:lang w:eastAsia="en-US"/>
    </w:rPr>
  </w:style>
  <w:style w:type="character" w:styleId="EndnoteReference">
    <w:name w:val="endnote reference"/>
    <w:semiHidden/>
    <w:rsid w:val="00554F60"/>
    <w:rPr>
      <w:vertAlign w:val="superscript"/>
    </w:rPr>
  </w:style>
  <w:style w:type="character" w:customStyle="1" w:styleId="Heading1Char">
    <w:name w:val="Heading 1 Char"/>
    <w:aliases w:val="PhD Heading 1 (APA) Char"/>
    <w:link w:val="Heading1"/>
    <w:uiPriority w:val="9"/>
    <w:rsid w:val="001A56FB"/>
    <w:rPr>
      <w:rFonts w:cs="Arial"/>
      <w:b/>
      <w:bCs/>
      <w:sz w:val="28"/>
      <w:szCs w:val="32"/>
      <w:lang w:eastAsia="en-US"/>
    </w:rPr>
  </w:style>
  <w:style w:type="paragraph" w:customStyle="1" w:styleId="PhDBullet">
    <w:name w:val="PhD Bullet"/>
    <w:basedOn w:val="PhDNormal"/>
    <w:qFormat/>
    <w:rsid w:val="005A6938"/>
    <w:pPr>
      <w:numPr>
        <w:numId w:val="3"/>
      </w:numPr>
    </w:pPr>
  </w:style>
  <w:style w:type="character" w:customStyle="1" w:styleId="PhDNormal2CharChar">
    <w:name w:val="PhD Normal 2 Char Char"/>
    <w:link w:val="PhDNormal2"/>
    <w:rsid w:val="00156B80"/>
    <w:rPr>
      <w:sz w:val="24"/>
      <w:szCs w:val="22"/>
      <w:lang w:eastAsia="en-US"/>
    </w:rPr>
  </w:style>
  <w:style w:type="character" w:customStyle="1" w:styleId="TOC1Char">
    <w:name w:val="TOC 1 Char"/>
    <w:link w:val="TOC1"/>
    <w:uiPriority w:val="39"/>
    <w:rsid w:val="00994B55"/>
    <w:rPr>
      <w:b/>
      <w:bCs/>
      <w:noProof/>
      <w:sz w:val="24"/>
      <w:lang w:eastAsia="en-US"/>
    </w:rPr>
  </w:style>
  <w:style w:type="character" w:customStyle="1" w:styleId="HeaderChar">
    <w:name w:val="Header Char"/>
    <w:link w:val="Header"/>
    <w:uiPriority w:val="99"/>
    <w:rsid w:val="00156B80"/>
    <w:rPr>
      <w:lang w:eastAsia="en-US"/>
    </w:rPr>
  </w:style>
  <w:style w:type="character" w:customStyle="1" w:styleId="Heading2Char">
    <w:name w:val="Heading 2 Char"/>
    <w:aliases w:val="PhD Heading 2 (APA) Char"/>
    <w:link w:val="Heading2"/>
    <w:uiPriority w:val="9"/>
    <w:locked/>
    <w:rsid w:val="00AD31E1"/>
    <w:rPr>
      <w:rFonts w:cs="Arial"/>
      <w:b/>
      <w:bCs/>
      <w:iCs/>
      <w:sz w:val="24"/>
      <w:szCs w:val="28"/>
      <w:lang w:eastAsia="en-US"/>
    </w:rPr>
  </w:style>
  <w:style w:type="character" w:customStyle="1" w:styleId="Heading3Char">
    <w:name w:val="Heading 3 Char"/>
    <w:aliases w:val="PhD Heading 3 (APA) Char,PhD Heading 3 Char"/>
    <w:link w:val="Heading3"/>
    <w:uiPriority w:val="9"/>
    <w:locked/>
    <w:rsid w:val="00B96240"/>
    <w:rPr>
      <w:rFonts w:cs="Arial"/>
      <w:b/>
      <w:bCs/>
      <w:sz w:val="24"/>
      <w:szCs w:val="26"/>
      <w:lang w:eastAsia="en-US"/>
    </w:rPr>
  </w:style>
  <w:style w:type="character" w:customStyle="1" w:styleId="Heading4Char">
    <w:name w:val="Heading 4 Char"/>
    <w:aliases w:val="PhD Heading 4 (APA) Char,PhD Heading 4 Char,APA 3 Char"/>
    <w:link w:val="Heading4"/>
    <w:uiPriority w:val="9"/>
    <w:rsid w:val="00DB28E6"/>
    <w:rPr>
      <w:b/>
      <w:bCs/>
      <w:i/>
      <w:sz w:val="24"/>
      <w:szCs w:val="28"/>
      <w:lang w:eastAsia="en-US"/>
    </w:rPr>
  </w:style>
  <w:style w:type="character" w:customStyle="1" w:styleId="Heading5Char">
    <w:name w:val="Heading 5 Char"/>
    <w:aliases w:val="PhD Heading 5 (APA) Char"/>
    <w:link w:val="Heading5"/>
    <w:uiPriority w:val="9"/>
    <w:rsid w:val="00010D73"/>
    <w:rPr>
      <w:bCs/>
      <w:i/>
      <w:iCs/>
      <w:sz w:val="24"/>
      <w:szCs w:val="26"/>
      <w:lang w:eastAsia="en-US"/>
    </w:rPr>
  </w:style>
  <w:style w:type="character" w:customStyle="1" w:styleId="Heading7Char">
    <w:name w:val="Heading 7 Char"/>
    <w:link w:val="Heading7"/>
    <w:uiPriority w:val="9"/>
    <w:locked/>
    <w:rsid w:val="00156B80"/>
    <w:rPr>
      <w:color w:val="000000"/>
      <w:sz w:val="24"/>
      <w:lang w:eastAsia="en-US"/>
    </w:rPr>
  </w:style>
  <w:style w:type="character" w:customStyle="1" w:styleId="FooterChar">
    <w:name w:val="Footer Char"/>
    <w:link w:val="Footer"/>
    <w:uiPriority w:val="99"/>
    <w:locked/>
    <w:rsid w:val="00156B80"/>
    <w:rPr>
      <w:lang w:eastAsia="en-US"/>
    </w:rPr>
  </w:style>
  <w:style w:type="table" w:styleId="TableGrid">
    <w:name w:val="Table Grid"/>
    <w:basedOn w:val="TableNormal"/>
    <w:uiPriority w:val="39"/>
    <w:rsid w:val="00156B80"/>
    <w:pPr>
      <w:spacing w:line="480" w:lineRule="auto"/>
      <w:ind w:firstLine="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156B80"/>
    <w:pPr>
      <w:spacing w:before="100" w:beforeAutospacing="1" w:after="100" w:afterAutospacing="1"/>
    </w:pPr>
    <w:rPr>
      <w:lang w:eastAsia="en-AU"/>
    </w:rPr>
  </w:style>
  <w:style w:type="character" w:customStyle="1" w:styleId="Heading6Char">
    <w:name w:val="Heading 6 Char"/>
    <w:link w:val="Heading6"/>
    <w:uiPriority w:val="9"/>
    <w:rsid w:val="00156B80"/>
    <w:rPr>
      <w:i/>
      <w:sz w:val="24"/>
      <w:lang w:eastAsia="en-US"/>
    </w:rPr>
  </w:style>
  <w:style w:type="character" w:customStyle="1" w:styleId="Heading8Char">
    <w:name w:val="Heading 8 Char"/>
    <w:link w:val="Heading8"/>
    <w:uiPriority w:val="9"/>
    <w:rsid w:val="00156B80"/>
    <w:rPr>
      <w:sz w:val="24"/>
      <w:lang w:eastAsia="en-US"/>
    </w:rPr>
  </w:style>
  <w:style w:type="character" w:customStyle="1" w:styleId="Heading9Char">
    <w:name w:val="Heading 9 Char"/>
    <w:link w:val="Heading9"/>
    <w:uiPriority w:val="9"/>
    <w:rsid w:val="00156B80"/>
    <w:rPr>
      <w:i/>
      <w:sz w:val="24"/>
      <w:lang w:eastAsia="en-US"/>
    </w:rPr>
  </w:style>
  <w:style w:type="character" w:customStyle="1" w:styleId="TitleChar">
    <w:name w:val="Title Char"/>
    <w:aliases w:val="PhD Title Char"/>
    <w:link w:val="Title"/>
    <w:uiPriority w:val="10"/>
    <w:locked/>
    <w:rsid w:val="00156B80"/>
    <w:rPr>
      <w:b/>
      <w:smallCaps/>
      <w:sz w:val="48"/>
      <w:szCs w:val="48"/>
      <w:lang w:eastAsia="en-US"/>
    </w:rPr>
  </w:style>
  <w:style w:type="paragraph" w:customStyle="1" w:styleId="PhDAPAPreliminaryHeading">
    <w:name w:val="PhD APA Preliminary Heading"/>
    <w:next w:val="PhDNormal"/>
    <w:qFormat/>
    <w:rsid w:val="001A56FB"/>
    <w:pPr>
      <w:spacing w:before="240" w:after="720"/>
      <w:jc w:val="center"/>
      <w:outlineLvl w:val="1"/>
    </w:pPr>
    <w:rPr>
      <w:b/>
      <w:sz w:val="28"/>
      <w:szCs w:val="24"/>
      <w:lang w:eastAsia="en-US"/>
    </w:rPr>
  </w:style>
  <w:style w:type="paragraph" w:customStyle="1" w:styleId="PhDGraphic">
    <w:name w:val="PhD Graphic"/>
    <w:basedOn w:val="PhDNormal2"/>
    <w:qFormat/>
    <w:rsid w:val="00755767"/>
    <w:pPr>
      <w:keepNext/>
      <w:spacing w:line="360" w:lineRule="auto"/>
      <w:jc w:val="center"/>
    </w:pPr>
  </w:style>
  <w:style w:type="paragraph" w:styleId="ListParagraph">
    <w:name w:val="List Paragraph"/>
    <w:basedOn w:val="Normal"/>
    <w:uiPriority w:val="34"/>
    <w:qFormat/>
    <w:rsid w:val="00262E53"/>
    <w:pPr>
      <w:spacing w:line="276" w:lineRule="auto"/>
      <w:ind w:left="720"/>
      <w:contextualSpacing/>
    </w:pPr>
    <w:rPr>
      <w:rFonts w:ascii="Arial" w:eastAsia="Arial" w:hAnsi="Arial" w:cs="Arial"/>
      <w:sz w:val="22"/>
      <w:szCs w:val="22"/>
      <w:lang w:val="en-US" w:eastAsia="zh-TW"/>
    </w:rPr>
  </w:style>
  <w:style w:type="character" w:styleId="UnresolvedMention">
    <w:name w:val="Unresolved Mention"/>
    <w:basedOn w:val="DefaultParagraphFont"/>
    <w:uiPriority w:val="99"/>
    <w:semiHidden/>
    <w:unhideWhenUsed/>
    <w:rsid w:val="00262E53"/>
    <w:rPr>
      <w:color w:val="605E5C"/>
      <w:shd w:val="clear" w:color="auto" w:fill="E1DFDD"/>
    </w:rPr>
  </w:style>
  <w:style w:type="character" w:styleId="CommentReference">
    <w:name w:val="annotation reference"/>
    <w:basedOn w:val="DefaultParagraphFont"/>
    <w:uiPriority w:val="99"/>
    <w:semiHidden/>
    <w:unhideWhenUsed/>
    <w:rsid w:val="00262E53"/>
    <w:rPr>
      <w:sz w:val="16"/>
      <w:szCs w:val="16"/>
    </w:rPr>
  </w:style>
  <w:style w:type="paragraph" w:styleId="CommentText">
    <w:name w:val="annotation text"/>
    <w:basedOn w:val="Normal"/>
    <w:link w:val="CommentTextChar"/>
    <w:uiPriority w:val="99"/>
    <w:semiHidden/>
    <w:unhideWhenUsed/>
    <w:rsid w:val="00262E53"/>
    <w:pPr>
      <w:spacing w:after="160"/>
    </w:pPr>
    <w:rPr>
      <w:rFonts w:asciiTheme="minorHAnsi" w:eastAsiaTheme="minorEastAsia" w:hAnsiTheme="minorHAnsi" w:cstheme="minorBidi"/>
      <w:sz w:val="20"/>
      <w:lang w:val="en-US" w:eastAsia="zh-TW"/>
    </w:rPr>
  </w:style>
  <w:style w:type="character" w:customStyle="1" w:styleId="CommentTextChar">
    <w:name w:val="Comment Text Char"/>
    <w:basedOn w:val="DefaultParagraphFont"/>
    <w:link w:val="CommentText"/>
    <w:uiPriority w:val="99"/>
    <w:semiHidden/>
    <w:rsid w:val="00262E53"/>
    <w:rPr>
      <w:rFonts w:asciiTheme="minorHAnsi" w:eastAsiaTheme="minorEastAsia" w:hAnsiTheme="minorHAnsi" w:cstheme="minorBidi"/>
      <w:lang w:val="en-US" w:eastAsia="zh-TW"/>
    </w:rPr>
  </w:style>
  <w:style w:type="paragraph" w:styleId="CommentSubject">
    <w:name w:val="annotation subject"/>
    <w:basedOn w:val="CommentText"/>
    <w:next w:val="CommentText"/>
    <w:link w:val="CommentSubjectChar"/>
    <w:uiPriority w:val="99"/>
    <w:semiHidden/>
    <w:unhideWhenUsed/>
    <w:rsid w:val="00262E53"/>
    <w:rPr>
      <w:b/>
      <w:bCs/>
    </w:rPr>
  </w:style>
  <w:style w:type="character" w:customStyle="1" w:styleId="CommentSubjectChar">
    <w:name w:val="Comment Subject Char"/>
    <w:basedOn w:val="CommentTextChar"/>
    <w:link w:val="CommentSubject"/>
    <w:uiPriority w:val="99"/>
    <w:semiHidden/>
    <w:rsid w:val="00262E53"/>
    <w:rPr>
      <w:rFonts w:asciiTheme="minorHAnsi" w:eastAsiaTheme="minorEastAsia" w:hAnsiTheme="minorHAnsi" w:cstheme="minorBidi"/>
      <w:b/>
      <w:bCs/>
      <w:lang w:val="en-US" w:eastAsia="zh-TW"/>
    </w:rPr>
  </w:style>
  <w:style w:type="numbering" w:customStyle="1" w:styleId="NoList1">
    <w:name w:val="No List1"/>
    <w:next w:val="NoList"/>
    <w:uiPriority w:val="99"/>
    <w:semiHidden/>
    <w:unhideWhenUsed/>
    <w:rsid w:val="00262E53"/>
  </w:style>
  <w:style w:type="paragraph" w:styleId="Subtitle">
    <w:name w:val="Subtitle"/>
    <w:basedOn w:val="Normal"/>
    <w:next w:val="Normal"/>
    <w:link w:val="SubtitleChar"/>
    <w:uiPriority w:val="11"/>
    <w:qFormat/>
    <w:rsid w:val="00262E53"/>
    <w:pPr>
      <w:keepNext/>
      <w:keepLines/>
      <w:spacing w:before="360" w:after="80" w:line="259" w:lineRule="auto"/>
    </w:pPr>
    <w:rPr>
      <w:rFonts w:ascii="Georgia" w:eastAsia="Georgia" w:hAnsi="Georgia" w:cs="Georgia"/>
      <w:i/>
      <w:color w:val="666666"/>
      <w:sz w:val="48"/>
      <w:szCs w:val="48"/>
      <w:lang w:eastAsia="zh-TW"/>
    </w:rPr>
  </w:style>
  <w:style w:type="character" w:customStyle="1" w:styleId="SubtitleChar">
    <w:name w:val="Subtitle Char"/>
    <w:basedOn w:val="DefaultParagraphFont"/>
    <w:link w:val="Subtitle"/>
    <w:uiPriority w:val="11"/>
    <w:rsid w:val="00262E53"/>
    <w:rPr>
      <w:rFonts w:ascii="Georgia" w:eastAsia="Georgia" w:hAnsi="Georgia" w:cs="Georgia"/>
      <w:i/>
      <w:color w:val="666666"/>
      <w:sz w:val="48"/>
      <w:szCs w:val="48"/>
      <w:lang w:eastAsia="zh-TW"/>
    </w:rPr>
  </w:style>
  <w:style w:type="character" w:customStyle="1" w:styleId="gd15mcfceub">
    <w:name w:val="gd15mcfceub"/>
    <w:basedOn w:val="DefaultParagraphFont"/>
    <w:rsid w:val="00262E53"/>
  </w:style>
  <w:style w:type="character" w:customStyle="1" w:styleId="gd15mcfckub">
    <w:name w:val="gd15mcfckub"/>
    <w:basedOn w:val="DefaultParagraphFont"/>
    <w:rsid w:val="00262E53"/>
  </w:style>
  <w:style w:type="paragraph" w:customStyle="1" w:styleId="Caption1">
    <w:name w:val="Caption1"/>
    <w:basedOn w:val="Normal"/>
    <w:next w:val="Normal"/>
    <w:uiPriority w:val="35"/>
    <w:unhideWhenUsed/>
    <w:qFormat/>
    <w:rsid w:val="00262E53"/>
    <w:pPr>
      <w:spacing w:after="200"/>
    </w:pPr>
    <w:rPr>
      <w:rFonts w:ascii="Calibri" w:eastAsiaTheme="minorEastAsia" w:hAnsi="Calibri" w:cs="Calibri"/>
      <w:i/>
      <w:iCs/>
      <w:color w:val="1F497D"/>
      <w:sz w:val="18"/>
      <w:szCs w:val="18"/>
      <w:lang w:eastAsia="zh-TW"/>
    </w:rPr>
  </w:style>
  <w:style w:type="paragraph" w:styleId="NoSpacing">
    <w:name w:val="No Spacing"/>
    <w:uiPriority w:val="1"/>
    <w:qFormat/>
    <w:rsid w:val="00262E53"/>
    <w:rPr>
      <w:rFonts w:ascii="Calibri" w:eastAsiaTheme="minorEastAsia" w:hAnsi="Calibri" w:cs="Calibri"/>
      <w:sz w:val="22"/>
      <w:szCs w:val="22"/>
      <w:lang w:eastAsia="zh-TW"/>
    </w:rPr>
  </w:style>
  <w:style w:type="character" w:customStyle="1" w:styleId="BalloonTextChar">
    <w:name w:val="Balloon Text Char"/>
    <w:basedOn w:val="DefaultParagraphFont"/>
    <w:link w:val="BalloonText"/>
    <w:uiPriority w:val="99"/>
    <w:semiHidden/>
    <w:rsid w:val="00262E53"/>
    <w:rPr>
      <w:rFonts w:ascii="Tahoma" w:hAnsi="Tahoma" w:cs="Tahoma"/>
      <w:sz w:val="16"/>
      <w:szCs w:val="16"/>
      <w:lang w:eastAsia="en-US"/>
    </w:rPr>
  </w:style>
  <w:style w:type="paragraph" w:styleId="Revision">
    <w:name w:val="Revision"/>
    <w:hidden/>
    <w:uiPriority w:val="99"/>
    <w:semiHidden/>
    <w:rsid w:val="00262E53"/>
    <w:rPr>
      <w:rFonts w:ascii="Calibri" w:eastAsiaTheme="minorEastAsia" w:hAnsi="Calibri" w:cs="Calibri"/>
      <w:sz w:val="22"/>
      <w:szCs w:val="22"/>
      <w:lang w:eastAsia="zh-TW"/>
    </w:rPr>
  </w:style>
  <w:style w:type="numbering" w:customStyle="1" w:styleId="NoList11">
    <w:name w:val="No List11"/>
    <w:next w:val="NoList"/>
    <w:uiPriority w:val="99"/>
    <w:semiHidden/>
    <w:unhideWhenUsed/>
    <w:rsid w:val="00262E53"/>
  </w:style>
  <w:style w:type="numbering" w:customStyle="1" w:styleId="NoList2">
    <w:name w:val="No List2"/>
    <w:next w:val="NoList"/>
    <w:uiPriority w:val="99"/>
    <w:semiHidden/>
    <w:unhideWhenUsed/>
    <w:rsid w:val="00262E53"/>
  </w:style>
  <w:style w:type="paragraph" w:customStyle="1" w:styleId="Caption2">
    <w:name w:val="Caption2"/>
    <w:basedOn w:val="Normal"/>
    <w:next w:val="Normal"/>
    <w:uiPriority w:val="35"/>
    <w:unhideWhenUsed/>
    <w:qFormat/>
    <w:rsid w:val="00262E53"/>
    <w:pPr>
      <w:spacing w:after="200"/>
    </w:pPr>
    <w:rPr>
      <w:rFonts w:ascii="Calibri" w:eastAsiaTheme="minorEastAsia" w:hAnsi="Calibri" w:cs="Calibri"/>
      <w:i/>
      <w:iCs/>
      <w:color w:val="1F497D"/>
      <w:sz w:val="18"/>
      <w:szCs w:val="18"/>
      <w:lang w:eastAsia="zh-TW"/>
    </w:rPr>
  </w:style>
  <w:style w:type="paragraph" w:customStyle="1" w:styleId="Caption3">
    <w:name w:val="Caption3"/>
    <w:basedOn w:val="Normal"/>
    <w:next w:val="Normal"/>
    <w:uiPriority w:val="35"/>
    <w:unhideWhenUsed/>
    <w:qFormat/>
    <w:rsid w:val="00262E53"/>
    <w:pPr>
      <w:spacing w:after="200"/>
    </w:pPr>
    <w:rPr>
      <w:rFonts w:ascii="Calibri" w:eastAsiaTheme="minorEastAsia" w:hAnsi="Calibri" w:cs="Calibri"/>
      <w:i/>
      <w:iCs/>
      <w:color w:val="1F497D"/>
      <w:sz w:val="18"/>
      <w:szCs w:val="18"/>
      <w:lang w:eastAsia="zh-TW"/>
    </w:rPr>
  </w:style>
  <w:style w:type="table" w:customStyle="1" w:styleId="TableGrid1">
    <w:name w:val="Table Grid1"/>
    <w:basedOn w:val="TableNormal"/>
    <w:next w:val="TableGrid"/>
    <w:uiPriority w:val="39"/>
    <w:rsid w:val="006545B8"/>
    <w:rPr>
      <w:rFonts w:ascii="Calibri" w:eastAsia="PMingLiU" w:hAnsi="Calibri" w:cs="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B57DE"/>
    <w:rPr>
      <w:rFonts w:ascii="Calibri" w:eastAsia="PMingLiU" w:hAnsi="Calibri" w:cs="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B57DE"/>
    <w:rPr>
      <w:rFonts w:ascii="Calibri" w:eastAsia="PMingLiU" w:hAnsi="Calibri" w:cs="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4D39A5"/>
    <w:rPr>
      <w:rFonts w:ascii="Calibri" w:eastAsia="PMingLiU" w:hAnsi="Calibri" w:cs="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B60D90"/>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B60D90"/>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49435B"/>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49435B"/>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49435B"/>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494F62"/>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494F62"/>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494F62"/>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39"/>
    <w:rsid w:val="00962305"/>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39"/>
    <w:rsid w:val="004B0089"/>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39"/>
    <w:rsid w:val="00F93AC5"/>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257232">
      <w:bodyDiv w:val="1"/>
      <w:marLeft w:val="0"/>
      <w:marRight w:val="0"/>
      <w:marTop w:val="0"/>
      <w:marBottom w:val="0"/>
      <w:divBdr>
        <w:top w:val="none" w:sz="0" w:space="0" w:color="auto"/>
        <w:left w:val="none" w:sz="0" w:space="0" w:color="auto"/>
        <w:bottom w:val="none" w:sz="0" w:space="0" w:color="auto"/>
        <w:right w:val="none" w:sz="0" w:space="0" w:color="auto"/>
      </w:divBdr>
    </w:div>
    <w:div w:id="1557467403">
      <w:bodyDiv w:val="1"/>
      <w:marLeft w:val="0"/>
      <w:marRight w:val="0"/>
      <w:marTop w:val="0"/>
      <w:marBottom w:val="0"/>
      <w:divBdr>
        <w:top w:val="none" w:sz="0" w:space="0" w:color="auto"/>
        <w:left w:val="none" w:sz="0" w:space="0" w:color="auto"/>
        <w:bottom w:val="none" w:sz="0" w:space="0" w:color="auto"/>
        <w:right w:val="none" w:sz="0" w:space="0" w:color="auto"/>
      </w:divBdr>
    </w:div>
    <w:div w:id="1759207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nimaldiversity.org/accounts/Miniopterus_australis/"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doi.org/10.1071/AM00121" TargetMode="External"/><Relationship Id="rId21" Type="http://schemas.openxmlformats.org/officeDocument/2006/relationships/hyperlink" Target="file:///I:\School\QUT\Master\Project\Thesis\Post-exam%20thesis%20edits\Master's%20thesis%20draft%20edits.docx" TargetMode="External"/><Relationship Id="rId324" Type="http://schemas.openxmlformats.org/officeDocument/2006/relationships/chart" Target="charts/chart17.xml"/><Relationship Id="rId531" Type="http://schemas.openxmlformats.org/officeDocument/2006/relationships/hyperlink" Target="https://doi.org/10.1046/j.1365-2664.2003.00831.x" TargetMode="External"/><Relationship Id="rId170" Type="http://schemas.openxmlformats.org/officeDocument/2006/relationships/hyperlink" Target="https://doi.org/10.1071/WR99106" TargetMode="External"/><Relationship Id="rId268" Type="http://schemas.openxmlformats.org/officeDocument/2006/relationships/hyperlink" Target="https://doi.org/10.2981/wlb.00659" TargetMode="External"/><Relationship Id="rId475" Type="http://schemas.openxmlformats.org/officeDocument/2006/relationships/hyperlink" Target="https://doi.org/10.1515/mamm.1970.34.1.76" TargetMode="External"/><Relationship Id="rId32" Type="http://schemas.openxmlformats.org/officeDocument/2006/relationships/hyperlink" Target="file:///I:\School\QUT\Master\Project\Thesis\Post-exam%20thesis%20edits\Master's%20thesis%20draft%20edits.docx" TargetMode="External"/><Relationship Id="rId128" Type="http://schemas.openxmlformats.org/officeDocument/2006/relationships/hyperlink" Target="https://doi.org/10.1071/ZO20041" TargetMode="External"/><Relationship Id="rId335" Type="http://schemas.openxmlformats.org/officeDocument/2006/relationships/chart" Target="charts/chart28.xml"/><Relationship Id="rId542" Type="http://schemas.openxmlformats.org/officeDocument/2006/relationships/hyperlink" Target="https://doi.org/10.1080/03014223.2003.9518341" TargetMode="External"/><Relationship Id="rId181" Type="http://schemas.openxmlformats.org/officeDocument/2006/relationships/chart" Target="charts/chart4.xml"/><Relationship Id="rId402" Type="http://schemas.openxmlformats.org/officeDocument/2006/relationships/hyperlink" Target="https://doi.org/10.5772/intechopen.68836" TargetMode="External"/><Relationship Id="rId279" Type="http://schemas.openxmlformats.org/officeDocument/2006/relationships/hyperlink" Target="https://doi.org/10.1007/978-3-319-25220-97" TargetMode="External"/><Relationship Id="rId486" Type="http://schemas.openxmlformats.org/officeDocument/2006/relationships/hyperlink" Target="https://doi.org/10.1016/j.jaridenv.2012.03.007" TargetMode="External"/><Relationship Id="rId43" Type="http://schemas.openxmlformats.org/officeDocument/2006/relationships/hyperlink" Target="file:///I:\School\QUT\Master\Project\Thesis\Post-exam%20thesis%20edits\Master's%20thesis%20draft%20edits.docx" TargetMode="External"/><Relationship Id="rId139" Type="http://schemas.openxmlformats.org/officeDocument/2006/relationships/hyperlink" Target="https://www.jstor.org/stable/44202493" TargetMode="External"/><Relationship Id="rId346" Type="http://schemas.openxmlformats.org/officeDocument/2006/relationships/hyperlink" Target="https://doi.org/10.1111/j.1365-%092435.2008.01423.x" TargetMode="External"/><Relationship Id="rId553" Type="http://schemas.openxmlformats.org/officeDocument/2006/relationships/hyperlink" Target="https://doi.org/10.1086/528960" TargetMode="External"/><Relationship Id="rId192" Type="http://schemas.openxmlformats.org/officeDocument/2006/relationships/hyperlink" Target="https://doi.org/10.1038/srep00524" TargetMode="External"/><Relationship Id="rId206" Type="http://schemas.openxmlformats.org/officeDocument/2006/relationships/hyperlink" Target="https://doi.org/10.1071/ZO9640052" TargetMode="External"/><Relationship Id="rId413" Type="http://schemas.openxmlformats.org/officeDocument/2006/relationships/hyperlink" Target="https://doi.org/10.1007/s00265-020-02840-1" TargetMode="External"/><Relationship Id="rId497" Type="http://schemas.openxmlformats.org/officeDocument/2006/relationships/hyperlink" Target="https://doi.org/10.1098/rspb.2018.1222" TargetMode="External"/><Relationship Id="rId357" Type="http://schemas.openxmlformats.org/officeDocument/2006/relationships/hyperlink" Target="https://doi.org/10.1071/ZO9680049" TargetMode="External"/><Relationship Id="rId54" Type="http://schemas.openxmlformats.org/officeDocument/2006/relationships/hyperlink" Target="file:///H:\School\QUT\Master\Project\Thesis\Combine\Master's%20thesis%20draft%20final%20ver.docx" TargetMode="External"/><Relationship Id="rId217" Type="http://schemas.openxmlformats.org/officeDocument/2006/relationships/hyperlink" Target="https://doi.org/10.1186/s40850-021-00065-x" TargetMode="External"/><Relationship Id="rId564" Type="http://schemas.openxmlformats.org/officeDocument/2006/relationships/header" Target="header9.xml"/><Relationship Id="rId424" Type="http://schemas.openxmlformats.org/officeDocument/2006/relationships/hyperlink" Target="https://doi.org/10.1139/z04-095" TargetMode="External"/><Relationship Id="rId270" Type="http://schemas.openxmlformats.org/officeDocument/2006/relationships/hyperlink" Target="https://doi.org/10.1093/jmammal/gyx054" TargetMode="External"/><Relationship Id="rId65" Type="http://schemas.openxmlformats.org/officeDocument/2006/relationships/hyperlink" Target="https://doi.org/10.1371/currents.RRN1212" TargetMode="External"/><Relationship Id="rId130" Type="http://schemas.openxmlformats.org/officeDocument/2006/relationships/hyperlink" Target="https://profile.id.com.au/moreton-bay/about?WebID=450" TargetMode="External"/><Relationship Id="rId368" Type="http://schemas.openxmlformats.org/officeDocument/2006/relationships/hyperlink" Target="https://doi.org/10.2108/zsj.20.1017" TargetMode="External"/><Relationship Id="rId575" Type="http://schemas.openxmlformats.org/officeDocument/2006/relationships/image" Target="media/image8.jpeg"/><Relationship Id="rId228" Type="http://schemas.openxmlformats.org/officeDocument/2006/relationships/hyperlink" Target="https://doi.org/10.1111/j.1469-7998.1995.tb05146.x" TargetMode="External"/><Relationship Id="rId435" Type="http://schemas.openxmlformats.org/officeDocument/2006/relationships/hyperlink" Target="https://doi.org/10.1093/icb/icr076" TargetMode="External"/><Relationship Id="rId281" Type="http://schemas.openxmlformats.org/officeDocument/2006/relationships/hyperlink" Target="https://doi.org/10.2307/3546196" TargetMode="External"/><Relationship Id="rId502" Type="http://schemas.openxmlformats.org/officeDocument/2006/relationships/hyperlink" Target="https://doi.org/10.1139/Z07-067" TargetMode="External"/><Relationship Id="rId76" Type="http://schemas.openxmlformats.org/officeDocument/2006/relationships/hyperlink" Target="https://doi.org/10.1139/Z08-125" TargetMode="External"/><Relationship Id="rId141" Type="http://schemas.openxmlformats.org/officeDocument/2006/relationships/hyperlink" Target="https://doi.org/10.1071/WR03106" TargetMode="External"/><Relationship Id="rId379" Type="http://schemas.openxmlformats.org/officeDocument/2006/relationships/hyperlink" Target="https://doi.org/10.1644/05-MAMM-A-127R1.1" TargetMode="External"/><Relationship Id="rId7" Type="http://schemas.openxmlformats.org/officeDocument/2006/relationships/endnotes" Target="endnotes.xml"/><Relationship Id="rId183" Type="http://schemas.openxmlformats.org/officeDocument/2006/relationships/chart" Target="charts/chart6.xml"/><Relationship Id="rId239" Type="http://schemas.openxmlformats.org/officeDocument/2006/relationships/hyperlink" Target="https://doi.org/10.2307/1379951" TargetMode="External"/><Relationship Id="rId390" Type="http://schemas.openxmlformats.org/officeDocument/2006/relationships/hyperlink" Target="https://doi.org/10.5860/choice.44-0931" TargetMode="External"/><Relationship Id="rId404" Type="http://schemas.openxmlformats.org/officeDocument/2006/relationships/hyperlink" Target="https://doi.org/10.1644/07-%09MAMM-A-163R1.1" TargetMode="External"/><Relationship Id="rId446" Type="http://schemas.openxmlformats.org/officeDocument/2006/relationships/chart" Target="charts/chart36.xml"/><Relationship Id="rId250" Type="http://schemas.openxmlformats.org/officeDocument/2006/relationships/hyperlink" Target="https://doi.org/10.1111/j.1469-7998.1988.tb02433.x" TargetMode="External"/><Relationship Id="rId292" Type="http://schemas.openxmlformats.org/officeDocument/2006/relationships/hyperlink" Target="https://doi.org/10.1016/j.gecco.2019.e00808" TargetMode="External"/><Relationship Id="rId306" Type="http://schemas.openxmlformats.org/officeDocument/2006/relationships/hyperlink" Target="https://doi.org/10.1086/693847" TargetMode="External"/><Relationship Id="rId488" Type="http://schemas.openxmlformats.org/officeDocument/2006/relationships/hyperlink" Target="https://doi.org/10.1371/journal.pone.0134443" TargetMode="External"/><Relationship Id="rId45" Type="http://schemas.openxmlformats.org/officeDocument/2006/relationships/hyperlink" Target="file:///I:\School\QUT\Master\Project\Thesis\Post-exam%20thesis%20edits\Master's%20thesis%20draft%20edits.docx" TargetMode="External"/><Relationship Id="rId87" Type="http://schemas.openxmlformats.org/officeDocument/2006/relationships/hyperlink" Target="https://doi.org/10.1186/1471-2164-14-916" TargetMode="External"/><Relationship Id="rId110" Type="http://schemas.openxmlformats.org/officeDocument/2006/relationships/hyperlink" Target="https://doi.org/10.1242/jeb.066514" TargetMode="External"/><Relationship Id="rId348" Type="http://schemas.openxmlformats.org/officeDocument/2006/relationships/hyperlink" Target="https://doi.org/10.25225/fozo.v63.i3.a8.2014" TargetMode="External"/><Relationship Id="rId513" Type="http://schemas.openxmlformats.org/officeDocument/2006/relationships/hyperlink" Target="https://doi.org/10.1007/s10531-016-1261-0" TargetMode="External"/><Relationship Id="rId555" Type="http://schemas.openxmlformats.org/officeDocument/2006/relationships/hyperlink" Target="https://doi.org/10.1371/journal.pone.0038800" TargetMode="External"/><Relationship Id="rId152" Type="http://schemas.openxmlformats.org/officeDocument/2006/relationships/hyperlink" Target="https://doi.org/10.1002/ece3.3111" TargetMode="External"/><Relationship Id="rId194" Type="http://schemas.openxmlformats.org/officeDocument/2006/relationships/hyperlink" Target="https://doi.org/10.2193/0022-%09541X(2006)70%5b207:DHOFLM%5d2.0.CO;2" TargetMode="External"/><Relationship Id="rId208" Type="http://schemas.openxmlformats.org/officeDocument/2006/relationships/hyperlink" Target="https://doi.org/10.2307/1378506" TargetMode="External"/><Relationship Id="rId415" Type="http://schemas.openxmlformats.org/officeDocument/2006/relationships/hyperlink" Target="https://doi.org/10.1002/ece3.3111" TargetMode="External"/><Relationship Id="rId457" Type="http://schemas.openxmlformats.org/officeDocument/2006/relationships/hyperlink" Target="https://doi.org/10.1002/ece3.2772" TargetMode="External"/><Relationship Id="rId261" Type="http://schemas.openxmlformats.org/officeDocument/2006/relationships/hyperlink" Target="https://doi.org/10.1371/journal.pone.0240434" TargetMode="External"/><Relationship Id="rId499" Type="http://schemas.openxmlformats.org/officeDocument/2006/relationships/hyperlink" Target="https://doi.org/10.1016/j.agee.2014.08.028" TargetMode="External"/><Relationship Id="rId14" Type="http://schemas.openxmlformats.org/officeDocument/2006/relationships/hyperlink" Target="file:///I:\School\QUT\Master\Project\Thesis\Post-exam%20thesis%20edits\Master's%20thesis%20draft%20edits.docx" TargetMode="External"/><Relationship Id="rId56" Type="http://schemas.openxmlformats.org/officeDocument/2006/relationships/hyperlink" Target="file:///H:\School\QUT\Master\Project\Thesis\Combine\Master's%20thesis%20draft%20final%20ver.docx" TargetMode="External"/><Relationship Id="rId317" Type="http://schemas.openxmlformats.org/officeDocument/2006/relationships/image" Target="media/image1.png"/><Relationship Id="rId359" Type="http://schemas.openxmlformats.org/officeDocument/2006/relationships/hyperlink" Target="https://doi.org/10.1086/physzool.45.1.30155922" TargetMode="External"/><Relationship Id="rId524" Type="http://schemas.openxmlformats.org/officeDocument/2006/relationships/hyperlink" Target="https://doi.org/10.2193/2008-471" TargetMode="External"/><Relationship Id="rId566" Type="http://schemas.openxmlformats.org/officeDocument/2006/relationships/hyperlink" Target="https://dx.doi.org/10.2305/IUCN.UK.2017-2.RLTS.T19553A21993377.en" TargetMode="External"/><Relationship Id="rId98" Type="http://schemas.openxmlformats.org/officeDocument/2006/relationships/hyperlink" Target="https://doi.org/10.1073/pnas.1008476107" TargetMode="External"/><Relationship Id="rId121" Type="http://schemas.openxmlformats.org/officeDocument/2006/relationships/hyperlink" Target="https://doi.org/10.1130/2015.2516(17)" TargetMode="External"/><Relationship Id="rId163" Type="http://schemas.openxmlformats.org/officeDocument/2006/relationships/hyperlink" Target="https://doi.org/10.1111/aec.12034" TargetMode="External"/><Relationship Id="rId219" Type="http://schemas.openxmlformats.org/officeDocument/2006/relationships/hyperlink" Target="https://doi.org/10.1111/acv.12574" TargetMode="External"/><Relationship Id="rId370" Type="http://schemas.openxmlformats.org/officeDocument/2006/relationships/hyperlink" Target="https://doi.org/10.1644/12-MAMM-A-095.1" TargetMode="External"/><Relationship Id="rId426" Type="http://schemas.openxmlformats.org/officeDocument/2006/relationships/hyperlink" Target="https://doi.org/10.1644/11-MAMM-A-393.1" TargetMode="External"/><Relationship Id="rId230" Type="http://schemas.openxmlformats.org/officeDocument/2006/relationships/hyperlink" Target="https://www.environment.gov.au/science/%20%09abrs/publications/fauna-of-australia/fauna-1b" TargetMode="External"/><Relationship Id="rId468" Type="http://schemas.openxmlformats.org/officeDocument/2006/relationships/hyperlink" Target="http://dx.doi.org/10.1071/AM15012" TargetMode="External"/><Relationship Id="rId25" Type="http://schemas.openxmlformats.org/officeDocument/2006/relationships/hyperlink" Target="file:///I:\School\QUT\Master\Project\Thesis\Post-exam%20thesis%20edits\Master's%20thesis%20draft%20edits.docx" TargetMode="External"/><Relationship Id="rId67" Type="http://schemas.openxmlformats.org/officeDocument/2006/relationships/hyperlink" Target="https://doi.org/10.1071/ZO18040" TargetMode="External"/><Relationship Id="rId272" Type="http://schemas.openxmlformats.org/officeDocument/2006/relationships/hyperlink" Target="https://doi.org/10.1007/s13364-020-00531-w" TargetMode="External"/><Relationship Id="rId328" Type="http://schemas.openxmlformats.org/officeDocument/2006/relationships/chart" Target="charts/chart21.xml"/><Relationship Id="rId535" Type="http://schemas.openxmlformats.org/officeDocument/2006/relationships/hyperlink" Target="https://apps.des.qld.gov.au/regional-ecosystems/list/?bioregion=12" TargetMode="External"/><Relationship Id="rId577" Type="http://schemas.openxmlformats.org/officeDocument/2006/relationships/image" Target="media/image10.jpeg"/><Relationship Id="rId132" Type="http://schemas.openxmlformats.org/officeDocument/2006/relationships/hyperlink" Target="https://doi.org/10.2193/2008-471" TargetMode="External"/><Relationship Id="rId174" Type="http://schemas.openxmlformats.org/officeDocument/2006/relationships/footer" Target="footer4.xml"/><Relationship Id="rId381" Type="http://schemas.openxmlformats.org/officeDocument/2006/relationships/hyperlink" Target="https://doi.org/10.1371/journal.pone.0191471" TargetMode="External"/><Relationship Id="rId241" Type="http://schemas.openxmlformats.org/officeDocument/2006/relationships/hyperlink" Target="https://doi.org/10.1071/WR14197" TargetMode="External"/><Relationship Id="rId437" Type="http://schemas.openxmlformats.org/officeDocument/2006/relationships/hyperlink" Target="https://doi.org/10.1071/WR99106" TargetMode="External"/><Relationship Id="rId479" Type="http://schemas.openxmlformats.org/officeDocument/2006/relationships/hyperlink" Target="https://doi.org/10.1093/icb/icr042" TargetMode="External"/><Relationship Id="rId36" Type="http://schemas.openxmlformats.org/officeDocument/2006/relationships/hyperlink" Target="file:///I:\School\QUT\Master\Project\Thesis\Post-exam%20thesis%20edits\Master's%20thesis%20draft%20edits.docx" TargetMode="External"/><Relationship Id="rId283" Type="http://schemas.openxmlformats.org/officeDocument/2006/relationships/hyperlink" Target="https://doi.org/10.1002/ece3.3943" TargetMode="External"/><Relationship Id="rId339" Type="http://schemas.openxmlformats.org/officeDocument/2006/relationships/hyperlink" Target="https://doi.org/10.1071/AM06003" TargetMode="External"/><Relationship Id="rId490" Type="http://schemas.openxmlformats.org/officeDocument/2006/relationships/hyperlink" Target="https://doi.org/10.1186/1742-9994-11-39" TargetMode="External"/><Relationship Id="rId504" Type="http://schemas.openxmlformats.org/officeDocument/2006/relationships/hyperlink" Target="https://doi.org/10.1139/cjz-2016-0055" TargetMode="External"/><Relationship Id="rId546" Type="http://schemas.openxmlformats.org/officeDocument/2006/relationships/hyperlink" Target="https://doi.org/10.1371/journal.pone.0231170" TargetMode="External"/><Relationship Id="rId78" Type="http://schemas.openxmlformats.org/officeDocument/2006/relationships/hyperlink" Target="https://doi.org/10.1071/ZO09006" TargetMode="External"/><Relationship Id="rId101" Type="http://schemas.openxmlformats.org/officeDocument/2006/relationships/hyperlink" Target="https://doi.org/10.1093/icb/icr042" TargetMode="External"/><Relationship Id="rId143" Type="http://schemas.openxmlformats.org/officeDocument/2006/relationships/hyperlink" Target="https://doi.org/10.7882/FS.2011.025" TargetMode="External"/><Relationship Id="rId185" Type="http://schemas.openxmlformats.org/officeDocument/2006/relationships/chart" Target="charts/chart8.xml"/><Relationship Id="rId350" Type="http://schemas.openxmlformats.org/officeDocument/2006/relationships/hyperlink" Target="https://doi.org/10.1111/brv.12427" TargetMode="External"/><Relationship Id="rId406" Type="http://schemas.openxmlformats.org/officeDocument/2006/relationships/hyperlink" Target="https://doi.org/10.1016/j.mambio.2014.10.004" TargetMode="External"/><Relationship Id="rId9" Type="http://schemas.microsoft.com/office/2011/relationships/commentsExtended" Target="commentsExtended.xml"/><Relationship Id="rId210" Type="http://schemas.openxmlformats.org/officeDocument/2006/relationships/hyperlink" Target="https://digital.lib.usf.edu/?k26.3290" TargetMode="External"/><Relationship Id="rId392" Type="http://schemas.openxmlformats.org/officeDocument/2006/relationships/hyperlink" Target="https://doi.org/10.1016/j.physbeh.2016.06.015" TargetMode="External"/><Relationship Id="rId448" Type="http://schemas.openxmlformats.org/officeDocument/2006/relationships/chart" Target="charts/chart38.xml"/><Relationship Id="rId252" Type="http://schemas.openxmlformats.org/officeDocument/2006/relationships/hyperlink" Target="https://doi.org/10.1644/1545-1542(2002)0832.0.CO;2" TargetMode="External"/><Relationship Id="rId294" Type="http://schemas.openxmlformats.org/officeDocument/2006/relationships/hyperlink" Target="https://doi.org/10.1644/05-MAMM-A-161R1.1" TargetMode="External"/><Relationship Id="rId308" Type="http://schemas.openxmlformats.org/officeDocument/2006/relationships/hyperlink" Target="https://doi.org/10.1111/j.1744-7429.2006.00101.x" TargetMode="External"/><Relationship Id="rId515" Type="http://schemas.openxmlformats.org/officeDocument/2006/relationships/hyperlink" Target="https://doi.org/10.1139/cjz-%092013-0127" TargetMode="External"/><Relationship Id="rId47" Type="http://schemas.openxmlformats.org/officeDocument/2006/relationships/hyperlink" Target="file:///I:\School\QUT\Master\Project\Thesis\Post-exam%20thesis%20edits\Master's%20thesis%20draft%20edits.docx" TargetMode="External"/><Relationship Id="rId89" Type="http://schemas.openxmlformats.org/officeDocument/2006/relationships/hyperlink" Target="https://doi.org/10.1071/ZO9661073" TargetMode="External"/><Relationship Id="rId112" Type="http://schemas.openxmlformats.org/officeDocument/2006/relationships/hyperlink" Target="https://doi.org/10.1016/j.ecoser.2021.101280" TargetMode="External"/><Relationship Id="rId154" Type="http://schemas.openxmlformats.org/officeDocument/2006/relationships/hyperlink" Target="https://doi.org/10.1371/journal.pone.0025845" TargetMode="External"/><Relationship Id="rId361" Type="http://schemas.openxmlformats.org/officeDocument/2006/relationships/hyperlink" Target="https://doi.org/10.1111/j.1439-%090310.2011.01897.x" TargetMode="External"/><Relationship Id="rId557" Type="http://schemas.openxmlformats.org/officeDocument/2006/relationships/hyperlink" Target="https://doi.org/10.1071/PC000130" TargetMode="External"/><Relationship Id="rId196" Type="http://schemas.openxmlformats.org/officeDocument/2006/relationships/hyperlink" Target="https://doi.org/10.3161/1733-%095329(2006)8%5b187:FAOBAT%5d2.0.CO;2" TargetMode="External"/><Relationship Id="rId417" Type="http://schemas.openxmlformats.org/officeDocument/2006/relationships/hyperlink" Target="https://doi.org/10.1080/03014223.2003.9518341" TargetMode="External"/><Relationship Id="rId459" Type="http://schemas.openxmlformats.org/officeDocument/2006/relationships/hyperlink" Target="https://doi.org/10.1890/06-0654" TargetMode="External"/><Relationship Id="rId16" Type="http://schemas.openxmlformats.org/officeDocument/2006/relationships/hyperlink" Target="file:///I:\School\QUT\Master\Project\Thesis\Post-exam%20thesis%20edits\Master's%20thesis%20draft%20edits.docx" TargetMode="External"/><Relationship Id="rId221" Type="http://schemas.openxmlformats.org/officeDocument/2006/relationships/hyperlink" Target="https://doi.org/10.3106/mammalstudy.28.1" TargetMode="External"/><Relationship Id="rId263" Type="http://schemas.openxmlformats.org/officeDocument/2006/relationships/hyperlink" Target="https://doi.org/10.1644/1545-%091542(2002)083%3c0794:IOSARS%3e2.0.CO;2" TargetMode="External"/><Relationship Id="rId319" Type="http://schemas.openxmlformats.org/officeDocument/2006/relationships/chart" Target="charts/chart12.xml"/><Relationship Id="rId470" Type="http://schemas.openxmlformats.org/officeDocument/2006/relationships/hyperlink" Target="https://doi.org/10.1111/acv.12216" TargetMode="External"/><Relationship Id="rId526" Type="http://schemas.openxmlformats.org/officeDocument/2006/relationships/hyperlink" Target="https://doi.org/10.1177/1940082916680428" TargetMode="External"/><Relationship Id="rId58" Type="http://schemas.openxmlformats.org/officeDocument/2006/relationships/hyperlink" Target="file:///H:\School\QUT\Master\Project\Thesis\Combine\Master's%20thesis%20draft%20final%20ver.docx" TargetMode="External"/><Relationship Id="rId123" Type="http://schemas.openxmlformats.org/officeDocument/2006/relationships/hyperlink" Target="https://doi.org/10.1016/j.biocon.2006.10.051" TargetMode="External"/><Relationship Id="rId330" Type="http://schemas.openxmlformats.org/officeDocument/2006/relationships/chart" Target="charts/chart23.xml"/><Relationship Id="rId568" Type="http://schemas.openxmlformats.org/officeDocument/2006/relationships/hyperlink" Target="https://dx.doi.org/10.2305/IUCN.UK.2021-1.RLTS.T136697A22039960.en" TargetMode="External"/><Relationship Id="rId165" Type="http://schemas.openxmlformats.org/officeDocument/2006/relationships/hyperlink" Target="https://doi.org/10.1111/mam.12099" TargetMode="External"/><Relationship Id="rId372" Type="http://schemas.openxmlformats.org/officeDocument/2006/relationships/hyperlink" Target="https://doi.org/10.5141/JEFB.2009.32.3.191" TargetMode="External"/><Relationship Id="rId428" Type="http://schemas.openxmlformats.org/officeDocument/2006/relationships/hyperlink" Target="https://doi.org/10.3897/zoologia.34.e13732" TargetMode="External"/><Relationship Id="rId232" Type="http://schemas.openxmlformats.org/officeDocument/2006/relationships/hyperlink" Target="https://doi.org/10.5772/intechopen.75834" TargetMode="External"/><Relationship Id="rId274" Type="http://schemas.openxmlformats.org/officeDocument/2006/relationships/hyperlink" Target="https://doi.org/10.1093/jhered/esp032" TargetMode="External"/><Relationship Id="rId481" Type="http://schemas.openxmlformats.org/officeDocument/2006/relationships/hyperlink" Target="https://doi.org/10.1071/AM17031" TargetMode="External"/><Relationship Id="rId27" Type="http://schemas.openxmlformats.org/officeDocument/2006/relationships/hyperlink" Target="file:///I:\School\QUT\Master\Project\Thesis\Post-exam%20thesis%20edits\Master's%20thesis%20draft%20edits.docx" TargetMode="External"/><Relationship Id="rId69" Type="http://schemas.openxmlformats.org/officeDocument/2006/relationships/hyperlink" Target="https://www.ausbats.org.au/species-list.html" TargetMode="External"/><Relationship Id="rId134" Type="http://schemas.openxmlformats.org/officeDocument/2006/relationships/hyperlink" Target="https://doi.org/10.7882/AZ.2014.008" TargetMode="External"/><Relationship Id="rId537" Type="http://schemas.openxmlformats.org/officeDocument/2006/relationships/hyperlink" Target="https://doi.org/10.1139/z02-%09029" TargetMode="External"/><Relationship Id="rId579" Type="http://schemas.openxmlformats.org/officeDocument/2006/relationships/footer" Target="footer11.xml"/><Relationship Id="rId80" Type="http://schemas.openxmlformats.org/officeDocument/2006/relationships/hyperlink" Target="http://www.loc.gov/catdir/toc/fy0905/2009286816.html" TargetMode="External"/><Relationship Id="rId176" Type="http://schemas.openxmlformats.org/officeDocument/2006/relationships/footer" Target="footer5.xml"/><Relationship Id="rId341" Type="http://schemas.openxmlformats.org/officeDocument/2006/relationships/hyperlink" Target="https://www.proquest.com/scholarly-%09journals/assessing-short-term-effect-minerals-%09exploration/docview/887908087/se-2?accountid=13380" TargetMode="External"/><Relationship Id="rId383" Type="http://schemas.openxmlformats.org/officeDocument/2006/relationships/hyperlink" Target="https://doi.org/10.1002/ece3.5841" TargetMode="External"/><Relationship Id="rId439" Type="http://schemas.openxmlformats.org/officeDocument/2006/relationships/hyperlink" Target="https://doi.org/10.1111/j.1469-7998.1999.tb00991.x" TargetMode="External"/><Relationship Id="rId201" Type="http://schemas.openxmlformats.org/officeDocument/2006/relationships/hyperlink" Target="https://doi.org/10.1644/1545-%091542(2002)083%3c0590:SVIAPO%3e2.0.CO;2" TargetMode="External"/><Relationship Id="rId243" Type="http://schemas.openxmlformats.org/officeDocument/2006/relationships/hyperlink" Target="https://doi.org/10.3354/esr00194" TargetMode="External"/><Relationship Id="rId285" Type="http://schemas.openxmlformats.org/officeDocument/2006/relationships/hyperlink" Target="https://doi.org/10.1043/0022-2372(2000)081(0726:MYIIAM)2.3.CO;2" TargetMode="External"/><Relationship Id="rId450" Type="http://schemas.openxmlformats.org/officeDocument/2006/relationships/chart" Target="charts/chart40.xml"/><Relationship Id="rId506" Type="http://schemas.openxmlformats.org/officeDocument/2006/relationships/hyperlink" Target="https://doi.org/10.1111/j.1749-6632.2011.06004.x" TargetMode="External"/><Relationship Id="rId38" Type="http://schemas.openxmlformats.org/officeDocument/2006/relationships/hyperlink" Target="file:///I:\School\QUT\Master\Project\Thesis\Post-exam%20thesis%20edits\Master's%20thesis%20draft%20edits.docx" TargetMode="External"/><Relationship Id="rId103" Type="http://schemas.openxmlformats.org/officeDocument/2006/relationships/hyperlink" Target="https://doi.org/10.1016/j.biocon.2019.05.016" TargetMode="External"/><Relationship Id="rId310" Type="http://schemas.openxmlformats.org/officeDocument/2006/relationships/hyperlink" Target="https://doi.org/10.1071/WR99106" TargetMode="External"/><Relationship Id="rId492" Type="http://schemas.openxmlformats.org/officeDocument/2006/relationships/hyperlink" Target="https://doi.org/10.1111/j.1442-9993.2009.02086.x" TargetMode="External"/><Relationship Id="rId548" Type="http://schemas.openxmlformats.org/officeDocument/2006/relationships/hyperlink" Target="https://doi.org/10.1071/ZO16030" TargetMode="External"/><Relationship Id="rId91" Type="http://schemas.openxmlformats.org/officeDocument/2006/relationships/hyperlink" Target="https://doi.org/10.1515/mamm.1970.34.1.76" TargetMode="External"/><Relationship Id="rId145" Type="http://schemas.openxmlformats.org/officeDocument/2006/relationships/hyperlink" Target="https://doi.org/10.3161/1733-5329(2005)7%5b237:TMBFOS%5d2.0.CO;2" TargetMode="External"/><Relationship Id="rId187" Type="http://schemas.openxmlformats.org/officeDocument/2006/relationships/chart" Target="charts/chart10.xml"/><Relationship Id="rId352" Type="http://schemas.openxmlformats.org/officeDocument/2006/relationships/hyperlink" Target="https://doi.org/10.1071/WR9910343" TargetMode="External"/><Relationship Id="rId394" Type="http://schemas.openxmlformats.org/officeDocument/2006/relationships/hyperlink" Target="https://doi.org/10.1093/jmammal/gyw126" TargetMode="External"/><Relationship Id="rId408" Type="http://schemas.openxmlformats.org/officeDocument/2006/relationships/hyperlink" Target="https://doi.org/10.1071/WR03106" TargetMode="External"/><Relationship Id="rId212" Type="http://schemas.openxmlformats.org/officeDocument/2006/relationships/hyperlink" Target="https://doi.org/10.1007/BF00349991" TargetMode="External"/><Relationship Id="rId254" Type="http://schemas.openxmlformats.org/officeDocument/2006/relationships/hyperlink" Target="https://doi.org/10.1644/1545-1542(2005)86%5b909:TPOBIT%5d2.0.CO;2" TargetMode="External"/><Relationship Id="rId49" Type="http://schemas.openxmlformats.org/officeDocument/2006/relationships/hyperlink" Target="file:///I:\School\QUT\Master\Project\Thesis\Post-exam%20thesis%20edits\Master's%20thesis%20draft%20edits.docx" TargetMode="External"/><Relationship Id="rId114" Type="http://schemas.openxmlformats.org/officeDocument/2006/relationships/hyperlink" Target="https://doi.org/10.1111/j.1749-6632.2011.06004.x" TargetMode="External"/><Relationship Id="rId296" Type="http://schemas.openxmlformats.org/officeDocument/2006/relationships/hyperlink" Target="https://doi.org/10.1071/ZO20049" TargetMode="External"/><Relationship Id="rId461" Type="http://schemas.openxmlformats.org/officeDocument/2006/relationships/hyperlink" Target="https://doi.org/10.1071/ZO00037" TargetMode="External"/><Relationship Id="rId517" Type="http://schemas.openxmlformats.org/officeDocument/2006/relationships/hyperlink" Target="https://doi.org/10.1139/cjz-2019-0231" TargetMode="External"/><Relationship Id="rId559" Type="http://schemas.openxmlformats.org/officeDocument/2006/relationships/hyperlink" Target="https://doi.org/10.1007/s10344-020-1368-1" TargetMode="External"/><Relationship Id="rId60" Type="http://schemas.openxmlformats.org/officeDocument/2006/relationships/hyperlink" Target="file:///H:\School\QUT\Master\Project\Thesis\Combine\Master's%20thesis%20draft%20final%20ver.docx" TargetMode="External"/><Relationship Id="rId156" Type="http://schemas.openxmlformats.org/officeDocument/2006/relationships/hyperlink" Target="https://doi.org/10.1088/1748-9326/aae7f9" TargetMode="External"/><Relationship Id="rId198" Type="http://schemas.openxmlformats.org/officeDocument/2006/relationships/hyperlink" Target="https://doi.org/10.1101/2020.02.11.942060" TargetMode="External"/><Relationship Id="rId321" Type="http://schemas.openxmlformats.org/officeDocument/2006/relationships/chart" Target="charts/chart14.xml"/><Relationship Id="rId363" Type="http://schemas.openxmlformats.org/officeDocument/2006/relationships/hyperlink" Target="https://doi.org/10.7882/AZ.2017.012" TargetMode="External"/><Relationship Id="rId419" Type="http://schemas.openxmlformats.org/officeDocument/2006/relationships/hyperlink" Target="https://doi.org/10.1017/S0952836999009838" TargetMode="External"/><Relationship Id="rId570" Type="http://schemas.openxmlformats.org/officeDocument/2006/relationships/footer" Target="footer9.xml"/><Relationship Id="rId223" Type="http://schemas.openxmlformats.org/officeDocument/2006/relationships/hyperlink" Target="https://doi.org/10.3161/15081109ACC2017.19.2.012" TargetMode="External"/><Relationship Id="rId430" Type="http://schemas.openxmlformats.org/officeDocument/2006/relationships/hyperlink" Target="https://doi.org/10.1007/BF03179557" TargetMode="External"/><Relationship Id="rId18" Type="http://schemas.openxmlformats.org/officeDocument/2006/relationships/hyperlink" Target="file:///I:\School\QUT\Master\Project\Thesis\Post-exam%20thesis%20edits\Master's%20thesis%20draft%20edits.docx" TargetMode="External"/><Relationship Id="rId265" Type="http://schemas.openxmlformats.org/officeDocument/2006/relationships/hyperlink" Target="https://doi.org/10.1046/j.1365-2435.2000.t01-1-00460.x" TargetMode="External"/><Relationship Id="rId472" Type="http://schemas.openxmlformats.org/officeDocument/2006/relationships/hyperlink" Target="https://doi.org/10.1002/ece3.1375" TargetMode="External"/><Relationship Id="rId528" Type="http://schemas.openxmlformats.org/officeDocument/2006/relationships/hyperlink" Target="https://doi.org/10.1098/rstb.1987.0030" TargetMode="External"/><Relationship Id="rId125" Type="http://schemas.openxmlformats.org/officeDocument/2006/relationships/hyperlink" Target="https://doi.org/10.1656/058.017.0410" TargetMode="External"/><Relationship Id="rId167" Type="http://schemas.openxmlformats.org/officeDocument/2006/relationships/hyperlink" Target="https://doi.org/10.1111/j.1744-7429.2010.00626.x" TargetMode="External"/><Relationship Id="rId332" Type="http://schemas.openxmlformats.org/officeDocument/2006/relationships/chart" Target="charts/chart25.xml"/><Relationship Id="rId374" Type="http://schemas.openxmlformats.org/officeDocument/2006/relationships/hyperlink" Target="https://doi.org/10.2478/v10191-010-0034-3" TargetMode="External"/><Relationship Id="rId581" Type="http://schemas.microsoft.com/office/2011/relationships/people" Target="people.xml"/><Relationship Id="rId71" Type="http://schemas.openxmlformats.org/officeDocument/2006/relationships/hyperlink" Target="https://doi.org/10.1073/pnas.0703333104" TargetMode="External"/><Relationship Id="rId234" Type="http://schemas.openxmlformats.org/officeDocument/2006/relationships/hyperlink" Target="https://doi.org/10.1656/1092-6194-15.3.453" TargetMode="External"/><Relationship Id="rId2" Type="http://schemas.openxmlformats.org/officeDocument/2006/relationships/numbering" Target="numbering.xml"/><Relationship Id="rId29" Type="http://schemas.openxmlformats.org/officeDocument/2006/relationships/hyperlink" Target="file:///I:\School\QUT\Master\Project\Thesis\Post-exam%20thesis%20edits\Master's%20thesis%20draft%20edits.docx" TargetMode="External"/><Relationship Id="rId276" Type="http://schemas.openxmlformats.org/officeDocument/2006/relationships/hyperlink" Target="https://doi.org/10.1644/08-MAMM-A-266R1.1" TargetMode="External"/><Relationship Id="rId441" Type="http://schemas.openxmlformats.org/officeDocument/2006/relationships/image" Target="media/image3.jpeg"/><Relationship Id="rId483" Type="http://schemas.openxmlformats.org/officeDocument/2006/relationships/hyperlink" Target="https://doi.org/10.1038/ncomms1110" TargetMode="External"/><Relationship Id="rId539" Type="http://schemas.openxmlformats.org/officeDocument/2006/relationships/hyperlink" Target="https://doi.org/10.1121/1.5102166" TargetMode="External"/><Relationship Id="rId40" Type="http://schemas.openxmlformats.org/officeDocument/2006/relationships/hyperlink" Target="file:///I:\School\QUT\Master\Project\Thesis\Post-exam%20thesis%20edits\Master's%20thesis%20draft%20edits.docx" TargetMode="External"/><Relationship Id="rId136" Type="http://schemas.openxmlformats.org/officeDocument/2006/relationships/hyperlink" Target="https://doi.org/10.22004/ag.econ.285016" TargetMode="External"/><Relationship Id="rId178" Type="http://schemas.openxmlformats.org/officeDocument/2006/relationships/header" Target="header6.xml"/><Relationship Id="rId301" Type="http://schemas.openxmlformats.org/officeDocument/2006/relationships/hyperlink" Target="https://doi.org/10.2307/1931308" TargetMode="External"/><Relationship Id="rId343" Type="http://schemas.openxmlformats.org/officeDocument/2006/relationships/hyperlink" Target="https://doi.org/10.1007/s003600000121" TargetMode="External"/><Relationship Id="rId550" Type="http://schemas.openxmlformats.org/officeDocument/2006/relationships/hyperlink" Target="https://doi.org/10.1111/btp.12056" TargetMode="External"/><Relationship Id="rId82" Type="http://schemas.openxmlformats.org/officeDocument/2006/relationships/hyperlink" Target="https://doi.org/10.1016/j.actao.2011.01.005" TargetMode="External"/><Relationship Id="rId203" Type="http://schemas.openxmlformats.org/officeDocument/2006/relationships/hyperlink" Target="https://doi.org/10.18725/OPARU-475" TargetMode="External"/><Relationship Id="rId385" Type="http://schemas.openxmlformats.org/officeDocument/2006/relationships/hyperlink" Target="https://doi.org/10.1111/brv.12021" TargetMode="External"/><Relationship Id="rId245" Type="http://schemas.openxmlformats.org/officeDocument/2006/relationships/hyperlink" Target="https://doi.org/10.1644/05-MAMM-A-127R1.1" TargetMode="External"/><Relationship Id="rId287" Type="http://schemas.openxmlformats.org/officeDocument/2006/relationships/hyperlink" Target="https://doi.org/10.1371/journal.pone.0096937" TargetMode="External"/><Relationship Id="rId410" Type="http://schemas.openxmlformats.org/officeDocument/2006/relationships/hyperlink" Target="https://parks.des.qld.gov.au/parks/dularcha/about.html" TargetMode="External"/><Relationship Id="rId452" Type="http://schemas.openxmlformats.org/officeDocument/2006/relationships/hyperlink" Target="https://doi.org/10.1016/j.foreco.2009.08.002" TargetMode="External"/><Relationship Id="rId494" Type="http://schemas.openxmlformats.org/officeDocument/2006/relationships/hyperlink" Target="https://doi.org/10.1242/jeb.01901" TargetMode="External"/><Relationship Id="rId508" Type="http://schemas.openxmlformats.org/officeDocument/2006/relationships/hyperlink" Target="https://doi.org/10.1046/j.1365-2664.2002.00739.x" TargetMode="External"/><Relationship Id="rId105" Type="http://schemas.openxmlformats.org/officeDocument/2006/relationships/hyperlink" Target="https://doi.org/10.1111/j.1365-2664.2012.02159.x" TargetMode="External"/><Relationship Id="rId147" Type="http://schemas.openxmlformats.org/officeDocument/2006/relationships/hyperlink" Target="http://ausbats.org.au/taxonomic-list/4589345107" TargetMode="External"/><Relationship Id="rId312" Type="http://schemas.openxmlformats.org/officeDocument/2006/relationships/hyperlink" Target="https://doi.org/10.1590/S1984-46702015000300004" TargetMode="External"/><Relationship Id="rId354" Type="http://schemas.openxmlformats.org/officeDocument/2006/relationships/hyperlink" Target="https://doi.org/10.1071/AM15012" TargetMode="External"/><Relationship Id="rId51" Type="http://schemas.openxmlformats.org/officeDocument/2006/relationships/hyperlink" Target="file:///I:\School\QUT\Master\Project\Thesis\Post-exam%20thesis%20edits\Master's%20thesis%20draft%20edits.docx" TargetMode="External"/><Relationship Id="rId93" Type="http://schemas.openxmlformats.org/officeDocument/2006/relationships/hyperlink" Target="https://doi.org/10.1371/journal.pone.0139126" TargetMode="External"/><Relationship Id="rId189" Type="http://schemas.openxmlformats.org/officeDocument/2006/relationships/hyperlink" Target="https://doi.org/10.1644/05-MAMM-A-%09012R1.1" TargetMode="External"/><Relationship Id="rId396" Type="http://schemas.openxmlformats.org/officeDocument/2006/relationships/hyperlink" Target="https://doi.org/10.7882/AZ.2014.008" TargetMode="External"/><Relationship Id="rId561" Type="http://schemas.openxmlformats.org/officeDocument/2006/relationships/hyperlink" Target="https://doi.org/10.1111/j.1365-%092664.2010.01934.x" TargetMode="External"/><Relationship Id="rId214" Type="http://schemas.openxmlformats.org/officeDocument/2006/relationships/hyperlink" Target="https://doi.org/526-530.%2010.1139/z76-059" TargetMode="External"/><Relationship Id="rId256" Type="http://schemas.openxmlformats.org/officeDocument/2006/relationships/hyperlink" Target="https://doi.org/10.7882/AZ.2014.008" TargetMode="External"/><Relationship Id="rId298" Type="http://schemas.openxmlformats.org/officeDocument/2006/relationships/hyperlink" Target="https://doi.org/10.1644/05-MAMM-A-%09167R1.1" TargetMode="External"/><Relationship Id="rId421" Type="http://schemas.openxmlformats.org/officeDocument/2006/relationships/hyperlink" Target="https://doi.org/10.7882/AZ.2007.015" TargetMode="External"/><Relationship Id="rId463" Type="http://schemas.openxmlformats.org/officeDocument/2006/relationships/hyperlink" Target="https://doi.org/10.1071/ZO09006" TargetMode="External"/><Relationship Id="rId519" Type="http://schemas.openxmlformats.org/officeDocument/2006/relationships/hyperlink" Target="https://doi.org/10.1007/s11284-012-1009-6" TargetMode="External"/><Relationship Id="rId116" Type="http://schemas.openxmlformats.org/officeDocument/2006/relationships/hyperlink" Target="https://doi.org/10.3390/d10030072" TargetMode="External"/><Relationship Id="rId158" Type="http://schemas.openxmlformats.org/officeDocument/2006/relationships/hyperlink" Target="https://doi.org/10.1071/ZO10062" TargetMode="External"/><Relationship Id="rId323" Type="http://schemas.openxmlformats.org/officeDocument/2006/relationships/chart" Target="charts/chart16.xml"/><Relationship Id="rId530" Type="http://schemas.openxmlformats.org/officeDocument/2006/relationships/hyperlink" Target="https://doi.org/10.1017/S0952836999008018" TargetMode="External"/><Relationship Id="rId20" Type="http://schemas.openxmlformats.org/officeDocument/2006/relationships/hyperlink" Target="file:///I:\School\QUT\Master\Project\Thesis\Post-exam%20thesis%20edits\Master's%20thesis%20draft%20edits.docx" TargetMode="External"/><Relationship Id="rId62" Type="http://schemas.openxmlformats.org/officeDocument/2006/relationships/header" Target="header2.xml"/><Relationship Id="rId365" Type="http://schemas.openxmlformats.org/officeDocument/2006/relationships/hyperlink" Target="https://doi.org/10.1071/ZO20033" TargetMode="External"/><Relationship Id="rId572" Type="http://schemas.openxmlformats.org/officeDocument/2006/relationships/image" Target="media/image5.jpeg"/><Relationship Id="rId225" Type="http://schemas.openxmlformats.org/officeDocument/2006/relationships/hyperlink" Target="https://doi.org/10.7882/AZ.2017.012" TargetMode="External"/><Relationship Id="rId267" Type="http://schemas.openxmlformats.org/officeDocument/2006/relationships/hyperlink" Target="https://doi.org/10.5194/hess-11-1633-2007" TargetMode="External"/><Relationship Id="rId432" Type="http://schemas.openxmlformats.org/officeDocument/2006/relationships/hyperlink" Target="https://doi.org/10.1007/978-3-319-25220-914" TargetMode="External"/><Relationship Id="rId474" Type="http://schemas.openxmlformats.org/officeDocument/2006/relationships/hyperlink" Target="https://doi.org/10.1071/ZO9680049" TargetMode="External"/><Relationship Id="rId127" Type="http://schemas.openxmlformats.org/officeDocument/2006/relationships/hyperlink" Target="https://doi.org/10.1007/978-3-319-25220-9_4" TargetMode="External"/><Relationship Id="rId31" Type="http://schemas.openxmlformats.org/officeDocument/2006/relationships/hyperlink" Target="file:///I:\School\QUT\Master\Project\Thesis\Post-exam%20thesis%20edits\Master's%20thesis%20draft%20edits.docx" TargetMode="External"/><Relationship Id="rId73" Type="http://schemas.openxmlformats.org/officeDocument/2006/relationships/hyperlink" Target="http://www.landscope.org/article/TX/searchingtxcaves/Searching-%09Texas-%09Caves/" TargetMode="External"/><Relationship Id="rId169" Type="http://schemas.openxmlformats.org/officeDocument/2006/relationships/hyperlink" Target="https://doi.org/10.1007/s10980-015-0322-1" TargetMode="External"/><Relationship Id="rId334" Type="http://schemas.openxmlformats.org/officeDocument/2006/relationships/chart" Target="charts/chart27.xml"/><Relationship Id="rId376" Type="http://schemas.openxmlformats.org/officeDocument/2006/relationships/hyperlink" Target="https://doi.org/10.1071/ZO9920533" TargetMode="External"/><Relationship Id="rId541" Type="http://schemas.openxmlformats.org/officeDocument/2006/relationships/hyperlink" Target="https://doi.org/10.1111/j.1469-%097998.2009.00670.x" TargetMode="External"/><Relationship Id="rId4" Type="http://schemas.openxmlformats.org/officeDocument/2006/relationships/settings" Target="settings.xml"/><Relationship Id="rId180" Type="http://schemas.openxmlformats.org/officeDocument/2006/relationships/chart" Target="charts/chart3.xml"/><Relationship Id="rId236" Type="http://schemas.openxmlformats.org/officeDocument/2006/relationships/hyperlink" Target="https://doi.org/10.1002/ecs2.2925" TargetMode="External"/><Relationship Id="rId278" Type="http://schemas.openxmlformats.org/officeDocument/2006/relationships/hyperlink" Target="https://doi.org/10.3398/064.074.0212" TargetMode="External"/><Relationship Id="rId401" Type="http://schemas.openxmlformats.org/officeDocument/2006/relationships/hyperlink" Target="https://doi.org/10.1007/s11284-016-1348-9" TargetMode="External"/><Relationship Id="rId443" Type="http://schemas.openxmlformats.org/officeDocument/2006/relationships/chart" Target="charts/chart33.xml"/><Relationship Id="rId303" Type="http://schemas.openxmlformats.org/officeDocument/2006/relationships/hyperlink" Target="https://doi.org/10.2478/s11756-010-0020-z" TargetMode="External"/><Relationship Id="rId485" Type="http://schemas.openxmlformats.org/officeDocument/2006/relationships/hyperlink" Target="https://doi.org/10.1016/j.agee.2007.05.001" TargetMode="External"/><Relationship Id="rId42" Type="http://schemas.openxmlformats.org/officeDocument/2006/relationships/hyperlink" Target="file:///I:\School\QUT\Master\Project\Thesis\Post-exam%20thesis%20edits\Master's%20thesis%20draft%20edits.docx" TargetMode="External"/><Relationship Id="rId84" Type="http://schemas.openxmlformats.org/officeDocument/2006/relationships/hyperlink" Target="https://doi.org/10.1071/AM15012" TargetMode="External"/><Relationship Id="rId138" Type="http://schemas.openxmlformats.org/officeDocument/2006/relationships/hyperlink" Target="https://www.environment.nsw.gov.au/threatenedspeciesapp/profile.aspx?i%09d=10533" TargetMode="External"/><Relationship Id="rId345" Type="http://schemas.openxmlformats.org/officeDocument/2006/relationships/hyperlink" Target="https://doi.org/10.3161/1733-5329(2007)9%5b297:DRUBFB%5d2.0.CO;2" TargetMode="External"/><Relationship Id="rId387" Type="http://schemas.openxmlformats.org/officeDocument/2006/relationships/hyperlink" Target="https://digitalcommons.kennesaw.edu/integrbioletd/44" TargetMode="External"/><Relationship Id="rId510" Type="http://schemas.openxmlformats.org/officeDocument/2006/relationships/hyperlink" Target="https://doi.org/10.1093/jmammal/gyz210" TargetMode="External"/><Relationship Id="rId552" Type="http://schemas.openxmlformats.org/officeDocument/2006/relationships/hyperlink" Target="https://doi.org/10.7717/peerj.4951" TargetMode="External"/><Relationship Id="rId191" Type="http://schemas.openxmlformats.org/officeDocument/2006/relationships/hyperlink" Target="https://doi.org/10.1016/j.anbehav.2018.09.014" TargetMode="External"/><Relationship Id="rId205" Type="http://schemas.openxmlformats.org/officeDocument/2006/relationships/hyperlink" Target="https://doi.org/10.1111/j.1600-0587.2000.tb00258.x" TargetMode="External"/><Relationship Id="rId247" Type="http://schemas.openxmlformats.org/officeDocument/2006/relationships/hyperlink" Target="https://doi.org/10.1111/aec.12269" TargetMode="External"/><Relationship Id="rId412" Type="http://schemas.openxmlformats.org/officeDocument/2006/relationships/hyperlink" Target="https://doi.org/10.1139/Z06-060" TargetMode="External"/><Relationship Id="rId107" Type="http://schemas.openxmlformats.org/officeDocument/2006/relationships/hyperlink" Target="https://doi.org/10.1111/j.1442-9993.2009.02086.x" TargetMode="External"/><Relationship Id="rId289" Type="http://schemas.openxmlformats.org/officeDocument/2006/relationships/hyperlink" Target="https://doi.org/10.3996/052019-JFWM-039" TargetMode="External"/><Relationship Id="rId454" Type="http://schemas.openxmlformats.org/officeDocument/2006/relationships/hyperlink" Target="https://doi.org/10.1002/ece3.4119" TargetMode="External"/><Relationship Id="rId496" Type="http://schemas.openxmlformats.org/officeDocument/2006/relationships/hyperlink" Target="https://doi.org/10.1111/j.1469-7998.1991.tb03824.x" TargetMode="External"/><Relationship Id="rId11" Type="http://schemas.microsoft.com/office/2018/08/relationships/commentsExtensible" Target="commentsExtensible.xml"/><Relationship Id="rId53" Type="http://schemas.openxmlformats.org/officeDocument/2006/relationships/hyperlink" Target="file:///H:\School\QUT\Master\Project\Thesis\Combine\Master's%20thesis%20draft%20final%20ver.docx" TargetMode="External"/><Relationship Id="rId149" Type="http://schemas.openxmlformats.org/officeDocument/2006/relationships/hyperlink" Target="http://www.cwcn.org.au/images/Microbats_Inner%20%09_West_Survey_Report_b.pdf" TargetMode="External"/><Relationship Id="rId314" Type="http://schemas.openxmlformats.org/officeDocument/2006/relationships/footer" Target="footer6.xml"/><Relationship Id="rId356" Type="http://schemas.openxmlformats.org/officeDocument/2006/relationships/hyperlink" Target="https://doi.org/10.1071/ZO9630219" TargetMode="External"/><Relationship Id="rId398" Type="http://schemas.openxmlformats.org/officeDocument/2006/relationships/hyperlink" Target="https://doi.org/10.2193/2005-684" TargetMode="External"/><Relationship Id="rId521" Type="http://schemas.openxmlformats.org/officeDocument/2006/relationships/hyperlink" Target="https://doi.org/10.2193/0022-541X(2005)0692.0.CO;2" TargetMode="External"/><Relationship Id="rId563" Type="http://schemas.openxmlformats.org/officeDocument/2006/relationships/hyperlink" Target="https://doi.org/10.1007/s10342-019-01174-6" TargetMode="External"/><Relationship Id="rId95" Type="http://schemas.openxmlformats.org/officeDocument/2006/relationships/hyperlink" Target="https://doi.org/10.1016/j.mambio.2010.04.004" TargetMode="External"/><Relationship Id="rId160" Type="http://schemas.openxmlformats.org/officeDocument/2006/relationships/hyperlink" Target="https://doi.org/10.1007/s10914-011-9158-x" TargetMode="External"/><Relationship Id="rId216" Type="http://schemas.openxmlformats.org/officeDocument/2006/relationships/hyperlink" Target="https://doi.org/10.1016/j.mambio.2012.06.005" TargetMode="External"/><Relationship Id="rId423" Type="http://schemas.openxmlformats.org/officeDocument/2006/relationships/hyperlink" Target="https://doi.org/10.1111/j.1469-7998.2006.00276.x" TargetMode="External"/><Relationship Id="rId258" Type="http://schemas.openxmlformats.org/officeDocument/2006/relationships/hyperlink" Target="https://doi.org/10.3390/d11090159" TargetMode="External"/><Relationship Id="rId465" Type="http://schemas.openxmlformats.org/officeDocument/2006/relationships/hyperlink" Target="https://doi.org/10.1016/j.biocon.2009.06.014" TargetMode="External"/><Relationship Id="rId22" Type="http://schemas.openxmlformats.org/officeDocument/2006/relationships/hyperlink" Target="file:///I:\School\QUT\Master\Project\Thesis\Post-exam%20thesis%20edits\Master's%20thesis%20draft%20edits.docx" TargetMode="External"/><Relationship Id="rId64" Type="http://schemas.openxmlformats.org/officeDocument/2006/relationships/footer" Target="footer2.xml"/><Relationship Id="rId118" Type="http://schemas.openxmlformats.org/officeDocument/2006/relationships/hyperlink" Target="https://doi.org/10.7882/AZ.1999.016" TargetMode="External"/><Relationship Id="rId325" Type="http://schemas.openxmlformats.org/officeDocument/2006/relationships/chart" Target="charts/chart18.xml"/><Relationship Id="rId367" Type="http://schemas.openxmlformats.org/officeDocument/2006/relationships/hyperlink" Target="https://doi.org/10.1111/j.1442-9993.1982.tb01586.x" TargetMode="External"/><Relationship Id="rId532" Type="http://schemas.openxmlformats.org/officeDocument/2006/relationships/hyperlink" Target="https://doi.org/10.1071/WR98019" TargetMode="External"/><Relationship Id="rId574" Type="http://schemas.openxmlformats.org/officeDocument/2006/relationships/image" Target="media/image7.jpeg"/><Relationship Id="rId171" Type="http://schemas.openxmlformats.org/officeDocument/2006/relationships/header" Target="header3.xml"/><Relationship Id="rId227" Type="http://schemas.openxmlformats.org/officeDocument/2006/relationships/hyperlink" Target="https://doi.org/10.1080/03014220709510083" TargetMode="External"/><Relationship Id="rId269" Type="http://schemas.openxmlformats.org/officeDocument/2006/relationships/hyperlink" Target="https://doi.org/10.3161/1733-5329(2006)8%5b381:ACBEAR%5d2.0.CO;2" TargetMode="External"/><Relationship Id="rId434" Type="http://schemas.openxmlformats.org/officeDocument/2006/relationships/hyperlink" Target="https://doi.org/10.1007/s00265-007-0442-y" TargetMode="External"/><Relationship Id="rId476" Type="http://schemas.openxmlformats.org/officeDocument/2006/relationships/hyperlink" Target="https://doi.org/10.1111/mec.12504" TargetMode="External"/><Relationship Id="rId33" Type="http://schemas.openxmlformats.org/officeDocument/2006/relationships/hyperlink" Target="file:///I:\School\QUT\Master\Project\Thesis\Post-exam%20thesis%20edits\Master's%20thesis%20draft%20edits.docx" TargetMode="External"/><Relationship Id="rId129" Type="http://schemas.openxmlformats.org/officeDocument/2006/relationships/hyperlink" Target="https://doi.org/10.1071/PC140366" TargetMode="External"/><Relationship Id="rId280" Type="http://schemas.openxmlformats.org/officeDocument/2006/relationships/hyperlink" Target="https://doi.org/10.1016/j.actao.2006.11.001" TargetMode="External"/><Relationship Id="rId336" Type="http://schemas.openxmlformats.org/officeDocument/2006/relationships/chart" Target="charts/chart29.xml"/><Relationship Id="rId501" Type="http://schemas.openxmlformats.org/officeDocument/2006/relationships/hyperlink" Target="https://doi.org/10.1155/2013/187415" TargetMode="External"/><Relationship Id="rId543" Type="http://schemas.openxmlformats.org/officeDocument/2006/relationships/hyperlink" Target="https://doi.org/10.1111/jzo.12041" TargetMode="External"/><Relationship Id="rId75" Type="http://schemas.openxmlformats.org/officeDocument/2006/relationships/hyperlink" Target="https://doi.org/10.1016/0300-9629(94)90023-X" TargetMode="External"/><Relationship Id="rId140" Type="http://schemas.openxmlformats.org/officeDocument/2006/relationships/hyperlink" Target="https://doi.org/10.1016/j.mambio.2014.10.004" TargetMode="External"/><Relationship Id="rId182" Type="http://schemas.openxmlformats.org/officeDocument/2006/relationships/chart" Target="charts/chart5.xml"/><Relationship Id="rId378" Type="http://schemas.openxmlformats.org/officeDocument/2006/relationships/hyperlink" Target="https://doi.org/10.1007/978-1-4613-3421-7_1" TargetMode="External"/><Relationship Id="rId403" Type="http://schemas.openxmlformats.org/officeDocument/2006/relationships/hyperlink" Target="https://docplayer.net/41868400-Species-diversity-of-bats-in-underground-%09roosts-of-the-western-stara-planina-mts-bulgaria.html" TargetMode="External"/><Relationship Id="rId6" Type="http://schemas.openxmlformats.org/officeDocument/2006/relationships/footnotes" Target="footnotes.xml"/><Relationship Id="rId238" Type="http://schemas.openxmlformats.org/officeDocument/2006/relationships/hyperlink" Target="https://doi.org/10.1111/j.1439-0310.1994.tb01071.x" TargetMode="External"/><Relationship Id="rId445" Type="http://schemas.openxmlformats.org/officeDocument/2006/relationships/chart" Target="charts/chart35.xml"/><Relationship Id="rId487" Type="http://schemas.openxmlformats.org/officeDocument/2006/relationships/hyperlink" Target="https://doi.org/10.1093/jmammal/gyv068" TargetMode="External"/><Relationship Id="rId291" Type="http://schemas.openxmlformats.org/officeDocument/2006/relationships/hyperlink" Target="https://doi.org/10.1242/jeb.038224" TargetMode="External"/><Relationship Id="rId305" Type="http://schemas.openxmlformats.org/officeDocument/2006/relationships/hyperlink" Target="https://doi.org/10.3377/1562-%097020(2007)42%5b50:TIOTIW%5d2.0.CO;2" TargetMode="External"/><Relationship Id="rId347" Type="http://schemas.openxmlformats.org/officeDocument/2006/relationships/hyperlink" Target="https://doi.org/10.1007/s00267-006-0274-y" TargetMode="External"/><Relationship Id="rId512" Type="http://schemas.openxmlformats.org/officeDocument/2006/relationships/hyperlink" Target="https://doi.org/10.1016/j.biocon.2005.10.035" TargetMode="External"/><Relationship Id="rId44" Type="http://schemas.openxmlformats.org/officeDocument/2006/relationships/hyperlink" Target="file:///I:\School\QUT\Master\Project\Thesis\Post-exam%20thesis%20edits\Master's%20thesis%20draft%20edits.docx" TargetMode="External"/><Relationship Id="rId86" Type="http://schemas.openxmlformats.org/officeDocument/2006/relationships/hyperlink" Target="https://doi.org/10.3389/fphys.2013.00164" TargetMode="External"/><Relationship Id="rId151" Type="http://schemas.openxmlformats.org/officeDocument/2006/relationships/hyperlink" Target="https://doi.org/10.1016/j.mambio.2014.10.003" TargetMode="External"/><Relationship Id="rId389" Type="http://schemas.openxmlformats.org/officeDocument/2006/relationships/hyperlink" Target="https://doi.org/10.1186/s12983-020-00370-0" TargetMode="External"/><Relationship Id="rId554" Type="http://schemas.openxmlformats.org/officeDocument/2006/relationships/hyperlink" Target="https://doi.org/10.1071/ZO9820543" TargetMode="External"/><Relationship Id="rId193" Type="http://schemas.openxmlformats.org/officeDocument/2006/relationships/hyperlink" Target="https://doi.org/10.1515/mamm.2004.041" TargetMode="External"/><Relationship Id="rId207" Type="http://schemas.openxmlformats.org/officeDocument/2006/relationships/hyperlink" Target="https://doi.org/10.1071/ZO9680049" TargetMode="External"/><Relationship Id="rId249" Type="http://schemas.openxmlformats.org/officeDocument/2006/relationships/hyperlink" Target="https://doi.org/10.3161/150811013X667911" TargetMode="External"/><Relationship Id="rId414" Type="http://schemas.openxmlformats.org/officeDocument/2006/relationships/hyperlink" Target="https://doi.org/10.1016/j.mambio.2014.10.003" TargetMode="External"/><Relationship Id="rId456" Type="http://schemas.openxmlformats.org/officeDocument/2006/relationships/hyperlink" Target="https://doi.org/10.1071/AM06003" TargetMode="External"/><Relationship Id="rId498" Type="http://schemas.openxmlformats.org/officeDocument/2006/relationships/hyperlink" Target="https://doi.org/10.1002/wsb.289" TargetMode="External"/><Relationship Id="rId13" Type="http://schemas.openxmlformats.org/officeDocument/2006/relationships/hyperlink" Target="file:///I:\School\QUT\Master\Project\Thesis\Post-exam%20thesis%20edits\Master's%20thesis%20draft%20edits.docx" TargetMode="External"/><Relationship Id="rId109" Type="http://schemas.openxmlformats.org/officeDocument/2006/relationships/hyperlink" Target="https://doi.org/10.1002/ece3.913" TargetMode="External"/><Relationship Id="rId260" Type="http://schemas.openxmlformats.org/officeDocument/2006/relationships/hyperlink" Target="https://doi.org/10.1080/03014223.2002.9518311" TargetMode="External"/><Relationship Id="rId316" Type="http://schemas.openxmlformats.org/officeDocument/2006/relationships/footer" Target="footer7.xml"/><Relationship Id="rId523" Type="http://schemas.openxmlformats.org/officeDocument/2006/relationships/hyperlink" Target="http://profile.id.com.au/Default.aspx?id=311&amp;pg=101&amp;gid=560&amp;type=enu%09m" TargetMode="External"/><Relationship Id="rId55" Type="http://schemas.openxmlformats.org/officeDocument/2006/relationships/hyperlink" Target="file:///H:\School\QUT\Master\Project\Thesis\Combine\Master's%20thesis%20draft%20final%20ver.docx" TargetMode="External"/><Relationship Id="rId97" Type="http://schemas.openxmlformats.org/officeDocument/2006/relationships/hyperlink" Target="https://doi.org/10.1242/jeb.073171" TargetMode="External"/><Relationship Id="rId120" Type="http://schemas.openxmlformats.org/officeDocument/2006/relationships/hyperlink" Target="https://doi.org/10.1644/11-MAMM-A-144.1" TargetMode="External"/><Relationship Id="rId358" Type="http://schemas.openxmlformats.org/officeDocument/2006/relationships/hyperlink" Target="https://doi.org/10.1515/mamm.1970.34.1.76" TargetMode="External"/><Relationship Id="rId565" Type="http://schemas.openxmlformats.org/officeDocument/2006/relationships/footer" Target="footer8.xml"/><Relationship Id="rId162" Type="http://schemas.openxmlformats.org/officeDocument/2006/relationships/hyperlink" Target="https://doi.org/10.1016/j.biocon.2011.11.026" TargetMode="External"/><Relationship Id="rId218" Type="http://schemas.openxmlformats.org/officeDocument/2006/relationships/hyperlink" Target="https://doi.org/10.1371/journal.pone.0042737" TargetMode="External"/><Relationship Id="rId425" Type="http://schemas.openxmlformats.org/officeDocument/2006/relationships/hyperlink" Target="https://www.semanticscholar.org/paper/Roost-ecology-%09of-eastern-small-footed-bats-(Myotis-%09Thomson/577a1d9eb8d4265b38ee573abac01aef8237c865" TargetMode="External"/><Relationship Id="rId467" Type="http://schemas.openxmlformats.org/officeDocument/2006/relationships/hyperlink" Target="https://doi.org/10.1007/s10344-015-0911-y" TargetMode="External"/><Relationship Id="rId271" Type="http://schemas.openxmlformats.org/officeDocument/2006/relationships/hyperlink" Target="https://doi.org/10.3161/15081109ACC2018.20.2.004" TargetMode="External"/><Relationship Id="rId24" Type="http://schemas.openxmlformats.org/officeDocument/2006/relationships/hyperlink" Target="file:///I:\School\QUT\Master\Project\Thesis\Post-exam%20thesis%20edits\Master's%20thesis%20draft%20edits.docx" TargetMode="External"/><Relationship Id="rId66" Type="http://schemas.openxmlformats.org/officeDocument/2006/relationships/hyperlink" Target="https://doi.org/10.7882/FS.2011.026" TargetMode="External"/><Relationship Id="rId131" Type="http://schemas.openxmlformats.org/officeDocument/2006/relationships/hyperlink" Target="https://doi.org/10.1093/jue/jux016" TargetMode="External"/><Relationship Id="rId327" Type="http://schemas.openxmlformats.org/officeDocument/2006/relationships/chart" Target="charts/chart20.xml"/><Relationship Id="rId369" Type="http://schemas.openxmlformats.org/officeDocument/2006/relationships/hyperlink" Target="https://doi.org/10.1371/journal.pone.0205701" TargetMode="External"/><Relationship Id="rId534" Type="http://schemas.openxmlformats.org/officeDocument/2006/relationships/hyperlink" Target="https://doi.org/10.1186/s12898-018-0174-z" TargetMode="External"/><Relationship Id="rId576" Type="http://schemas.openxmlformats.org/officeDocument/2006/relationships/image" Target="media/image9.jpeg"/><Relationship Id="rId173" Type="http://schemas.openxmlformats.org/officeDocument/2006/relationships/footer" Target="footer3.xml"/><Relationship Id="rId229" Type="http://schemas.openxmlformats.org/officeDocument/2006/relationships/hyperlink" Target="https://doi.org/10.1111/j.1442-9993.1982.tb01586.x" TargetMode="External"/><Relationship Id="rId380" Type="http://schemas.openxmlformats.org/officeDocument/2006/relationships/hyperlink" Target="https://doi.org/10.7882/AZ.2018.028" TargetMode="External"/><Relationship Id="rId436" Type="http://schemas.openxmlformats.org/officeDocument/2006/relationships/hyperlink" Target="https://doi.org/10.1007/s10344-020-01374-1" TargetMode="External"/><Relationship Id="rId240" Type="http://schemas.openxmlformats.org/officeDocument/2006/relationships/hyperlink" Target="https://doi.org/10.1007/s13364-020-00531-w" TargetMode="External"/><Relationship Id="rId478" Type="http://schemas.openxmlformats.org/officeDocument/2006/relationships/hyperlink" Target="https://doi.org/10.1111/j.1600-0587.2010.05510.x" TargetMode="External"/><Relationship Id="rId35" Type="http://schemas.openxmlformats.org/officeDocument/2006/relationships/hyperlink" Target="file:///I:\School\QUT\Master\Project\Thesis\Post-exam%20thesis%20edits\Master's%20thesis%20draft%20edits.docx" TargetMode="External"/><Relationship Id="rId77" Type="http://schemas.openxmlformats.org/officeDocument/2006/relationships/hyperlink" Target="https://doi.org/10.1111/j.1523-1739.2009.01214.x" TargetMode="External"/><Relationship Id="rId100" Type="http://schemas.openxmlformats.org/officeDocument/2006/relationships/hyperlink" Target="https://doi.org/1590/S167606032011000100019" TargetMode="External"/><Relationship Id="rId282" Type="http://schemas.openxmlformats.org/officeDocument/2006/relationships/hyperlink" Target="https://doi.org/10.2307/3546196" TargetMode="External"/><Relationship Id="rId338" Type="http://schemas.openxmlformats.org/officeDocument/2006/relationships/chart" Target="charts/chart31.xml"/><Relationship Id="rId503" Type="http://schemas.openxmlformats.org/officeDocument/2006/relationships/hyperlink" Target="https://doi.org/10.1111/j.1600-%090706.2010.18328.x" TargetMode="External"/><Relationship Id="rId545" Type="http://schemas.openxmlformats.org/officeDocument/2006/relationships/hyperlink" Target="https://doi.org/10.4098/AT.arch.00-34" TargetMode="External"/><Relationship Id="rId8" Type="http://schemas.openxmlformats.org/officeDocument/2006/relationships/comments" Target="comments.xml"/><Relationship Id="rId142" Type="http://schemas.openxmlformats.org/officeDocument/2006/relationships/hyperlink" Target="https://doi.org/10.1186/s12898-018-0174-z" TargetMode="External"/><Relationship Id="rId184" Type="http://schemas.openxmlformats.org/officeDocument/2006/relationships/chart" Target="charts/chart7.xml"/><Relationship Id="rId391" Type="http://schemas.openxmlformats.org/officeDocument/2006/relationships/hyperlink" Target="https://www.researchgate.net/publication/26%20%098926099_A_Field_Guide%20to_the_Mammals%20of_Australia" TargetMode="External"/><Relationship Id="rId405" Type="http://schemas.openxmlformats.org/officeDocument/2006/relationships/hyperlink" Target="https://doi.org/10.1046/j.1365-2435.2000.t01-1-00460.x" TargetMode="External"/><Relationship Id="rId447" Type="http://schemas.openxmlformats.org/officeDocument/2006/relationships/chart" Target="charts/chart37.xml"/><Relationship Id="rId251" Type="http://schemas.openxmlformats.org/officeDocument/2006/relationships/hyperlink" Target="https://doi.org/10.1093/jmammal/gyw126" TargetMode="External"/><Relationship Id="rId489" Type="http://schemas.openxmlformats.org/officeDocument/2006/relationships/hyperlink" Target="https://doi.org/10.1016/S0167-%098809(99)00123-1" TargetMode="External"/><Relationship Id="rId46" Type="http://schemas.openxmlformats.org/officeDocument/2006/relationships/hyperlink" Target="file:///I:\School\QUT\Master\Project\Thesis\Post-exam%20thesis%20edits\Master's%20thesis%20draft%20edits.docx" TargetMode="External"/><Relationship Id="rId293" Type="http://schemas.openxmlformats.org/officeDocument/2006/relationships/hyperlink" Target="https://doi.org/10.1111/j.1469-%097998.1997.tb05809.x" TargetMode="External"/><Relationship Id="rId307" Type="http://schemas.openxmlformats.org/officeDocument/2006/relationships/hyperlink" Target="https://doi.org/10.1098/rsbl.2011.0313" TargetMode="External"/><Relationship Id="rId349" Type="http://schemas.openxmlformats.org/officeDocument/2006/relationships/hyperlink" Target="https://doi.org/10.3161/150811010X504671" TargetMode="External"/><Relationship Id="rId514" Type="http://schemas.openxmlformats.org/officeDocument/2006/relationships/hyperlink" Target="https://doi.org/10.1016/j.actao.2019.03.004" TargetMode="External"/><Relationship Id="rId556" Type="http://schemas.openxmlformats.org/officeDocument/2006/relationships/hyperlink" Target="https://doi.org/10.1111/j.1469-7998.2008.00487.x" TargetMode="External"/><Relationship Id="rId88" Type="http://schemas.openxmlformats.org/officeDocument/2006/relationships/hyperlink" Target="http://www.deh.gov.au/biodiversity/threatened/action/bats/index.html" TargetMode="External"/><Relationship Id="rId111" Type="http://schemas.openxmlformats.org/officeDocument/2006/relationships/hyperlink" Target="https://doi.org/10.1007/978-3-319-25220-92" TargetMode="External"/><Relationship Id="rId153" Type="http://schemas.openxmlformats.org/officeDocument/2006/relationships/hyperlink" Target="https://doi.org/10.1016/j.mambio.2010.11.007" TargetMode="External"/><Relationship Id="rId195" Type="http://schemas.openxmlformats.org/officeDocument/2006/relationships/hyperlink" Target="https://doi.org/10.1590/S1984-46702014000200006" TargetMode="External"/><Relationship Id="rId209" Type="http://schemas.openxmlformats.org/officeDocument/2006/relationships/hyperlink" Target="https://doi.org/10.1016/j.cub.2018.09.064" TargetMode="External"/><Relationship Id="rId360" Type="http://schemas.openxmlformats.org/officeDocument/2006/relationships/hyperlink" Target="https://doi.org/10.1038/s41598-021-87327-3" TargetMode="External"/><Relationship Id="rId416" Type="http://schemas.openxmlformats.org/officeDocument/2006/relationships/hyperlink" Target="https://doi.org/10.1046/j.1365-2664.2001.00607.x" TargetMode="External"/><Relationship Id="rId220" Type="http://schemas.openxmlformats.org/officeDocument/2006/relationships/hyperlink" Target="https://doi.org/10.1002/ece3.1296" TargetMode="External"/><Relationship Id="rId458" Type="http://schemas.openxmlformats.org/officeDocument/2006/relationships/hyperlink" Target="https://doi.org/10.1016/j.biocon.2017.08.030" TargetMode="External"/><Relationship Id="rId15" Type="http://schemas.openxmlformats.org/officeDocument/2006/relationships/hyperlink" Target="file:///I:\School\QUT\Master\Project\Thesis\Post-exam%20thesis%20edits\Master's%20thesis%20draft%20edits.docx" TargetMode="External"/><Relationship Id="rId57" Type="http://schemas.openxmlformats.org/officeDocument/2006/relationships/hyperlink" Target="file:///H:\School\QUT\Master\Project\Thesis\Combine\Master's%20thesis%20draft%20final%20ver.docx" TargetMode="External"/><Relationship Id="rId262" Type="http://schemas.openxmlformats.org/officeDocument/2006/relationships/hyperlink" Target="https://www.dora.lib4ri.ch/wsl/islandora/object/wsl:24877" TargetMode="External"/><Relationship Id="rId318" Type="http://schemas.openxmlformats.org/officeDocument/2006/relationships/image" Target="media/image2.png"/><Relationship Id="rId525" Type="http://schemas.openxmlformats.org/officeDocument/2006/relationships/hyperlink" Target="https://doi.org/10.1007/s00442-011-%092247-y" TargetMode="External"/><Relationship Id="rId567" Type="http://schemas.openxmlformats.org/officeDocument/2006/relationships/hyperlink" Target="https://dx.doi.org/10.2305/IUCN.UK.2019-3.RLTS.T13562A22104381.en" TargetMode="External"/><Relationship Id="rId99" Type="http://schemas.openxmlformats.org/officeDocument/2006/relationships/hyperlink" Target="https://doi.org/10.7717/peerj.3985" TargetMode="External"/><Relationship Id="rId122" Type="http://schemas.openxmlformats.org/officeDocument/2006/relationships/hyperlink" Target="https://doi.org/10.1139/cjz-2013-0127" TargetMode="External"/><Relationship Id="rId164" Type="http://schemas.openxmlformats.org/officeDocument/2006/relationships/hyperlink" Target="https://doi.org/10.1007/s11252-016-0552-2" TargetMode="External"/><Relationship Id="rId371" Type="http://schemas.openxmlformats.org/officeDocument/2006/relationships/hyperlink" Target="https://doi.org/10.7882/FS.2004.090" TargetMode="External"/><Relationship Id="rId427" Type="http://schemas.openxmlformats.org/officeDocument/2006/relationships/hyperlink" Target="http://www.tr.qld.gov.au/facilities-recreation/parks-gardens/parks-by-%09location/cooyar-muntapa-tunnel" TargetMode="External"/><Relationship Id="rId469" Type="http://schemas.openxmlformats.org/officeDocument/2006/relationships/hyperlink" Target="https://doi.org/10.1111/aec.12478" TargetMode="External"/><Relationship Id="rId26" Type="http://schemas.openxmlformats.org/officeDocument/2006/relationships/hyperlink" Target="file:///I:\School\QUT\Master\Project\Thesis\Post-exam%20thesis%20edits\Master's%20thesis%20draft%20edits.docx" TargetMode="External"/><Relationship Id="rId231" Type="http://schemas.openxmlformats.org/officeDocument/2006/relationships/hyperlink" Target="https://doi.org/10.1186/s13717-017-0091-7" TargetMode="External"/><Relationship Id="rId273" Type="http://schemas.openxmlformats.org/officeDocument/2006/relationships/hyperlink" Target="https://wetlandinfo.des.qld.gov.au/wetlands/factmaps/wildlife/?AreaID=co%09nservation-park-samford" TargetMode="External"/><Relationship Id="rId329" Type="http://schemas.openxmlformats.org/officeDocument/2006/relationships/chart" Target="charts/chart22.xml"/><Relationship Id="rId480" Type="http://schemas.openxmlformats.org/officeDocument/2006/relationships/hyperlink" Target="https://ro.uow.edu.au/theses/2619/" TargetMode="External"/><Relationship Id="rId536" Type="http://schemas.openxmlformats.org/officeDocument/2006/relationships/hyperlink" Target="https://doi.org/10.1371/journal.pone.0019227" TargetMode="External"/><Relationship Id="rId68" Type="http://schemas.openxmlformats.org/officeDocument/2006/relationships/hyperlink" Target="https://doi.org/10.1071/AM16010" TargetMode="External"/><Relationship Id="rId133" Type="http://schemas.openxmlformats.org/officeDocument/2006/relationships/hyperlink" Target="https://doi.org/10.1121/1.1398051" TargetMode="External"/><Relationship Id="rId175" Type="http://schemas.openxmlformats.org/officeDocument/2006/relationships/header" Target="header5.xml"/><Relationship Id="rId340" Type="http://schemas.openxmlformats.org/officeDocument/2006/relationships/hyperlink" Target="https://doi.org/10.1071/AM00069" TargetMode="External"/><Relationship Id="rId578" Type="http://schemas.openxmlformats.org/officeDocument/2006/relationships/footer" Target="footer10.xml"/><Relationship Id="rId200" Type="http://schemas.openxmlformats.org/officeDocument/2006/relationships/hyperlink" Target="https://doi.org/10.1111/brv.12427" TargetMode="External"/><Relationship Id="rId382" Type="http://schemas.openxmlformats.org/officeDocument/2006/relationships/hyperlink" Target="https://doi.org/10.1093/jmammal/gyz210" TargetMode="External"/><Relationship Id="rId438" Type="http://schemas.openxmlformats.org/officeDocument/2006/relationships/hyperlink" Target="https://doi.org/10.1111/j.1469-7998.1997.tb01968.x" TargetMode="External"/><Relationship Id="rId242" Type="http://schemas.openxmlformats.org/officeDocument/2006/relationships/hyperlink" Target="https://doi.org/10.1641/B580810" TargetMode="External"/><Relationship Id="rId284" Type="http://schemas.openxmlformats.org/officeDocument/2006/relationships/hyperlink" Target="https://doi.org/10.1016/S0006-%093207(98)00069-X" TargetMode="External"/><Relationship Id="rId491" Type="http://schemas.openxmlformats.org/officeDocument/2006/relationships/hyperlink" Target="http://hdl.handle.net/10072/366401" TargetMode="External"/><Relationship Id="rId505" Type="http://schemas.openxmlformats.org/officeDocument/2006/relationships/hyperlink" Target="https://doi.org/10.1371/journal.pone.0168927" TargetMode="External"/><Relationship Id="rId37" Type="http://schemas.openxmlformats.org/officeDocument/2006/relationships/hyperlink" Target="file:///I:\School\QUT\Master\Project\Thesis\Post-exam%20thesis%20edits\Master's%20thesis%20draft%20edits.docx" TargetMode="External"/><Relationship Id="rId79" Type="http://schemas.openxmlformats.org/officeDocument/2006/relationships/hyperlink" Target="https://doi.org/10.1071/WR9910343" TargetMode="External"/><Relationship Id="rId102" Type="http://schemas.openxmlformats.org/officeDocument/2006/relationships/hyperlink" Target="https://doi.org/10.1093/icb/icr04210.1126/science.128.3316.145" TargetMode="External"/><Relationship Id="rId144" Type="http://schemas.openxmlformats.org/officeDocument/2006/relationships/hyperlink" Target="https://doi.org/10.1139/er-2012-0042" TargetMode="External"/><Relationship Id="rId547" Type="http://schemas.openxmlformats.org/officeDocument/2006/relationships/hyperlink" Target="https://doi.org/10.3161/15081109ACC2018.20.2.010" TargetMode="External"/><Relationship Id="rId90" Type="http://schemas.openxmlformats.org/officeDocument/2006/relationships/hyperlink" Target="https://doi.org/10.1071/ZO9680049" TargetMode="External"/><Relationship Id="rId186" Type="http://schemas.openxmlformats.org/officeDocument/2006/relationships/chart" Target="charts/chart9.xml"/><Relationship Id="rId351" Type="http://schemas.openxmlformats.org/officeDocument/2006/relationships/hyperlink" Target="https://doi.org/10.1046/j.0269-8463.2001.00602.x" TargetMode="External"/><Relationship Id="rId393" Type="http://schemas.openxmlformats.org/officeDocument/2006/relationships/hyperlink" Target="https://doi.org/10.1002/wsb.461" TargetMode="External"/><Relationship Id="rId407" Type="http://schemas.openxmlformats.org/officeDocument/2006/relationships/hyperlink" Target="https://doi.org/10.1071/WR98019" TargetMode="External"/><Relationship Id="rId449" Type="http://schemas.openxmlformats.org/officeDocument/2006/relationships/chart" Target="charts/chart39.xml"/><Relationship Id="rId211" Type="http://schemas.openxmlformats.org/officeDocument/2006/relationships/hyperlink" Target="https://doi.org/10.3161/001.004.0103" TargetMode="External"/><Relationship Id="rId253" Type="http://schemas.openxmlformats.org/officeDocument/2006/relationships/hyperlink" Target="https://doi.org/10.1111/mam.12060" TargetMode="External"/><Relationship Id="rId295" Type="http://schemas.openxmlformats.org/officeDocument/2006/relationships/hyperlink" Target="https://doi.org/10.3161/150811013X667920" TargetMode="External"/><Relationship Id="rId309" Type="http://schemas.openxmlformats.org/officeDocument/2006/relationships/hyperlink" Target="https://doi.org/10.7882/FS.2011.047" TargetMode="External"/><Relationship Id="rId460" Type="http://schemas.openxmlformats.org/officeDocument/2006/relationships/hyperlink" Target="https://doi.org/10.1016/0300-9629(94)90023-X" TargetMode="External"/><Relationship Id="rId516" Type="http://schemas.openxmlformats.org/officeDocument/2006/relationships/hyperlink" Target="https://doi.org/10.3390/d12090332" TargetMode="External"/><Relationship Id="rId48" Type="http://schemas.openxmlformats.org/officeDocument/2006/relationships/hyperlink" Target="file:///I:\School\QUT\Master\Project\Thesis\Post-exam%20thesis%20edits\Master's%20thesis%20draft%20edits.docx" TargetMode="External"/><Relationship Id="rId113" Type="http://schemas.openxmlformats.org/officeDocument/2006/relationships/hyperlink" Target="https://doi.org/10.1371/journal.pone.0168927" TargetMode="External"/><Relationship Id="rId320" Type="http://schemas.openxmlformats.org/officeDocument/2006/relationships/chart" Target="charts/chart13.xml"/><Relationship Id="rId558" Type="http://schemas.openxmlformats.org/officeDocument/2006/relationships/hyperlink" Target="https://doi.org/10.1002/ece3.6253" TargetMode="External"/><Relationship Id="rId155" Type="http://schemas.openxmlformats.org/officeDocument/2006/relationships/hyperlink" Target="https://doi.org/10.1093/conphys/cox020" TargetMode="External"/><Relationship Id="rId197" Type="http://schemas.openxmlformats.org/officeDocument/2006/relationships/hyperlink" Target="https://doi.org/10.1644/07-MAMM-A-011.1" TargetMode="External"/><Relationship Id="rId362" Type="http://schemas.openxmlformats.org/officeDocument/2006/relationships/hyperlink" Target="https://doi.org/10.1890/02-%095188" TargetMode="External"/><Relationship Id="rId418" Type="http://schemas.openxmlformats.org/officeDocument/2006/relationships/hyperlink" Target="https://doi.org/10.1080/03014223.2006.9518434" TargetMode="External"/><Relationship Id="rId222" Type="http://schemas.openxmlformats.org/officeDocument/2006/relationships/hyperlink" Target="https://www.researchgate.net/publication/334453513_Bats_and_lighting" TargetMode="External"/><Relationship Id="rId264" Type="http://schemas.openxmlformats.org/officeDocument/2006/relationships/hyperlink" Target="https://doi.org/10.3996/122016-JFWM-093" TargetMode="External"/><Relationship Id="rId471" Type="http://schemas.openxmlformats.org/officeDocument/2006/relationships/hyperlink" Target="https://doi.org/10.1002/rse2.19" TargetMode="External"/><Relationship Id="rId17" Type="http://schemas.openxmlformats.org/officeDocument/2006/relationships/hyperlink" Target="file:///I:\School\QUT\Master\Project\Thesis\Post-exam%20thesis%20edits\Master's%20thesis%20draft%20edits.docx" TargetMode="External"/><Relationship Id="rId59" Type="http://schemas.openxmlformats.org/officeDocument/2006/relationships/hyperlink" Target="file:///H:\School\QUT\Master\Project\Thesis\Combine\Master's%20thesis%20draft%20final%20ver.docx" TargetMode="External"/><Relationship Id="rId124" Type="http://schemas.openxmlformats.org/officeDocument/2006/relationships/hyperlink" Target="https://doi.org/10.1894/MD-01.1" TargetMode="External"/><Relationship Id="rId527" Type="http://schemas.openxmlformats.org/officeDocument/2006/relationships/hyperlink" Target="https://www.moretonbay.qld.gov.au/files/assets/public/services/building-%09development/mbrc-plan/background-studies/streams-of-high-%09biodiversity.pdf" TargetMode="External"/><Relationship Id="rId569" Type="http://schemas.openxmlformats.org/officeDocument/2006/relationships/hyperlink" Target="https://doi.org/10.5204/thesis.eprints.207163" TargetMode="External"/><Relationship Id="rId70" Type="http://schemas.openxmlformats.org/officeDocument/2006/relationships/hyperlink" Target="https://doi.org/10.1016/j.biocon.2015.02.028" TargetMode="External"/><Relationship Id="rId166" Type="http://schemas.openxmlformats.org/officeDocument/2006/relationships/hyperlink" Target="https://doi.org/10.7882/FS.2011.047" TargetMode="External"/><Relationship Id="rId331" Type="http://schemas.openxmlformats.org/officeDocument/2006/relationships/chart" Target="charts/chart24.xml"/><Relationship Id="rId373" Type="http://schemas.openxmlformats.org/officeDocument/2006/relationships/hyperlink" Target="https://doi.org/10.1093/jmammal/gyx039" TargetMode="External"/><Relationship Id="rId429" Type="http://schemas.openxmlformats.org/officeDocument/2006/relationships/hyperlink" Target="https://nccarf.jcu.edu.au/terrestrialbiodiversity/index.php/40-research-%09tools/239-honours-projects.html" TargetMode="External"/><Relationship Id="rId580" Type="http://schemas.openxmlformats.org/officeDocument/2006/relationships/fontTable" Target="fontTable.xml"/><Relationship Id="rId1" Type="http://schemas.openxmlformats.org/officeDocument/2006/relationships/customXml" Target="../customXml/item1.xml"/><Relationship Id="rId233" Type="http://schemas.openxmlformats.org/officeDocument/2006/relationships/hyperlink" Target="http://hdl.handle.net/10072/366401" TargetMode="External"/><Relationship Id="rId440" Type="http://schemas.openxmlformats.org/officeDocument/2006/relationships/hyperlink" Target="https://doi.org/10.5772/intechopen.69267" TargetMode="External"/><Relationship Id="rId28" Type="http://schemas.openxmlformats.org/officeDocument/2006/relationships/hyperlink" Target="file:///I:\School\QUT\Master\Project\Thesis\Post-exam%20thesis%20edits\Master's%20thesis%20draft%20edits.docx" TargetMode="External"/><Relationship Id="rId275" Type="http://schemas.openxmlformats.org/officeDocument/2006/relationships/hyperlink" Target="https://doi.org/10.1111/j.1469-7998.1971.tb01323.x" TargetMode="External"/><Relationship Id="rId300" Type="http://schemas.openxmlformats.org/officeDocument/2006/relationships/hyperlink" Target="https://doi.org/10.1007/s00360-007-0249-1" TargetMode="External"/><Relationship Id="rId482" Type="http://schemas.openxmlformats.org/officeDocument/2006/relationships/hyperlink" Target="https://doi.org/10.7882/AZ.2017.012" TargetMode="External"/><Relationship Id="rId538" Type="http://schemas.openxmlformats.org/officeDocument/2006/relationships/hyperlink" Target="https://doi.org/10.1644/06-MAMM-A-393.1" TargetMode="External"/><Relationship Id="rId81" Type="http://schemas.openxmlformats.org/officeDocument/2006/relationships/hyperlink" Target="https://doi.org/10.1371/journal.pone.0020483" TargetMode="External"/><Relationship Id="rId135" Type="http://schemas.openxmlformats.org/officeDocument/2006/relationships/hyperlink" Target="https://doi.org/10.3161/17335329(2007)9%5b237:FHOOFP%20%09%5d2.0.CO;2" TargetMode="External"/><Relationship Id="rId177" Type="http://schemas.openxmlformats.org/officeDocument/2006/relationships/chart" Target="charts/chart1.xml"/><Relationship Id="rId342" Type="http://schemas.openxmlformats.org/officeDocument/2006/relationships/hyperlink" Target="https://doi.org/10.1071/ZO18040" TargetMode="External"/><Relationship Id="rId384" Type="http://schemas.openxmlformats.org/officeDocument/2006/relationships/hyperlink" Target="https://doi.org/10.1590/1809-4392201601443" TargetMode="External"/><Relationship Id="rId202" Type="http://schemas.openxmlformats.org/officeDocument/2006/relationships/hyperlink" Target="https://doi.org/10.1139/Z07-045" TargetMode="External"/><Relationship Id="rId244" Type="http://schemas.openxmlformats.org/officeDocument/2006/relationships/hyperlink" Target="https://doi.org/10.2307/1934408" TargetMode="External"/><Relationship Id="rId39" Type="http://schemas.openxmlformats.org/officeDocument/2006/relationships/hyperlink" Target="file:///I:\School\QUT\Master\Project\Thesis\Post-exam%20thesis%20edits\Master's%20thesis%20draft%20edits.docx" TargetMode="External"/><Relationship Id="rId286" Type="http://schemas.openxmlformats.org/officeDocument/2006/relationships/hyperlink" Target="https://doi.org/10.1111/j.1365-2907.2012.00214.x" TargetMode="External"/><Relationship Id="rId451" Type="http://schemas.openxmlformats.org/officeDocument/2006/relationships/chart" Target="charts/chart41.xml"/><Relationship Id="rId493" Type="http://schemas.openxmlformats.org/officeDocument/2006/relationships/hyperlink" Target="https://doi.org/10.1139/cjz-2012-0282" TargetMode="External"/><Relationship Id="rId507" Type="http://schemas.openxmlformats.org/officeDocument/2006/relationships/hyperlink" Target="https://doi.org/10.1080/00049158.2001.10676195" TargetMode="External"/><Relationship Id="rId549" Type="http://schemas.openxmlformats.org/officeDocument/2006/relationships/hyperlink" Target="https://doi.org/10.1007/s00360-008-0328-y" TargetMode="External"/><Relationship Id="rId50" Type="http://schemas.openxmlformats.org/officeDocument/2006/relationships/hyperlink" Target="file:///I:\School\QUT\Master\Project\Thesis\Post-exam%20thesis%20edits\Master's%20thesis%20draft%20edits.docx" TargetMode="External"/><Relationship Id="rId104" Type="http://schemas.openxmlformats.org/officeDocument/2006/relationships/hyperlink" Target="https://doi.org/10.1111/j.1442-9993.1982.tb01586.x" TargetMode="External"/><Relationship Id="rId146" Type="http://schemas.openxmlformats.org/officeDocument/2006/relationships/hyperlink" Target="https://environment.des.qld.gov.au/wildlife/animals-az/micro-bats/" TargetMode="External"/><Relationship Id="rId188" Type="http://schemas.openxmlformats.org/officeDocument/2006/relationships/chart" Target="charts/chart11.xml"/><Relationship Id="rId311" Type="http://schemas.openxmlformats.org/officeDocument/2006/relationships/hyperlink" Target="https://doi.org/10.1111/j.1469-%097998.1997.tb01968.x" TargetMode="External"/><Relationship Id="rId353" Type="http://schemas.openxmlformats.org/officeDocument/2006/relationships/hyperlink" Target="https://doi.org/10.1071/ZO01079" TargetMode="External"/><Relationship Id="rId395" Type="http://schemas.openxmlformats.org/officeDocument/2006/relationships/hyperlink" Target="https://www.informea.org/en/protecting-and-%09managing-underground-sites-bats" TargetMode="External"/><Relationship Id="rId409" Type="http://schemas.openxmlformats.org/officeDocument/2006/relationships/hyperlink" Target="https://doi.org/10.1139/er-2012-0042" TargetMode="External"/><Relationship Id="rId560" Type="http://schemas.openxmlformats.org/officeDocument/2006/relationships/hyperlink" Target="https://doi.org/10.2307/2404980" TargetMode="External"/><Relationship Id="rId92" Type="http://schemas.openxmlformats.org/officeDocument/2006/relationships/hyperlink" Target="https://doi.org/10.3897/zookeys.784.25562" TargetMode="External"/><Relationship Id="rId213" Type="http://schemas.openxmlformats.org/officeDocument/2006/relationships/hyperlink" Target="https://doi.org/10.1007/978-1-%094613-3421-7_5" TargetMode="External"/><Relationship Id="rId420" Type="http://schemas.openxmlformats.org/officeDocument/2006/relationships/hyperlink" Target="https://doi.org/10.1515/MAMM.2008.003" TargetMode="External"/><Relationship Id="rId255" Type="http://schemas.openxmlformats.org/officeDocument/2006/relationships/hyperlink" Target="https://doi.org/10.1016/j.chemosphere.2003.12.008" TargetMode="External"/><Relationship Id="rId297" Type="http://schemas.openxmlformats.org/officeDocument/2006/relationships/hyperlink" Target="https://www.environment.gov.au/resource/recovery-plan-cave-dwelling-%09bats-rhinolophus-philippinensis-hipposideros-semoni-and" TargetMode="External"/><Relationship Id="rId462" Type="http://schemas.openxmlformats.org/officeDocument/2006/relationships/hyperlink" Target="https://doi.org/10.2307/1382939" TargetMode="External"/><Relationship Id="rId518" Type="http://schemas.openxmlformats.org/officeDocument/2006/relationships/hyperlink" Target="https://doi.org/10.1111/j.1523-1739.2000.99068.x" TargetMode="External"/><Relationship Id="rId115" Type="http://schemas.openxmlformats.org/officeDocument/2006/relationships/hyperlink" Target="https://doi.org/10.1007/BF00329419" TargetMode="External"/><Relationship Id="rId157" Type="http://schemas.openxmlformats.org/officeDocument/2006/relationships/hyperlink" Target="https://doi.org/10.1121/1.1913559" TargetMode="External"/><Relationship Id="rId322" Type="http://schemas.openxmlformats.org/officeDocument/2006/relationships/chart" Target="charts/chart15.xml"/><Relationship Id="rId364" Type="http://schemas.openxmlformats.org/officeDocument/2006/relationships/hyperlink" Target="https://doi.org/10.1071/AM17031" TargetMode="External"/><Relationship Id="rId61" Type="http://schemas.openxmlformats.org/officeDocument/2006/relationships/header" Target="header1.xml"/><Relationship Id="rId199" Type="http://schemas.openxmlformats.org/officeDocument/2006/relationships/hyperlink" Target="https://doi.org/10.1016/0300-9629(94)90023-X" TargetMode="External"/><Relationship Id="rId571" Type="http://schemas.openxmlformats.org/officeDocument/2006/relationships/image" Target="media/image4.jpeg"/><Relationship Id="rId19" Type="http://schemas.openxmlformats.org/officeDocument/2006/relationships/hyperlink" Target="file:///I:\School\QUT\Master\Project\Thesis\Post-exam%20thesis%20edits\Master's%20thesis%20draft%20edits.docx" TargetMode="External"/><Relationship Id="rId224" Type="http://schemas.openxmlformats.org/officeDocument/2006/relationships/hyperlink" Target="https://doi.org/10.1242/jeb.192005" TargetMode="External"/><Relationship Id="rId266" Type="http://schemas.openxmlformats.org/officeDocument/2006/relationships/hyperlink" Target="https://doi.org/10.1071/WR98019" TargetMode="External"/><Relationship Id="rId431" Type="http://schemas.openxmlformats.org/officeDocument/2006/relationships/hyperlink" Target="http://www.abc.net.au/local/photos/2011/08/31/3306743.htm" TargetMode="External"/><Relationship Id="rId473" Type="http://schemas.openxmlformats.org/officeDocument/2006/relationships/hyperlink" Target="https://doi.org/10.3389/fphys.2013.00164" TargetMode="External"/><Relationship Id="rId529" Type="http://schemas.openxmlformats.org/officeDocument/2006/relationships/hyperlink" Target="https://doi.org/10.3389/fevo.2019.00373" TargetMode="External"/><Relationship Id="rId30" Type="http://schemas.openxmlformats.org/officeDocument/2006/relationships/hyperlink" Target="file:///I:\School\QUT\Master\Project\Thesis\Post-exam%20thesis%20edits\Master's%20thesis%20draft%20edits.docx" TargetMode="External"/><Relationship Id="rId126" Type="http://schemas.openxmlformats.org/officeDocument/2006/relationships/hyperlink" Target="https://doi.org/10.1111/j.1365-2664.2007.01389.x" TargetMode="External"/><Relationship Id="rId168" Type="http://schemas.openxmlformats.org/officeDocument/2006/relationships/hyperlink" Target="https://doi.org/10.1126/science.1152944" TargetMode="External"/><Relationship Id="rId333" Type="http://schemas.openxmlformats.org/officeDocument/2006/relationships/chart" Target="charts/chart26.xml"/><Relationship Id="rId540" Type="http://schemas.openxmlformats.org/officeDocument/2006/relationships/hyperlink" Target="https://doi.org/10.1034/j.1600-%090587.2003.03422.x" TargetMode="External"/><Relationship Id="rId72" Type="http://schemas.openxmlformats.org/officeDocument/2006/relationships/hyperlink" Target="https://doi.org/10.1111/j.1442-9993.2010.02202.x" TargetMode="External"/><Relationship Id="rId375" Type="http://schemas.openxmlformats.org/officeDocument/2006/relationships/hyperlink" Target="https://doi.org/10.3354/esr00194" TargetMode="External"/><Relationship Id="rId582" Type="http://schemas.openxmlformats.org/officeDocument/2006/relationships/theme" Target="theme/theme1.xml"/><Relationship Id="rId3" Type="http://schemas.openxmlformats.org/officeDocument/2006/relationships/styles" Target="styles.xml"/><Relationship Id="rId235" Type="http://schemas.openxmlformats.org/officeDocument/2006/relationships/hyperlink" Target="https://doi.org/10.1371/journal.pone.0049754" TargetMode="External"/><Relationship Id="rId277" Type="http://schemas.openxmlformats.org/officeDocument/2006/relationships/hyperlink" Target="https://doi.org/10.1139/z02-%09029" TargetMode="External"/><Relationship Id="rId400" Type="http://schemas.openxmlformats.org/officeDocument/2006/relationships/hyperlink" Target="https://doi.org/10.1371/journal.pone.0240434" TargetMode="External"/><Relationship Id="rId442" Type="http://schemas.openxmlformats.org/officeDocument/2006/relationships/chart" Target="charts/chart32.xml"/><Relationship Id="rId484" Type="http://schemas.openxmlformats.org/officeDocument/2006/relationships/hyperlink" Target="https://doi.org/10.1080/03014220709510083" TargetMode="External"/><Relationship Id="rId137" Type="http://schemas.openxmlformats.org/officeDocument/2006/relationships/hyperlink" Target="https://doi.org/10.1038/nature01795" TargetMode="External"/><Relationship Id="rId302" Type="http://schemas.openxmlformats.org/officeDocument/2006/relationships/hyperlink" Target="https://www.rosemonteis.us/documents/usfws-1997e" TargetMode="External"/><Relationship Id="rId344" Type="http://schemas.openxmlformats.org/officeDocument/2006/relationships/hyperlink" Target="https://doi.org/10.1071/WR9940607" TargetMode="External"/><Relationship Id="rId41" Type="http://schemas.openxmlformats.org/officeDocument/2006/relationships/hyperlink" Target="file:///I:\School\QUT\Master\Project\Thesis\Post-exam%20thesis%20edits\Master's%20thesis%20draft%20edits.docx" TargetMode="External"/><Relationship Id="rId83" Type="http://schemas.openxmlformats.org/officeDocument/2006/relationships/hyperlink" Target="https://doi.org/10.1016/j.gecco.2017.04.007" TargetMode="External"/><Relationship Id="rId179" Type="http://schemas.openxmlformats.org/officeDocument/2006/relationships/chart" Target="charts/chart2.xml"/><Relationship Id="rId386" Type="http://schemas.openxmlformats.org/officeDocument/2006/relationships/hyperlink" Target="https://doi.org/10.4404/hystrix-28.1-12046" TargetMode="External"/><Relationship Id="rId551" Type="http://schemas.openxmlformats.org/officeDocument/2006/relationships/hyperlink" Target="https://doi.org/10.3390/su12072634" TargetMode="External"/><Relationship Id="rId190" Type="http://schemas.openxmlformats.org/officeDocument/2006/relationships/hyperlink" Target="https://doi.org/10.1007/BF00540593" TargetMode="External"/><Relationship Id="rId204" Type="http://schemas.openxmlformats.org/officeDocument/2006/relationships/hyperlink" Target="https://doi.org/10.1016/S0006-3207(02)00298-7" TargetMode="External"/><Relationship Id="rId246" Type="http://schemas.openxmlformats.org/officeDocument/2006/relationships/hyperlink" Target="https://doi.org/10.1093/jmammal/gyz210" TargetMode="External"/><Relationship Id="rId288" Type="http://schemas.openxmlformats.org/officeDocument/2006/relationships/hyperlink" Target="https://doi.org/10.1111/j.2041-%09210X.2011.00177.x" TargetMode="External"/><Relationship Id="rId411" Type="http://schemas.openxmlformats.org/officeDocument/2006/relationships/hyperlink" Target="https://doi.org/521-527.%2010.2108/zs170144" TargetMode="External"/><Relationship Id="rId453" Type="http://schemas.openxmlformats.org/officeDocument/2006/relationships/hyperlink" Target="https://doi.org/10.1080/12538078.2014.902771" TargetMode="External"/><Relationship Id="rId509" Type="http://schemas.openxmlformats.org/officeDocument/2006/relationships/hyperlink" Target="https://doi.org/10.1046/j.1365-2664.2002.00739.x" TargetMode="External"/><Relationship Id="rId106" Type="http://schemas.openxmlformats.org/officeDocument/2006/relationships/hyperlink" Target="https://doi.org/10.1371/journal.pone.0205701" TargetMode="External"/><Relationship Id="rId313" Type="http://schemas.openxmlformats.org/officeDocument/2006/relationships/header" Target="header7.xml"/><Relationship Id="rId495" Type="http://schemas.openxmlformats.org/officeDocument/2006/relationships/hyperlink" Target="https://doi.org/10.25225/fozo.v59.i3.a4.2010" TargetMode="External"/><Relationship Id="rId10" Type="http://schemas.microsoft.com/office/2016/09/relationships/commentsIds" Target="commentsIds.xml"/><Relationship Id="rId52" Type="http://schemas.openxmlformats.org/officeDocument/2006/relationships/hyperlink" Target="file:///I:\School\QUT\Master\Project\Thesis\Post-exam%20thesis%20edits\Master's%20thesis%20draft%20edits.docx" TargetMode="External"/><Relationship Id="rId94" Type="http://schemas.openxmlformats.org/officeDocument/2006/relationships/hyperlink" Target="https://doi.org/10.1139/cjz-2014-0294" TargetMode="External"/><Relationship Id="rId148" Type="http://schemas.openxmlformats.org/officeDocument/2006/relationships/hyperlink" Target="https://doi.org/10.1644/06-MAMM-A-393.1" TargetMode="External"/><Relationship Id="rId355" Type="http://schemas.openxmlformats.org/officeDocument/2006/relationships/hyperlink" Target="https://doi.org/10.1890/1051-0761-%0923.2.502" TargetMode="External"/><Relationship Id="rId397" Type="http://schemas.openxmlformats.org/officeDocument/2006/relationships/hyperlink" Target="https://doi.org/10.1093/jmammal/gyy120" TargetMode="External"/><Relationship Id="rId520" Type="http://schemas.openxmlformats.org/officeDocument/2006/relationships/hyperlink" Target="https://doi.org/10.1007/s10980-016-%090444-0" TargetMode="External"/><Relationship Id="rId562" Type="http://schemas.openxmlformats.org/officeDocument/2006/relationships/hyperlink" Target="https://doi.org/10.1016/j.foreco.2010.08.022" TargetMode="External"/><Relationship Id="rId215" Type="http://schemas.openxmlformats.org/officeDocument/2006/relationships/hyperlink" Target="https://doi.org/10.1644/06-MAMM-A-135R1.1" TargetMode="External"/><Relationship Id="rId257" Type="http://schemas.openxmlformats.org/officeDocument/2006/relationships/hyperlink" Target="https://doi.org/10.1017/S0952836903004503" TargetMode="External"/><Relationship Id="rId422" Type="http://schemas.openxmlformats.org/officeDocument/2006/relationships/hyperlink" Target="https://www.icoet.net/ICOET_2013/proceedings.asp" TargetMode="External"/><Relationship Id="rId464" Type="http://schemas.openxmlformats.org/officeDocument/2006/relationships/hyperlink" Target="https://doi.org/10.7882/FS.2011.010" TargetMode="External"/><Relationship Id="rId299" Type="http://schemas.openxmlformats.org/officeDocument/2006/relationships/hyperlink" Target="https://doi.org/10.1111/j.1469-7998.2008.00487.x" TargetMode="External"/><Relationship Id="rId63" Type="http://schemas.openxmlformats.org/officeDocument/2006/relationships/footer" Target="footer1.xml"/><Relationship Id="rId159" Type="http://schemas.openxmlformats.org/officeDocument/2006/relationships/hyperlink" Target="https://doi.org/10.1111/jzo.12105" TargetMode="External"/><Relationship Id="rId366" Type="http://schemas.openxmlformats.org/officeDocument/2006/relationships/hyperlink" Target="https://doi.org/10.1038/s41598-020-63003-w" TargetMode="External"/><Relationship Id="rId573" Type="http://schemas.openxmlformats.org/officeDocument/2006/relationships/image" Target="media/image6.png"/><Relationship Id="rId226" Type="http://schemas.openxmlformats.org/officeDocument/2006/relationships/hyperlink" Target="https://doi.org/10.2981/wlb.00131" TargetMode="External"/><Relationship Id="rId433" Type="http://schemas.openxmlformats.org/officeDocument/2006/relationships/hyperlink" Target="https://doi.org/10.7882/FS.2011.047" TargetMode="External"/><Relationship Id="rId74" Type="http://schemas.openxmlformats.org/officeDocument/2006/relationships/hyperlink" Target="https://doi.org/10.3389/fphys.2013.00248" TargetMode="External"/><Relationship Id="rId377" Type="http://schemas.openxmlformats.org/officeDocument/2006/relationships/hyperlink" Target="https://doi.org/10.1515/biolog-2015-0179" TargetMode="External"/><Relationship Id="rId500" Type="http://schemas.openxmlformats.org/officeDocument/2006/relationships/hyperlink" Target="https://doi.org/10.1126/science.1153352" TargetMode="External"/><Relationship Id="rId5" Type="http://schemas.openxmlformats.org/officeDocument/2006/relationships/webSettings" Target="webSettings.xml"/><Relationship Id="rId237" Type="http://schemas.openxmlformats.org/officeDocument/2006/relationships/hyperlink" Target="https://doi.org/10.1098/rstb.1994.0161" TargetMode="External"/><Relationship Id="rId444" Type="http://schemas.openxmlformats.org/officeDocument/2006/relationships/chart" Target="charts/chart34.xml"/><Relationship Id="rId290" Type="http://schemas.openxmlformats.org/officeDocument/2006/relationships/hyperlink" Target="https://doi.org/10.1016/0003-3472(95)80030-%091" TargetMode="External"/><Relationship Id="rId304" Type="http://schemas.openxmlformats.org/officeDocument/2006/relationships/hyperlink" Target="https://doi.org/10.4404/Hystrix-22.1-4524" TargetMode="External"/><Relationship Id="rId388" Type="http://schemas.openxmlformats.org/officeDocument/2006/relationships/hyperlink" Target="https://doi.org/10.1086/505999" TargetMode="External"/><Relationship Id="rId511" Type="http://schemas.openxmlformats.org/officeDocument/2006/relationships/hyperlink" Target="https://doi.org/10.1098/rspb.2014.2781" TargetMode="External"/><Relationship Id="rId85" Type="http://schemas.openxmlformats.org/officeDocument/2006/relationships/hyperlink" Target="https://doi.org/10.1007/s00442-016-3707-1" TargetMode="External"/><Relationship Id="rId150" Type="http://schemas.openxmlformats.org/officeDocument/2006/relationships/hyperlink" Target="https://doi.org/10.1071/9780643103757" TargetMode="External"/><Relationship Id="rId248" Type="http://schemas.openxmlformats.org/officeDocument/2006/relationships/hyperlink" Target="https://doi.org/10.1111/acv.12025" TargetMode="External"/><Relationship Id="rId455" Type="http://schemas.openxmlformats.org/officeDocument/2006/relationships/hyperlink" Target="https://doi.org/10.1016/j.mambio.2015.01.005" TargetMode="External"/><Relationship Id="rId12" Type="http://schemas.openxmlformats.org/officeDocument/2006/relationships/hyperlink" Target="file:///I:\School\QUT\Master\Project\Thesis\Post-exam%20thesis%20edits\Master's%20thesis%20draft%20edits.docx" TargetMode="External"/><Relationship Id="rId108" Type="http://schemas.openxmlformats.org/officeDocument/2006/relationships/hyperlink" Target="https://doi.org/10.1080/03014223.2012.731006" TargetMode="External"/><Relationship Id="rId315" Type="http://schemas.openxmlformats.org/officeDocument/2006/relationships/header" Target="header8.xml"/><Relationship Id="rId522" Type="http://schemas.openxmlformats.org/officeDocument/2006/relationships/hyperlink" Target="https://doi.org/10.1093/jmammal/gyw126" TargetMode="External"/><Relationship Id="rId96" Type="http://schemas.openxmlformats.org/officeDocument/2006/relationships/hyperlink" Target="https://doi.org/10.1016/j.cub.2010.10.037.%20PMID:21172620" TargetMode="External"/><Relationship Id="rId161" Type="http://schemas.openxmlformats.org/officeDocument/2006/relationships/hyperlink" Target="https://doi.org/10.1098/rspb.2008.1505" TargetMode="External"/><Relationship Id="rId399" Type="http://schemas.openxmlformats.org/officeDocument/2006/relationships/hyperlink" Target="https://doi.org/10.1007/s00360-017-1100-y" TargetMode="External"/><Relationship Id="rId259" Type="http://schemas.openxmlformats.org/officeDocument/2006/relationships/hyperlink" Target="https://doi.org/10.1098/rstb.1987.0030" TargetMode="External"/><Relationship Id="rId466" Type="http://schemas.openxmlformats.org/officeDocument/2006/relationships/hyperlink" Target="https://doi.org/10.1016/j.gecco.2019.e00613" TargetMode="External"/><Relationship Id="rId23" Type="http://schemas.openxmlformats.org/officeDocument/2006/relationships/hyperlink" Target="file:///I:\School\QUT\Master\Project\Thesis\Post-exam%20thesis%20edits\Master's%20thesis%20draft%20edits.docx" TargetMode="External"/><Relationship Id="rId119" Type="http://schemas.openxmlformats.org/officeDocument/2006/relationships/hyperlink" Target="https://doi.org/10.1371/journal.pone.0048201" TargetMode="External"/><Relationship Id="rId326" Type="http://schemas.openxmlformats.org/officeDocument/2006/relationships/chart" Target="charts/chart19.xml"/><Relationship Id="rId533" Type="http://schemas.openxmlformats.org/officeDocument/2006/relationships/hyperlink" Target="https://doi.org/10.1071/WR03106" TargetMode="External"/><Relationship Id="rId172" Type="http://schemas.openxmlformats.org/officeDocument/2006/relationships/header" Target="header4.xml"/><Relationship Id="rId477" Type="http://schemas.openxmlformats.org/officeDocument/2006/relationships/hyperlink" Target="https://doi.org/10.1111/j.1600-0706.2011.19837.x" TargetMode="External"/><Relationship Id="rId337" Type="http://schemas.openxmlformats.org/officeDocument/2006/relationships/chart" Target="charts/chart30.xml"/><Relationship Id="rId34" Type="http://schemas.openxmlformats.org/officeDocument/2006/relationships/hyperlink" Target="file:///I:\School\QUT\Master\Project\Thesis\Post-exam%20thesis%20edits\Master's%20thesis%20draft%20edits.docx" TargetMode="External"/><Relationship Id="rId544" Type="http://schemas.openxmlformats.org/officeDocument/2006/relationships/hyperlink" Target="https://doi.org/10.1242/jeb.20395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H:\School\QUT\Master\Project\Thesis\Combine\Test.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H:\School\QUT\Master\Project\Data\Analysis\Bat%20species%20and%20population%20size%20in%20the%20tunnel\Combine\Entrance%20SM3s%20from%20dusk%20to%20dawn%20for%202%20seasons.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oleObject" Target="file:///H:\School\QUT\Master\Project\Data\Analysis\Bat%20species%20and%20population%20size%20in%20the%20tunnel\Combine\Exit%20count%20+%20Acoustic%20graphs.xlsx" TargetMode="External"/></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oleObject" Target="../embeddings/oleObject4.bin"/></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2.xml"/><Relationship Id="rId1" Type="http://schemas.microsoft.com/office/2011/relationships/chartStyle" Target="style12.xml"/><Relationship Id="rId5" Type="http://schemas.openxmlformats.org/officeDocument/2006/relationships/chartUserShapes" Target="../drawings/drawing5.xml"/><Relationship Id="rId4" Type="http://schemas.openxmlformats.org/officeDocument/2006/relationships/oleObject" Target="file:///I:\School\QUT\Master\Project\Data\Analysis\Microhabitat%20structures%20and%20toosting%20locations\Summer\Roosting%20microclimate%20-%20summer\Temp%20of%20each%20HOBO%2024%20hr%20stack%20graphs-%20summer.xlsx" TargetMode="External"/></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13.xml"/><Relationship Id="rId1" Type="http://schemas.microsoft.com/office/2011/relationships/chartStyle" Target="style13.xml"/><Relationship Id="rId5" Type="http://schemas.openxmlformats.org/officeDocument/2006/relationships/chartUserShapes" Target="../drawings/drawing6.xml"/><Relationship Id="rId4" Type="http://schemas.openxmlformats.org/officeDocument/2006/relationships/oleObject" Target="../embeddings/oleObject5.bin"/></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13.xml"/><Relationship Id="rId2" Type="http://schemas.microsoft.com/office/2011/relationships/chartColorStyle" Target="colors14.xml"/><Relationship Id="rId1" Type="http://schemas.microsoft.com/office/2011/relationships/chartStyle" Target="style14.xml"/><Relationship Id="rId5" Type="http://schemas.openxmlformats.org/officeDocument/2006/relationships/chartUserShapes" Target="../drawings/drawing7.xml"/><Relationship Id="rId4" Type="http://schemas.openxmlformats.org/officeDocument/2006/relationships/oleObject" Target="../embeddings/oleObject6.bin"/></Relationships>
</file>

<file path=word/charts/_rels/chart15.xml.rels><?xml version="1.0" encoding="UTF-8" standalone="yes"?>
<Relationships xmlns="http://schemas.openxmlformats.org/package/2006/relationships"><Relationship Id="rId3" Type="http://schemas.openxmlformats.org/officeDocument/2006/relationships/themeOverride" Target="../theme/themeOverride14.xml"/><Relationship Id="rId2" Type="http://schemas.microsoft.com/office/2011/relationships/chartColorStyle" Target="colors15.xml"/><Relationship Id="rId1" Type="http://schemas.microsoft.com/office/2011/relationships/chartStyle" Target="style15.xml"/><Relationship Id="rId5" Type="http://schemas.openxmlformats.org/officeDocument/2006/relationships/chartUserShapes" Target="../drawings/drawing8.xml"/><Relationship Id="rId4" Type="http://schemas.openxmlformats.org/officeDocument/2006/relationships/oleObject" Target="file:///H:\School\QUT\Master\Project\Data\Analysis\Microhabitat%20structures%20and%20toosting%20locations\Combine\Temperature\Diurnal%20roost%20temp%20diff%20between%20roost%20and%20ambient%202.0.xlsx" TargetMode="External"/></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15.xml"/><Relationship Id="rId2" Type="http://schemas.microsoft.com/office/2011/relationships/chartColorStyle" Target="colors16.xml"/><Relationship Id="rId1" Type="http://schemas.microsoft.com/office/2011/relationships/chartStyle" Target="style16.xml"/><Relationship Id="rId5" Type="http://schemas.openxmlformats.org/officeDocument/2006/relationships/chartUserShapes" Target="../drawings/drawing9.xml"/><Relationship Id="rId4" Type="http://schemas.openxmlformats.org/officeDocument/2006/relationships/oleObject" Target="../embeddings/oleObject7.bin"/></Relationships>
</file>

<file path=word/charts/_rels/chart17.xml.rels><?xml version="1.0" encoding="UTF-8" standalone="yes"?>
<Relationships xmlns="http://schemas.openxmlformats.org/package/2006/relationships"><Relationship Id="rId3" Type="http://schemas.openxmlformats.org/officeDocument/2006/relationships/themeOverride" Target="../theme/themeOverride16.xml"/><Relationship Id="rId2" Type="http://schemas.microsoft.com/office/2011/relationships/chartColorStyle" Target="colors17.xml"/><Relationship Id="rId1" Type="http://schemas.microsoft.com/office/2011/relationships/chartStyle" Target="style17.xml"/><Relationship Id="rId5" Type="http://schemas.openxmlformats.org/officeDocument/2006/relationships/chartUserShapes" Target="../drawings/drawing10.xml"/><Relationship Id="rId4" Type="http://schemas.openxmlformats.org/officeDocument/2006/relationships/oleObject" Target="file:///H:\School\QUT\Master\Project\Data\Analysis\Microhabitat%20structures%20and%20toosting%20locations\Combine\Temperature\Diurnal%20roost%20temp%20diff%20between%20roost%20and%20ambient%202.0.xlsx" TargetMode="External"/></Relationships>
</file>

<file path=word/charts/_rels/chart18.xml.rels><?xml version="1.0" encoding="UTF-8" standalone="yes"?>
<Relationships xmlns="http://schemas.openxmlformats.org/package/2006/relationships"><Relationship Id="rId3" Type="http://schemas.openxmlformats.org/officeDocument/2006/relationships/themeOverride" Target="../theme/themeOverride17.xml"/><Relationship Id="rId2" Type="http://schemas.microsoft.com/office/2011/relationships/chartColorStyle" Target="colors18.xml"/><Relationship Id="rId1" Type="http://schemas.microsoft.com/office/2011/relationships/chartStyle" Target="style18.xml"/><Relationship Id="rId5" Type="http://schemas.openxmlformats.org/officeDocument/2006/relationships/chartUserShapes" Target="../drawings/drawing11.xml"/><Relationship Id="rId4" Type="http://schemas.openxmlformats.org/officeDocument/2006/relationships/oleObject" Target="file:///H:\School\QUT\Master\Project\Data\Analysis\Microhabitat%20structures%20and%20toosting%20locations\Combine\Temperature\Diurnal%20roost%2095%25%20CI%20graphs.xlsx" TargetMode="External"/></Relationships>
</file>

<file path=word/charts/_rels/chart19.xml.rels><?xml version="1.0" encoding="UTF-8" standalone="yes"?>
<Relationships xmlns="http://schemas.openxmlformats.org/package/2006/relationships"><Relationship Id="rId3" Type="http://schemas.openxmlformats.org/officeDocument/2006/relationships/themeOverride" Target="../theme/themeOverride18.xml"/><Relationship Id="rId2" Type="http://schemas.microsoft.com/office/2011/relationships/chartColorStyle" Target="colors19.xml"/><Relationship Id="rId1" Type="http://schemas.microsoft.com/office/2011/relationships/chartStyle" Target="style19.xml"/><Relationship Id="rId5" Type="http://schemas.openxmlformats.org/officeDocument/2006/relationships/chartUserShapes" Target="../drawings/drawing12.xml"/><Relationship Id="rId4" Type="http://schemas.openxmlformats.org/officeDocument/2006/relationships/oleObject" Target="file:///H:\School\QUT\Master\Project\Data\Analysis\Microhabitat%20structures%20and%20toosting%20locations\Combine\Temperature\Diurnal%20roost%2095%25%20CI%20graphs.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5" Type="http://schemas.openxmlformats.org/officeDocument/2006/relationships/chartUserShapes" Target="../drawings/drawing2.xml"/><Relationship Id="rId4" Type="http://schemas.openxmlformats.org/officeDocument/2006/relationships/oleObject" Target="file:///H:\School\QUT\Master\Project\Data\Analysis\Bat%20species%20and%20population%20size%20in%20the%20tunnel\Combine\Entrance%20SM3s%20from%20dusk%20to%20dawn%20for%202%20seasons.xlsx" TargetMode="External"/></Relationships>
</file>

<file path=word/charts/_rels/chart20.xml.rels><?xml version="1.0" encoding="UTF-8" standalone="yes"?>
<Relationships xmlns="http://schemas.openxmlformats.org/package/2006/relationships"><Relationship Id="rId3" Type="http://schemas.openxmlformats.org/officeDocument/2006/relationships/themeOverride" Target="../theme/themeOverride19.xml"/><Relationship Id="rId2" Type="http://schemas.microsoft.com/office/2011/relationships/chartColorStyle" Target="colors20.xml"/><Relationship Id="rId1" Type="http://schemas.microsoft.com/office/2011/relationships/chartStyle" Target="style20.xml"/><Relationship Id="rId5" Type="http://schemas.openxmlformats.org/officeDocument/2006/relationships/chartUserShapes" Target="../drawings/drawing13.xml"/><Relationship Id="rId4" Type="http://schemas.openxmlformats.org/officeDocument/2006/relationships/oleObject" Target="file:///H:\School\QUT\Master\Project\Data\Analysis\Microhabitat%20structures%20and%20toosting%20locations\Combine\Temperature\Diurnal%20roost%2095%25%20CI%20graphs.xlsx" TargetMode="External"/></Relationships>
</file>

<file path=word/charts/_rels/chart21.xml.rels><?xml version="1.0" encoding="UTF-8" standalone="yes"?>
<Relationships xmlns="http://schemas.openxmlformats.org/package/2006/relationships"><Relationship Id="rId3" Type="http://schemas.openxmlformats.org/officeDocument/2006/relationships/themeOverride" Target="../theme/themeOverride20.xml"/><Relationship Id="rId2" Type="http://schemas.microsoft.com/office/2011/relationships/chartColorStyle" Target="colors21.xml"/><Relationship Id="rId1" Type="http://schemas.microsoft.com/office/2011/relationships/chartStyle" Target="style21.xml"/><Relationship Id="rId5" Type="http://schemas.openxmlformats.org/officeDocument/2006/relationships/chartUserShapes" Target="../drawings/drawing14.xml"/><Relationship Id="rId4" Type="http://schemas.openxmlformats.org/officeDocument/2006/relationships/oleObject" Target="file:///H:\School\QUT\Master\Project\Data\Analysis\Microhabitat%20structures%20and%20toosting%20locations\Combine\Temperature\Diurnal%20roost%2095%25%20CI%20graphs.xlsx" TargetMode="External"/></Relationships>
</file>

<file path=word/charts/_rels/chart22.xml.rels><?xml version="1.0" encoding="UTF-8" standalone="yes"?>
<Relationships xmlns="http://schemas.openxmlformats.org/package/2006/relationships"><Relationship Id="rId3" Type="http://schemas.openxmlformats.org/officeDocument/2006/relationships/themeOverride" Target="../theme/themeOverride21.xml"/><Relationship Id="rId2" Type="http://schemas.microsoft.com/office/2011/relationships/chartColorStyle" Target="colors22.xml"/><Relationship Id="rId1" Type="http://schemas.microsoft.com/office/2011/relationships/chartStyle" Target="style22.xml"/><Relationship Id="rId5" Type="http://schemas.openxmlformats.org/officeDocument/2006/relationships/chartUserShapes" Target="../drawings/drawing15.xml"/><Relationship Id="rId4" Type="http://schemas.openxmlformats.org/officeDocument/2006/relationships/oleObject" Target="file:///H:\School\QUT\Master\Project\Data\Analysis\Microhabitat%20structures%20and%20toosting%20locations\Summer\Roosting%20microclimate%20-%20summer\Humidity%20of%20%20each%20HOBO%2024%20hr%20stack%20graphs-%20summer%20-%20Copy.xlsx" TargetMode="External"/></Relationships>
</file>

<file path=word/charts/_rels/chart23.xml.rels><?xml version="1.0" encoding="UTF-8" standalone="yes"?>
<Relationships xmlns="http://schemas.openxmlformats.org/package/2006/relationships"><Relationship Id="rId3" Type="http://schemas.openxmlformats.org/officeDocument/2006/relationships/themeOverride" Target="../theme/themeOverride22.xml"/><Relationship Id="rId2" Type="http://schemas.microsoft.com/office/2011/relationships/chartColorStyle" Target="colors23.xml"/><Relationship Id="rId1" Type="http://schemas.microsoft.com/office/2011/relationships/chartStyle" Target="style23.xml"/><Relationship Id="rId5" Type="http://schemas.openxmlformats.org/officeDocument/2006/relationships/chartUserShapes" Target="../drawings/drawing16.xml"/><Relationship Id="rId4" Type="http://schemas.openxmlformats.org/officeDocument/2006/relationships/oleObject" Target="file:///H:\School\QUT\Master\Project\Data\Analysis\Microhabitat%20structures%20and%20toosting%20locations\Winter\Roosting%20microclimate%20-%20winter\Humidity%20of%20each%20HOBO%2024%20hr%20stack%20graphs-%20winter.xlsx" TargetMode="External"/></Relationships>
</file>

<file path=word/charts/_rels/chart24.xml.rels><?xml version="1.0" encoding="UTF-8" standalone="yes"?>
<Relationships xmlns="http://schemas.openxmlformats.org/package/2006/relationships"><Relationship Id="rId3" Type="http://schemas.openxmlformats.org/officeDocument/2006/relationships/themeOverride" Target="../theme/themeOverride23.xml"/><Relationship Id="rId2" Type="http://schemas.microsoft.com/office/2011/relationships/chartColorStyle" Target="colors24.xml"/><Relationship Id="rId1" Type="http://schemas.microsoft.com/office/2011/relationships/chartStyle" Target="style24.xml"/><Relationship Id="rId5" Type="http://schemas.openxmlformats.org/officeDocument/2006/relationships/chartUserShapes" Target="../drawings/drawing17.xml"/><Relationship Id="rId4" Type="http://schemas.openxmlformats.org/officeDocument/2006/relationships/oleObject" Target="file:///H:\School\QUT\Master\Project\Data\Analysis\Microhabitat%20structures%20and%20toosting%20locations\Combine\Humidity\Diurnal%20roost%20humidity%20diff%20between%20roost%20and%20ambient%202.0.xlsx" TargetMode="External"/></Relationships>
</file>

<file path=word/charts/_rels/chart25.xml.rels><?xml version="1.0" encoding="UTF-8" standalone="yes"?>
<Relationships xmlns="http://schemas.openxmlformats.org/package/2006/relationships"><Relationship Id="rId3" Type="http://schemas.openxmlformats.org/officeDocument/2006/relationships/themeOverride" Target="../theme/themeOverride24.xml"/><Relationship Id="rId2" Type="http://schemas.microsoft.com/office/2011/relationships/chartColorStyle" Target="colors25.xml"/><Relationship Id="rId1" Type="http://schemas.microsoft.com/office/2011/relationships/chartStyle" Target="style25.xml"/><Relationship Id="rId5" Type="http://schemas.openxmlformats.org/officeDocument/2006/relationships/chartUserShapes" Target="../drawings/drawing18.xml"/><Relationship Id="rId4" Type="http://schemas.openxmlformats.org/officeDocument/2006/relationships/oleObject" Target="file:///H:\School\QUT\Master\Project\Data\Analysis\Microhabitat%20structures%20and%20toosting%20locations\Combine\Humidity\Diurnal%20roost%20humidity%20diff%20between%20roost%20and%20ambient%202.0.xlsx" TargetMode="External"/></Relationships>
</file>

<file path=word/charts/_rels/chart26.xml.rels><?xml version="1.0" encoding="UTF-8" standalone="yes"?>
<Relationships xmlns="http://schemas.openxmlformats.org/package/2006/relationships"><Relationship Id="rId3" Type="http://schemas.openxmlformats.org/officeDocument/2006/relationships/themeOverride" Target="../theme/themeOverride25.xml"/><Relationship Id="rId2" Type="http://schemas.microsoft.com/office/2011/relationships/chartColorStyle" Target="colors26.xml"/><Relationship Id="rId1" Type="http://schemas.microsoft.com/office/2011/relationships/chartStyle" Target="style26.xml"/><Relationship Id="rId5" Type="http://schemas.openxmlformats.org/officeDocument/2006/relationships/chartUserShapes" Target="../drawings/drawing19.xml"/><Relationship Id="rId4" Type="http://schemas.openxmlformats.org/officeDocument/2006/relationships/oleObject" Target="file:///H:\School\QUT\Master\Project\Data\Analysis\Microhabitat%20structures%20and%20toosting%20locations\Combine\Humidity\Diurnal%20roost%20humidity%20diff%20between%20roost%20and%20ambient%202.0.xlsx" TargetMode="External"/></Relationships>
</file>

<file path=word/charts/_rels/chart27.xml.rels><?xml version="1.0" encoding="UTF-8" standalone="yes"?>
<Relationships xmlns="http://schemas.openxmlformats.org/package/2006/relationships"><Relationship Id="rId3" Type="http://schemas.openxmlformats.org/officeDocument/2006/relationships/themeOverride" Target="../theme/themeOverride26.xml"/><Relationship Id="rId2" Type="http://schemas.microsoft.com/office/2011/relationships/chartColorStyle" Target="colors27.xml"/><Relationship Id="rId1" Type="http://schemas.microsoft.com/office/2011/relationships/chartStyle" Target="style27.xml"/><Relationship Id="rId5" Type="http://schemas.openxmlformats.org/officeDocument/2006/relationships/chartUserShapes" Target="../drawings/drawing20.xml"/><Relationship Id="rId4" Type="http://schemas.openxmlformats.org/officeDocument/2006/relationships/oleObject" Target="file:///H:\School\QUT\Master\Project\Data\Analysis\Microhabitat%20structures%20and%20toosting%20locations\Combine\Humidity\Diurnal%20roost%20humidity%20diff%20between%20roost%20and%20ambient%202.0.xlsx" TargetMode="External"/></Relationships>
</file>

<file path=word/charts/_rels/chart28.xml.rels><?xml version="1.0" encoding="UTF-8" standalone="yes"?>
<Relationships xmlns="http://schemas.openxmlformats.org/package/2006/relationships"><Relationship Id="rId3" Type="http://schemas.openxmlformats.org/officeDocument/2006/relationships/themeOverride" Target="../theme/themeOverride27.xml"/><Relationship Id="rId2" Type="http://schemas.microsoft.com/office/2011/relationships/chartColorStyle" Target="colors28.xml"/><Relationship Id="rId1" Type="http://schemas.microsoft.com/office/2011/relationships/chartStyle" Target="style28.xml"/><Relationship Id="rId5" Type="http://schemas.openxmlformats.org/officeDocument/2006/relationships/chartUserShapes" Target="../drawings/drawing21.xml"/><Relationship Id="rId4" Type="http://schemas.openxmlformats.org/officeDocument/2006/relationships/oleObject" Target="file:///H:\School\QUT\Master\Project\Data\Analysis\Microhabitat%20structures%20and%20toosting%20locations\Combine\Humidity\Diurnal%20roost%2095%25%20CI%20graphs%20humidity.xlsx" TargetMode="External"/></Relationships>
</file>

<file path=word/charts/_rels/chart29.xml.rels><?xml version="1.0" encoding="UTF-8" standalone="yes"?>
<Relationships xmlns="http://schemas.openxmlformats.org/package/2006/relationships"><Relationship Id="rId3" Type="http://schemas.openxmlformats.org/officeDocument/2006/relationships/themeOverride" Target="../theme/themeOverride28.xml"/><Relationship Id="rId2" Type="http://schemas.microsoft.com/office/2011/relationships/chartColorStyle" Target="colors29.xml"/><Relationship Id="rId1" Type="http://schemas.microsoft.com/office/2011/relationships/chartStyle" Target="style29.xml"/><Relationship Id="rId5" Type="http://schemas.openxmlformats.org/officeDocument/2006/relationships/chartUserShapes" Target="../drawings/drawing22.xml"/><Relationship Id="rId4" Type="http://schemas.openxmlformats.org/officeDocument/2006/relationships/oleObject" Target="file:///H:\School\QUT\Master\Project\Data\Analysis\Microhabitat%20structures%20and%20toosting%20locations\Combine\Humidity\Diurnal%20roost%2095%25%20CI%20graphs%20humidity.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I:\School\QUT\Master\Project\Data\Analysis\Bat%20species%20and%20population%20size%20in%20the%20tunnel\Combine\Species%20emergence%20time%20during%20sunset%20for%202%20seasons.xlsx" TargetMode="External"/></Relationships>
</file>

<file path=word/charts/_rels/chart30.xml.rels><?xml version="1.0" encoding="UTF-8" standalone="yes"?>
<Relationships xmlns="http://schemas.openxmlformats.org/package/2006/relationships"><Relationship Id="rId3" Type="http://schemas.openxmlformats.org/officeDocument/2006/relationships/themeOverride" Target="../theme/themeOverride29.xml"/><Relationship Id="rId2" Type="http://schemas.microsoft.com/office/2011/relationships/chartColorStyle" Target="colors30.xml"/><Relationship Id="rId1" Type="http://schemas.microsoft.com/office/2011/relationships/chartStyle" Target="style30.xml"/><Relationship Id="rId5" Type="http://schemas.openxmlformats.org/officeDocument/2006/relationships/chartUserShapes" Target="../drawings/drawing23.xml"/><Relationship Id="rId4" Type="http://schemas.openxmlformats.org/officeDocument/2006/relationships/oleObject" Target="file:///H:\School\QUT\Master\Project\Data\Analysis\Microhabitat%20structures%20and%20toosting%20locations\Combine\Humidity\Diurnal%20roost%2095%25%20CI%20graphs%20humidity.xlsx" TargetMode="External"/></Relationships>
</file>

<file path=word/charts/_rels/chart31.xml.rels><?xml version="1.0" encoding="UTF-8" standalone="yes"?>
<Relationships xmlns="http://schemas.openxmlformats.org/package/2006/relationships"><Relationship Id="rId3" Type="http://schemas.openxmlformats.org/officeDocument/2006/relationships/themeOverride" Target="../theme/themeOverride30.xml"/><Relationship Id="rId2" Type="http://schemas.microsoft.com/office/2011/relationships/chartColorStyle" Target="colors31.xml"/><Relationship Id="rId1" Type="http://schemas.microsoft.com/office/2011/relationships/chartStyle" Target="style31.xml"/><Relationship Id="rId5" Type="http://schemas.openxmlformats.org/officeDocument/2006/relationships/chartUserShapes" Target="../drawings/drawing24.xml"/><Relationship Id="rId4" Type="http://schemas.openxmlformats.org/officeDocument/2006/relationships/oleObject" Target="file:///H:\School\QUT\Master\Project\Data\Analysis\Microhabitat%20structures%20and%20toosting%20locations\Combine\Humidity\Diurnal%20roost%2095%25%20CI%20graphs%20humidity.xlsx" TargetMode="External"/></Relationships>
</file>

<file path=word/charts/_rels/chart32.xml.rels><?xml version="1.0" encoding="UTF-8" standalone="yes"?>
<Relationships xmlns="http://schemas.openxmlformats.org/package/2006/relationships"><Relationship Id="rId3" Type="http://schemas.openxmlformats.org/officeDocument/2006/relationships/themeOverride" Target="../theme/themeOverride31.xml"/><Relationship Id="rId2" Type="http://schemas.microsoft.com/office/2011/relationships/chartColorStyle" Target="colors32.xml"/><Relationship Id="rId1" Type="http://schemas.microsoft.com/office/2011/relationships/chartStyle" Target="style32.xml"/><Relationship Id="rId4" Type="http://schemas.openxmlformats.org/officeDocument/2006/relationships/oleObject" Target="file:///I:\School\QUT\Master\Project\Data\Analysis\Use%20of%20the%20surrounding%20environment%20of%20the%20tunnel\Both\overall\Activity%20of%20each%20sp%20in%20each%20vegetation.xlsx" TargetMode="External"/></Relationships>
</file>

<file path=word/charts/_rels/chart33.xml.rels><?xml version="1.0" encoding="UTF-8" standalone="yes"?>
<Relationships xmlns="http://schemas.openxmlformats.org/package/2006/relationships"><Relationship Id="rId3" Type="http://schemas.openxmlformats.org/officeDocument/2006/relationships/themeOverride" Target="../theme/themeOverride32.xml"/><Relationship Id="rId2" Type="http://schemas.microsoft.com/office/2011/relationships/chartColorStyle" Target="colors33.xml"/><Relationship Id="rId1" Type="http://schemas.microsoft.com/office/2011/relationships/chartStyle" Target="style33.xml"/><Relationship Id="rId4" Type="http://schemas.openxmlformats.org/officeDocument/2006/relationships/oleObject" Target="../embeddings/oleObject8.bin"/></Relationships>
</file>

<file path=word/charts/_rels/chart34.xml.rels><?xml version="1.0" encoding="UTF-8" standalone="yes"?>
<Relationships xmlns="http://schemas.openxmlformats.org/package/2006/relationships"><Relationship Id="rId3" Type="http://schemas.openxmlformats.org/officeDocument/2006/relationships/themeOverride" Target="../theme/themeOverride33.xml"/><Relationship Id="rId2" Type="http://schemas.microsoft.com/office/2011/relationships/chartColorStyle" Target="colors34.xml"/><Relationship Id="rId1" Type="http://schemas.microsoft.com/office/2011/relationships/chartStyle" Target="style34.xml"/><Relationship Id="rId4" Type="http://schemas.openxmlformats.org/officeDocument/2006/relationships/oleObject" Target="file:///I:\School\QUT\Master\Project\Data\Analysis\Use%20of%20the%20surrounding%20environment%20of%20the%20tunnel\Both\overall\Activity%20of%20each%20sp%20in%20each%20vegetation.xlsx" TargetMode="External"/></Relationships>
</file>

<file path=word/charts/_rels/chart35.xml.rels><?xml version="1.0" encoding="UTF-8" standalone="yes"?>
<Relationships xmlns="http://schemas.openxmlformats.org/package/2006/relationships"><Relationship Id="rId3" Type="http://schemas.openxmlformats.org/officeDocument/2006/relationships/themeOverride" Target="../theme/themeOverride34.xml"/><Relationship Id="rId2" Type="http://schemas.microsoft.com/office/2011/relationships/chartColorStyle" Target="colors35.xml"/><Relationship Id="rId1" Type="http://schemas.microsoft.com/office/2011/relationships/chartStyle" Target="style35.xml"/><Relationship Id="rId4" Type="http://schemas.openxmlformats.org/officeDocument/2006/relationships/oleObject" Target="../embeddings/oleObject9.bin"/></Relationships>
</file>

<file path=word/charts/_rels/chart36.xml.rels><?xml version="1.0" encoding="UTF-8" standalone="yes"?>
<Relationships xmlns="http://schemas.openxmlformats.org/package/2006/relationships"><Relationship Id="rId3" Type="http://schemas.openxmlformats.org/officeDocument/2006/relationships/themeOverride" Target="../theme/themeOverride35.xml"/><Relationship Id="rId2" Type="http://schemas.microsoft.com/office/2011/relationships/chartColorStyle" Target="colors36.xml"/><Relationship Id="rId1" Type="http://schemas.microsoft.com/office/2011/relationships/chartStyle" Target="style36.xml"/><Relationship Id="rId5" Type="http://schemas.openxmlformats.org/officeDocument/2006/relationships/chartUserShapes" Target="../drawings/drawing25.xml"/><Relationship Id="rId4" Type="http://schemas.openxmlformats.org/officeDocument/2006/relationships/oleObject" Target="file:///H:\School\QUT\Master\Project\Data\Analysis\Use%20of%20the%20surrounding%20environment%20of%20the%20tunnel\Both\overall\All%20sp%20Diversity%20and%20evenness%20-%20summer%20and%20winter.xlsx" TargetMode="External"/></Relationships>
</file>

<file path=word/charts/_rels/chart37.xml.rels><?xml version="1.0" encoding="UTF-8" standalone="yes"?>
<Relationships xmlns="http://schemas.openxmlformats.org/package/2006/relationships"><Relationship Id="rId3" Type="http://schemas.openxmlformats.org/officeDocument/2006/relationships/themeOverride" Target="../theme/themeOverride36.xml"/><Relationship Id="rId2" Type="http://schemas.microsoft.com/office/2011/relationships/chartColorStyle" Target="colors37.xml"/><Relationship Id="rId1" Type="http://schemas.microsoft.com/office/2011/relationships/chartStyle" Target="style37.xml"/><Relationship Id="rId5" Type="http://schemas.openxmlformats.org/officeDocument/2006/relationships/chartUserShapes" Target="../drawings/drawing26.xml"/><Relationship Id="rId4" Type="http://schemas.openxmlformats.org/officeDocument/2006/relationships/oleObject" Target="file:///H:\School\QUT\Master\Project\Data\Analysis\Use%20of%20the%20surrounding%20environment%20of%20the%20tunnel\Both\overall\All%20sp%20Diversity%20and%20evenness%20-%20summer%20and%20winter.xlsx" TargetMode="External"/></Relationships>
</file>

<file path=word/charts/_rels/chart38.xml.rels><?xml version="1.0" encoding="UTF-8" standalone="yes"?>
<Relationships xmlns="http://schemas.openxmlformats.org/package/2006/relationships"><Relationship Id="rId3" Type="http://schemas.openxmlformats.org/officeDocument/2006/relationships/themeOverride" Target="../theme/themeOverride37.xml"/><Relationship Id="rId2" Type="http://schemas.microsoft.com/office/2011/relationships/chartColorStyle" Target="colors38.xml"/><Relationship Id="rId1" Type="http://schemas.microsoft.com/office/2011/relationships/chartStyle" Target="style38.xml"/><Relationship Id="rId5" Type="http://schemas.openxmlformats.org/officeDocument/2006/relationships/chartUserShapes" Target="../drawings/drawing27.xml"/><Relationship Id="rId4" Type="http://schemas.openxmlformats.org/officeDocument/2006/relationships/oleObject" Target="file:///H:\School\QUT\Master\Project\Data\Analysis\Use%20of%20the%20surrounding%20environment%20of%20the%20tunnel\Both\3%20sp\3sp%20Species%20Total%20activity%20-%20summer%20and%20winter.xlsx" TargetMode="External"/></Relationships>
</file>

<file path=word/charts/_rels/chart39.xml.rels><?xml version="1.0" encoding="UTF-8" standalone="yes"?>
<Relationships xmlns="http://schemas.openxmlformats.org/package/2006/relationships"><Relationship Id="rId3" Type="http://schemas.openxmlformats.org/officeDocument/2006/relationships/themeOverride" Target="../theme/themeOverride38.xml"/><Relationship Id="rId2" Type="http://schemas.microsoft.com/office/2011/relationships/chartColorStyle" Target="colors39.xml"/><Relationship Id="rId1" Type="http://schemas.microsoft.com/office/2011/relationships/chartStyle" Target="style39.xml"/><Relationship Id="rId5" Type="http://schemas.openxmlformats.org/officeDocument/2006/relationships/chartUserShapes" Target="../drawings/drawing28.xml"/><Relationship Id="rId4" Type="http://schemas.openxmlformats.org/officeDocument/2006/relationships/oleObject" Target="file:///H:\School\QUT\Master\Project\Data\Analysis\Use%20of%20the%20surrounding%20environment%20of%20the%20tunnel\Both\3%20sp\3sp%20Species%20Total%20activity%20-%20summer%20and%20winter.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5" Type="http://schemas.openxmlformats.org/officeDocument/2006/relationships/chartUserShapes" Target="../drawings/drawing3.xml"/><Relationship Id="rId4" Type="http://schemas.openxmlformats.org/officeDocument/2006/relationships/oleObject" Target="file:///H:\School\QUT\Master\Project\Data\Analysis\Bat%20species%20and%20population%20size%20in%20the%20tunnel\Combine\Species%20emergence%20time%20during%20sunset%20for%202%20seasons.xlsx" TargetMode="External"/></Relationships>
</file>

<file path=word/charts/_rels/chart40.xml.rels><?xml version="1.0" encoding="UTF-8" standalone="yes"?>
<Relationships xmlns="http://schemas.openxmlformats.org/package/2006/relationships"><Relationship Id="rId3" Type="http://schemas.openxmlformats.org/officeDocument/2006/relationships/themeOverride" Target="../theme/themeOverride39.xml"/><Relationship Id="rId2" Type="http://schemas.microsoft.com/office/2011/relationships/chartColorStyle" Target="colors40.xml"/><Relationship Id="rId1" Type="http://schemas.microsoft.com/office/2011/relationships/chartStyle" Target="style40.xml"/><Relationship Id="rId5" Type="http://schemas.openxmlformats.org/officeDocument/2006/relationships/chartUserShapes" Target="../drawings/drawing29.xml"/><Relationship Id="rId4" Type="http://schemas.openxmlformats.org/officeDocument/2006/relationships/oleObject" Target="file:///H:\School\QUT\Master\Project\Data\Analysis\Use%20of%20the%20surrounding%20environment%20of%20the%20tunnel\Both\3%20sp\3sp%20Species%20Total%20activity%20-%20summer%20and%20winter.xlsx" TargetMode="External"/></Relationships>
</file>

<file path=word/charts/_rels/chart41.xml.rels><?xml version="1.0" encoding="UTF-8" standalone="yes"?>
<Relationships xmlns="http://schemas.openxmlformats.org/package/2006/relationships"><Relationship Id="rId3" Type="http://schemas.openxmlformats.org/officeDocument/2006/relationships/themeOverride" Target="../theme/themeOverride40.xml"/><Relationship Id="rId2" Type="http://schemas.microsoft.com/office/2011/relationships/chartColorStyle" Target="colors41.xml"/><Relationship Id="rId1" Type="http://schemas.microsoft.com/office/2011/relationships/chartStyle" Target="style41.xml"/><Relationship Id="rId5" Type="http://schemas.openxmlformats.org/officeDocument/2006/relationships/chartUserShapes" Target="../drawings/drawing30.xml"/><Relationship Id="rId4" Type="http://schemas.openxmlformats.org/officeDocument/2006/relationships/oleObject" Target="file:///H:\School\QUT\Master\Project\Data\Analysis\Use%20of%20the%20surrounding%20environment%20of%20the%20tunnel\Both\3%20sp\3sp%20Species%20Total%20activity%20-%20summer%20and%20winter.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5" Type="http://schemas.openxmlformats.org/officeDocument/2006/relationships/chartUserShapes" Target="../drawings/drawing4.xml"/><Relationship Id="rId4" Type="http://schemas.openxmlformats.org/officeDocument/2006/relationships/oleObject" Target="file:///H:\School\QUT\Master\Project\Data\Analysis\Bat%20species%20and%20population%20size%20in%20the%20tunnel\Combine\Species%20emergence%20time%20during%20sunset%20for%202%20seasons.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H:\School\QUT\Master\Project\Data\Analysis\Bat%20species%20and%20population%20size%20in%20the%20tunnel\Combine\Seasonal%20sunset%20emergence%20time.xlsx"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embeddings/oleObject1.bin"/></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oleObject" Target="../embeddings/oleObject2.bin"/></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oleObject" Target="../embeddings/oleObject3.bin"/></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Summer!$D$1</c:f>
              <c:strCache>
                <c:ptCount val="1"/>
                <c:pt idx="0">
                  <c:v>Passes</c:v>
                </c:pt>
              </c:strCache>
            </c:strRef>
          </c:tx>
          <c:spPr>
            <a:ln w="28575" cap="rnd">
              <a:solidFill>
                <a:schemeClr val="accent6">
                  <a:lumMod val="75000"/>
                </a:schemeClr>
              </a:solidFill>
              <a:round/>
            </a:ln>
            <a:effectLst/>
          </c:spPr>
          <c:marker>
            <c:symbol val="none"/>
          </c:marker>
          <c:cat>
            <c:multiLvlStrRef>
              <c:f>Summer!$B$2:$C$44</c:f>
              <c:multiLvlStrCache>
                <c:ptCount val="43"/>
                <c:lvl>
                  <c:pt idx="0">
                    <c:v>-0.5</c:v>
                  </c:pt>
                  <c:pt idx="1">
                    <c:v>sunset</c:v>
                  </c:pt>
                  <c:pt idx="3">
                    <c:v>2</c:v>
                  </c:pt>
                  <c:pt idx="5">
                    <c:v>4</c:v>
                  </c:pt>
                  <c:pt idx="7">
                    <c:v>4</c:v>
                  </c:pt>
                  <c:pt idx="9">
                    <c:v>2</c:v>
                  </c:pt>
                  <c:pt idx="11">
                    <c:v>sunrise</c:v>
                  </c:pt>
                  <c:pt idx="12">
                    <c:v>-0.5</c:v>
                  </c:pt>
                  <c:pt idx="15">
                    <c:v>-0.5</c:v>
                  </c:pt>
                  <c:pt idx="16">
                    <c:v>sunset</c:v>
                  </c:pt>
                  <c:pt idx="18">
                    <c:v>2</c:v>
                  </c:pt>
                  <c:pt idx="20">
                    <c:v>4</c:v>
                  </c:pt>
                  <c:pt idx="22">
                    <c:v>4</c:v>
                  </c:pt>
                  <c:pt idx="24">
                    <c:v>2</c:v>
                  </c:pt>
                  <c:pt idx="26">
                    <c:v>sunrise</c:v>
                  </c:pt>
                  <c:pt idx="27">
                    <c:v>-0.5</c:v>
                  </c:pt>
                  <c:pt idx="30">
                    <c:v>-0.5</c:v>
                  </c:pt>
                  <c:pt idx="31">
                    <c:v>sunset</c:v>
                  </c:pt>
                  <c:pt idx="33">
                    <c:v>2</c:v>
                  </c:pt>
                  <c:pt idx="35">
                    <c:v>4</c:v>
                  </c:pt>
                  <c:pt idx="37">
                    <c:v>4</c:v>
                  </c:pt>
                  <c:pt idx="39">
                    <c:v>2</c:v>
                  </c:pt>
                  <c:pt idx="41">
                    <c:v>sunrise</c:v>
                  </c:pt>
                  <c:pt idx="42">
                    <c:v>-0.5</c:v>
                  </c:pt>
                </c:lvl>
                <c:lvl>
                  <c:pt idx="0">
                    <c:v>Night 1</c:v>
                  </c:pt>
                  <c:pt idx="14">
                    <c:v>Night 2</c:v>
                  </c:pt>
                  <c:pt idx="29">
                    <c:v>Night 3</c:v>
                  </c:pt>
                </c:lvl>
              </c:multiLvlStrCache>
            </c:multiLvlStrRef>
          </c:cat>
          <c:val>
            <c:numRef>
              <c:f>Summer!$D$2:$D$44</c:f>
              <c:numCache>
                <c:formatCode>General</c:formatCode>
                <c:ptCount val="43"/>
                <c:pt idx="0">
                  <c:v>0</c:v>
                </c:pt>
                <c:pt idx="1">
                  <c:v>54</c:v>
                </c:pt>
                <c:pt idx="2">
                  <c:v>172</c:v>
                </c:pt>
                <c:pt idx="3">
                  <c:v>145</c:v>
                </c:pt>
                <c:pt idx="4">
                  <c:v>62</c:v>
                </c:pt>
                <c:pt idx="5">
                  <c:v>32</c:v>
                </c:pt>
                <c:pt idx="6">
                  <c:v>70</c:v>
                </c:pt>
                <c:pt idx="7">
                  <c:v>148</c:v>
                </c:pt>
                <c:pt idx="8">
                  <c:v>247</c:v>
                </c:pt>
                <c:pt idx="9">
                  <c:v>258</c:v>
                </c:pt>
                <c:pt idx="10">
                  <c:v>0</c:v>
                </c:pt>
                <c:pt idx="11">
                  <c:v>0</c:v>
                </c:pt>
                <c:pt idx="12">
                  <c:v>0</c:v>
                </c:pt>
                <c:pt idx="15">
                  <c:v>0</c:v>
                </c:pt>
                <c:pt idx="16">
                  <c:v>46</c:v>
                </c:pt>
                <c:pt idx="17">
                  <c:v>109</c:v>
                </c:pt>
                <c:pt idx="18">
                  <c:v>44</c:v>
                </c:pt>
                <c:pt idx="19">
                  <c:v>81</c:v>
                </c:pt>
                <c:pt idx="20">
                  <c:v>57</c:v>
                </c:pt>
                <c:pt idx="21">
                  <c:v>142</c:v>
                </c:pt>
                <c:pt idx="22">
                  <c:v>102</c:v>
                </c:pt>
                <c:pt idx="23">
                  <c:v>168</c:v>
                </c:pt>
                <c:pt idx="24">
                  <c:v>233</c:v>
                </c:pt>
                <c:pt idx="25">
                  <c:v>0</c:v>
                </c:pt>
                <c:pt idx="26">
                  <c:v>0</c:v>
                </c:pt>
                <c:pt idx="27">
                  <c:v>0</c:v>
                </c:pt>
                <c:pt idx="30">
                  <c:v>0</c:v>
                </c:pt>
                <c:pt idx="31">
                  <c:v>107</c:v>
                </c:pt>
                <c:pt idx="32">
                  <c:v>200</c:v>
                </c:pt>
                <c:pt idx="33">
                  <c:v>78</c:v>
                </c:pt>
                <c:pt idx="34">
                  <c:v>101</c:v>
                </c:pt>
                <c:pt idx="35">
                  <c:v>10</c:v>
                </c:pt>
                <c:pt idx="36">
                  <c:v>114</c:v>
                </c:pt>
                <c:pt idx="37">
                  <c:v>172</c:v>
                </c:pt>
                <c:pt idx="38">
                  <c:v>120</c:v>
                </c:pt>
                <c:pt idx="39">
                  <c:v>478</c:v>
                </c:pt>
                <c:pt idx="40">
                  <c:v>9</c:v>
                </c:pt>
                <c:pt idx="41">
                  <c:v>0</c:v>
                </c:pt>
                <c:pt idx="42">
                  <c:v>0</c:v>
                </c:pt>
              </c:numCache>
            </c:numRef>
          </c:val>
          <c:smooth val="1"/>
          <c:extLst>
            <c:ext xmlns:c16="http://schemas.microsoft.com/office/drawing/2014/chart" uri="{C3380CC4-5D6E-409C-BE32-E72D297353CC}">
              <c16:uniqueId val="{00000000-3A44-47B6-A137-1A77E66202A7}"/>
            </c:ext>
          </c:extLst>
        </c:ser>
        <c:dLbls>
          <c:showLegendKey val="0"/>
          <c:showVal val="0"/>
          <c:showCatName val="0"/>
          <c:showSerName val="0"/>
          <c:showPercent val="0"/>
          <c:showBubbleSize val="0"/>
        </c:dLbls>
        <c:smooth val="0"/>
        <c:axId val="1489509119"/>
        <c:axId val="1439976767"/>
      </c:lineChart>
      <c:catAx>
        <c:axId val="14895091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Night &amp;Time </a:t>
                </a:r>
              </a:p>
              <a:p>
                <a:pPr>
                  <a:defRPr/>
                </a:pPr>
                <a:r>
                  <a:rPr lang="en-AU"/>
                  <a:t>(hour after sunset &amp; before sunrise)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439976767"/>
        <c:crosses val="autoZero"/>
        <c:auto val="1"/>
        <c:lblAlgn val="ctr"/>
        <c:lblOffset val="100"/>
        <c:tickLblSkip val="1"/>
        <c:noMultiLvlLbl val="0"/>
      </c:catAx>
      <c:valAx>
        <c:axId val="1439976767"/>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passes</a:t>
                </a:r>
              </a:p>
            </c:rich>
          </c:tx>
          <c:layout>
            <c:manualLayout>
              <c:xMode val="edge"/>
              <c:yMode val="edge"/>
              <c:x val="2.2222222222222223E-2"/>
              <c:y val="0.2182863333943722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4895091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mn-lt"/>
        </a:defRPr>
      </a:pPr>
      <a:endParaRPr lang="en-US"/>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47262000687975"/>
          <c:y val="0.10556539807524061"/>
          <c:w val="0.84598293256430912"/>
          <c:h val="0.61367016622922133"/>
        </c:manualLayout>
      </c:layout>
      <c:barChart>
        <c:barDir val="col"/>
        <c:grouping val="clustered"/>
        <c:varyColors val="0"/>
        <c:ser>
          <c:idx val="1"/>
          <c:order val="1"/>
          <c:tx>
            <c:strRef>
              <c:f>summer!$K$24</c:f>
              <c:strCache>
                <c:ptCount val="1"/>
                <c:pt idx="0">
                  <c:v>exit count</c:v>
                </c:pt>
              </c:strCache>
            </c:strRef>
          </c:tx>
          <c:spPr>
            <a:solidFill>
              <a:schemeClr val="accent6">
                <a:lumMod val="75000"/>
              </a:schemeClr>
            </a:solidFill>
            <a:ln>
              <a:solidFill>
                <a:schemeClr val="accent6">
                  <a:lumMod val="75000"/>
                </a:schemeClr>
              </a:solidFill>
            </a:ln>
            <a:effectLst/>
          </c:spPr>
          <c:invertIfNegative val="0"/>
          <c:val>
            <c:numRef>
              <c:f>summer!$K$25:$K$63</c:f>
              <c:numCache>
                <c:formatCode>General</c:formatCode>
                <c:ptCount val="39"/>
                <c:pt idx="0">
                  <c:v>0</c:v>
                </c:pt>
                <c:pt idx="1">
                  <c:v>0</c:v>
                </c:pt>
                <c:pt idx="2">
                  <c:v>0</c:v>
                </c:pt>
                <c:pt idx="3">
                  <c:v>2</c:v>
                </c:pt>
                <c:pt idx="4">
                  <c:v>140</c:v>
                </c:pt>
                <c:pt idx="5">
                  <c:v>20</c:v>
                </c:pt>
                <c:pt idx="6">
                  <c:v>3</c:v>
                </c:pt>
                <c:pt idx="8">
                  <c:v>0</c:v>
                </c:pt>
                <c:pt idx="9">
                  <c:v>0</c:v>
                </c:pt>
                <c:pt idx="10">
                  <c:v>0</c:v>
                </c:pt>
                <c:pt idx="11">
                  <c:v>5</c:v>
                </c:pt>
                <c:pt idx="12">
                  <c:v>152</c:v>
                </c:pt>
                <c:pt idx="13">
                  <c:v>13</c:v>
                </c:pt>
                <c:pt idx="14">
                  <c:v>0</c:v>
                </c:pt>
                <c:pt idx="16">
                  <c:v>0</c:v>
                </c:pt>
                <c:pt idx="17">
                  <c:v>0</c:v>
                </c:pt>
                <c:pt idx="18">
                  <c:v>0</c:v>
                </c:pt>
                <c:pt idx="19">
                  <c:v>21</c:v>
                </c:pt>
                <c:pt idx="20">
                  <c:v>103</c:v>
                </c:pt>
                <c:pt idx="21">
                  <c:v>10</c:v>
                </c:pt>
                <c:pt idx="22">
                  <c:v>2</c:v>
                </c:pt>
                <c:pt idx="24">
                  <c:v>0</c:v>
                </c:pt>
                <c:pt idx="25">
                  <c:v>0</c:v>
                </c:pt>
                <c:pt idx="26">
                  <c:v>0</c:v>
                </c:pt>
                <c:pt idx="27">
                  <c:v>0</c:v>
                </c:pt>
                <c:pt idx="28">
                  <c:v>145</c:v>
                </c:pt>
                <c:pt idx="29">
                  <c:v>1</c:v>
                </c:pt>
                <c:pt idx="30">
                  <c:v>0</c:v>
                </c:pt>
                <c:pt idx="32">
                  <c:v>0</c:v>
                </c:pt>
                <c:pt idx="33">
                  <c:v>0</c:v>
                </c:pt>
                <c:pt idx="34">
                  <c:v>0</c:v>
                </c:pt>
                <c:pt idx="35">
                  <c:v>0</c:v>
                </c:pt>
                <c:pt idx="36">
                  <c:v>122</c:v>
                </c:pt>
                <c:pt idx="37">
                  <c:v>60</c:v>
                </c:pt>
                <c:pt idx="38">
                  <c:v>2</c:v>
                </c:pt>
              </c:numCache>
            </c:numRef>
          </c:val>
          <c:extLst>
            <c:ext xmlns:c16="http://schemas.microsoft.com/office/drawing/2014/chart" uri="{C3380CC4-5D6E-409C-BE32-E72D297353CC}">
              <c16:uniqueId val="{00000000-1F5B-42FC-810D-3A96A7351597}"/>
            </c:ext>
          </c:extLst>
        </c:ser>
        <c:dLbls>
          <c:showLegendKey val="0"/>
          <c:showVal val="0"/>
          <c:showCatName val="0"/>
          <c:showSerName val="0"/>
          <c:showPercent val="0"/>
          <c:showBubbleSize val="0"/>
        </c:dLbls>
        <c:gapWidth val="150"/>
        <c:axId val="1582123439"/>
        <c:axId val="1577547727"/>
      </c:barChart>
      <c:lineChart>
        <c:grouping val="standard"/>
        <c:varyColors val="0"/>
        <c:ser>
          <c:idx val="0"/>
          <c:order val="0"/>
          <c:tx>
            <c:strRef>
              <c:f>summer!$J$24</c:f>
              <c:strCache>
                <c:ptCount val="1"/>
                <c:pt idx="0">
                  <c:v>acoustic </c:v>
                </c:pt>
              </c:strCache>
            </c:strRef>
          </c:tx>
          <c:spPr>
            <a:ln w="28575" cap="rnd">
              <a:solidFill>
                <a:schemeClr val="accent1"/>
              </a:solidFill>
              <a:round/>
            </a:ln>
            <a:effectLst/>
          </c:spPr>
          <c:marker>
            <c:symbol val="none"/>
          </c:marker>
          <c:cat>
            <c:multiLvlStrRef>
              <c:f>summer!$H$25:$I$63</c:f>
              <c:multiLvlStrCache>
                <c:ptCount val="39"/>
                <c:lvl>
                  <c:pt idx="0">
                    <c:v>-30</c:v>
                  </c:pt>
                  <c:pt idx="1">
                    <c:v>-15</c:v>
                  </c:pt>
                  <c:pt idx="2">
                    <c:v>sunset</c:v>
                  </c:pt>
                  <c:pt idx="3">
                    <c:v>15</c:v>
                  </c:pt>
                  <c:pt idx="4">
                    <c:v>30</c:v>
                  </c:pt>
                  <c:pt idx="5">
                    <c:v>45</c:v>
                  </c:pt>
                  <c:pt idx="6">
                    <c:v>60</c:v>
                  </c:pt>
                  <c:pt idx="8">
                    <c:v>-30</c:v>
                  </c:pt>
                  <c:pt idx="9">
                    <c:v>-15</c:v>
                  </c:pt>
                  <c:pt idx="10">
                    <c:v>sunset</c:v>
                  </c:pt>
                  <c:pt idx="11">
                    <c:v>15</c:v>
                  </c:pt>
                  <c:pt idx="12">
                    <c:v>30</c:v>
                  </c:pt>
                  <c:pt idx="13">
                    <c:v>45</c:v>
                  </c:pt>
                  <c:pt idx="14">
                    <c:v>60</c:v>
                  </c:pt>
                  <c:pt idx="16">
                    <c:v>-30</c:v>
                  </c:pt>
                  <c:pt idx="17">
                    <c:v>-15</c:v>
                  </c:pt>
                  <c:pt idx="18">
                    <c:v>sunset</c:v>
                  </c:pt>
                  <c:pt idx="19">
                    <c:v>15</c:v>
                  </c:pt>
                  <c:pt idx="20">
                    <c:v>30</c:v>
                  </c:pt>
                  <c:pt idx="21">
                    <c:v>45</c:v>
                  </c:pt>
                  <c:pt idx="22">
                    <c:v>60</c:v>
                  </c:pt>
                  <c:pt idx="24">
                    <c:v>-30</c:v>
                  </c:pt>
                  <c:pt idx="25">
                    <c:v>-15</c:v>
                  </c:pt>
                  <c:pt idx="26">
                    <c:v>sunset</c:v>
                  </c:pt>
                  <c:pt idx="27">
                    <c:v>15</c:v>
                  </c:pt>
                  <c:pt idx="28">
                    <c:v>30</c:v>
                  </c:pt>
                  <c:pt idx="29">
                    <c:v>45</c:v>
                  </c:pt>
                  <c:pt idx="30">
                    <c:v>60</c:v>
                  </c:pt>
                  <c:pt idx="32">
                    <c:v>-30</c:v>
                  </c:pt>
                  <c:pt idx="33">
                    <c:v>-15</c:v>
                  </c:pt>
                  <c:pt idx="34">
                    <c:v>sunset</c:v>
                  </c:pt>
                  <c:pt idx="35">
                    <c:v>15</c:v>
                  </c:pt>
                  <c:pt idx="36">
                    <c:v>30</c:v>
                  </c:pt>
                  <c:pt idx="37">
                    <c:v>45</c:v>
                  </c:pt>
                  <c:pt idx="38">
                    <c:v>60</c:v>
                  </c:pt>
                </c:lvl>
                <c:lvl>
                  <c:pt idx="0">
                    <c:v>Day 1</c:v>
                  </c:pt>
                  <c:pt idx="8">
                    <c:v>Day 2</c:v>
                  </c:pt>
                  <c:pt idx="16">
                    <c:v>Day 3 </c:v>
                  </c:pt>
                  <c:pt idx="24">
                    <c:v>Day 4</c:v>
                  </c:pt>
                  <c:pt idx="32">
                    <c:v>Day 5</c:v>
                  </c:pt>
                </c:lvl>
              </c:multiLvlStrCache>
            </c:multiLvlStrRef>
          </c:cat>
          <c:val>
            <c:numRef>
              <c:f>summer!$J$25:$J$48</c:f>
              <c:numCache>
                <c:formatCode>General</c:formatCode>
                <c:ptCount val="24"/>
                <c:pt idx="0">
                  <c:v>0</c:v>
                </c:pt>
                <c:pt idx="1">
                  <c:v>21</c:v>
                </c:pt>
                <c:pt idx="2">
                  <c:v>21</c:v>
                </c:pt>
                <c:pt idx="3">
                  <c:v>24</c:v>
                </c:pt>
                <c:pt idx="4">
                  <c:v>86</c:v>
                </c:pt>
                <c:pt idx="5">
                  <c:v>21</c:v>
                </c:pt>
                <c:pt idx="6">
                  <c:v>33</c:v>
                </c:pt>
                <c:pt idx="8">
                  <c:v>0</c:v>
                </c:pt>
                <c:pt idx="9">
                  <c:v>12</c:v>
                </c:pt>
                <c:pt idx="10">
                  <c:v>34</c:v>
                </c:pt>
                <c:pt idx="11">
                  <c:v>8</c:v>
                </c:pt>
                <c:pt idx="12">
                  <c:v>84</c:v>
                </c:pt>
                <c:pt idx="13">
                  <c:v>12</c:v>
                </c:pt>
                <c:pt idx="14">
                  <c:v>3</c:v>
                </c:pt>
                <c:pt idx="16">
                  <c:v>0</c:v>
                </c:pt>
                <c:pt idx="17">
                  <c:v>27</c:v>
                </c:pt>
                <c:pt idx="18">
                  <c:v>80</c:v>
                </c:pt>
                <c:pt idx="19">
                  <c:v>38</c:v>
                </c:pt>
                <c:pt idx="20">
                  <c:v>66</c:v>
                </c:pt>
                <c:pt idx="21">
                  <c:v>70</c:v>
                </c:pt>
                <c:pt idx="22">
                  <c:v>15</c:v>
                </c:pt>
              </c:numCache>
            </c:numRef>
          </c:val>
          <c:smooth val="1"/>
          <c:extLst>
            <c:ext xmlns:c16="http://schemas.microsoft.com/office/drawing/2014/chart" uri="{C3380CC4-5D6E-409C-BE32-E72D297353CC}">
              <c16:uniqueId val="{00000001-1F5B-42FC-810D-3A96A7351597}"/>
            </c:ext>
          </c:extLst>
        </c:ser>
        <c:dLbls>
          <c:showLegendKey val="0"/>
          <c:showVal val="0"/>
          <c:showCatName val="0"/>
          <c:showSerName val="0"/>
          <c:showPercent val="0"/>
          <c:showBubbleSize val="0"/>
        </c:dLbls>
        <c:marker val="1"/>
        <c:smooth val="0"/>
        <c:axId val="1582123439"/>
        <c:axId val="1577547727"/>
      </c:lineChart>
      <c:catAx>
        <c:axId val="15821234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Day &amp; Time </a:t>
                </a:r>
              </a:p>
              <a:p>
                <a:pPr>
                  <a:defRPr/>
                </a:pPr>
                <a:r>
                  <a:rPr lang="en-AU"/>
                  <a:t>(mins after official sunset)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577547727"/>
        <c:crosses val="autoZero"/>
        <c:auto val="1"/>
        <c:lblAlgn val="ctr"/>
        <c:lblOffset val="100"/>
        <c:noMultiLvlLbl val="0"/>
      </c:catAx>
      <c:valAx>
        <c:axId val="15775477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pass &amp; exit 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582123439"/>
        <c:crosses val="autoZero"/>
        <c:crossBetween val="between"/>
      </c:valAx>
      <c:spPr>
        <a:noFill/>
        <a:ln>
          <a:noFill/>
        </a:ln>
        <a:effectLst/>
      </c:spPr>
    </c:plotArea>
    <c:legend>
      <c:legendPos val="t"/>
      <c:layout>
        <c:manualLayout>
          <c:xMode val="edge"/>
          <c:yMode val="edge"/>
          <c:x val="0.3382217847769029"/>
          <c:y val="2.822916666666667E-2"/>
          <c:w val="0.3064622451039774"/>
          <c:h val="5.709864391951006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220304192745137E-2"/>
          <c:y val="0.12194648105002341"/>
          <c:w val="0.90378943500308173"/>
          <c:h val="0.5620700974383479"/>
        </c:manualLayout>
      </c:layout>
      <c:barChart>
        <c:barDir val="col"/>
        <c:grouping val="clustered"/>
        <c:varyColors val="0"/>
        <c:ser>
          <c:idx val="1"/>
          <c:order val="1"/>
          <c:tx>
            <c:strRef>
              <c:f>winter!$K$1</c:f>
              <c:strCache>
                <c:ptCount val="1"/>
                <c:pt idx="0">
                  <c:v>exit count</c:v>
                </c:pt>
              </c:strCache>
            </c:strRef>
          </c:tx>
          <c:spPr>
            <a:solidFill>
              <a:schemeClr val="accent6">
                <a:lumMod val="75000"/>
              </a:schemeClr>
            </a:solidFill>
            <a:ln>
              <a:solidFill>
                <a:schemeClr val="accent6">
                  <a:lumMod val="75000"/>
                </a:schemeClr>
              </a:solidFill>
            </a:ln>
            <a:effectLst/>
          </c:spPr>
          <c:invertIfNegative val="0"/>
          <c:cat>
            <c:multiLvlStrRef>
              <c:f>winter!$F$2:$G$40</c:f>
              <c:multiLvlStrCache>
                <c:ptCount val="39"/>
                <c:lvl>
                  <c:pt idx="0">
                    <c:v>16:43</c:v>
                  </c:pt>
                  <c:pt idx="1">
                    <c:v>16:58</c:v>
                  </c:pt>
                  <c:pt idx="2">
                    <c:v>17:13</c:v>
                  </c:pt>
                  <c:pt idx="3">
                    <c:v>17:28</c:v>
                  </c:pt>
                  <c:pt idx="4">
                    <c:v>17:43</c:v>
                  </c:pt>
                  <c:pt idx="5">
                    <c:v>17:58</c:v>
                  </c:pt>
                  <c:pt idx="6">
                    <c:v>18:13</c:v>
                  </c:pt>
                  <c:pt idx="8">
                    <c:v>16:43</c:v>
                  </c:pt>
                  <c:pt idx="9">
                    <c:v>16:58</c:v>
                  </c:pt>
                  <c:pt idx="10">
                    <c:v>17:13</c:v>
                  </c:pt>
                  <c:pt idx="11">
                    <c:v>17:28</c:v>
                  </c:pt>
                  <c:pt idx="12">
                    <c:v>17:43</c:v>
                  </c:pt>
                  <c:pt idx="13">
                    <c:v>17:58</c:v>
                  </c:pt>
                  <c:pt idx="14">
                    <c:v>18:13</c:v>
                  </c:pt>
                  <c:pt idx="16">
                    <c:v>16:43</c:v>
                  </c:pt>
                  <c:pt idx="17">
                    <c:v>16:58</c:v>
                  </c:pt>
                  <c:pt idx="18">
                    <c:v>17:13</c:v>
                  </c:pt>
                  <c:pt idx="19">
                    <c:v>17:28</c:v>
                  </c:pt>
                  <c:pt idx="20">
                    <c:v>17:43</c:v>
                  </c:pt>
                  <c:pt idx="21">
                    <c:v>17:58</c:v>
                  </c:pt>
                  <c:pt idx="22">
                    <c:v>18:13</c:v>
                  </c:pt>
                  <c:pt idx="24">
                    <c:v>16:43</c:v>
                  </c:pt>
                  <c:pt idx="25">
                    <c:v>16:58</c:v>
                  </c:pt>
                  <c:pt idx="26">
                    <c:v>17:13</c:v>
                  </c:pt>
                  <c:pt idx="27">
                    <c:v>17:28</c:v>
                  </c:pt>
                  <c:pt idx="28">
                    <c:v>17:43</c:v>
                  </c:pt>
                  <c:pt idx="29">
                    <c:v>17:58</c:v>
                  </c:pt>
                  <c:pt idx="30">
                    <c:v>18:13</c:v>
                  </c:pt>
                  <c:pt idx="32">
                    <c:v>16:43</c:v>
                  </c:pt>
                  <c:pt idx="33">
                    <c:v>16:58</c:v>
                  </c:pt>
                  <c:pt idx="34">
                    <c:v>17:13</c:v>
                  </c:pt>
                  <c:pt idx="35">
                    <c:v>17:28</c:v>
                  </c:pt>
                  <c:pt idx="36">
                    <c:v>17:43</c:v>
                  </c:pt>
                  <c:pt idx="37">
                    <c:v>17:58</c:v>
                  </c:pt>
                  <c:pt idx="38">
                    <c:v>18:13</c:v>
                  </c:pt>
                </c:lvl>
                <c:lvl>
                  <c:pt idx="0">
                    <c:v>17/07/2020</c:v>
                  </c:pt>
                  <c:pt idx="8">
                    <c:v>18/07/2020</c:v>
                  </c:pt>
                  <c:pt idx="16">
                    <c:v>19/07/2020</c:v>
                  </c:pt>
                  <c:pt idx="24">
                    <c:v>20/07/2020</c:v>
                  </c:pt>
                  <c:pt idx="32">
                    <c:v>21/07/2020</c:v>
                  </c:pt>
                </c:lvl>
              </c:multiLvlStrCache>
            </c:multiLvlStrRef>
          </c:cat>
          <c:val>
            <c:numRef>
              <c:f>winter!$K$2:$K$40</c:f>
              <c:numCache>
                <c:formatCode>General</c:formatCode>
                <c:ptCount val="39"/>
                <c:pt idx="0">
                  <c:v>0</c:v>
                </c:pt>
                <c:pt idx="1">
                  <c:v>0</c:v>
                </c:pt>
                <c:pt idx="2">
                  <c:v>0</c:v>
                </c:pt>
                <c:pt idx="3">
                  <c:v>4</c:v>
                </c:pt>
                <c:pt idx="4">
                  <c:v>35</c:v>
                </c:pt>
                <c:pt idx="5">
                  <c:v>26</c:v>
                </c:pt>
                <c:pt idx="6">
                  <c:v>29</c:v>
                </c:pt>
                <c:pt idx="8">
                  <c:v>0</c:v>
                </c:pt>
                <c:pt idx="9">
                  <c:v>0</c:v>
                </c:pt>
                <c:pt idx="10">
                  <c:v>0</c:v>
                </c:pt>
                <c:pt idx="11">
                  <c:v>0</c:v>
                </c:pt>
                <c:pt idx="12">
                  <c:v>32</c:v>
                </c:pt>
                <c:pt idx="13">
                  <c:v>9</c:v>
                </c:pt>
                <c:pt idx="14">
                  <c:v>0</c:v>
                </c:pt>
                <c:pt idx="16">
                  <c:v>0</c:v>
                </c:pt>
                <c:pt idx="17">
                  <c:v>0</c:v>
                </c:pt>
                <c:pt idx="18">
                  <c:v>0</c:v>
                </c:pt>
                <c:pt idx="19">
                  <c:v>0</c:v>
                </c:pt>
                <c:pt idx="20">
                  <c:v>30</c:v>
                </c:pt>
                <c:pt idx="21">
                  <c:v>43</c:v>
                </c:pt>
                <c:pt idx="22">
                  <c:v>7</c:v>
                </c:pt>
                <c:pt idx="24">
                  <c:v>0</c:v>
                </c:pt>
                <c:pt idx="25">
                  <c:v>0</c:v>
                </c:pt>
                <c:pt idx="26">
                  <c:v>0</c:v>
                </c:pt>
                <c:pt idx="27">
                  <c:v>1</c:v>
                </c:pt>
                <c:pt idx="28">
                  <c:v>44</c:v>
                </c:pt>
                <c:pt idx="29">
                  <c:v>17</c:v>
                </c:pt>
                <c:pt idx="30">
                  <c:v>11</c:v>
                </c:pt>
                <c:pt idx="32">
                  <c:v>0</c:v>
                </c:pt>
                <c:pt idx="33">
                  <c:v>0</c:v>
                </c:pt>
                <c:pt idx="34">
                  <c:v>0</c:v>
                </c:pt>
                <c:pt idx="35">
                  <c:v>3</c:v>
                </c:pt>
                <c:pt idx="36">
                  <c:v>44</c:v>
                </c:pt>
                <c:pt idx="37">
                  <c:v>57</c:v>
                </c:pt>
                <c:pt idx="38">
                  <c:v>9</c:v>
                </c:pt>
              </c:numCache>
            </c:numRef>
          </c:val>
          <c:extLst>
            <c:ext xmlns:c16="http://schemas.microsoft.com/office/drawing/2014/chart" uri="{C3380CC4-5D6E-409C-BE32-E72D297353CC}">
              <c16:uniqueId val="{00000000-C760-490A-9BCD-08B3BD91EE42}"/>
            </c:ext>
          </c:extLst>
        </c:ser>
        <c:dLbls>
          <c:showLegendKey val="0"/>
          <c:showVal val="0"/>
          <c:showCatName val="0"/>
          <c:showSerName val="0"/>
          <c:showPercent val="0"/>
          <c:showBubbleSize val="0"/>
        </c:dLbls>
        <c:gapWidth val="150"/>
        <c:axId val="776398767"/>
        <c:axId val="768687967"/>
      </c:barChart>
      <c:lineChart>
        <c:grouping val="standard"/>
        <c:varyColors val="0"/>
        <c:ser>
          <c:idx val="0"/>
          <c:order val="0"/>
          <c:tx>
            <c:strRef>
              <c:f>winter!$J$1</c:f>
              <c:strCache>
                <c:ptCount val="1"/>
                <c:pt idx="0">
                  <c:v>acoustics</c:v>
                </c:pt>
              </c:strCache>
            </c:strRef>
          </c:tx>
          <c:spPr>
            <a:ln w="28575" cap="rnd">
              <a:solidFill>
                <a:schemeClr val="accent1"/>
              </a:solidFill>
              <a:round/>
            </a:ln>
            <a:effectLst/>
          </c:spPr>
          <c:marker>
            <c:symbol val="none"/>
          </c:marker>
          <c:cat>
            <c:multiLvlStrRef>
              <c:f>winter!$H$2:$I$40</c:f>
              <c:multiLvlStrCache>
                <c:ptCount val="39"/>
                <c:lvl>
                  <c:pt idx="0">
                    <c:v>-30</c:v>
                  </c:pt>
                  <c:pt idx="1">
                    <c:v>-15</c:v>
                  </c:pt>
                  <c:pt idx="2">
                    <c:v>sunset</c:v>
                  </c:pt>
                  <c:pt idx="3">
                    <c:v>15</c:v>
                  </c:pt>
                  <c:pt idx="4">
                    <c:v>30</c:v>
                  </c:pt>
                  <c:pt idx="5">
                    <c:v>45</c:v>
                  </c:pt>
                  <c:pt idx="6">
                    <c:v>60</c:v>
                  </c:pt>
                  <c:pt idx="8">
                    <c:v>-30</c:v>
                  </c:pt>
                  <c:pt idx="9">
                    <c:v>-15</c:v>
                  </c:pt>
                  <c:pt idx="10">
                    <c:v>sunset</c:v>
                  </c:pt>
                  <c:pt idx="11">
                    <c:v>15</c:v>
                  </c:pt>
                  <c:pt idx="12">
                    <c:v>30</c:v>
                  </c:pt>
                  <c:pt idx="13">
                    <c:v>45</c:v>
                  </c:pt>
                  <c:pt idx="14">
                    <c:v>60</c:v>
                  </c:pt>
                  <c:pt idx="16">
                    <c:v>-30</c:v>
                  </c:pt>
                  <c:pt idx="17">
                    <c:v>-15</c:v>
                  </c:pt>
                  <c:pt idx="18">
                    <c:v>sunset</c:v>
                  </c:pt>
                  <c:pt idx="19">
                    <c:v>15</c:v>
                  </c:pt>
                  <c:pt idx="20">
                    <c:v>30</c:v>
                  </c:pt>
                  <c:pt idx="21">
                    <c:v>45</c:v>
                  </c:pt>
                  <c:pt idx="22">
                    <c:v>60</c:v>
                  </c:pt>
                  <c:pt idx="24">
                    <c:v>-30</c:v>
                  </c:pt>
                  <c:pt idx="25">
                    <c:v>-15</c:v>
                  </c:pt>
                  <c:pt idx="26">
                    <c:v>sunset</c:v>
                  </c:pt>
                  <c:pt idx="27">
                    <c:v>15</c:v>
                  </c:pt>
                  <c:pt idx="28">
                    <c:v>30</c:v>
                  </c:pt>
                  <c:pt idx="29">
                    <c:v>45</c:v>
                  </c:pt>
                  <c:pt idx="30">
                    <c:v>60</c:v>
                  </c:pt>
                  <c:pt idx="32">
                    <c:v>-30</c:v>
                  </c:pt>
                  <c:pt idx="33">
                    <c:v>-15</c:v>
                  </c:pt>
                  <c:pt idx="34">
                    <c:v>sunset</c:v>
                  </c:pt>
                  <c:pt idx="35">
                    <c:v>15</c:v>
                  </c:pt>
                  <c:pt idx="36">
                    <c:v>30</c:v>
                  </c:pt>
                  <c:pt idx="37">
                    <c:v>45</c:v>
                  </c:pt>
                  <c:pt idx="38">
                    <c:v>60</c:v>
                  </c:pt>
                </c:lvl>
                <c:lvl>
                  <c:pt idx="0">
                    <c:v>Day 1</c:v>
                  </c:pt>
                  <c:pt idx="8">
                    <c:v>Day 2</c:v>
                  </c:pt>
                  <c:pt idx="16">
                    <c:v>Day 3</c:v>
                  </c:pt>
                  <c:pt idx="24">
                    <c:v>Day 4</c:v>
                  </c:pt>
                  <c:pt idx="32">
                    <c:v>Day 5</c:v>
                  </c:pt>
                </c:lvl>
              </c:multiLvlStrCache>
            </c:multiLvlStrRef>
          </c:cat>
          <c:val>
            <c:numRef>
              <c:f>winter!$J$2:$J$40</c:f>
              <c:numCache>
                <c:formatCode>General</c:formatCode>
                <c:ptCount val="39"/>
                <c:pt idx="0">
                  <c:v>0</c:v>
                </c:pt>
                <c:pt idx="1">
                  <c:v>0</c:v>
                </c:pt>
                <c:pt idx="2">
                  <c:v>0</c:v>
                </c:pt>
                <c:pt idx="3">
                  <c:v>5</c:v>
                </c:pt>
                <c:pt idx="4">
                  <c:v>150</c:v>
                </c:pt>
                <c:pt idx="5">
                  <c:v>68</c:v>
                </c:pt>
                <c:pt idx="6">
                  <c:v>25</c:v>
                </c:pt>
                <c:pt idx="8">
                  <c:v>0</c:v>
                </c:pt>
                <c:pt idx="9">
                  <c:v>0</c:v>
                </c:pt>
                <c:pt idx="10">
                  <c:v>0</c:v>
                </c:pt>
                <c:pt idx="11">
                  <c:v>6</c:v>
                </c:pt>
                <c:pt idx="12">
                  <c:v>116</c:v>
                </c:pt>
                <c:pt idx="13">
                  <c:v>61</c:v>
                </c:pt>
                <c:pt idx="14">
                  <c:v>38</c:v>
                </c:pt>
                <c:pt idx="16">
                  <c:v>0</c:v>
                </c:pt>
                <c:pt idx="17">
                  <c:v>0</c:v>
                </c:pt>
                <c:pt idx="18">
                  <c:v>0</c:v>
                </c:pt>
                <c:pt idx="19">
                  <c:v>0</c:v>
                </c:pt>
                <c:pt idx="20">
                  <c:v>104</c:v>
                </c:pt>
                <c:pt idx="21">
                  <c:v>66</c:v>
                </c:pt>
                <c:pt idx="22">
                  <c:v>38</c:v>
                </c:pt>
                <c:pt idx="24">
                  <c:v>0</c:v>
                </c:pt>
                <c:pt idx="25">
                  <c:v>0</c:v>
                </c:pt>
                <c:pt idx="26">
                  <c:v>0</c:v>
                </c:pt>
                <c:pt idx="27">
                  <c:v>6</c:v>
                </c:pt>
                <c:pt idx="28">
                  <c:v>104</c:v>
                </c:pt>
                <c:pt idx="29">
                  <c:v>48</c:v>
                </c:pt>
                <c:pt idx="30">
                  <c:v>34</c:v>
                </c:pt>
                <c:pt idx="32">
                  <c:v>0</c:v>
                </c:pt>
                <c:pt idx="33">
                  <c:v>0</c:v>
                </c:pt>
                <c:pt idx="34">
                  <c:v>0</c:v>
                </c:pt>
                <c:pt idx="35">
                  <c:v>6</c:v>
                </c:pt>
                <c:pt idx="36">
                  <c:v>111</c:v>
                </c:pt>
                <c:pt idx="37">
                  <c:v>41</c:v>
                </c:pt>
                <c:pt idx="38">
                  <c:v>6</c:v>
                </c:pt>
              </c:numCache>
            </c:numRef>
          </c:val>
          <c:smooth val="1"/>
          <c:extLst>
            <c:ext xmlns:c16="http://schemas.microsoft.com/office/drawing/2014/chart" uri="{C3380CC4-5D6E-409C-BE32-E72D297353CC}">
              <c16:uniqueId val="{00000001-C760-490A-9BCD-08B3BD91EE42}"/>
            </c:ext>
          </c:extLst>
        </c:ser>
        <c:dLbls>
          <c:showLegendKey val="0"/>
          <c:showVal val="0"/>
          <c:showCatName val="0"/>
          <c:showSerName val="0"/>
          <c:showPercent val="0"/>
          <c:showBubbleSize val="0"/>
        </c:dLbls>
        <c:marker val="1"/>
        <c:smooth val="0"/>
        <c:axId val="776398767"/>
        <c:axId val="768687967"/>
      </c:lineChart>
      <c:catAx>
        <c:axId val="77639876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latin typeface="+mj-lt"/>
                  </a:rPr>
                  <a:t>Day &amp;</a:t>
                </a:r>
                <a:r>
                  <a:rPr lang="en-AU" baseline="0">
                    <a:latin typeface="+mj-lt"/>
                  </a:rPr>
                  <a:t> Time</a:t>
                </a:r>
              </a:p>
              <a:p>
                <a:pPr>
                  <a:defRPr>
                    <a:latin typeface="+mj-lt"/>
                  </a:defRPr>
                </a:pPr>
                <a:r>
                  <a:rPr lang="en-AU" baseline="0">
                    <a:latin typeface="+mj-lt"/>
                  </a:rPr>
                  <a:t>(mins after official sunset)</a:t>
                </a:r>
                <a:endParaRPr lang="en-AU">
                  <a:latin typeface="+mj-lt"/>
                </a:endParaRPr>
              </a:p>
            </c:rich>
          </c:tx>
          <c:layout>
            <c:manualLayout>
              <c:xMode val="edge"/>
              <c:yMode val="edge"/>
              <c:x val="0.39316760885658525"/>
              <c:y val="0.8885069841203886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768687967"/>
        <c:crosses val="autoZero"/>
        <c:auto val="1"/>
        <c:lblAlgn val="ctr"/>
        <c:lblOffset val="100"/>
        <c:noMultiLvlLbl val="0"/>
      </c:catAx>
      <c:valAx>
        <c:axId val="768687967"/>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latin typeface="+mj-lt"/>
                  </a:rPr>
                  <a:t>Number of exit</a:t>
                </a:r>
                <a:r>
                  <a:rPr lang="en-AU" baseline="0">
                    <a:latin typeface="+mj-lt"/>
                  </a:rPr>
                  <a:t> count &amp; passes</a:t>
                </a:r>
                <a:endParaRPr lang="en-AU">
                  <a:latin typeface="+mj-l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639876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areaChart>
        <c:grouping val="standard"/>
        <c:varyColors val="0"/>
        <c:ser>
          <c:idx val="3"/>
          <c:order val="3"/>
          <c:tx>
            <c:strRef>
              <c:f>'All sp'!$Q$1</c:f>
              <c:strCache>
                <c:ptCount val="1"/>
                <c:pt idx="0">
                  <c:v>Night</c:v>
                </c:pt>
              </c:strCache>
            </c:strRef>
          </c:tx>
          <c:spPr>
            <a:pattFill prst="wdDnDiag">
              <a:fgClr>
                <a:schemeClr val="accent3">
                  <a:lumMod val="60000"/>
                  <a:lumOff val="40000"/>
                </a:schemeClr>
              </a:fgClr>
              <a:bgClr>
                <a:schemeClr val="bg1"/>
              </a:bgClr>
            </a:pattFill>
            <a:ln>
              <a:noFill/>
            </a:ln>
            <a:effectLst/>
          </c:spPr>
          <c:val>
            <c:numRef>
              <c:f>'All sp'!$Q$2:$Q$337</c:f>
              <c:numCache>
                <c:formatCode>General</c:formatCode>
                <c:ptCount val="336"/>
                <c:pt idx="0">
                  <c:v>30</c:v>
                </c:pt>
                <c:pt idx="1">
                  <c:v>30</c:v>
                </c:pt>
                <c:pt idx="2">
                  <c:v>30</c:v>
                </c:pt>
                <c:pt idx="3">
                  <c:v>30</c:v>
                </c:pt>
                <c:pt idx="4">
                  <c:v>30</c:v>
                </c:pt>
                <c:pt idx="5">
                  <c:v>30</c:v>
                </c:pt>
                <c:pt idx="6">
                  <c:v>30</c:v>
                </c:pt>
                <c:pt idx="7">
                  <c:v>30</c:v>
                </c:pt>
                <c:pt idx="8">
                  <c:v>30</c:v>
                </c:pt>
                <c:pt idx="9">
                  <c:v>30</c:v>
                </c:pt>
                <c:pt idx="10">
                  <c:v>30</c:v>
                </c:pt>
                <c:pt idx="38">
                  <c:v>30</c:v>
                </c:pt>
                <c:pt idx="39">
                  <c:v>30</c:v>
                </c:pt>
                <c:pt idx="40">
                  <c:v>30</c:v>
                </c:pt>
                <c:pt idx="41">
                  <c:v>30</c:v>
                </c:pt>
                <c:pt idx="42">
                  <c:v>30</c:v>
                </c:pt>
                <c:pt idx="43">
                  <c:v>30</c:v>
                </c:pt>
                <c:pt idx="44">
                  <c:v>30</c:v>
                </c:pt>
                <c:pt idx="45">
                  <c:v>30</c:v>
                </c:pt>
                <c:pt idx="46">
                  <c:v>30</c:v>
                </c:pt>
                <c:pt idx="47">
                  <c:v>30</c:v>
                </c:pt>
                <c:pt idx="48">
                  <c:v>30</c:v>
                </c:pt>
                <c:pt idx="49">
                  <c:v>30</c:v>
                </c:pt>
                <c:pt idx="50">
                  <c:v>30</c:v>
                </c:pt>
                <c:pt idx="51">
                  <c:v>30</c:v>
                </c:pt>
                <c:pt idx="52">
                  <c:v>30</c:v>
                </c:pt>
                <c:pt idx="53">
                  <c:v>30</c:v>
                </c:pt>
                <c:pt idx="54">
                  <c:v>30</c:v>
                </c:pt>
                <c:pt idx="55">
                  <c:v>30</c:v>
                </c:pt>
                <c:pt idx="56">
                  <c:v>30</c:v>
                </c:pt>
                <c:pt idx="57">
                  <c:v>30</c:v>
                </c:pt>
                <c:pt idx="58">
                  <c:v>30</c:v>
                </c:pt>
                <c:pt idx="86">
                  <c:v>30</c:v>
                </c:pt>
                <c:pt idx="87">
                  <c:v>30</c:v>
                </c:pt>
                <c:pt idx="88">
                  <c:v>30</c:v>
                </c:pt>
                <c:pt idx="89">
                  <c:v>30</c:v>
                </c:pt>
                <c:pt idx="90">
                  <c:v>30</c:v>
                </c:pt>
                <c:pt idx="91">
                  <c:v>30</c:v>
                </c:pt>
                <c:pt idx="92">
                  <c:v>30</c:v>
                </c:pt>
                <c:pt idx="93">
                  <c:v>30</c:v>
                </c:pt>
                <c:pt idx="94">
                  <c:v>30</c:v>
                </c:pt>
                <c:pt idx="95">
                  <c:v>30</c:v>
                </c:pt>
                <c:pt idx="96">
                  <c:v>30</c:v>
                </c:pt>
                <c:pt idx="97">
                  <c:v>30</c:v>
                </c:pt>
                <c:pt idx="98">
                  <c:v>30</c:v>
                </c:pt>
                <c:pt idx="99">
                  <c:v>30</c:v>
                </c:pt>
                <c:pt idx="100">
                  <c:v>30</c:v>
                </c:pt>
                <c:pt idx="101">
                  <c:v>30</c:v>
                </c:pt>
                <c:pt idx="102">
                  <c:v>30</c:v>
                </c:pt>
                <c:pt idx="103">
                  <c:v>30</c:v>
                </c:pt>
                <c:pt idx="104">
                  <c:v>30</c:v>
                </c:pt>
                <c:pt idx="105">
                  <c:v>30</c:v>
                </c:pt>
                <c:pt idx="106">
                  <c:v>30</c:v>
                </c:pt>
                <c:pt idx="134">
                  <c:v>30</c:v>
                </c:pt>
                <c:pt idx="135">
                  <c:v>30</c:v>
                </c:pt>
                <c:pt idx="136">
                  <c:v>30</c:v>
                </c:pt>
                <c:pt idx="137">
                  <c:v>30</c:v>
                </c:pt>
                <c:pt idx="138">
                  <c:v>30</c:v>
                </c:pt>
                <c:pt idx="139">
                  <c:v>30</c:v>
                </c:pt>
                <c:pt idx="140">
                  <c:v>30</c:v>
                </c:pt>
                <c:pt idx="141">
                  <c:v>30</c:v>
                </c:pt>
                <c:pt idx="142">
                  <c:v>30</c:v>
                </c:pt>
                <c:pt idx="143">
                  <c:v>30</c:v>
                </c:pt>
                <c:pt idx="144">
                  <c:v>30</c:v>
                </c:pt>
                <c:pt idx="145">
                  <c:v>30</c:v>
                </c:pt>
                <c:pt idx="146">
                  <c:v>30</c:v>
                </c:pt>
                <c:pt idx="147">
                  <c:v>30</c:v>
                </c:pt>
                <c:pt idx="148">
                  <c:v>30</c:v>
                </c:pt>
                <c:pt idx="149">
                  <c:v>30</c:v>
                </c:pt>
                <c:pt idx="150">
                  <c:v>30</c:v>
                </c:pt>
                <c:pt idx="151">
                  <c:v>30</c:v>
                </c:pt>
                <c:pt idx="152">
                  <c:v>30</c:v>
                </c:pt>
                <c:pt idx="153">
                  <c:v>30</c:v>
                </c:pt>
                <c:pt idx="154">
                  <c:v>30</c:v>
                </c:pt>
                <c:pt idx="182">
                  <c:v>30</c:v>
                </c:pt>
                <c:pt idx="183">
                  <c:v>30</c:v>
                </c:pt>
                <c:pt idx="184">
                  <c:v>30</c:v>
                </c:pt>
                <c:pt idx="185">
                  <c:v>30</c:v>
                </c:pt>
                <c:pt idx="186">
                  <c:v>30</c:v>
                </c:pt>
                <c:pt idx="187">
                  <c:v>30</c:v>
                </c:pt>
                <c:pt idx="188">
                  <c:v>30</c:v>
                </c:pt>
                <c:pt idx="189">
                  <c:v>30</c:v>
                </c:pt>
                <c:pt idx="190">
                  <c:v>30</c:v>
                </c:pt>
                <c:pt idx="191">
                  <c:v>30</c:v>
                </c:pt>
                <c:pt idx="192">
                  <c:v>30</c:v>
                </c:pt>
                <c:pt idx="193">
                  <c:v>30</c:v>
                </c:pt>
                <c:pt idx="194">
                  <c:v>30</c:v>
                </c:pt>
                <c:pt idx="195">
                  <c:v>30</c:v>
                </c:pt>
                <c:pt idx="196">
                  <c:v>30</c:v>
                </c:pt>
                <c:pt idx="197">
                  <c:v>30</c:v>
                </c:pt>
                <c:pt idx="198">
                  <c:v>30</c:v>
                </c:pt>
                <c:pt idx="199">
                  <c:v>30</c:v>
                </c:pt>
                <c:pt idx="200">
                  <c:v>30</c:v>
                </c:pt>
                <c:pt idx="201">
                  <c:v>30</c:v>
                </c:pt>
                <c:pt idx="202">
                  <c:v>30</c:v>
                </c:pt>
                <c:pt idx="230">
                  <c:v>30</c:v>
                </c:pt>
                <c:pt idx="231">
                  <c:v>30</c:v>
                </c:pt>
                <c:pt idx="232">
                  <c:v>30</c:v>
                </c:pt>
                <c:pt idx="233">
                  <c:v>30</c:v>
                </c:pt>
                <c:pt idx="234">
                  <c:v>30</c:v>
                </c:pt>
                <c:pt idx="235">
                  <c:v>30</c:v>
                </c:pt>
                <c:pt idx="236">
                  <c:v>30</c:v>
                </c:pt>
                <c:pt idx="237">
                  <c:v>30</c:v>
                </c:pt>
                <c:pt idx="238">
                  <c:v>30</c:v>
                </c:pt>
                <c:pt idx="239">
                  <c:v>30</c:v>
                </c:pt>
                <c:pt idx="240">
                  <c:v>30</c:v>
                </c:pt>
                <c:pt idx="241">
                  <c:v>30</c:v>
                </c:pt>
                <c:pt idx="242">
                  <c:v>30</c:v>
                </c:pt>
                <c:pt idx="243">
                  <c:v>30</c:v>
                </c:pt>
                <c:pt idx="244">
                  <c:v>30</c:v>
                </c:pt>
                <c:pt idx="245">
                  <c:v>30</c:v>
                </c:pt>
                <c:pt idx="246">
                  <c:v>30</c:v>
                </c:pt>
                <c:pt idx="247">
                  <c:v>30</c:v>
                </c:pt>
                <c:pt idx="248">
                  <c:v>30</c:v>
                </c:pt>
                <c:pt idx="249">
                  <c:v>30</c:v>
                </c:pt>
                <c:pt idx="250">
                  <c:v>30</c:v>
                </c:pt>
                <c:pt idx="278">
                  <c:v>30</c:v>
                </c:pt>
                <c:pt idx="279">
                  <c:v>30</c:v>
                </c:pt>
                <c:pt idx="280">
                  <c:v>30</c:v>
                </c:pt>
                <c:pt idx="281">
                  <c:v>30</c:v>
                </c:pt>
                <c:pt idx="282">
                  <c:v>30</c:v>
                </c:pt>
                <c:pt idx="283">
                  <c:v>30</c:v>
                </c:pt>
                <c:pt idx="284">
                  <c:v>30</c:v>
                </c:pt>
                <c:pt idx="285">
                  <c:v>30</c:v>
                </c:pt>
                <c:pt idx="286">
                  <c:v>30</c:v>
                </c:pt>
                <c:pt idx="287">
                  <c:v>30</c:v>
                </c:pt>
                <c:pt idx="288">
                  <c:v>30</c:v>
                </c:pt>
                <c:pt idx="289">
                  <c:v>30</c:v>
                </c:pt>
                <c:pt idx="290">
                  <c:v>30</c:v>
                </c:pt>
                <c:pt idx="291">
                  <c:v>30</c:v>
                </c:pt>
                <c:pt idx="292">
                  <c:v>30</c:v>
                </c:pt>
                <c:pt idx="293">
                  <c:v>30</c:v>
                </c:pt>
                <c:pt idx="294">
                  <c:v>30</c:v>
                </c:pt>
                <c:pt idx="295">
                  <c:v>30</c:v>
                </c:pt>
                <c:pt idx="296">
                  <c:v>30</c:v>
                </c:pt>
                <c:pt idx="297">
                  <c:v>30</c:v>
                </c:pt>
                <c:pt idx="298">
                  <c:v>30</c:v>
                </c:pt>
                <c:pt idx="326">
                  <c:v>30</c:v>
                </c:pt>
                <c:pt idx="327">
                  <c:v>30</c:v>
                </c:pt>
                <c:pt idx="328">
                  <c:v>30</c:v>
                </c:pt>
                <c:pt idx="329">
                  <c:v>30</c:v>
                </c:pt>
                <c:pt idx="330">
                  <c:v>30</c:v>
                </c:pt>
                <c:pt idx="331">
                  <c:v>30</c:v>
                </c:pt>
                <c:pt idx="332">
                  <c:v>30</c:v>
                </c:pt>
                <c:pt idx="333">
                  <c:v>30</c:v>
                </c:pt>
                <c:pt idx="334">
                  <c:v>30</c:v>
                </c:pt>
                <c:pt idx="335">
                  <c:v>30</c:v>
                </c:pt>
              </c:numCache>
            </c:numRef>
          </c:val>
          <c:extLst>
            <c:ext xmlns:c16="http://schemas.microsoft.com/office/drawing/2014/chart" uri="{C3380CC4-5D6E-409C-BE32-E72D297353CC}">
              <c16:uniqueId val="{00000000-45A8-4715-81ED-A3E34AEA26FE}"/>
            </c:ext>
          </c:extLst>
        </c:ser>
        <c:dLbls>
          <c:showLegendKey val="0"/>
          <c:showVal val="0"/>
          <c:showCatName val="0"/>
          <c:showSerName val="0"/>
          <c:showPercent val="0"/>
          <c:showBubbleSize val="0"/>
        </c:dLbls>
        <c:axId val="781589103"/>
        <c:axId val="555600479"/>
      </c:areaChart>
      <c:lineChart>
        <c:grouping val="standard"/>
        <c:varyColors val="0"/>
        <c:ser>
          <c:idx val="0"/>
          <c:order val="0"/>
          <c:tx>
            <c:strRef>
              <c:f>'All sp'!$F$1</c:f>
              <c:strCache>
                <c:ptCount val="1"/>
                <c:pt idx="0">
                  <c:v>Ambient 1</c:v>
                </c:pt>
              </c:strCache>
            </c:strRef>
          </c:tx>
          <c:spPr>
            <a:ln w="28575" cap="rnd">
              <a:solidFill>
                <a:srgbClr val="0070C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sp'!$F$2:$F$337</c:f>
              <c:numCache>
                <c:formatCode>General</c:formatCode>
                <c:ptCount val="336"/>
                <c:pt idx="0">
                  <c:v>20.888999999999999</c:v>
                </c:pt>
                <c:pt idx="1">
                  <c:v>20.841000000000001</c:v>
                </c:pt>
                <c:pt idx="2">
                  <c:v>20.841000000000001</c:v>
                </c:pt>
                <c:pt idx="3">
                  <c:v>20.817</c:v>
                </c:pt>
                <c:pt idx="4">
                  <c:v>20.792999999999999</c:v>
                </c:pt>
                <c:pt idx="5">
                  <c:v>20.792999999999999</c:v>
                </c:pt>
                <c:pt idx="6">
                  <c:v>20.745999999999999</c:v>
                </c:pt>
                <c:pt idx="7">
                  <c:v>20.698</c:v>
                </c:pt>
                <c:pt idx="8">
                  <c:v>20.65</c:v>
                </c:pt>
                <c:pt idx="9">
                  <c:v>20.673999999999999</c:v>
                </c:pt>
                <c:pt idx="10">
                  <c:v>20.673999999999999</c:v>
                </c:pt>
                <c:pt idx="11">
                  <c:v>20.722000000000001</c:v>
                </c:pt>
                <c:pt idx="12">
                  <c:v>20.745999999999999</c:v>
                </c:pt>
                <c:pt idx="13">
                  <c:v>20.792999999999999</c:v>
                </c:pt>
                <c:pt idx="14">
                  <c:v>20.841000000000001</c:v>
                </c:pt>
                <c:pt idx="15">
                  <c:v>20.864999999999998</c:v>
                </c:pt>
                <c:pt idx="16">
                  <c:v>20.913</c:v>
                </c:pt>
                <c:pt idx="17">
                  <c:v>20.984000000000002</c:v>
                </c:pt>
                <c:pt idx="18">
                  <c:v>21.079000000000001</c:v>
                </c:pt>
                <c:pt idx="19">
                  <c:v>21.199000000000002</c:v>
                </c:pt>
                <c:pt idx="20">
                  <c:v>21.222999999999999</c:v>
                </c:pt>
                <c:pt idx="21">
                  <c:v>21.294</c:v>
                </c:pt>
                <c:pt idx="22">
                  <c:v>21.39</c:v>
                </c:pt>
                <c:pt idx="23">
                  <c:v>21.437000000000001</c:v>
                </c:pt>
                <c:pt idx="24">
                  <c:v>21.581</c:v>
                </c:pt>
                <c:pt idx="25">
                  <c:v>21.556999999999999</c:v>
                </c:pt>
                <c:pt idx="26">
                  <c:v>21.771999999999998</c:v>
                </c:pt>
                <c:pt idx="27">
                  <c:v>21.795000000000002</c:v>
                </c:pt>
                <c:pt idx="28">
                  <c:v>21.890999999999998</c:v>
                </c:pt>
                <c:pt idx="29">
                  <c:v>21.843</c:v>
                </c:pt>
                <c:pt idx="30">
                  <c:v>21.818999999999999</c:v>
                </c:pt>
                <c:pt idx="31">
                  <c:v>21.748000000000001</c:v>
                </c:pt>
                <c:pt idx="32">
                  <c:v>21.675999999999998</c:v>
                </c:pt>
                <c:pt idx="33">
                  <c:v>21.675999999999998</c:v>
                </c:pt>
                <c:pt idx="34">
                  <c:v>21.652000000000001</c:v>
                </c:pt>
                <c:pt idx="35">
                  <c:v>21.556999999999999</c:v>
                </c:pt>
                <c:pt idx="36">
                  <c:v>21.484999999999999</c:v>
                </c:pt>
                <c:pt idx="37">
                  <c:v>21.413</c:v>
                </c:pt>
                <c:pt idx="38">
                  <c:v>21.366</c:v>
                </c:pt>
                <c:pt idx="39">
                  <c:v>21.366</c:v>
                </c:pt>
                <c:pt idx="40">
                  <c:v>21.318000000000001</c:v>
                </c:pt>
                <c:pt idx="41">
                  <c:v>21.27</c:v>
                </c:pt>
                <c:pt idx="42">
                  <c:v>21.245999999999999</c:v>
                </c:pt>
                <c:pt idx="43">
                  <c:v>21.199000000000002</c:v>
                </c:pt>
                <c:pt idx="44">
                  <c:v>21.151</c:v>
                </c:pt>
                <c:pt idx="45">
                  <c:v>21.103000000000002</c:v>
                </c:pt>
                <c:pt idx="46">
                  <c:v>21.079000000000001</c:v>
                </c:pt>
                <c:pt idx="47">
                  <c:v>21.056000000000001</c:v>
                </c:pt>
                <c:pt idx="48">
                  <c:v>21.056000000000001</c:v>
                </c:pt>
                <c:pt idx="49">
                  <c:v>21.007999999999999</c:v>
                </c:pt>
                <c:pt idx="50">
                  <c:v>20.984000000000002</c:v>
                </c:pt>
                <c:pt idx="51">
                  <c:v>20.96</c:v>
                </c:pt>
                <c:pt idx="52">
                  <c:v>20.888999999999999</c:v>
                </c:pt>
                <c:pt idx="53">
                  <c:v>20.841000000000001</c:v>
                </c:pt>
                <c:pt idx="54">
                  <c:v>20.792999999999999</c:v>
                </c:pt>
                <c:pt idx="55">
                  <c:v>20.77</c:v>
                </c:pt>
                <c:pt idx="56">
                  <c:v>20.722000000000001</c:v>
                </c:pt>
                <c:pt idx="57">
                  <c:v>20.698</c:v>
                </c:pt>
                <c:pt idx="58">
                  <c:v>20.673999999999999</c:v>
                </c:pt>
                <c:pt idx="59">
                  <c:v>20.579000000000001</c:v>
                </c:pt>
                <c:pt idx="60">
                  <c:v>20.484000000000002</c:v>
                </c:pt>
                <c:pt idx="61">
                  <c:v>20.436</c:v>
                </c:pt>
                <c:pt idx="62">
                  <c:v>20.484000000000002</c:v>
                </c:pt>
                <c:pt idx="63">
                  <c:v>20.579000000000001</c:v>
                </c:pt>
                <c:pt idx="64">
                  <c:v>20.745999999999999</c:v>
                </c:pt>
                <c:pt idx="65">
                  <c:v>20.888999999999999</c:v>
                </c:pt>
                <c:pt idx="66">
                  <c:v>20.984000000000002</c:v>
                </c:pt>
                <c:pt idx="67">
                  <c:v>21.151</c:v>
                </c:pt>
                <c:pt idx="68">
                  <c:v>21.27</c:v>
                </c:pt>
                <c:pt idx="69">
                  <c:v>21.39</c:v>
                </c:pt>
                <c:pt idx="70">
                  <c:v>21.437000000000001</c:v>
                </c:pt>
                <c:pt idx="71">
                  <c:v>21.628</c:v>
                </c:pt>
                <c:pt idx="72">
                  <c:v>21.890999999999998</c:v>
                </c:pt>
                <c:pt idx="73">
                  <c:v>22.106000000000002</c:v>
                </c:pt>
                <c:pt idx="74">
                  <c:v>22.274000000000001</c:v>
                </c:pt>
                <c:pt idx="75">
                  <c:v>22.13</c:v>
                </c:pt>
                <c:pt idx="76">
                  <c:v>22.274000000000001</c:v>
                </c:pt>
                <c:pt idx="77">
                  <c:v>22.321000000000002</c:v>
                </c:pt>
                <c:pt idx="78">
                  <c:v>22.225999999999999</c:v>
                </c:pt>
                <c:pt idx="79">
                  <c:v>22.13</c:v>
                </c:pt>
                <c:pt idx="80">
                  <c:v>22.13</c:v>
                </c:pt>
                <c:pt idx="81">
                  <c:v>22.106000000000002</c:v>
                </c:pt>
                <c:pt idx="82">
                  <c:v>22.010999999999999</c:v>
                </c:pt>
                <c:pt idx="83">
                  <c:v>21.843</c:v>
                </c:pt>
                <c:pt idx="84">
                  <c:v>21.771999999999998</c:v>
                </c:pt>
                <c:pt idx="85">
                  <c:v>21.7</c:v>
                </c:pt>
                <c:pt idx="86">
                  <c:v>21.628</c:v>
                </c:pt>
                <c:pt idx="87">
                  <c:v>21.581</c:v>
                </c:pt>
                <c:pt idx="88">
                  <c:v>21.533000000000001</c:v>
                </c:pt>
                <c:pt idx="89">
                  <c:v>21.509</c:v>
                </c:pt>
                <c:pt idx="90">
                  <c:v>21.484999999999999</c:v>
                </c:pt>
                <c:pt idx="91">
                  <c:v>21.437000000000001</c:v>
                </c:pt>
                <c:pt idx="92">
                  <c:v>21.39</c:v>
                </c:pt>
                <c:pt idx="93">
                  <c:v>21.341999999999999</c:v>
                </c:pt>
                <c:pt idx="94">
                  <c:v>21.318000000000001</c:v>
                </c:pt>
                <c:pt idx="95">
                  <c:v>21.27</c:v>
                </c:pt>
                <c:pt idx="96">
                  <c:v>21.199000000000002</c:v>
                </c:pt>
                <c:pt idx="97">
                  <c:v>21.199000000000002</c:v>
                </c:pt>
                <c:pt idx="98">
                  <c:v>21.151</c:v>
                </c:pt>
                <c:pt idx="99">
                  <c:v>21.103000000000002</c:v>
                </c:pt>
                <c:pt idx="100">
                  <c:v>21.103000000000002</c:v>
                </c:pt>
                <c:pt idx="101">
                  <c:v>21.079000000000001</c:v>
                </c:pt>
                <c:pt idx="102">
                  <c:v>21.007999999999999</c:v>
                </c:pt>
                <c:pt idx="103">
                  <c:v>20.984000000000002</c:v>
                </c:pt>
                <c:pt idx="104">
                  <c:v>20.936</c:v>
                </c:pt>
                <c:pt idx="105">
                  <c:v>20.936</c:v>
                </c:pt>
                <c:pt idx="106">
                  <c:v>20.864999999999998</c:v>
                </c:pt>
                <c:pt idx="107">
                  <c:v>20.841000000000001</c:v>
                </c:pt>
                <c:pt idx="108">
                  <c:v>20.77</c:v>
                </c:pt>
                <c:pt idx="109">
                  <c:v>20.792999999999999</c:v>
                </c:pt>
                <c:pt idx="110">
                  <c:v>20.841000000000001</c:v>
                </c:pt>
                <c:pt idx="111">
                  <c:v>20.936</c:v>
                </c:pt>
                <c:pt idx="112">
                  <c:v>21.079000000000001</c:v>
                </c:pt>
                <c:pt idx="113">
                  <c:v>21.175000000000001</c:v>
                </c:pt>
                <c:pt idx="114">
                  <c:v>21.27</c:v>
                </c:pt>
                <c:pt idx="115">
                  <c:v>21.366</c:v>
                </c:pt>
                <c:pt idx="116">
                  <c:v>21.460999999999999</c:v>
                </c:pt>
                <c:pt idx="117">
                  <c:v>21.7</c:v>
                </c:pt>
                <c:pt idx="118">
                  <c:v>21.890999999999998</c:v>
                </c:pt>
                <c:pt idx="119">
                  <c:v>21.939</c:v>
                </c:pt>
                <c:pt idx="120">
                  <c:v>22.010999999999999</c:v>
                </c:pt>
                <c:pt idx="121">
                  <c:v>22.13</c:v>
                </c:pt>
                <c:pt idx="122">
                  <c:v>22.202000000000002</c:v>
                </c:pt>
                <c:pt idx="123">
                  <c:v>22.344999999999999</c:v>
                </c:pt>
                <c:pt idx="124">
                  <c:v>22.321000000000002</c:v>
                </c:pt>
                <c:pt idx="125">
                  <c:v>22.25</c:v>
                </c:pt>
                <c:pt idx="126">
                  <c:v>22.321000000000002</c:v>
                </c:pt>
                <c:pt idx="127">
                  <c:v>22.369</c:v>
                </c:pt>
                <c:pt idx="128">
                  <c:v>22.274000000000001</c:v>
                </c:pt>
                <c:pt idx="129">
                  <c:v>22.202000000000002</c:v>
                </c:pt>
                <c:pt idx="130">
                  <c:v>22.13</c:v>
                </c:pt>
                <c:pt idx="131">
                  <c:v>22.058</c:v>
                </c:pt>
                <c:pt idx="132">
                  <c:v>21.939</c:v>
                </c:pt>
                <c:pt idx="133">
                  <c:v>21.867000000000001</c:v>
                </c:pt>
                <c:pt idx="134">
                  <c:v>21.843</c:v>
                </c:pt>
                <c:pt idx="135">
                  <c:v>21.843</c:v>
                </c:pt>
                <c:pt idx="136">
                  <c:v>21.818999999999999</c:v>
                </c:pt>
                <c:pt idx="137">
                  <c:v>21.818999999999999</c:v>
                </c:pt>
                <c:pt idx="138">
                  <c:v>21.748000000000001</c:v>
                </c:pt>
                <c:pt idx="139">
                  <c:v>21.724</c:v>
                </c:pt>
                <c:pt idx="140">
                  <c:v>21.652000000000001</c:v>
                </c:pt>
                <c:pt idx="141">
                  <c:v>21.628</c:v>
                </c:pt>
                <c:pt idx="142">
                  <c:v>21.603999999999999</c:v>
                </c:pt>
                <c:pt idx="143">
                  <c:v>21.581</c:v>
                </c:pt>
                <c:pt idx="144">
                  <c:v>21.509</c:v>
                </c:pt>
                <c:pt idx="145">
                  <c:v>21.460999999999999</c:v>
                </c:pt>
                <c:pt idx="146">
                  <c:v>21.413</c:v>
                </c:pt>
                <c:pt idx="147">
                  <c:v>21.366</c:v>
                </c:pt>
                <c:pt idx="148">
                  <c:v>21.318000000000001</c:v>
                </c:pt>
                <c:pt idx="149">
                  <c:v>21.27</c:v>
                </c:pt>
                <c:pt idx="150">
                  <c:v>21.245999999999999</c:v>
                </c:pt>
                <c:pt idx="151">
                  <c:v>21.199000000000002</c:v>
                </c:pt>
                <c:pt idx="152">
                  <c:v>21.126999999999999</c:v>
                </c:pt>
                <c:pt idx="153">
                  <c:v>21.103000000000002</c:v>
                </c:pt>
                <c:pt idx="154">
                  <c:v>21.056000000000001</c:v>
                </c:pt>
                <c:pt idx="155">
                  <c:v>21.032</c:v>
                </c:pt>
                <c:pt idx="156">
                  <c:v>20.96</c:v>
                </c:pt>
                <c:pt idx="157">
                  <c:v>20.913</c:v>
                </c:pt>
                <c:pt idx="158">
                  <c:v>20.936</c:v>
                </c:pt>
                <c:pt idx="159">
                  <c:v>21.032</c:v>
                </c:pt>
                <c:pt idx="160">
                  <c:v>21.151</c:v>
                </c:pt>
                <c:pt idx="161">
                  <c:v>21.245999999999999</c:v>
                </c:pt>
                <c:pt idx="162">
                  <c:v>21.318000000000001</c:v>
                </c:pt>
                <c:pt idx="163">
                  <c:v>21.460999999999999</c:v>
                </c:pt>
                <c:pt idx="164">
                  <c:v>21.652000000000001</c:v>
                </c:pt>
                <c:pt idx="165">
                  <c:v>21.748000000000001</c:v>
                </c:pt>
                <c:pt idx="166">
                  <c:v>21.890999999999998</c:v>
                </c:pt>
                <c:pt idx="167">
                  <c:v>22.010999999999999</c:v>
                </c:pt>
                <c:pt idx="168">
                  <c:v>22.033999999999999</c:v>
                </c:pt>
                <c:pt idx="169">
                  <c:v>21.939</c:v>
                </c:pt>
                <c:pt idx="170">
                  <c:v>22.13</c:v>
                </c:pt>
                <c:pt idx="171">
                  <c:v>22.106000000000002</c:v>
                </c:pt>
                <c:pt idx="172">
                  <c:v>22.202000000000002</c:v>
                </c:pt>
                <c:pt idx="173">
                  <c:v>22.25</c:v>
                </c:pt>
                <c:pt idx="174">
                  <c:v>22.178000000000001</c:v>
                </c:pt>
                <c:pt idx="175">
                  <c:v>22.178000000000001</c:v>
                </c:pt>
                <c:pt idx="176">
                  <c:v>22.154</c:v>
                </c:pt>
                <c:pt idx="177">
                  <c:v>22.082000000000001</c:v>
                </c:pt>
                <c:pt idx="178">
                  <c:v>22.033999999999999</c:v>
                </c:pt>
                <c:pt idx="179">
                  <c:v>21.914999999999999</c:v>
                </c:pt>
                <c:pt idx="180">
                  <c:v>21.818999999999999</c:v>
                </c:pt>
                <c:pt idx="181">
                  <c:v>21.748000000000001</c:v>
                </c:pt>
                <c:pt idx="182">
                  <c:v>21.675999999999998</c:v>
                </c:pt>
                <c:pt idx="183">
                  <c:v>21.628</c:v>
                </c:pt>
                <c:pt idx="184">
                  <c:v>21.581</c:v>
                </c:pt>
                <c:pt idx="185">
                  <c:v>21.533000000000001</c:v>
                </c:pt>
                <c:pt idx="186">
                  <c:v>21.460999999999999</c:v>
                </c:pt>
                <c:pt idx="187">
                  <c:v>21.39</c:v>
                </c:pt>
                <c:pt idx="188">
                  <c:v>21.318000000000001</c:v>
                </c:pt>
                <c:pt idx="189">
                  <c:v>21.27</c:v>
                </c:pt>
                <c:pt idx="190">
                  <c:v>21.199000000000002</c:v>
                </c:pt>
                <c:pt idx="191">
                  <c:v>21.175000000000001</c:v>
                </c:pt>
                <c:pt idx="192">
                  <c:v>21.151</c:v>
                </c:pt>
                <c:pt idx="193">
                  <c:v>21.126999999999999</c:v>
                </c:pt>
                <c:pt idx="194">
                  <c:v>21.103000000000002</c:v>
                </c:pt>
                <c:pt idx="195">
                  <c:v>21.079000000000001</c:v>
                </c:pt>
                <c:pt idx="196">
                  <c:v>21.032</c:v>
                </c:pt>
                <c:pt idx="197">
                  <c:v>20.984000000000002</c:v>
                </c:pt>
                <c:pt idx="198">
                  <c:v>20.96</c:v>
                </c:pt>
                <c:pt idx="199">
                  <c:v>20.936</c:v>
                </c:pt>
                <c:pt idx="200">
                  <c:v>20.984000000000002</c:v>
                </c:pt>
                <c:pt idx="201">
                  <c:v>20.984000000000002</c:v>
                </c:pt>
                <c:pt idx="202">
                  <c:v>20.96</c:v>
                </c:pt>
                <c:pt idx="203">
                  <c:v>20.936</c:v>
                </c:pt>
                <c:pt idx="204">
                  <c:v>20.888999999999999</c:v>
                </c:pt>
                <c:pt idx="205">
                  <c:v>20.864999999999998</c:v>
                </c:pt>
                <c:pt idx="206">
                  <c:v>20.888999999999999</c:v>
                </c:pt>
                <c:pt idx="207">
                  <c:v>21.007999999999999</c:v>
                </c:pt>
                <c:pt idx="208">
                  <c:v>21.126999999999999</c:v>
                </c:pt>
                <c:pt idx="209">
                  <c:v>21.222999999999999</c:v>
                </c:pt>
                <c:pt idx="210">
                  <c:v>21.318000000000001</c:v>
                </c:pt>
                <c:pt idx="211">
                  <c:v>21.413</c:v>
                </c:pt>
                <c:pt idx="212">
                  <c:v>21.581</c:v>
                </c:pt>
                <c:pt idx="213">
                  <c:v>21.748000000000001</c:v>
                </c:pt>
                <c:pt idx="214">
                  <c:v>21.843</c:v>
                </c:pt>
                <c:pt idx="215">
                  <c:v>21.986999999999998</c:v>
                </c:pt>
                <c:pt idx="216">
                  <c:v>22.010999999999999</c:v>
                </c:pt>
                <c:pt idx="217">
                  <c:v>22.010999999999999</c:v>
                </c:pt>
                <c:pt idx="218">
                  <c:v>22.010999999999999</c:v>
                </c:pt>
                <c:pt idx="219">
                  <c:v>22.033999999999999</c:v>
                </c:pt>
                <c:pt idx="220">
                  <c:v>22.154</c:v>
                </c:pt>
                <c:pt idx="221">
                  <c:v>22.178000000000001</c:v>
                </c:pt>
                <c:pt idx="222">
                  <c:v>22.225999999999999</c:v>
                </c:pt>
                <c:pt idx="223">
                  <c:v>22.13</c:v>
                </c:pt>
                <c:pt idx="224">
                  <c:v>22.106000000000002</c:v>
                </c:pt>
                <c:pt idx="225">
                  <c:v>22.010999999999999</c:v>
                </c:pt>
                <c:pt idx="226">
                  <c:v>21.939</c:v>
                </c:pt>
                <c:pt idx="227">
                  <c:v>21.843</c:v>
                </c:pt>
                <c:pt idx="228">
                  <c:v>21.748000000000001</c:v>
                </c:pt>
                <c:pt idx="229">
                  <c:v>21.652000000000001</c:v>
                </c:pt>
                <c:pt idx="230">
                  <c:v>21.603999999999999</c:v>
                </c:pt>
                <c:pt idx="231">
                  <c:v>21.556999999999999</c:v>
                </c:pt>
                <c:pt idx="232">
                  <c:v>21.533000000000001</c:v>
                </c:pt>
                <c:pt idx="233">
                  <c:v>21.460999999999999</c:v>
                </c:pt>
                <c:pt idx="234">
                  <c:v>21.413</c:v>
                </c:pt>
                <c:pt idx="235">
                  <c:v>21.366</c:v>
                </c:pt>
                <c:pt idx="236">
                  <c:v>21.318000000000001</c:v>
                </c:pt>
                <c:pt idx="237">
                  <c:v>21.294</c:v>
                </c:pt>
                <c:pt idx="238">
                  <c:v>21.27</c:v>
                </c:pt>
                <c:pt idx="239">
                  <c:v>21.245999999999999</c:v>
                </c:pt>
                <c:pt idx="240">
                  <c:v>21.175000000000001</c:v>
                </c:pt>
                <c:pt idx="241">
                  <c:v>21.126999999999999</c:v>
                </c:pt>
                <c:pt idx="242">
                  <c:v>21.103000000000002</c:v>
                </c:pt>
                <c:pt idx="243">
                  <c:v>21.079000000000001</c:v>
                </c:pt>
                <c:pt idx="244">
                  <c:v>21.056000000000001</c:v>
                </c:pt>
                <c:pt idx="245">
                  <c:v>21.032</c:v>
                </c:pt>
                <c:pt idx="246">
                  <c:v>20.984000000000002</c:v>
                </c:pt>
                <c:pt idx="247">
                  <c:v>20.936</c:v>
                </c:pt>
                <c:pt idx="248">
                  <c:v>20.936</c:v>
                </c:pt>
                <c:pt idx="249">
                  <c:v>20.936</c:v>
                </c:pt>
                <c:pt idx="250">
                  <c:v>20.888999999999999</c:v>
                </c:pt>
                <c:pt idx="251">
                  <c:v>20.864999999999998</c:v>
                </c:pt>
                <c:pt idx="252">
                  <c:v>20.817</c:v>
                </c:pt>
                <c:pt idx="253">
                  <c:v>20.745999999999999</c:v>
                </c:pt>
                <c:pt idx="254">
                  <c:v>20.77</c:v>
                </c:pt>
                <c:pt idx="255">
                  <c:v>20.841000000000001</c:v>
                </c:pt>
                <c:pt idx="256">
                  <c:v>20.984000000000002</c:v>
                </c:pt>
                <c:pt idx="257">
                  <c:v>21.103000000000002</c:v>
                </c:pt>
                <c:pt idx="258">
                  <c:v>21.245999999999999</c:v>
                </c:pt>
                <c:pt idx="259">
                  <c:v>21.413</c:v>
                </c:pt>
                <c:pt idx="260">
                  <c:v>21.556999999999999</c:v>
                </c:pt>
                <c:pt idx="261">
                  <c:v>21.724</c:v>
                </c:pt>
                <c:pt idx="262">
                  <c:v>21.867000000000001</c:v>
                </c:pt>
                <c:pt idx="263">
                  <c:v>21.986999999999998</c:v>
                </c:pt>
                <c:pt idx="264">
                  <c:v>22.082000000000001</c:v>
                </c:pt>
                <c:pt idx="265">
                  <c:v>22.225999999999999</c:v>
                </c:pt>
                <c:pt idx="266">
                  <c:v>22.344999999999999</c:v>
                </c:pt>
                <c:pt idx="267">
                  <c:v>22.417000000000002</c:v>
                </c:pt>
                <c:pt idx="268">
                  <c:v>22.440999999999999</c:v>
                </c:pt>
                <c:pt idx="269">
                  <c:v>22.369</c:v>
                </c:pt>
                <c:pt idx="270">
                  <c:v>22.417000000000002</c:v>
                </c:pt>
                <c:pt idx="271">
                  <c:v>22.465</c:v>
                </c:pt>
                <c:pt idx="272">
                  <c:v>22.369</c:v>
                </c:pt>
                <c:pt idx="273">
                  <c:v>22.297999999999998</c:v>
                </c:pt>
                <c:pt idx="274">
                  <c:v>22.225999999999999</c:v>
                </c:pt>
                <c:pt idx="275">
                  <c:v>22.154</c:v>
                </c:pt>
                <c:pt idx="276">
                  <c:v>22.082000000000001</c:v>
                </c:pt>
                <c:pt idx="277">
                  <c:v>22.010999999999999</c:v>
                </c:pt>
                <c:pt idx="278">
                  <c:v>21.890999999999998</c:v>
                </c:pt>
                <c:pt idx="279">
                  <c:v>21.867000000000001</c:v>
                </c:pt>
                <c:pt idx="280">
                  <c:v>21.818999999999999</c:v>
                </c:pt>
                <c:pt idx="281">
                  <c:v>21.795000000000002</c:v>
                </c:pt>
                <c:pt idx="282">
                  <c:v>21.795000000000002</c:v>
                </c:pt>
                <c:pt idx="283">
                  <c:v>21.795000000000002</c:v>
                </c:pt>
                <c:pt idx="284">
                  <c:v>21.795000000000002</c:v>
                </c:pt>
                <c:pt idx="285">
                  <c:v>21.771999999999998</c:v>
                </c:pt>
                <c:pt idx="286">
                  <c:v>21.724</c:v>
                </c:pt>
                <c:pt idx="287">
                  <c:v>21.675999999999998</c:v>
                </c:pt>
                <c:pt idx="288">
                  <c:v>21.652000000000001</c:v>
                </c:pt>
                <c:pt idx="289">
                  <c:v>21.628</c:v>
                </c:pt>
                <c:pt idx="290">
                  <c:v>21.603999999999999</c:v>
                </c:pt>
                <c:pt idx="291">
                  <c:v>21.603999999999999</c:v>
                </c:pt>
                <c:pt idx="292">
                  <c:v>21.581</c:v>
                </c:pt>
                <c:pt idx="293">
                  <c:v>21.581</c:v>
                </c:pt>
                <c:pt idx="294">
                  <c:v>21.581</c:v>
                </c:pt>
                <c:pt idx="295">
                  <c:v>21.581</c:v>
                </c:pt>
                <c:pt idx="296">
                  <c:v>21.556999999999999</c:v>
                </c:pt>
                <c:pt idx="297">
                  <c:v>21.556999999999999</c:v>
                </c:pt>
                <c:pt idx="298">
                  <c:v>21.509</c:v>
                </c:pt>
                <c:pt idx="299">
                  <c:v>21.484999999999999</c:v>
                </c:pt>
                <c:pt idx="300">
                  <c:v>21.437000000000001</c:v>
                </c:pt>
                <c:pt idx="301">
                  <c:v>21.413</c:v>
                </c:pt>
                <c:pt idx="302">
                  <c:v>21.413</c:v>
                </c:pt>
                <c:pt idx="303">
                  <c:v>21.437000000000001</c:v>
                </c:pt>
                <c:pt idx="304">
                  <c:v>21.509</c:v>
                </c:pt>
                <c:pt idx="305">
                  <c:v>21.652000000000001</c:v>
                </c:pt>
                <c:pt idx="306">
                  <c:v>21.748000000000001</c:v>
                </c:pt>
                <c:pt idx="307">
                  <c:v>21.867000000000001</c:v>
                </c:pt>
                <c:pt idx="308">
                  <c:v>21.986999999999998</c:v>
                </c:pt>
                <c:pt idx="309">
                  <c:v>22.154</c:v>
                </c:pt>
                <c:pt idx="310">
                  <c:v>22.25</c:v>
                </c:pt>
                <c:pt idx="311">
                  <c:v>22.417000000000002</c:v>
                </c:pt>
                <c:pt idx="312">
                  <c:v>22.489000000000001</c:v>
                </c:pt>
                <c:pt idx="313">
                  <c:v>22.561</c:v>
                </c:pt>
                <c:pt idx="314">
                  <c:v>22.585000000000001</c:v>
                </c:pt>
                <c:pt idx="315">
                  <c:v>22.536999999999999</c:v>
                </c:pt>
                <c:pt idx="316">
                  <c:v>22.489000000000001</c:v>
                </c:pt>
                <c:pt idx="317">
                  <c:v>22.513000000000002</c:v>
                </c:pt>
                <c:pt idx="318">
                  <c:v>22.513000000000002</c:v>
                </c:pt>
                <c:pt idx="319">
                  <c:v>22.513000000000002</c:v>
                </c:pt>
                <c:pt idx="320">
                  <c:v>22.536999999999999</c:v>
                </c:pt>
                <c:pt idx="321">
                  <c:v>22.465</c:v>
                </c:pt>
                <c:pt idx="322">
                  <c:v>22.417000000000002</c:v>
                </c:pt>
                <c:pt idx="323">
                  <c:v>22.393000000000001</c:v>
                </c:pt>
                <c:pt idx="324">
                  <c:v>22.297999999999998</c:v>
                </c:pt>
                <c:pt idx="325">
                  <c:v>22.25</c:v>
                </c:pt>
                <c:pt idx="326">
                  <c:v>22.202000000000002</c:v>
                </c:pt>
                <c:pt idx="327">
                  <c:v>22.13</c:v>
                </c:pt>
                <c:pt idx="328">
                  <c:v>22.106000000000002</c:v>
                </c:pt>
                <c:pt idx="329">
                  <c:v>22.082000000000001</c:v>
                </c:pt>
                <c:pt idx="330">
                  <c:v>22.010999999999999</c:v>
                </c:pt>
                <c:pt idx="331">
                  <c:v>21.963000000000001</c:v>
                </c:pt>
                <c:pt idx="332">
                  <c:v>21.939</c:v>
                </c:pt>
                <c:pt idx="333">
                  <c:v>21.867000000000001</c:v>
                </c:pt>
                <c:pt idx="334">
                  <c:v>21.818999999999999</c:v>
                </c:pt>
                <c:pt idx="335">
                  <c:v>21.795000000000002</c:v>
                </c:pt>
              </c:numCache>
            </c:numRef>
          </c:val>
          <c:smooth val="0"/>
          <c:extLst>
            <c:ext xmlns:c16="http://schemas.microsoft.com/office/drawing/2014/chart" uri="{C3380CC4-5D6E-409C-BE32-E72D297353CC}">
              <c16:uniqueId val="{00000001-45A8-4715-81ED-A3E34AEA26FE}"/>
            </c:ext>
          </c:extLst>
        </c:ser>
        <c:ser>
          <c:idx val="1"/>
          <c:order val="1"/>
          <c:tx>
            <c:strRef>
              <c:f>'All sp'!$G$1</c:f>
              <c:strCache>
                <c:ptCount val="1"/>
                <c:pt idx="0">
                  <c:v>Ambient 2</c:v>
                </c:pt>
              </c:strCache>
            </c:strRef>
          </c:tx>
          <c:spPr>
            <a:ln w="28575" cap="rnd">
              <a:solidFill>
                <a:schemeClr val="accent2"/>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sp'!$G$2:$G$337</c:f>
              <c:numCache>
                <c:formatCode>General</c:formatCode>
                <c:ptCount val="336"/>
                <c:pt idx="0">
                  <c:v>21.318000000000001</c:v>
                </c:pt>
                <c:pt idx="1">
                  <c:v>21.294</c:v>
                </c:pt>
                <c:pt idx="2">
                  <c:v>21.294</c:v>
                </c:pt>
                <c:pt idx="3">
                  <c:v>21.27</c:v>
                </c:pt>
                <c:pt idx="4">
                  <c:v>21.245999999999999</c:v>
                </c:pt>
                <c:pt idx="5">
                  <c:v>21.245999999999999</c:v>
                </c:pt>
                <c:pt idx="6">
                  <c:v>21.222999999999999</c:v>
                </c:pt>
                <c:pt idx="7">
                  <c:v>21.175000000000001</c:v>
                </c:pt>
                <c:pt idx="8">
                  <c:v>21.126999999999999</c:v>
                </c:pt>
                <c:pt idx="9">
                  <c:v>21.126999999999999</c:v>
                </c:pt>
                <c:pt idx="10">
                  <c:v>21.126999999999999</c:v>
                </c:pt>
                <c:pt idx="11">
                  <c:v>21.175000000000001</c:v>
                </c:pt>
                <c:pt idx="12">
                  <c:v>21.199000000000002</c:v>
                </c:pt>
                <c:pt idx="13">
                  <c:v>21.245999999999999</c:v>
                </c:pt>
                <c:pt idx="14">
                  <c:v>21.27</c:v>
                </c:pt>
                <c:pt idx="15">
                  <c:v>21.318000000000001</c:v>
                </c:pt>
                <c:pt idx="16">
                  <c:v>21.366</c:v>
                </c:pt>
                <c:pt idx="17">
                  <c:v>21.413</c:v>
                </c:pt>
                <c:pt idx="18">
                  <c:v>21.484999999999999</c:v>
                </c:pt>
                <c:pt idx="19">
                  <c:v>21.556999999999999</c:v>
                </c:pt>
                <c:pt idx="20">
                  <c:v>21.581</c:v>
                </c:pt>
                <c:pt idx="21">
                  <c:v>21.7</c:v>
                </c:pt>
                <c:pt idx="22">
                  <c:v>21.818999999999999</c:v>
                </c:pt>
                <c:pt idx="23">
                  <c:v>21.867000000000001</c:v>
                </c:pt>
                <c:pt idx="24">
                  <c:v>22.033999999999999</c:v>
                </c:pt>
                <c:pt idx="25">
                  <c:v>22.010999999999999</c:v>
                </c:pt>
                <c:pt idx="26">
                  <c:v>22.25</c:v>
                </c:pt>
                <c:pt idx="27">
                  <c:v>22.274000000000001</c:v>
                </c:pt>
                <c:pt idx="28">
                  <c:v>22.369</c:v>
                </c:pt>
                <c:pt idx="29">
                  <c:v>22.297999999999998</c:v>
                </c:pt>
                <c:pt idx="30">
                  <c:v>22.274000000000001</c:v>
                </c:pt>
                <c:pt idx="31">
                  <c:v>22.13</c:v>
                </c:pt>
                <c:pt idx="32">
                  <c:v>22.058</c:v>
                </c:pt>
                <c:pt idx="33">
                  <c:v>22.058</c:v>
                </c:pt>
                <c:pt idx="34">
                  <c:v>22.010999999999999</c:v>
                </c:pt>
                <c:pt idx="35">
                  <c:v>21.890999999999998</c:v>
                </c:pt>
                <c:pt idx="36">
                  <c:v>21.818999999999999</c:v>
                </c:pt>
                <c:pt idx="37">
                  <c:v>21.771999999999998</c:v>
                </c:pt>
                <c:pt idx="38">
                  <c:v>21.724</c:v>
                </c:pt>
                <c:pt idx="39">
                  <c:v>21.7</c:v>
                </c:pt>
                <c:pt idx="40">
                  <c:v>21.675999999999998</c:v>
                </c:pt>
                <c:pt idx="41">
                  <c:v>21.652000000000001</c:v>
                </c:pt>
                <c:pt idx="42">
                  <c:v>21.603999999999999</c:v>
                </c:pt>
                <c:pt idx="43">
                  <c:v>21.581</c:v>
                </c:pt>
                <c:pt idx="44">
                  <c:v>21.556999999999999</c:v>
                </c:pt>
                <c:pt idx="45">
                  <c:v>21.509</c:v>
                </c:pt>
                <c:pt idx="46">
                  <c:v>21.484999999999999</c:v>
                </c:pt>
                <c:pt idx="47">
                  <c:v>21.460999999999999</c:v>
                </c:pt>
                <c:pt idx="48">
                  <c:v>21.460999999999999</c:v>
                </c:pt>
                <c:pt idx="49">
                  <c:v>21.437000000000001</c:v>
                </c:pt>
                <c:pt idx="50">
                  <c:v>21.413</c:v>
                </c:pt>
                <c:pt idx="51">
                  <c:v>21.39</c:v>
                </c:pt>
                <c:pt idx="52">
                  <c:v>21.318000000000001</c:v>
                </c:pt>
                <c:pt idx="53">
                  <c:v>21.294</c:v>
                </c:pt>
                <c:pt idx="54">
                  <c:v>21.245999999999999</c:v>
                </c:pt>
                <c:pt idx="55">
                  <c:v>21.222999999999999</c:v>
                </c:pt>
                <c:pt idx="56">
                  <c:v>21.175000000000001</c:v>
                </c:pt>
                <c:pt idx="57">
                  <c:v>21.151</c:v>
                </c:pt>
                <c:pt idx="58">
                  <c:v>21.126999999999999</c:v>
                </c:pt>
                <c:pt idx="59">
                  <c:v>21.056000000000001</c:v>
                </c:pt>
                <c:pt idx="60">
                  <c:v>20.984000000000002</c:v>
                </c:pt>
                <c:pt idx="61">
                  <c:v>20.984000000000002</c:v>
                </c:pt>
                <c:pt idx="62">
                  <c:v>21.007999999999999</c:v>
                </c:pt>
                <c:pt idx="63">
                  <c:v>21.079000000000001</c:v>
                </c:pt>
                <c:pt idx="64">
                  <c:v>21.222999999999999</c:v>
                </c:pt>
                <c:pt idx="65">
                  <c:v>21.318000000000001</c:v>
                </c:pt>
                <c:pt idx="66">
                  <c:v>21.413</c:v>
                </c:pt>
                <c:pt idx="67">
                  <c:v>21.603999999999999</c:v>
                </c:pt>
                <c:pt idx="68">
                  <c:v>21.771999999999998</c:v>
                </c:pt>
                <c:pt idx="69">
                  <c:v>21.890999999999998</c:v>
                </c:pt>
                <c:pt idx="70">
                  <c:v>21.914999999999999</c:v>
                </c:pt>
                <c:pt idx="71">
                  <c:v>22.202000000000002</c:v>
                </c:pt>
                <c:pt idx="72">
                  <c:v>22.489000000000001</c:v>
                </c:pt>
                <c:pt idx="73">
                  <c:v>22.704999999999998</c:v>
                </c:pt>
                <c:pt idx="74">
                  <c:v>22.847999999999999</c:v>
                </c:pt>
                <c:pt idx="75">
                  <c:v>22.657</c:v>
                </c:pt>
                <c:pt idx="76">
                  <c:v>22.872</c:v>
                </c:pt>
                <c:pt idx="77">
                  <c:v>22.943999999999999</c:v>
                </c:pt>
                <c:pt idx="78">
                  <c:v>22.704999999999998</c:v>
                </c:pt>
                <c:pt idx="79">
                  <c:v>22.657</c:v>
                </c:pt>
                <c:pt idx="80">
                  <c:v>22.632999999999999</c:v>
                </c:pt>
                <c:pt idx="81">
                  <c:v>22.585000000000001</c:v>
                </c:pt>
                <c:pt idx="82">
                  <c:v>22.440999999999999</c:v>
                </c:pt>
                <c:pt idx="83">
                  <c:v>22.25</c:v>
                </c:pt>
                <c:pt idx="84">
                  <c:v>22.154</c:v>
                </c:pt>
                <c:pt idx="85">
                  <c:v>22.010999999999999</c:v>
                </c:pt>
                <c:pt idx="86">
                  <c:v>21.963000000000001</c:v>
                </c:pt>
                <c:pt idx="87">
                  <c:v>21.914999999999999</c:v>
                </c:pt>
                <c:pt idx="88">
                  <c:v>21.890999999999998</c:v>
                </c:pt>
                <c:pt idx="89">
                  <c:v>21.867000000000001</c:v>
                </c:pt>
                <c:pt idx="90">
                  <c:v>21.843</c:v>
                </c:pt>
                <c:pt idx="91">
                  <c:v>21.795000000000002</c:v>
                </c:pt>
                <c:pt idx="92">
                  <c:v>21.748000000000001</c:v>
                </c:pt>
                <c:pt idx="93">
                  <c:v>21.724</c:v>
                </c:pt>
                <c:pt idx="94">
                  <c:v>21.7</c:v>
                </c:pt>
                <c:pt idx="95">
                  <c:v>21.652000000000001</c:v>
                </c:pt>
                <c:pt idx="96">
                  <c:v>21.603999999999999</c:v>
                </c:pt>
                <c:pt idx="97">
                  <c:v>21.581</c:v>
                </c:pt>
                <c:pt idx="98">
                  <c:v>21.556999999999999</c:v>
                </c:pt>
                <c:pt idx="99">
                  <c:v>21.509</c:v>
                </c:pt>
                <c:pt idx="100">
                  <c:v>21.509</c:v>
                </c:pt>
                <c:pt idx="101">
                  <c:v>21.484999999999999</c:v>
                </c:pt>
                <c:pt idx="102">
                  <c:v>21.437000000000001</c:v>
                </c:pt>
                <c:pt idx="103">
                  <c:v>21.413</c:v>
                </c:pt>
                <c:pt idx="104">
                  <c:v>21.366</c:v>
                </c:pt>
                <c:pt idx="105">
                  <c:v>21.341999999999999</c:v>
                </c:pt>
                <c:pt idx="106">
                  <c:v>21.318000000000001</c:v>
                </c:pt>
                <c:pt idx="107">
                  <c:v>21.294</c:v>
                </c:pt>
                <c:pt idx="108">
                  <c:v>21.245999999999999</c:v>
                </c:pt>
                <c:pt idx="109">
                  <c:v>21.27</c:v>
                </c:pt>
                <c:pt idx="110">
                  <c:v>21.294</c:v>
                </c:pt>
                <c:pt idx="111">
                  <c:v>21.366</c:v>
                </c:pt>
                <c:pt idx="112">
                  <c:v>21.460999999999999</c:v>
                </c:pt>
                <c:pt idx="113">
                  <c:v>21.581</c:v>
                </c:pt>
                <c:pt idx="114">
                  <c:v>21.652000000000001</c:v>
                </c:pt>
                <c:pt idx="115">
                  <c:v>21.795000000000002</c:v>
                </c:pt>
                <c:pt idx="116">
                  <c:v>21.963000000000001</c:v>
                </c:pt>
                <c:pt idx="117">
                  <c:v>22.25</c:v>
                </c:pt>
                <c:pt idx="118">
                  <c:v>22.465</c:v>
                </c:pt>
                <c:pt idx="119">
                  <c:v>22.536999999999999</c:v>
                </c:pt>
                <c:pt idx="120">
                  <c:v>22.609000000000002</c:v>
                </c:pt>
                <c:pt idx="121">
                  <c:v>22.776</c:v>
                </c:pt>
                <c:pt idx="122">
                  <c:v>22.824000000000002</c:v>
                </c:pt>
                <c:pt idx="123">
                  <c:v>22.992000000000001</c:v>
                </c:pt>
                <c:pt idx="124">
                  <c:v>22.968</c:v>
                </c:pt>
                <c:pt idx="125">
                  <c:v>22.824000000000002</c:v>
                </c:pt>
                <c:pt idx="126">
                  <c:v>22.92</c:v>
                </c:pt>
                <c:pt idx="127">
                  <c:v>22.968</c:v>
                </c:pt>
                <c:pt idx="128">
                  <c:v>22.753</c:v>
                </c:pt>
                <c:pt idx="129">
                  <c:v>22.681000000000001</c:v>
                </c:pt>
                <c:pt idx="130">
                  <c:v>22.609000000000002</c:v>
                </c:pt>
                <c:pt idx="131">
                  <c:v>22.489000000000001</c:v>
                </c:pt>
                <c:pt idx="132">
                  <c:v>22.321000000000002</c:v>
                </c:pt>
                <c:pt idx="133">
                  <c:v>22.178000000000001</c:v>
                </c:pt>
                <c:pt idx="134">
                  <c:v>22.202000000000002</c:v>
                </c:pt>
                <c:pt idx="135">
                  <c:v>22.202000000000002</c:v>
                </c:pt>
                <c:pt idx="136">
                  <c:v>22.178000000000001</c:v>
                </c:pt>
                <c:pt idx="137">
                  <c:v>22.178000000000001</c:v>
                </c:pt>
                <c:pt idx="138">
                  <c:v>22.106000000000002</c:v>
                </c:pt>
                <c:pt idx="139">
                  <c:v>22.058</c:v>
                </c:pt>
                <c:pt idx="140">
                  <c:v>22.033999999999999</c:v>
                </c:pt>
                <c:pt idx="141">
                  <c:v>22.010999999999999</c:v>
                </c:pt>
                <c:pt idx="142">
                  <c:v>21.986999999999998</c:v>
                </c:pt>
                <c:pt idx="143">
                  <c:v>21.939</c:v>
                </c:pt>
                <c:pt idx="144">
                  <c:v>21.890999999999998</c:v>
                </c:pt>
                <c:pt idx="145">
                  <c:v>21.867000000000001</c:v>
                </c:pt>
                <c:pt idx="146">
                  <c:v>21.795000000000002</c:v>
                </c:pt>
                <c:pt idx="147">
                  <c:v>21.748000000000001</c:v>
                </c:pt>
                <c:pt idx="148">
                  <c:v>21.7</c:v>
                </c:pt>
                <c:pt idx="149">
                  <c:v>21.675999999999998</c:v>
                </c:pt>
                <c:pt idx="150">
                  <c:v>21.652000000000001</c:v>
                </c:pt>
                <c:pt idx="151">
                  <c:v>21.603999999999999</c:v>
                </c:pt>
                <c:pt idx="152">
                  <c:v>21.556999999999999</c:v>
                </c:pt>
                <c:pt idx="153">
                  <c:v>21.509</c:v>
                </c:pt>
                <c:pt idx="154">
                  <c:v>21.484999999999999</c:v>
                </c:pt>
                <c:pt idx="155">
                  <c:v>21.460999999999999</c:v>
                </c:pt>
                <c:pt idx="156">
                  <c:v>21.413</c:v>
                </c:pt>
                <c:pt idx="157">
                  <c:v>21.366</c:v>
                </c:pt>
                <c:pt idx="158">
                  <c:v>21.39</c:v>
                </c:pt>
                <c:pt idx="159">
                  <c:v>21.460999999999999</c:v>
                </c:pt>
                <c:pt idx="160">
                  <c:v>21.556999999999999</c:v>
                </c:pt>
                <c:pt idx="161">
                  <c:v>21.652000000000001</c:v>
                </c:pt>
                <c:pt idx="162">
                  <c:v>21.724</c:v>
                </c:pt>
                <c:pt idx="163">
                  <c:v>21.890999999999998</c:v>
                </c:pt>
                <c:pt idx="164">
                  <c:v>22.082000000000001</c:v>
                </c:pt>
                <c:pt idx="165">
                  <c:v>22.225999999999999</c:v>
                </c:pt>
                <c:pt idx="166">
                  <c:v>22.344999999999999</c:v>
                </c:pt>
                <c:pt idx="167">
                  <c:v>22.536999999999999</c:v>
                </c:pt>
                <c:pt idx="168">
                  <c:v>22.513000000000002</c:v>
                </c:pt>
                <c:pt idx="169">
                  <c:v>22.393000000000001</c:v>
                </c:pt>
                <c:pt idx="170">
                  <c:v>22.657</c:v>
                </c:pt>
                <c:pt idx="171">
                  <c:v>22.609000000000002</c:v>
                </c:pt>
                <c:pt idx="172">
                  <c:v>22.704999999999998</c:v>
                </c:pt>
                <c:pt idx="173">
                  <c:v>22.776</c:v>
                </c:pt>
                <c:pt idx="174">
                  <c:v>22.609000000000002</c:v>
                </c:pt>
                <c:pt idx="175">
                  <c:v>22.609000000000002</c:v>
                </c:pt>
                <c:pt idx="176">
                  <c:v>22.585000000000001</c:v>
                </c:pt>
                <c:pt idx="177">
                  <c:v>22.465</c:v>
                </c:pt>
                <c:pt idx="178">
                  <c:v>22.393000000000001</c:v>
                </c:pt>
                <c:pt idx="179">
                  <c:v>22.25</c:v>
                </c:pt>
                <c:pt idx="180">
                  <c:v>22.13</c:v>
                </c:pt>
                <c:pt idx="181">
                  <c:v>22.033999999999999</c:v>
                </c:pt>
                <c:pt idx="182">
                  <c:v>21.986999999999998</c:v>
                </c:pt>
                <c:pt idx="183">
                  <c:v>21.939</c:v>
                </c:pt>
                <c:pt idx="184">
                  <c:v>21.890999999999998</c:v>
                </c:pt>
                <c:pt idx="185">
                  <c:v>21.867000000000001</c:v>
                </c:pt>
                <c:pt idx="186">
                  <c:v>21.818999999999999</c:v>
                </c:pt>
                <c:pt idx="187">
                  <c:v>21.748000000000001</c:v>
                </c:pt>
                <c:pt idx="188">
                  <c:v>21.7</c:v>
                </c:pt>
                <c:pt idx="189">
                  <c:v>21.652000000000001</c:v>
                </c:pt>
                <c:pt idx="190">
                  <c:v>21.603999999999999</c:v>
                </c:pt>
                <c:pt idx="191">
                  <c:v>21.556999999999999</c:v>
                </c:pt>
                <c:pt idx="192">
                  <c:v>21.556999999999999</c:v>
                </c:pt>
                <c:pt idx="193">
                  <c:v>21.533000000000001</c:v>
                </c:pt>
                <c:pt idx="194">
                  <c:v>21.533000000000001</c:v>
                </c:pt>
                <c:pt idx="195">
                  <c:v>21.509</c:v>
                </c:pt>
                <c:pt idx="196">
                  <c:v>21.460999999999999</c:v>
                </c:pt>
                <c:pt idx="197">
                  <c:v>21.413</c:v>
                </c:pt>
                <c:pt idx="198">
                  <c:v>21.39</c:v>
                </c:pt>
                <c:pt idx="199">
                  <c:v>21.366</c:v>
                </c:pt>
                <c:pt idx="200">
                  <c:v>21.39</c:v>
                </c:pt>
                <c:pt idx="201">
                  <c:v>21.39</c:v>
                </c:pt>
                <c:pt idx="202">
                  <c:v>21.366</c:v>
                </c:pt>
                <c:pt idx="203">
                  <c:v>21.366</c:v>
                </c:pt>
                <c:pt idx="204">
                  <c:v>21.341999999999999</c:v>
                </c:pt>
                <c:pt idx="205">
                  <c:v>21.318000000000001</c:v>
                </c:pt>
                <c:pt idx="206">
                  <c:v>21.341999999999999</c:v>
                </c:pt>
                <c:pt idx="207">
                  <c:v>21.437000000000001</c:v>
                </c:pt>
                <c:pt idx="208">
                  <c:v>21.533000000000001</c:v>
                </c:pt>
                <c:pt idx="209">
                  <c:v>21.603999999999999</c:v>
                </c:pt>
                <c:pt idx="210">
                  <c:v>21.724</c:v>
                </c:pt>
                <c:pt idx="211">
                  <c:v>21.843</c:v>
                </c:pt>
                <c:pt idx="212">
                  <c:v>22.058</c:v>
                </c:pt>
                <c:pt idx="213">
                  <c:v>22.225999999999999</c:v>
                </c:pt>
                <c:pt idx="214">
                  <c:v>22.369</c:v>
                </c:pt>
                <c:pt idx="215">
                  <c:v>22.536999999999999</c:v>
                </c:pt>
                <c:pt idx="216">
                  <c:v>22.465</c:v>
                </c:pt>
                <c:pt idx="217">
                  <c:v>22.513000000000002</c:v>
                </c:pt>
                <c:pt idx="218">
                  <c:v>22.513000000000002</c:v>
                </c:pt>
                <c:pt idx="219">
                  <c:v>22.536999999999999</c:v>
                </c:pt>
                <c:pt idx="220">
                  <c:v>22.704999999999998</c:v>
                </c:pt>
                <c:pt idx="221">
                  <c:v>22.657</c:v>
                </c:pt>
                <c:pt idx="222">
                  <c:v>22.704999999999998</c:v>
                </c:pt>
                <c:pt idx="223">
                  <c:v>22.585000000000001</c:v>
                </c:pt>
                <c:pt idx="224">
                  <c:v>22.536999999999999</c:v>
                </c:pt>
                <c:pt idx="225">
                  <c:v>22.417000000000002</c:v>
                </c:pt>
                <c:pt idx="226">
                  <c:v>22.321000000000002</c:v>
                </c:pt>
                <c:pt idx="227">
                  <c:v>22.178000000000001</c:v>
                </c:pt>
                <c:pt idx="228">
                  <c:v>22.082000000000001</c:v>
                </c:pt>
                <c:pt idx="229">
                  <c:v>21.986999999999998</c:v>
                </c:pt>
                <c:pt idx="230">
                  <c:v>21.939</c:v>
                </c:pt>
                <c:pt idx="231">
                  <c:v>21.890999999999998</c:v>
                </c:pt>
                <c:pt idx="232">
                  <c:v>21.867000000000001</c:v>
                </c:pt>
                <c:pt idx="233">
                  <c:v>21.818999999999999</c:v>
                </c:pt>
                <c:pt idx="234">
                  <c:v>21.748000000000001</c:v>
                </c:pt>
                <c:pt idx="235">
                  <c:v>21.724</c:v>
                </c:pt>
                <c:pt idx="236">
                  <c:v>21.675999999999998</c:v>
                </c:pt>
                <c:pt idx="237">
                  <c:v>21.675999999999998</c:v>
                </c:pt>
                <c:pt idx="238">
                  <c:v>21.652000000000001</c:v>
                </c:pt>
                <c:pt idx="239">
                  <c:v>21.628</c:v>
                </c:pt>
                <c:pt idx="240">
                  <c:v>21.581</c:v>
                </c:pt>
                <c:pt idx="241">
                  <c:v>21.556999999999999</c:v>
                </c:pt>
                <c:pt idx="242">
                  <c:v>21.533000000000001</c:v>
                </c:pt>
                <c:pt idx="243">
                  <c:v>21.509</c:v>
                </c:pt>
                <c:pt idx="244">
                  <c:v>21.460999999999999</c:v>
                </c:pt>
                <c:pt idx="245">
                  <c:v>21.460999999999999</c:v>
                </c:pt>
                <c:pt idx="246">
                  <c:v>21.413</c:v>
                </c:pt>
                <c:pt idx="247">
                  <c:v>21.366</c:v>
                </c:pt>
                <c:pt idx="248">
                  <c:v>21.366</c:v>
                </c:pt>
                <c:pt idx="249">
                  <c:v>21.341999999999999</c:v>
                </c:pt>
                <c:pt idx="250">
                  <c:v>21.318000000000001</c:v>
                </c:pt>
                <c:pt idx="251">
                  <c:v>21.294</c:v>
                </c:pt>
                <c:pt idx="252">
                  <c:v>21.27</c:v>
                </c:pt>
                <c:pt idx="253">
                  <c:v>21.245999999999999</c:v>
                </c:pt>
                <c:pt idx="254">
                  <c:v>21.245999999999999</c:v>
                </c:pt>
                <c:pt idx="255">
                  <c:v>21.318000000000001</c:v>
                </c:pt>
                <c:pt idx="256">
                  <c:v>21.39</c:v>
                </c:pt>
                <c:pt idx="257">
                  <c:v>21.509</c:v>
                </c:pt>
                <c:pt idx="258">
                  <c:v>21.675999999999998</c:v>
                </c:pt>
                <c:pt idx="259">
                  <c:v>21.890999999999998</c:v>
                </c:pt>
                <c:pt idx="260">
                  <c:v>22.082000000000001</c:v>
                </c:pt>
                <c:pt idx="261">
                  <c:v>22.274000000000001</c:v>
                </c:pt>
                <c:pt idx="262">
                  <c:v>22.440999999999999</c:v>
                </c:pt>
                <c:pt idx="263">
                  <c:v>22.609000000000002</c:v>
                </c:pt>
                <c:pt idx="264">
                  <c:v>22.704999999999998</c:v>
                </c:pt>
                <c:pt idx="265">
                  <c:v>22.847999999999999</c:v>
                </c:pt>
                <c:pt idx="266">
                  <c:v>22.992000000000001</c:v>
                </c:pt>
                <c:pt idx="267">
                  <c:v>23.015999999999998</c:v>
                </c:pt>
                <c:pt idx="268">
                  <c:v>23.04</c:v>
                </c:pt>
                <c:pt idx="269">
                  <c:v>22.968</c:v>
                </c:pt>
                <c:pt idx="270">
                  <c:v>23.064</c:v>
                </c:pt>
                <c:pt idx="271">
                  <c:v>23.04</c:v>
                </c:pt>
                <c:pt idx="272">
                  <c:v>22.872</c:v>
                </c:pt>
                <c:pt idx="273">
                  <c:v>22.8</c:v>
                </c:pt>
                <c:pt idx="274">
                  <c:v>22.704999999999998</c:v>
                </c:pt>
                <c:pt idx="275">
                  <c:v>22.585000000000001</c:v>
                </c:pt>
                <c:pt idx="276">
                  <c:v>22.465</c:v>
                </c:pt>
                <c:pt idx="277">
                  <c:v>22.274000000000001</c:v>
                </c:pt>
                <c:pt idx="278">
                  <c:v>22.225999999999999</c:v>
                </c:pt>
                <c:pt idx="279">
                  <c:v>22.225999999999999</c:v>
                </c:pt>
                <c:pt idx="280">
                  <c:v>22.178000000000001</c:v>
                </c:pt>
                <c:pt idx="281">
                  <c:v>22.13</c:v>
                </c:pt>
                <c:pt idx="282">
                  <c:v>22.13</c:v>
                </c:pt>
                <c:pt idx="283">
                  <c:v>22.13</c:v>
                </c:pt>
                <c:pt idx="284">
                  <c:v>22.13</c:v>
                </c:pt>
                <c:pt idx="285">
                  <c:v>22.106000000000002</c:v>
                </c:pt>
                <c:pt idx="286">
                  <c:v>22.082000000000001</c:v>
                </c:pt>
                <c:pt idx="287">
                  <c:v>22.033999999999999</c:v>
                </c:pt>
                <c:pt idx="288">
                  <c:v>22.010999999999999</c:v>
                </c:pt>
                <c:pt idx="289">
                  <c:v>21.986999999999998</c:v>
                </c:pt>
                <c:pt idx="290">
                  <c:v>21.963000000000001</c:v>
                </c:pt>
                <c:pt idx="291">
                  <c:v>21.963000000000001</c:v>
                </c:pt>
                <c:pt idx="292">
                  <c:v>21.939</c:v>
                </c:pt>
                <c:pt idx="293">
                  <c:v>21.939</c:v>
                </c:pt>
                <c:pt idx="294">
                  <c:v>21.939</c:v>
                </c:pt>
                <c:pt idx="295">
                  <c:v>21.939</c:v>
                </c:pt>
                <c:pt idx="296">
                  <c:v>21.939</c:v>
                </c:pt>
                <c:pt idx="297">
                  <c:v>21.914999999999999</c:v>
                </c:pt>
                <c:pt idx="298">
                  <c:v>21.890999999999998</c:v>
                </c:pt>
                <c:pt idx="299">
                  <c:v>21.867000000000001</c:v>
                </c:pt>
                <c:pt idx="300">
                  <c:v>21.818999999999999</c:v>
                </c:pt>
                <c:pt idx="301">
                  <c:v>21.795000000000002</c:v>
                </c:pt>
                <c:pt idx="302">
                  <c:v>21.795000000000002</c:v>
                </c:pt>
                <c:pt idx="303">
                  <c:v>21.818999999999999</c:v>
                </c:pt>
                <c:pt idx="304">
                  <c:v>21.867000000000001</c:v>
                </c:pt>
                <c:pt idx="305">
                  <c:v>22.010999999999999</c:v>
                </c:pt>
                <c:pt idx="306">
                  <c:v>22.13</c:v>
                </c:pt>
                <c:pt idx="307">
                  <c:v>22.297999999999998</c:v>
                </c:pt>
                <c:pt idx="308">
                  <c:v>22.489000000000001</c:v>
                </c:pt>
                <c:pt idx="309">
                  <c:v>22.728999999999999</c:v>
                </c:pt>
                <c:pt idx="310">
                  <c:v>22.824000000000002</c:v>
                </c:pt>
                <c:pt idx="311">
                  <c:v>23.015999999999998</c:v>
                </c:pt>
                <c:pt idx="312">
                  <c:v>23.088000000000001</c:v>
                </c:pt>
                <c:pt idx="313">
                  <c:v>23.16</c:v>
                </c:pt>
                <c:pt idx="314">
                  <c:v>23.184000000000001</c:v>
                </c:pt>
                <c:pt idx="315">
                  <c:v>23.088000000000001</c:v>
                </c:pt>
                <c:pt idx="316">
                  <c:v>23.04</c:v>
                </c:pt>
                <c:pt idx="317">
                  <c:v>23.088000000000001</c:v>
                </c:pt>
                <c:pt idx="318">
                  <c:v>23.064</c:v>
                </c:pt>
                <c:pt idx="319">
                  <c:v>23.04</c:v>
                </c:pt>
                <c:pt idx="320">
                  <c:v>23.064</c:v>
                </c:pt>
                <c:pt idx="321">
                  <c:v>22.968</c:v>
                </c:pt>
                <c:pt idx="322">
                  <c:v>22.896000000000001</c:v>
                </c:pt>
                <c:pt idx="323">
                  <c:v>22.824000000000002</c:v>
                </c:pt>
                <c:pt idx="324">
                  <c:v>22.704999999999998</c:v>
                </c:pt>
                <c:pt idx="325">
                  <c:v>22.561</c:v>
                </c:pt>
                <c:pt idx="326">
                  <c:v>22.561</c:v>
                </c:pt>
                <c:pt idx="327">
                  <c:v>22.465</c:v>
                </c:pt>
                <c:pt idx="328">
                  <c:v>22.440999999999999</c:v>
                </c:pt>
                <c:pt idx="329">
                  <c:v>22.393000000000001</c:v>
                </c:pt>
                <c:pt idx="330">
                  <c:v>22.344999999999999</c:v>
                </c:pt>
                <c:pt idx="331">
                  <c:v>22.297999999999998</c:v>
                </c:pt>
                <c:pt idx="332">
                  <c:v>22.274000000000001</c:v>
                </c:pt>
                <c:pt idx="333">
                  <c:v>22.202000000000002</c:v>
                </c:pt>
                <c:pt idx="334">
                  <c:v>22.178000000000001</c:v>
                </c:pt>
                <c:pt idx="335">
                  <c:v>22.154</c:v>
                </c:pt>
              </c:numCache>
            </c:numRef>
          </c:val>
          <c:smooth val="0"/>
          <c:extLst>
            <c:ext xmlns:c16="http://schemas.microsoft.com/office/drawing/2014/chart" uri="{C3380CC4-5D6E-409C-BE32-E72D297353CC}">
              <c16:uniqueId val="{00000002-45A8-4715-81ED-A3E34AEA26FE}"/>
            </c:ext>
          </c:extLst>
        </c:ser>
        <c:ser>
          <c:idx val="2"/>
          <c:order val="2"/>
          <c:tx>
            <c:strRef>
              <c:f>'All sp'!$H$1</c:f>
              <c:strCache>
                <c:ptCount val="1"/>
                <c:pt idx="0">
                  <c:v>Ambient 3</c:v>
                </c:pt>
              </c:strCache>
            </c:strRef>
          </c:tx>
          <c:spPr>
            <a:ln w="28575" cap="rnd">
              <a:solidFill>
                <a:srgbClr val="00B05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sp'!$H$2:$H$337</c:f>
              <c:numCache>
                <c:formatCode>General</c:formatCode>
                <c:ptCount val="336"/>
                <c:pt idx="0">
                  <c:v>21.366</c:v>
                </c:pt>
                <c:pt idx="1">
                  <c:v>21.341999999999999</c:v>
                </c:pt>
                <c:pt idx="2">
                  <c:v>21.318000000000001</c:v>
                </c:pt>
                <c:pt idx="3">
                  <c:v>21.318000000000001</c:v>
                </c:pt>
                <c:pt idx="4">
                  <c:v>21.318000000000001</c:v>
                </c:pt>
                <c:pt idx="5">
                  <c:v>21.294</c:v>
                </c:pt>
                <c:pt idx="6">
                  <c:v>21.27</c:v>
                </c:pt>
                <c:pt idx="7">
                  <c:v>21.27</c:v>
                </c:pt>
                <c:pt idx="8">
                  <c:v>21.222999999999999</c:v>
                </c:pt>
                <c:pt idx="9">
                  <c:v>21.199000000000002</c:v>
                </c:pt>
                <c:pt idx="10">
                  <c:v>21.199000000000002</c:v>
                </c:pt>
                <c:pt idx="11">
                  <c:v>21.222999999999999</c:v>
                </c:pt>
                <c:pt idx="12">
                  <c:v>21.245999999999999</c:v>
                </c:pt>
                <c:pt idx="13">
                  <c:v>21.27</c:v>
                </c:pt>
                <c:pt idx="14">
                  <c:v>21.27</c:v>
                </c:pt>
                <c:pt idx="15">
                  <c:v>21.294</c:v>
                </c:pt>
                <c:pt idx="16">
                  <c:v>21.318000000000001</c:v>
                </c:pt>
                <c:pt idx="17">
                  <c:v>21.366</c:v>
                </c:pt>
                <c:pt idx="18">
                  <c:v>21.39</c:v>
                </c:pt>
                <c:pt idx="19">
                  <c:v>21.437000000000001</c:v>
                </c:pt>
                <c:pt idx="20">
                  <c:v>21.460999999999999</c:v>
                </c:pt>
                <c:pt idx="21">
                  <c:v>21.509</c:v>
                </c:pt>
                <c:pt idx="22">
                  <c:v>21.603999999999999</c:v>
                </c:pt>
                <c:pt idx="23">
                  <c:v>21.652000000000001</c:v>
                </c:pt>
                <c:pt idx="24">
                  <c:v>21.748000000000001</c:v>
                </c:pt>
                <c:pt idx="25">
                  <c:v>21.748000000000001</c:v>
                </c:pt>
                <c:pt idx="26">
                  <c:v>21.890999999999998</c:v>
                </c:pt>
                <c:pt idx="27">
                  <c:v>21.939</c:v>
                </c:pt>
                <c:pt idx="28">
                  <c:v>22.010999999999999</c:v>
                </c:pt>
                <c:pt idx="29">
                  <c:v>21.986999999999998</c:v>
                </c:pt>
                <c:pt idx="30">
                  <c:v>21.963000000000001</c:v>
                </c:pt>
                <c:pt idx="31">
                  <c:v>21.890999999999998</c:v>
                </c:pt>
                <c:pt idx="32">
                  <c:v>21.843</c:v>
                </c:pt>
                <c:pt idx="33">
                  <c:v>21.818999999999999</c:v>
                </c:pt>
                <c:pt idx="34">
                  <c:v>21.795000000000002</c:v>
                </c:pt>
                <c:pt idx="35">
                  <c:v>21.7</c:v>
                </c:pt>
                <c:pt idx="36">
                  <c:v>21.652000000000001</c:v>
                </c:pt>
                <c:pt idx="37">
                  <c:v>21.603999999999999</c:v>
                </c:pt>
                <c:pt idx="38">
                  <c:v>21.603999999999999</c:v>
                </c:pt>
                <c:pt idx="39">
                  <c:v>21.581</c:v>
                </c:pt>
                <c:pt idx="40">
                  <c:v>21.556999999999999</c:v>
                </c:pt>
                <c:pt idx="41">
                  <c:v>21.556999999999999</c:v>
                </c:pt>
                <c:pt idx="42">
                  <c:v>21.533000000000001</c:v>
                </c:pt>
                <c:pt idx="43">
                  <c:v>21.533000000000001</c:v>
                </c:pt>
                <c:pt idx="44">
                  <c:v>21.509</c:v>
                </c:pt>
                <c:pt idx="45">
                  <c:v>21.484999999999999</c:v>
                </c:pt>
                <c:pt idx="46">
                  <c:v>21.460999999999999</c:v>
                </c:pt>
                <c:pt idx="47">
                  <c:v>21.460999999999999</c:v>
                </c:pt>
                <c:pt idx="48">
                  <c:v>21.460999999999999</c:v>
                </c:pt>
                <c:pt idx="49">
                  <c:v>21.437000000000001</c:v>
                </c:pt>
                <c:pt idx="50">
                  <c:v>21.413</c:v>
                </c:pt>
                <c:pt idx="51">
                  <c:v>21.413</c:v>
                </c:pt>
                <c:pt idx="52">
                  <c:v>21.366</c:v>
                </c:pt>
                <c:pt idx="53">
                  <c:v>21.366</c:v>
                </c:pt>
                <c:pt idx="54">
                  <c:v>21.318000000000001</c:v>
                </c:pt>
                <c:pt idx="55">
                  <c:v>21.318000000000001</c:v>
                </c:pt>
                <c:pt idx="56">
                  <c:v>21.27</c:v>
                </c:pt>
                <c:pt idx="57">
                  <c:v>21.245999999999999</c:v>
                </c:pt>
                <c:pt idx="58">
                  <c:v>21.222999999999999</c:v>
                </c:pt>
                <c:pt idx="59">
                  <c:v>21.199000000000002</c:v>
                </c:pt>
                <c:pt idx="60">
                  <c:v>21.151</c:v>
                </c:pt>
                <c:pt idx="61">
                  <c:v>21.126999999999999</c:v>
                </c:pt>
                <c:pt idx="62">
                  <c:v>21.151</c:v>
                </c:pt>
                <c:pt idx="63">
                  <c:v>21.175000000000001</c:v>
                </c:pt>
                <c:pt idx="64">
                  <c:v>21.245999999999999</c:v>
                </c:pt>
                <c:pt idx="65">
                  <c:v>21.294</c:v>
                </c:pt>
                <c:pt idx="66">
                  <c:v>21.366</c:v>
                </c:pt>
                <c:pt idx="67">
                  <c:v>21.484999999999999</c:v>
                </c:pt>
                <c:pt idx="68">
                  <c:v>21.603999999999999</c:v>
                </c:pt>
                <c:pt idx="69">
                  <c:v>21.675999999999998</c:v>
                </c:pt>
                <c:pt idx="70">
                  <c:v>21.724</c:v>
                </c:pt>
                <c:pt idx="71">
                  <c:v>21.890999999999998</c:v>
                </c:pt>
                <c:pt idx="72">
                  <c:v>22.106000000000002</c:v>
                </c:pt>
                <c:pt idx="73">
                  <c:v>22.225999999999999</c:v>
                </c:pt>
                <c:pt idx="74">
                  <c:v>22.369</c:v>
                </c:pt>
                <c:pt idx="75">
                  <c:v>22.274000000000001</c:v>
                </c:pt>
                <c:pt idx="76">
                  <c:v>22.465</c:v>
                </c:pt>
                <c:pt idx="77">
                  <c:v>22.561</c:v>
                </c:pt>
                <c:pt idx="78">
                  <c:v>22.393000000000001</c:v>
                </c:pt>
                <c:pt idx="79">
                  <c:v>22.321000000000002</c:v>
                </c:pt>
                <c:pt idx="80">
                  <c:v>22.321000000000002</c:v>
                </c:pt>
                <c:pt idx="81">
                  <c:v>22.274000000000001</c:v>
                </c:pt>
                <c:pt idx="82">
                  <c:v>22.178000000000001</c:v>
                </c:pt>
                <c:pt idx="83">
                  <c:v>22.033999999999999</c:v>
                </c:pt>
                <c:pt idx="84">
                  <c:v>21.986999999999998</c:v>
                </c:pt>
                <c:pt idx="85">
                  <c:v>21.843</c:v>
                </c:pt>
                <c:pt idx="86">
                  <c:v>21.818999999999999</c:v>
                </c:pt>
                <c:pt idx="87">
                  <c:v>21.771999999999998</c:v>
                </c:pt>
                <c:pt idx="88">
                  <c:v>21.748000000000001</c:v>
                </c:pt>
                <c:pt idx="89">
                  <c:v>21.748000000000001</c:v>
                </c:pt>
                <c:pt idx="90">
                  <c:v>21.724</c:v>
                </c:pt>
                <c:pt idx="91">
                  <c:v>21.7</c:v>
                </c:pt>
                <c:pt idx="92">
                  <c:v>21.675999999999998</c:v>
                </c:pt>
                <c:pt idx="93">
                  <c:v>21.652000000000001</c:v>
                </c:pt>
                <c:pt idx="94">
                  <c:v>21.628</c:v>
                </c:pt>
                <c:pt idx="95">
                  <c:v>21.603999999999999</c:v>
                </c:pt>
                <c:pt idx="96">
                  <c:v>21.581</c:v>
                </c:pt>
                <c:pt idx="97">
                  <c:v>21.556999999999999</c:v>
                </c:pt>
                <c:pt idx="98">
                  <c:v>21.556999999999999</c:v>
                </c:pt>
                <c:pt idx="99">
                  <c:v>21.533000000000001</c:v>
                </c:pt>
                <c:pt idx="100">
                  <c:v>21.533000000000001</c:v>
                </c:pt>
                <c:pt idx="101">
                  <c:v>21.509</c:v>
                </c:pt>
                <c:pt idx="102">
                  <c:v>21.460999999999999</c:v>
                </c:pt>
                <c:pt idx="103">
                  <c:v>21.460999999999999</c:v>
                </c:pt>
                <c:pt idx="104">
                  <c:v>21.437000000000001</c:v>
                </c:pt>
                <c:pt idx="105">
                  <c:v>21.413</c:v>
                </c:pt>
                <c:pt idx="106">
                  <c:v>21.366</c:v>
                </c:pt>
                <c:pt idx="107">
                  <c:v>21.366</c:v>
                </c:pt>
                <c:pt idx="108">
                  <c:v>21.341999999999999</c:v>
                </c:pt>
                <c:pt idx="109">
                  <c:v>21.341999999999999</c:v>
                </c:pt>
                <c:pt idx="110">
                  <c:v>21.341999999999999</c:v>
                </c:pt>
                <c:pt idx="111">
                  <c:v>21.366</c:v>
                </c:pt>
                <c:pt idx="112">
                  <c:v>21.437000000000001</c:v>
                </c:pt>
                <c:pt idx="113">
                  <c:v>21.509</c:v>
                </c:pt>
                <c:pt idx="114">
                  <c:v>21.556999999999999</c:v>
                </c:pt>
                <c:pt idx="115">
                  <c:v>21.652000000000001</c:v>
                </c:pt>
                <c:pt idx="116">
                  <c:v>21.771999999999998</c:v>
                </c:pt>
                <c:pt idx="117">
                  <c:v>21.963000000000001</c:v>
                </c:pt>
                <c:pt idx="118">
                  <c:v>22.13</c:v>
                </c:pt>
                <c:pt idx="119">
                  <c:v>22.202000000000002</c:v>
                </c:pt>
                <c:pt idx="120">
                  <c:v>22.25</c:v>
                </c:pt>
                <c:pt idx="121">
                  <c:v>22.417000000000002</c:v>
                </c:pt>
                <c:pt idx="122">
                  <c:v>22.440999999999999</c:v>
                </c:pt>
                <c:pt idx="123">
                  <c:v>22.585000000000001</c:v>
                </c:pt>
                <c:pt idx="124">
                  <c:v>22.585000000000001</c:v>
                </c:pt>
                <c:pt idx="125">
                  <c:v>22.513000000000002</c:v>
                </c:pt>
                <c:pt idx="126">
                  <c:v>22.585000000000001</c:v>
                </c:pt>
                <c:pt idx="127">
                  <c:v>22.609000000000002</c:v>
                </c:pt>
                <c:pt idx="128">
                  <c:v>22.465</c:v>
                </c:pt>
                <c:pt idx="129">
                  <c:v>22.393000000000001</c:v>
                </c:pt>
                <c:pt idx="130">
                  <c:v>22.321000000000002</c:v>
                </c:pt>
                <c:pt idx="131">
                  <c:v>22.25</c:v>
                </c:pt>
                <c:pt idx="132">
                  <c:v>22.13</c:v>
                </c:pt>
                <c:pt idx="133">
                  <c:v>22.010999999999999</c:v>
                </c:pt>
                <c:pt idx="134">
                  <c:v>22.033999999999999</c:v>
                </c:pt>
                <c:pt idx="135">
                  <c:v>22.033999999999999</c:v>
                </c:pt>
                <c:pt idx="136">
                  <c:v>22.010999999999999</c:v>
                </c:pt>
                <c:pt idx="137">
                  <c:v>22.010999999999999</c:v>
                </c:pt>
                <c:pt idx="138">
                  <c:v>21.963000000000001</c:v>
                </c:pt>
                <c:pt idx="139">
                  <c:v>21.939</c:v>
                </c:pt>
                <c:pt idx="140">
                  <c:v>21.914999999999999</c:v>
                </c:pt>
                <c:pt idx="141">
                  <c:v>21.890999999999998</c:v>
                </c:pt>
                <c:pt idx="142">
                  <c:v>21.867000000000001</c:v>
                </c:pt>
                <c:pt idx="143">
                  <c:v>21.843</c:v>
                </c:pt>
                <c:pt idx="144">
                  <c:v>21.818999999999999</c:v>
                </c:pt>
                <c:pt idx="145">
                  <c:v>21.795000000000002</c:v>
                </c:pt>
                <c:pt idx="146">
                  <c:v>21.771999999999998</c:v>
                </c:pt>
                <c:pt idx="147">
                  <c:v>21.748000000000001</c:v>
                </c:pt>
                <c:pt idx="148">
                  <c:v>21.7</c:v>
                </c:pt>
                <c:pt idx="149">
                  <c:v>21.7</c:v>
                </c:pt>
                <c:pt idx="150">
                  <c:v>21.652000000000001</c:v>
                </c:pt>
                <c:pt idx="151">
                  <c:v>21.628</c:v>
                </c:pt>
                <c:pt idx="152">
                  <c:v>21.603999999999999</c:v>
                </c:pt>
                <c:pt idx="153">
                  <c:v>21.556999999999999</c:v>
                </c:pt>
                <c:pt idx="154">
                  <c:v>21.533000000000001</c:v>
                </c:pt>
                <c:pt idx="155">
                  <c:v>21.509</c:v>
                </c:pt>
                <c:pt idx="156">
                  <c:v>21.509</c:v>
                </c:pt>
                <c:pt idx="157">
                  <c:v>21.460999999999999</c:v>
                </c:pt>
                <c:pt idx="158">
                  <c:v>21.460999999999999</c:v>
                </c:pt>
                <c:pt idx="159">
                  <c:v>21.509</c:v>
                </c:pt>
                <c:pt idx="160">
                  <c:v>21.533000000000001</c:v>
                </c:pt>
                <c:pt idx="161">
                  <c:v>21.581</c:v>
                </c:pt>
                <c:pt idx="162">
                  <c:v>21.628</c:v>
                </c:pt>
                <c:pt idx="163">
                  <c:v>21.7</c:v>
                </c:pt>
                <c:pt idx="164">
                  <c:v>21.818999999999999</c:v>
                </c:pt>
                <c:pt idx="165">
                  <c:v>21.939</c:v>
                </c:pt>
                <c:pt idx="166">
                  <c:v>22.033999999999999</c:v>
                </c:pt>
                <c:pt idx="167">
                  <c:v>22.154</c:v>
                </c:pt>
                <c:pt idx="168">
                  <c:v>22.178000000000001</c:v>
                </c:pt>
                <c:pt idx="169">
                  <c:v>22.13</c:v>
                </c:pt>
                <c:pt idx="170">
                  <c:v>22.274000000000001</c:v>
                </c:pt>
                <c:pt idx="171">
                  <c:v>22.274000000000001</c:v>
                </c:pt>
                <c:pt idx="172">
                  <c:v>22.321000000000002</c:v>
                </c:pt>
                <c:pt idx="173">
                  <c:v>22.393000000000001</c:v>
                </c:pt>
                <c:pt idx="174">
                  <c:v>22.297999999999998</c:v>
                </c:pt>
                <c:pt idx="175">
                  <c:v>22.274000000000001</c:v>
                </c:pt>
                <c:pt idx="176">
                  <c:v>22.25</c:v>
                </c:pt>
                <c:pt idx="177">
                  <c:v>22.202000000000002</c:v>
                </c:pt>
                <c:pt idx="178">
                  <c:v>22.13</c:v>
                </c:pt>
                <c:pt idx="179">
                  <c:v>22.010999999999999</c:v>
                </c:pt>
                <c:pt idx="180">
                  <c:v>21.939</c:v>
                </c:pt>
                <c:pt idx="181">
                  <c:v>21.843</c:v>
                </c:pt>
                <c:pt idx="182">
                  <c:v>21.795000000000002</c:v>
                </c:pt>
                <c:pt idx="183">
                  <c:v>21.795000000000002</c:v>
                </c:pt>
                <c:pt idx="184">
                  <c:v>21.748000000000001</c:v>
                </c:pt>
                <c:pt idx="185">
                  <c:v>21.748000000000001</c:v>
                </c:pt>
                <c:pt idx="186">
                  <c:v>21.724</c:v>
                </c:pt>
                <c:pt idx="187">
                  <c:v>21.7</c:v>
                </c:pt>
                <c:pt idx="188">
                  <c:v>21.652000000000001</c:v>
                </c:pt>
                <c:pt idx="189">
                  <c:v>21.628</c:v>
                </c:pt>
                <c:pt idx="190">
                  <c:v>21.603999999999999</c:v>
                </c:pt>
                <c:pt idx="191">
                  <c:v>21.581</c:v>
                </c:pt>
                <c:pt idx="192">
                  <c:v>21.556999999999999</c:v>
                </c:pt>
                <c:pt idx="193">
                  <c:v>21.556999999999999</c:v>
                </c:pt>
                <c:pt idx="194">
                  <c:v>21.533000000000001</c:v>
                </c:pt>
                <c:pt idx="195">
                  <c:v>21.533000000000001</c:v>
                </c:pt>
                <c:pt idx="196">
                  <c:v>21.509</c:v>
                </c:pt>
                <c:pt idx="197">
                  <c:v>21.484999999999999</c:v>
                </c:pt>
                <c:pt idx="198">
                  <c:v>21.460999999999999</c:v>
                </c:pt>
                <c:pt idx="199">
                  <c:v>21.437000000000001</c:v>
                </c:pt>
                <c:pt idx="200">
                  <c:v>21.437000000000001</c:v>
                </c:pt>
                <c:pt idx="201">
                  <c:v>21.437000000000001</c:v>
                </c:pt>
                <c:pt idx="202">
                  <c:v>21.413</c:v>
                </c:pt>
                <c:pt idx="203">
                  <c:v>21.413</c:v>
                </c:pt>
                <c:pt idx="204">
                  <c:v>21.413</c:v>
                </c:pt>
                <c:pt idx="205">
                  <c:v>21.39</c:v>
                </c:pt>
                <c:pt idx="206">
                  <c:v>21.39</c:v>
                </c:pt>
                <c:pt idx="207">
                  <c:v>21.437000000000001</c:v>
                </c:pt>
                <c:pt idx="208">
                  <c:v>21.484999999999999</c:v>
                </c:pt>
                <c:pt idx="209">
                  <c:v>21.533000000000001</c:v>
                </c:pt>
                <c:pt idx="210">
                  <c:v>21.603999999999999</c:v>
                </c:pt>
                <c:pt idx="211">
                  <c:v>21.7</c:v>
                </c:pt>
                <c:pt idx="212">
                  <c:v>21.818999999999999</c:v>
                </c:pt>
                <c:pt idx="213">
                  <c:v>21.939</c:v>
                </c:pt>
                <c:pt idx="214">
                  <c:v>22.033999999999999</c:v>
                </c:pt>
                <c:pt idx="215">
                  <c:v>22.178000000000001</c:v>
                </c:pt>
                <c:pt idx="216">
                  <c:v>22.13</c:v>
                </c:pt>
                <c:pt idx="217">
                  <c:v>22.178000000000001</c:v>
                </c:pt>
                <c:pt idx="218">
                  <c:v>22.202000000000002</c:v>
                </c:pt>
                <c:pt idx="219">
                  <c:v>22.225999999999999</c:v>
                </c:pt>
                <c:pt idx="220">
                  <c:v>22.321000000000002</c:v>
                </c:pt>
                <c:pt idx="221">
                  <c:v>22.321000000000002</c:v>
                </c:pt>
                <c:pt idx="222">
                  <c:v>22.369</c:v>
                </c:pt>
                <c:pt idx="223">
                  <c:v>22.274000000000001</c:v>
                </c:pt>
                <c:pt idx="224">
                  <c:v>22.25</c:v>
                </c:pt>
                <c:pt idx="225">
                  <c:v>22.154</c:v>
                </c:pt>
                <c:pt idx="226">
                  <c:v>22.082000000000001</c:v>
                </c:pt>
                <c:pt idx="227">
                  <c:v>21.986999999999998</c:v>
                </c:pt>
                <c:pt idx="228">
                  <c:v>21.890999999999998</c:v>
                </c:pt>
                <c:pt idx="229">
                  <c:v>21.818999999999999</c:v>
                </c:pt>
                <c:pt idx="230">
                  <c:v>21.795000000000002</c:v>
                </c:pt>
                <c:pt idx="231">
                  <c:v>21.771999999999998</c:v>
                </c:pt>
                <c:pt idx="232">
                  <c:v>21.748000000000001</c:v>
                </c:pt>
                <c:pt idx="233">
                  <c:v>21.724</c:v>
                </c:pt>
                <c:pt idx="234">
                  <c:v>21.7</c:v>
                </c:pt>
                <c:pt idx="235">
                  <c:v>21.675999999999998</c:v>
                </c:pt>
                <c:pt idx="236">
                  <c:v>21.652000000000001</c:v>
                </c:pt>
                <c:pt idx="237">
                  <c:v>21.628</c:v>
                </c:pt>
                <c:pt idx="238">
                  <c:v>21.603999999999999</c:v>
                </c:pt>
                <c:pt idx="239">
                  <c:v>21.603999999999999</c:v>
                </c:pt>
                <c:pt idx="240">
                  <c:v>21.581</c:v>
                </c:pt>
                <c:pt idx="241">
                  <c:v>21.556999999999999</c:v>
                </c:pt>
                <c:pt idx="242">
                  <c:v>21.556999999999999</c:v>
                </c:pt>
                <c:pt idx="243">
                  <c:v>21.533000000000001</c:v>
                </c:pt>
                <c:pt idx="244">
                  <c:v>21.509</c:v>
                </c:pt>
                <c:pt idx="245">
                  <c:v>21.509</c:v>
                </c:pt>
                <c:pt idx="246">
                  <c:v>21.460999999999999</c:v>
                </c:pt>
                <c:pt idx="247">
                  <c:v>21.437000000000001</c:v>
                </c:pt>
                <c:pt idx="248">
                  <c:v>21.437000000000001</c:v>
                </c:pt>
                <c:pt idx="249">
                  <c:v>21.413</c:v>
                </c:pt>
                <c:pt idx="250">
                  <c:v>21.413</c:v>
                </c:pt>
                <c:pt idx="251">
                  <c:v>21.39</c:v>
                </c:pt>
                <c:pt idx="252">
                  <c:v>21.366</c:v>
                </c:pt>
                <c:pt idx="253">
                  <c:v>21.341999999999999</c:v>
                </c:pt>
                <c:pt idx="254">
                  <c:v>21.341999999999999</c:v>
                </c:pt>
                <c:pt idx="255">
                  <c:v>21.366</c:v>
                </c:pt>
                <c:pt idx="256">
                  <c:v>21.413</c:v>
                </c:pt>
                <c:pt idx="257">
                  <c:v>21.460999999999999</c:v>
                </c:pt>
                <c:pt idx="258">
                  <c:v>21.581</c:v>
                </c:pt>
                <c:pt idx="259">
                  <c:v>21.724</c:v>
                </c:pt>
                <c:pt idx="260">
                  <c:v>21.867000000000001</c:v>
                </c:pt>
                <c:pt idx="261">
                  <c:v>22.010999999999999</c:v>
                </c:pt>
                <c:pt idx="262">
                  <c:v>22.154</c:v>
                </c:pt>
                <c:pt idx="263">
                  <c:v>22.274000000000001</c:v>
                </c:pt>
                <c:pt idx="264">
                  <c:v>22.344999999999999</c:v>
                </c:pt>
                <c:pt idx="265">
                  <c:v>22.465</c:v>
                </c:pt>
                <c:pt idx="266">
                  <c:v>22.561</c:v>
                </c:pt>
                <c:pt idx="267">
                  <c:v>22.609000000000002</c:v>
                </c:pt>
                <c:pt idx="268">
                  <c:v>22.657</c:v>
                </c:pt>
                <c:pt idx="269">
                  <c:v>22.609000000000002</c:v>
                </c:pt>
                <c:pt idx="270">
                  <c:v>22.681000000000001</c:v>
                </c:pt>
                <c:pt idx="271">
                  <c:v>22.681000000000001</c:v>
                </c:pt>
                <c:pt idx="272">
                  <c:v>22.561</c:v>
                </c:pt>
                <c:pt idx="273">
                  <c:v>22.513000000000002</c:v>
                </c:pt>
                <c:pt idx="274">
                  <c:v>22.465</c:v>
                </c:pt>
                <c:pt idx="275">
                  <c:v>22.344999999999999</c:v>
                </c:pt>
                <c:pt idx="276">
                  <c:v>22.274000000000001</c:v>
                </c:pt>
                <c:pt idx="277">
                  <c:v>22.082000000000001</c:v>
                </c:pt>
                <c:pt idx="278">
                  <c:v>22.082000000000001</c:v>
                </c:pt>
                <c:pt idx="279">
                  <c:v>22.058</c:v>
                </c:pt>
                <c:pt idx="280">
                  <c:v>22.010999999999999</c:v>
                </c:pt>
                <c:pt idx="281">
                  <c:v>21.986999999999998</c:v>
                </c:pt>
                <c:pt idx="282">
                  <c:v>21.986999999999998</c:v>
                </c:pt>
                <c:pt idx="283">
                  <c:v>21.986999999999998</c:v>
                </c:pt>
                <c:pt idx="284">
                  <c:v>21.986999999999998</c:v>
                </c:pt>
                <c:pt idx="285">
                  <c:v>21.963000000000001</c:v>
                </c:pt>
                <c:pt idx="286">
                  <c:v>21.939</c:v>
                </c:pt>
                <c:pt idx="287">
                  <c:v>21.914999999999999</c:v>
                </c:pt>
                <c:pt idx="288">
                  <c:v>21.890999999999998</c:v>
                </c:pt>
                <c:pt idx="289">
                  <c:v>21.890999999999998</c:v>
                </c:pt>
                <c:pt idx="290">
                  <c:v>21.867000000000001</c:v>
                </c:pt>
                <c:pt idx="291">
                  <c:v>21.843</c:v>
                </c:pt>
                <c:pt idx="292">
                  <c:v>21.843</c:v>
                </c:pt>
                <c:pt idx="293">
                  <c:v>21.843</c:v>
                </c:pt>
                <c:pt idx="294">
                  <c:v>21.843</c:v>
                </c:pt>
                <c:pt idx="295">
                  <c:v>21.843</c:v>
                </c:pt>
                <c:pt idx="296">
                  <c:v>21.818999999999999</c:v>
                </c:pt>
                <c:pt idx="297">
                  <c:v>21.818999999999999</c:v>
                </c:pt>
                <c:pt idx="298">
                  <c:v>21.818999999999999</c:v>
                </c:pt>
                <c:pt idx="299">
                  <c:v>21.795000000000002</c:v>
                </c:pt>
                <c:pt idx="300">
                  <c:v>21.771999999999998</c:v>
                </c:pt>
                <c:pt idx="301">
                  <c:v>21.748000000000001</c:v>
                </c:pt>
                <c:pt idx="302">
                  <c:v>21.748000000000001</c:v>
                </c:pt>
                <c:pt idx="303">
                  <c:v>21.748000000000001</c:v>
                </c:pt>
                <c:pt idx="304">
                  <c:v>21.771999999999998</c:v>
                </c:pt>
                <c:pt idx="305">
                  <c:v>21.867000000000001</c:v>
                </c:pt>
                <c:pt idx="306">
                  <c:v>21.963000000000001</c:v>
                </c:pt>
                <c:pt idx="307">
                  <c:v>22.082000000000001</c:v>
                </c:pt>
                <c:pt idx="308">
                  <c:v>22.225999999999999</c:v>
                </c:pt>
                <c:pt idx="309">
                  <c:v>22.369</c:v>
                </c:pt>
                <c:pt idx="310">
                  <c:v>22.465</c:v>
                </c:pt>
                <c:pt idx="311">
                  <c:v>22.632999999999999</c:v>
                </c:pt>
                <c:pt idx="312">
                  <c:v>22.704999999999998</c:v>
                </c:pt>
                <c:pt idx="313">
                  <c:v>22.776</c:v>
                </c:pt>
                <c:pt idx="314">
                  <c:v>22.8</c:v>
                </c:pt>
                <c:pt idx="315">
                  <c:v>22.776</c:v>
                </c:pt>
                <c:pt idx="316">
                  <c:v>22.753</c:v>
                </c:pt>
                <c:pt idx="317">
                  <c:v>22.8</c:v>
                </c:pt>
                <c:pt idx="318">
                  <c:v>22.776</c:v>
                </c:pt>
                <c:pt idx="319">
                  <c:v>22.753</c:v>
                </c:pt>
                <c:pt idx="320">
                  <c:v>22.776</c:v>
                </c:pt>
                <c:pt idx="321">
                  <c:v>22.704999999999998</c:v>
                </c:pt>
                <c:pt idx="322">
                  <c:v>22.657</c:v>
                </c:pt>
                <c:pt idx="323">
                  <c:v>22.609000000000002</c:v>
                </c:pt>
                <c:pt idx="324">
                  <c:v>22.465</c:v>
                </c:pt>
                <c:pt idx="325">
                  <c:v>22.344999999999999</c:v>
                </c:pt>
                <c:pt idx="326">
                  <c:v>22.369</c:v>
                </c:pt>
                <c:pt idx="327">
                  <c:v>22.297999999999998</c:v>
                </c:pt>
                <c:pt idx="328">
                  <c:v>22.274000000000001</c:v>
                </c:pt>
                <c:pt idx="329">
                  <c:v>22.25</c:v>
                </c:pt>
                <c:pt idx="330">
                  <c:v>22.202000000000002</c:v>
                </c:pt>
                <c:pt idx="331">
                  <c:v>22.154</c:v>
                </c:pt>
                <c:pt idx="332">
                  <c:v>22.13</c:v>
                </c:pt>
                <c:pt idx="333">
                  <c:v>22.106000000000002</c:v>
                </c:pt>
                <c:pt idx="334">
                  <c:v>22.082000000000001</c:v>
                </c:pt>
                <c:pt idx="335">
                  <c:v>22.058</c:v>
                </c:pt>
              </c:numCache>
            </c:numRef>
          </c:val>
          <c:smooth val="0"/>
          <c:extLst>
            <c:ext xmlns:c16="http://schemas.microsoft.com/office/drawing/2014/chart" uri="{C3380CC4-5D6E-409C-BE32-E72D297353CC}">
              <c16:uniqueId val="{00000003-45A8-4715-81ED-A3E34AEA26FE}"/>
            </c:ext>
          </c:extLst>
        </c:ser>
        <c:ser>
          <c:idx val="4"/>
          <c:order val="4"/>
          <c:tx>
            <c:strRef>
              <c:f>'All sp'!$E$1</c:f>
              <c:strCache>
                <c:ptCount val="1"/>
                <c:pt idx="0">
                  <c:v>External (SERF)</c:v>
                </c:pt>
              </c:strCache>
            </c:strRef>
          </c:tx>
          <c:spPr>
            <a:ln w="28575" cap="rnd">
              <a:solidFill>
                <a:schemeClr val="accent1">
                  <a:lumMod val="50000"/>
                </a:schemeClr>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sp'!$E$2:$E$337</c:f>
              <c:numCache>
                <c:formatCode>General</c:formatCode>
                <c:ptCount val="336"/>
                <c:pt idx="0">
                  <c:v>18.148769999999999</c:v>
                </c:pt>
                <c:pt idx="1">
                  <c:v>18.040679999999998</c:v>
                </c:pt>
                <c:pt idx="2">
                  <c:v>18.045120000000001</c:v>
                </c:pt>
                <c:pt idx="3">
                  <c:v>17.967030000000001</c:v>
                </c:pt>
                <c:pt idx="4">
                  <c:v>17.803650000000001</c:v>
                </c:pt>
                <c:pt idx="5">
                  <c:v>17.69333</c:v>
                </c:pt>
                <c:pt idx="6">
                  <c:v>17.4724</c:v>
                </c:pt>
                <c:pt idx="7">
                  <c:v>17.177569999999999</c:v>
                </c:pt>
                <c:pt idx="8">
                  <c:v>16.916260000000001</c:v>
                </c:pt>
                <c:pt idx="9">
                  <c:v>16.98968</c:v>
                </c:pt>
                <c:pt idx="10">
                  <c:v>17.099789999999999</c:v>
                </c:pt>
                <c:pt idx="11">
                  <c:v>17.357500000000002</c:v>
                </c:pt>
                <c:pt idx="12">
                  <c:v>17.840499999999999</c:v>
                </c:pt>
                <c:pt idx="13">
                  <c:v>18.57582</c:v>
                </c:pt>
                <c:pt idx="14">
                  <c:v>19.107489999999999</c:v>
                </c:pt>
                <c:pt idx="15">
                  <c:v>19.767209999999999</c:v>
                </c:pt>
                <c:pt idx="16">
                  <c:v>20.77131</c:v>
                </c:pt>
                <c:pt idx="17">
                  <c:v>22.445740000000001</c:v>
                </c:pt>
                <c:pt idx="18">
                  <c:v>23.535419999999998</c:v>
                </c:pt>
                <c:pt idx="19">
                  <c:v>23.657409999999999</c:v>
                </c:pt>
                <c:pt idx="20">
                  <c:v>23.780840000000001</c:v>
                </c:pt>
                <c:pt idx="21">
                  <c:v>24.42051</c:v>
                </c:pt>
                <c:pt idx="22">
                  <c:v>25.410250000000001</c:v>
                </c:pt>
                <c:pt idx="23">
                  <c:v>26.256119999999999</c:v>
                </c:pt>
                <c:pt idx="24">
                  <c:v>25.97043</c:v>
                </c:pt>
                <c:pt idx="25">
                  <c:v>26.340689999999999</c:v>
                </c:pt>
                <c:pt idx="26">
                  <c:v>25.888400000000001</c:v>
                </c:pt>
                <c:pt idx="27">
                  <c:v>26.705629999999999</c:v>
                </c:pt>
                <c:pt idx="28">
                  <c:v>26.541149999999998</c:v>
                </c:pt>
                <c:pt idx="29">
                  <c:v>26.997969999999999</c:v>
                </c:pt>
                <c:pt idx="30">
                  <c:v>26.183949999999999</c:v>
                </c:pt>
                <c:pt idx="31">
                  <c:v>26.224360000000001</c:v>
                </c:pt>
                <c:pt idx="32">
                  <c:v>26.79298</c:v>
                </c:pt>
                <c:pt idx="33">
                  <c:v>26.15634</c:v>
                </c:pt>
                <c:pt idx="34">
                  <c:v>25.559930000000001</c:v>
                </c:pt>
                <c:pt idx="35">
                  <c:v>24.813400000000001</c:v>
                </c:pt>
                <c:pt idx="36">
                  <c:v>24.089700000000001</c:v>
                </c:pt>
                <c:pt idx="37">
                  <c:v>23.323429999999998</c:v>
                </c:pt>
                <c:pt idx="38">
                  <c:v>22.709309999999999</c:v>
                </c:pt>
                <c:pt idx="39">
                  <c:v>22.050280000000001</c:v>
                </c:pt>
                <c:pt idx="40">
                  <c:v>21.345269999999999</c:v>
                </c:pt>
                <c:pt idx="41">
                  <c:v>20.740760000000002</c:v>
                </c:pt>
                <c:pt idx="42">
                  <c:v>20.178159999999998</c:v>
                </c:pt>
                <c:pt idx="43">
                  <c:v>19.70468</c:v>
                </c:pt>
                <c:pt idx="44">
                  <c:v>19.29992</c:v>
                </c:pt>
                <c:pt idx="45">
                  <c:v>19.016279999999998</c:v>
                </c:pt>
                <c:pt idx="46">
                  <c:v>18.75</c:v>
                </c:pt>
                <c:pt idx="47">
                  <c:v>18.638179999999998</c:v>
                </c:pt>
                <c:pt idx="48">
                  <c:v>18.446899999999999</c:v>
                </c:pt>
                <c:pt idx="49">
                  <c:v>18.15363</c:v>
                </c:pt>
                <c:pt idx="50">
                  <c:v>17.963509999999999</c:v>
                </c:pt>
                <c:pt idx="51">
                  <c:v>17.900880000000001</c:v>
                </c:pt>
                <c:pt idx="52">
                  <c:v>17.62623</c:v>
                </c:pt>
                <c:pt idx="53">
                  <c:v>17.420079999999999</c:v>
                </c:pt>
                <c:pt idx="54">
                  <c:v>17.18695</c:v>
                </c:pt>
                <c:pt idx="55">
                  <c:v>16.926950000000001</c:v>
                </c:pt>
                <c:pt idx="56">
                  <c:v>16.701840000000001</c:v>
                </c:pt>
                <c:pt idx="57">
                  <c:v>16.51549</c:v>
                </c:pt>
                <c:pt idx="58">
                  <c:v>16.385819999999999</c:v>
                </c:pt>
                <c:pt idx="59">
                  <c:v>16.152139999999999</c:v>
                </c:pt>
                <c:pt idx="60">
                  <c:v>15.94833</c:v>
                </c:pt>
                <c:pt idx="61">
                  <c:v>15.969709999999999</c:v>
                </c:pt>
                <c:pt idx="62">
                  <c:v>16.816420000000001</c:v>
                </c:pt>
                <c:pt idx="63">
                  <c:v>18.39546</c:v>
                </c:pt>
                <c:pt idx="64">
                  <c:v>20.270949999999999</c:v>
                </c:pt>
                <c:pt idx="65">
                  <c:v>22.324449999999999</c:v>
                </c:pt>
                <c:pt idx="66">
                  <c:v>23.980910000000002</c:v>
                </c:pt>
                <c:pt idx="67">
                  <c:v>24.811869999999999</c:v>
                </c:pt>
                <c:pt idx="68">
                  <c:v>25.630220000000001</c:v>
                </c:pt>
                <c:pt idx="69">
                  <c:v>25.99887</c:v>
                </c:pt>
                <c:pt idx="70">
                  <c:v>26.202750000000002</c:v>
                </c:pt>
                <c:pt idx="71">
                  <c:v>27.379359999999998</c:v>
                </c:pt>
                <c:pt idx="72">
                  <c:v>27.858560000000001</c:v>
                </c:pt>
                <c:pt idx="73">
                  <c:v>27.886140000000001</c:v>
                </c:pt>
                <c:pt idx="74">
                  <c:v>28.301570000000002</c:v>
                </c:pt>
                <c:pt idx="75">
                  <c:v>28.47813</c:v>
                </c:pt>
                <c:pt idx="76">
                  <c:v>27.962160000000001</c:v>
                </c:pt>
                <c:pt idx="77">
                  <c:v>27.32901</c:v>
                </c:pt>
                <c:pt idx="78">
                  <c:v>27.844799999999999</c:v>
                </c:pt>
                <c:pt idx="79">
                  <c:v>28.109860000000001</c:v>
                </c:pt>
                <c:pt idx="80">
                  <c:v>27.293420000000001</c:v>
                </c:pt>
                <c:pt idx="81">
                  <c:v>26.869430000000001</c:v>
                </c:pt>
                <c:pt idx="82">
                  <c:v>26.245419999999999</c:v>
                </c:pt>
                <c:pt idx="83">
                  <c:v>25.394120000000001</c:v>
                </c:pt>
                <c:pt idx="84">
                  <c:v>24.598389999999998</c:v>
                </c:pt>
                <c:pt idx="85">
                  <c:v>23.486129999999999</c:v>
                </c:pt>
                <c:pt idx="86">
                  <c:v>22.58832</c:v>
                </c:pt>
                <c:pt idx="87">
                  <c:v>21.88298</c:v>
                </c:pt>
                <c:pt idx="88">
                  <c:v>21.214939999999999</c:v>
                </c:pt>
                <c:pt idx="89">
                  <c:v>20.797070000000001</c:v>
                </c:pt>
                <c:pt idx="90">
                  <c:v>20.46378</c:v>
                </c:pt>
                <c:pt idx="91">
                  <c:v>20.006640000000001</c:v>
                </c:pt>
                <c:pt idx="92">
                  <c:v>19.817170000000001</c:v>
                </c:pt>
                <c:pt idx="93">
                  <c:v>19.66564</c:v>
                </c:pt>
                <c:pt idx="94">
                  <c:v>19.44172</c:v>
                </c:pt>
                <c:pt idx="95">
                  <c:v>19.114139999999999</c:v>
                </c:pt>
                <c:pt idx="96">
                  <c:v>19.03622</c:v>
                </c:pt>
                <c:pt idx="97">
                  <c:v>18.775839999999999</c:v>
                </c:pt>
                <c:pt idx="98">
                  <c:v>18.624079999999999</c:v>
                </c:pt>
                <c:pt idx="99">
                  <c:v>18.418500000000002</c:v>
                </c:pt>
                <c:pt idx="100">
                  <c:v>18.271650000000001</c:v>
                </c:pt>
                <c:pt idx="101">
                  <c:v>18.035530000000001</c:v>
                </c:pt>
                <c:pt idx="102">
                  <c:v>17.883369999999999</c:v>
                </c:pt>
                <c:pt idx="103">
                  <c:v>17.792480000000001</c:v>
                </c:pt>
                <c:pt idx="104">
                  <c:v>17.79813</c:v>
                </c:pt>
                <c:pt idx="105">
                  <c:v>17.659020000000002</c:v>
                </c:pt>
                <c:pt idx="106">
                  <c:v>17.643080000000001</c:v>
                </c:pt>
                <c:pt idx="107">
                  <c:v>17.471450000000001</c:v>
                </c:pt>
                <c:pt idx="108">
                  <c:v>17.318639999999998</c:v>
                </c:pt>
                <c:pt idx="109">
                  <c:v>17.273959999999999</c:v>
                </c:pt>
                <c:pt idx="110">
                  <c:v>17.935120000000001</c:v>
                </c:pt>
                <c:pt idx="111">
                  <c:v>19.843319999999999</c:v>
                </c:pt>
                <c:pt idx="112">
                  <c:v>21.765599999999999</c:v>
                </c:pt>
                <c:pt idx="113">
                  <c:v>23.0138</c:v>
                </c:pt>
                <c:pt idx="114">
                  <c:v>23.899000000000001</c:v>
                </c:pt>
                <c:pt idx="115">
                  <c:v>24.719889999999999</c:v>
                </c:pt>
                <c:pt idx="116">
                  <c:v>25.98995</c:v>
                </c:pt>
                <c:pt idx="117">
                  <c:v>26.590109999999999</c:v>
                </c:pt>
                <c:pt idx="118">
                  <c:v>26.578099999999999</c:v>
                </c:pt>
                <c:pt idx="119">
                  <c:v>27.961320000000001</c:v>
                </c:pt>
                <c:pt idx="120">
                  <c:v>28.511119999999998</c:v>
                </c:pt>
                <c:pt idx="121">
                  <c:v>28.767320000000002</c:v>
                </c:pt>
                <c:pt idx="122">
                  <c:v>29.110969999999998</c:v>
                </c:pt>
                <c:pt idx="123">
                  <c:v>29.21537</c:v>
                </c:pt>
                <c:pt idx="124">
                  <c:v>28.72279</c:v>
                </c:pt>
                <c:pt idx="125">
                  <c:v>29.200469999999999</c:v>
                </c:pt>
                <c:pt idx="126">
                  <c:v>28.94867</c:v>
                </c:pt>
                <c:pt idx="127">
                  <c:v>29.165980000000001</c:v>
                </c:pt>
                <c:pt idx="128">
                  <c:v>28.636669999999999</c:v>
                </c:pt>
                <c:pt idx="129">
                  <c:v>27.942409999999999</c:v>
                </c:pt>
                <c:pt idx="130">
                  <c:v>27.542580000000001</c:v>
                </c:pt>
                <c:pt idx="131">
                  <c:v>26.821529999999999</c:v>
                </c:pt>
                <c:pt idx="132">
                  <c:v>25.80969</c:v>
                </c:pt>
                <c:pt idx="133">
                  <c:v>24.61514</c:v>
                </c:pt>
                <c:pt idx="134">
                  <c:v>24.730640000000001</c:v>
                </c:pt>
                <c:pt idx="135">
                  <c:v>24.648620000000001</c:v>
                </c:pt>
                <c:pt idx="136">
                  <c:v>24.10529</c:v>
                </c:pt>
                <c:pt idx="137">
                  <c:v>24.551459999999999</c:v>
                </c:pt>
                <c:pt idx="138">
                  <c:v>24.52308</c:v>
                </c:pt>
                <c:pt idx="139">
                  <c:v>23.994039999999998</c:v>
                </c:pt>
                <c:pt idx="140">
                  <c:v>23.481929999999998</c:v>
                </c:pt>
                <c:pt idx="141">
                  <c:v>22.702960000000001</c:v>
                </c:pt>
                <c:pt idx="142">
                  <c:v>21.55273</c:v>
                </c:pt>
                <c:pt idx="143">
                  <c:v>20.657309999999999</c:v>
                </c:pt>
                <c:pt idx="144">
                  <c:v>19.984249999999999</c:v>
                </c:pt>
                <c:pt idx="145">
                  <c:v>19.809550000000002</c:v>
                </c:pt>
                <c:pt idx="146">
                  <c:v>19.397480000000002</c:v>
                </c:pt>
                <c:pt idx="147">
                  <c:v>19.053999999999998</c:v>
                </c:pt>
                <c:pt idx="148">
                  <c:v>18.924659999999999</c:v>
                </c:pt>
                <c:pt idx="149">
                  <c:v>18.86581</c:v>
                </c:pt>
                <c:pt idx="150">
                  <c:v>18.540430000000001</c:v>
                </c:pt>
                <c:pt idx="151">
                  <c:v>18.150069999999999</c:v>
                </c:pt>
                <c:pt idx="152">
                  <c:v>17.879159999999999</c:v>
                </c:pt>
                <c:pt idx="153">
                  <c:v>17.558029999999999</c:v>
                </c:pt>
                <c:pt idx="154">
                  <c:v>17.292919999999999</c:v>
                </c:pt>
                <c:pt idx="155">
                  <c:v>17.10472</c:v>
                </c:pt>
                <c:pt idx="156">
                  <c:v>16.784199999999998</c:v>
                </c:pt>
                <c:pt idx="157">
                  <c:v>16.7592</c:v>
                </c:pt>
                <c:pt idx="158">
                  <c:v>17.231680000000001</c:v>
                </c:pt>
                <c:pt idx="159">
                  <c:v>18.958400000000001</c:v>
                </c:pt>
                <c:pt idx="160">
                  <c:v>21.215319999999998</c:v>
                </c:pt>
                <c:pt idx="161">
                  <c:v>24.327290000000001</c:v>
                </c:pt>
                <c:pt idx="162">
                  <c:v>25.116820000000001</c:v>
                </c:pt>
                <c:pt idx="163">
                  <c:v>25.72091</c:v>
                </c:pt>
                <c:pt idx="164">
                  <c:v>26.015339999999998</c:v>
                </c:pt>
                <c:pt idx="165">
                  <c:v>26.30283</c:v>
                </c:pt>
                <c:pt idx="166">
                  <c:v>27.233879999999999</c:v>
                </c:pt>
                <c:pt idx="167">
                  <c:v>27.197420000000001</c:v>
                </c:pt>
                <c:pt idx="168">
                  <c:v>27.752269999999999</c:v>
                </c:pt>
                <c:pt idx="169">
                  <c:v>28.248339999999999</c:v>
                </c:pt>
                <c:pt idx="170">
                  <c:v>28.205089999999998</c:v>
                </c:pt>
                <c:pt idx="171">
                  <c:v>28.441040000000001</c:v>
                </c:pt>
                <c:pt idx="172">
                  <c:v>27.625450000000001</c:v>
                </c:pt>
                <c:pt idx="173">
                  <c:v>28.199000000000002</c:v>
                </c:pt>
                <c:pt idx="174">
                  <c:v>27.55434</c:v>
                </c:pt>
                <c:pt idx="175">
                  <c:v>28.14528</c:v>
                </c:pt>
                <c:pt idx="176">
                  <c:v>28.055050000000001</c:v>
                </c:pt>
                <c:pt idx="177">
                  <c:v>26.970089999999999</c:v>
                </c:pt>
                <c:pt idx="178">
                  <c:v>26.454619999999998</c:v>
                </c:pt>
                <c:pt idx="179">
                  <c:v>25.51219</c:v>
                </c:pt>
                <c:pt idx="180">
                  <c:v>24.7072</c:v>
                </c:pt>
                <c:pt idx="181">
                  <c:v>23.94979</c:v>
                </c:pt>
                <c:pt idx="182">
                  <c:v>23.60116</c:v>
                </c:pt>
                <c:pt idx="183">
                  <c:v>22.760560000000002</c:v>
                </c:pt>
                <c:pt idx="184">
                  <c:v>21.062550000000002</c:v>
                </c:pt>
                <c:pt idx="185">
                  <c:v>20.122</c:v>
                </c:pt>
                <c:pt idx="186">
                  <c:v>19.793690000000002</c:v>
                </c:pt>
                <c:pt idx="187">
                  <c:v>19.393049999999999</c:v>
                </c:pt>
                <c:pt idx="188">
                  <c:v>19.047149999999998</c:v>
                </c:pt>
                <c:pt idx="189">
                  <c:v>18.758209999999998</c:v>
                </c:pt>
                <c:pt idx="190">
                  <c:v>18.391249999999999</c:v>
                </c:pt>
                <c:pt idx="191">
                  <c:v>18.093789999999998</c:v>
                </c:pt>
                <c:pt idx="192">
                  <c:v>18.096450000000001</c:v>
                </c:pt>
                <c:pt idx="193">
                  <c:v>17.971</c:v>
                </c:pt>
                <c:pt idx="194">
                  <c:v>17.833909999999999</c:v>
                </c:pt>
                <c:pt idx="195">
                  <c:v>17.64526</c:v>
                </c:pt>
                <c:pt idx="196">
                  <c:v>17.394549999999999</c:v>
                </c:pt>
                <c:pt idx="197">
                  <c:v>17.351279999999999</c:v>
                </c:pt>
                <c:pt idx="198">
                  <c:v>17.18638</c:v>
                </c:pt>
                <c:pt idx="199">
                  <c:v>17.307169999999999</c:v>
                </c:pt>
                <c:pt idx="200">
                  <c:v>17.322790000000001</c:v>
                </c:pt>
                <c:pt idx="201">
                  <c:v>17.438269999999999</c:v>
                </c:pt>
                <c:pt idx="202">
                  <c:v>17.464639999999999</c:v>
                </c:pt>
                <c:pt idx="203">
                  <c:v>17.546849999999999</c:v>
                </c:pt>
                <c:pt idx="204">
                  <c:v>17.485309999999998</c:v>
                </c:pt>
                <c:pt idx="205">
                  <c:v>17.289619999999999</c:v>
                </c:pt>
                <c:pt idx="206">
                  <c:v>17.504919999999998</c:v>
                </c:pt>
                <c:pt idx="207">
                  <c:v>19.311039999999998</c:v>
                </c:pt>
                <c:pt idx="208">
                  <c:v>21.58428</c:v>
                </c:pt>
                <c:pt idx="209">
                  <c:v>24.091989999999999</c:v>
                </c:pt>
                <c:pt idx="210">
                  <c:v>24.966470000000001</c:v>
                </c:pt>
                <c:pt idx="211">
                  <c:v>25.324159999999999</c:v>
                </c:pt>
                <c:pt idx="212">
                  <c:v>26.24315</c:v>
                </c:pt>
                <c:pt idx="213">
                  <c:v>26.79083</c:v>
                </c:pt>
                <c:pt idx="214">
                  <c:v>27.150569999999998</c:v>
                </c:pt>
                <c:pt idx="215">
                  <c:v>26.32836</c:v>
                </c:pt>
                <c:pt idx="216">
                  <c:v>27.476800000000001</c:v>
                </c:pt>
                <c:pt idx="217">
                  <c:v>28.029150000000001</c:v>
                </c:pt>
                <c:pt idx="218">
                  <c:v>27.512530000000002</c:v>
                </c:pt>
                <c:pt idx="219">
                  <c:v>26.904610000000002</c:v>
                </c:pt>
                <c:pt idx="220">
                  <c:v>27.237390000000001</c:v>
                </c:pt>
                <c:pt idx="221">
                  <c:v>27.19735</c:v>
                </c:pt>
                <c:pt idx="222">
                  <c:v>27.388529999999999</c:v>
                </c:pt>
                <c:pt idx="223">
                  <c:v>26.88522</c:v>
                </c:pt>
                <c:pt idx="224">
                  <c:v>26.88991</c:v>
                </c:pt>
                <c:pt idx="225">
                  <c:v>26.169540000000001</c:v>
                </c:pt>
                <c:pt idx="226">
                  <c:v>25.68317</c:v>
                </c:pt>
                <c:pt idx="227">
                  <c:v>24.956209999999999</c:v>
                </c:pt>
                <c:pt idx="228">
                  <c:v>23.774979999999999</c:v>
                </c:pt>
                <c:pt idx="229">
                  <c:v>22.41581</c:v>
                </c:pt>
                <c:pt idx="230">
                  <c:v>21.458929999999999</c:v>
                </c:pt>
                <c:pt idx="231">
                  <c:v>20.67118</c:v>
                </c:pt>
                <c:pt idx="232">
                  <c:v>20.269349999999999</c:v>
                </c:pt>
                <c:pt idx="233">
                  <c:v>19.801469999999998</c:v>
                </c:pt>
                <c:pt idx="234">
                  <c:v>19.502510000000001</c:v>
                </c:pt>
                <c:pt idx="235">
                  <c:v>19.200900000000001</c:v>
                </c:pt>
                <c:pt idx="236">
                  <c:v>19.254149999999999</c:v>
                </c:pt>
                <c:pt idx="237">
                  <c:v>19.645679999999999</c:v>
                </c:pt>
                <c:pt idx="238">
                  <c:v>19.439599999999999</c:v>
                </c:pt>
                <c:pt idx="239">
                  <c:v>19.183119999999999</c:v>
                </c:pt>
                <c:pt idx="240">
                  <c:v>19.42746</c:v>
                </c:pt>
                <c:pt idx="241">
                  <c:v>19.177209999999999</c:v>
                </c:pt>
                <c:pt idx="242">
                  <c:v>18.788550000000001</c:v>
                </c:pt>
                <c:pt idx="243">
                  <c:v>18.563189999999999</c:v>
                </c:pt>
                <c:pt idx="244">
                  <c:v>18.256039999999999</c:v>
                </c:pt>
                <c:pt idx="245">
                  <c:v>18.03471</c:v>
                </c:pt>
                <c:pt idx="246">
                  <c:v>17.889779999999998</c:v>
                </c:pt>
                <c:pt idx="247">
                  <c:v>17.673780000000001</c:v>
                </c:pt>
                <c:pt idx="248">
                  <c:v>17.473269999999999</c:v>
                </c:pt>
                <c:pt idx="249">
                  <c:v>17.225680000000001</c:v>
                </c:pt>
                <c:pt idx="250">
                  <c:v>17.007069999999999</c:v>
                </c:pt>
                <c:pt idx="251">
                  <c:v>16.9072</c:v>
                </c:pt>
                <c:pt idx="252">
                  <c:v>17.111599999999999</c:v>
                </c:pt>
                <c:pt idx="253">
                  <c:v>17.21416</c:v>
                </c:pt>
                <c:pt idx="254">
                  <c:v>17.651399999999999</c:v>
                </c:pt>
                <c:pt idx="255">
                  <c:v>19.158429999999999</c:v>
                </c:pt>
                <c:pt idx="256">
                  <c:v>20.60491</c:v>
                </c:pt>
                <c:pt idx="257">
                  <c:v>22.934670000000001</c:v>
                </c:pt>
                <c:pt idx="258">
                  <c:v>24.65775</c:v>
                </c:pt>
                <c:pt idx="259">
                  <c:v>25.279640000000001</c:v>
                </c:pt>
                <c:pt idx="260">
                  <c:v>26.158560000000001</c:v>
                </c:pt>
                <c:pt idx="261">
                  <c:v>26.904699999999998</c:v>
                </c:pt>
                <c:pt idx="262">
                  <c:v>27.383459999999999</c:v>
                </c:pt>
                <c:pt idx="263">
                  <c:v>27.741679999999999</c:v>
                </c:pt>
                <c:pt idx="264">
                  <c:v>28.261510000000001</c:v>
                </c:pt>
                <c:pt idx="265">
                  <c:v>28.393899999999999</c:v>
                </c:pt>
                <c:pt idx="266">
                  <c:v>28.747319999999998</c:v>
                </c:pt>
                <c:pt idx="267">
                  <c:v>28.95654</c:v>
                </c:pt>
                <c:pt idx="268">
                  <c:v>29.155159999999999</c:v>
                </c:pt>
                <c:pt idx="269">
                  <c:v>29.19068</c:v>
                </c:pt>
                <c:pt idx="270">
                  <c:v>29.18017</c:v>
                </c:pt>
                <c:pt idx="271">
                  <c:v>28.773990000000001</c:v>
                </c:pt>
                <c:pt idx="272">
                  <c:v>27.95898</c:v>
                </c:pt>
                <c:pt idx="273">
                  <c:v>27.318490000000001</c:v>
                </c:pt>
                <c:pt idx="274">
                  <c:v>26.960129999999999</c:v>
                </c:pt>
                <c:pt idx="275">
                  <c:v>26.152570000000001</c:v>
                </c:pt>
                <c:pt idx="276">
                  <c:v>25.426839999999999</c:v>
                </c:pt>
                <c:pt idx="277">
                  <c:v>24.48489</c:v>
                </c:pt>
                <c:pt idx="278">
                  <c:v>23.457360000000001</c:v>
                </c:pt>
                <c:pt idx="279">
                  <c:v>23.046340000000001</c:v>
                </c:pt>
                <c:pt idx="280">
                  <c:v>22.725719999999999</c:v>
                </c:pt>
                <c:pt idx="281">
                  <c:v>22.239599999999999</c:v>
                </c:pt>
                <c:pt idx="282">
                  <c:v>22.685320000000001</c:v>
                </c:pt>
                <c:pt idx="283">
                  <c:v>22.984010000000001</c:v>
                </c:pt>
                <c:pt idx="284">
                  <c:v>22.849160000000001</c:v>
                </c:pt>
                <c:pt idx="285">
                  <c:v>22.784369999999999</c:v>
                </c:pt>
                <c:pt idx="286">
                  <c:v>22.439699999999998</c:v>
                </c:pt>
                <c:pt idx="287">
                  <c:v>21.793019999999999</c:v>
                </c:pt>
                <c:pt idx="288">
                  <c:v>21.353529999999999</c:v>
                </c:pt>
                <c:pt idx="289">
                  <c:v>21.034199999999998</c:v>
                </c:pt>
                <c:pt idx="290">
                  <c:v>20.92343</c:v>
                </c:pt>
                <c:pt idx="291">
                  <c:v>20.901869999999999</c:v>
                </c:pt>
                <c:pt idx="292">
                  <c:v>20.587579999999999</c:v>
                </c:pt>
                <c:pt idx="293">
                  <c:v>20.655329999999999</c:v>
                </c:pt>
                <c:pt idx="294">
                  <c:v>20.867699999999999</c:v>
                </c:pt>
                <c:pt idx="295">
                  <c:v>20.894120000000001</c:v>
                </c:pt>
                <c:pt idx="296">
                  <c:v>20.81579</c:v>
                </c:pt>
                <c:pt idx="297">
                  <c:v>20.605350000000001</c:v>
                </c:pt>
                <c:pt idx="298">
                  <c:v>20.242840000000001</c:v>
                </c:pt>
                <c:pt idx="299">
                  <c:v>19.959250000000001</c:v>
                </c:pt>
                <c:pt idx="300">
                  <c:v>19.702179999999998</c:v>
                </c:pt>
                <c:pt idx="301">
                  <c:v>19.376550000000002</c:v>
                </c:pt>
                <c:pt idx="302">
                  <c:v>19.548670000000001</c:v>
                </c:pt>
                <c:pt idx="303">
                  <c:v>20.92257</c:v>
                </c:pt>
                <c:pt idx="304">
                  <c:v>22.143270000000001</c:v>
                </c:pt>
                <c:pt idx="305">
                  <c:v>25.05274</c:v>
                </c:pt>
                <c:pt idx="306">
                  <c:v>25.465859999999999</c:v>
                </c:pt>
                <c:pt idx="307">
                  <c:v>26.36299</c:v>
                </c:pt>
                <c:pt idx="308">
                  <c:v>27.354880000000001</c:v>
                </c:pt>
                <c:pt idx="309">
                  <c:v>27.754249999999999</c:v>
                </c:pt>
                <c:pt idx="310">
                  <c:v>28.06955</c:v>
                </c:pt>
                <c:pt idx="311">
                  <c:v>28.406120000000001</c:v>
                </c:pt>
                <c:pt idx="312">
                  <c:v>28.684239999999999</c:v>
                </c:pt>
                <c:pt idx="313">
                  <c:v>28.814440000000001</c:v>
                </c:pt>
                <c:pt idx="314">
                  <c:v>29.02655</c:v>
                </c:pt>
                <c:pt idx="315">
                  <c:v>28.698329999999999</c:v>
                </c:pt>
                <c:pt idx="316">
                  <c:v>28.406580000000002</c:v>
                </c:pt>
                <c:pt idx="317">
                  <c:v>27.732970000000002</c:v>
                </c:pt>
                <c:pt idx="318">
                  <c:v>27.301870000000001</c:v>
                </c:pt>
                <c:pt idx="319">
                  <c:v>27.156379999999999</c:v>
                </c:pt>
                <c:pt idx="320">
                  <c:v>27.700369999999999</c:v>
                </c:pt>
                <c:pt idx="321">
                  <c:v>27.324339999999999</c:v>
                </c:pt>
                <c:pt idx="322">
                  <c:v>26.39472</c:v>
                </c:pt>
                <c:pt idx="323">
                  <c:v>25.794969999999999</c:v>
                </c:pt>
                <c:pt idx="324">
                  <c:v>25.083400000000001</c:v>
                </c:pt>
                <c:pt idx="325">
                  <c:v>24.368510000000001</c:v>
                </c:pt>
                <c:pt idx="326">
                  <c:v>23.878499999999999</c:v>
                </c:pt>
                <c:pt idx="327">
                  <c:v>23.70018</c:v>
                </c:pt>
                <c:pt idx="328">
                  <c:v>23.39715</c:v>
                </c:pt>
                <c:pt idx="329">
                  <c:v>22.45983</c:v>
                </c:pt>
                <c:pt idx="330">
                  <c:v>22.085149999999999</c:v>
                </c:pt>
                <c:pt idx="331">
                  <c:v>21.8215</c:v>
                </c:pt>
                <c:pt idx="332">
                  <c:v>21.28857</c:v>
                </c:pt>
                <c:pt idx="333">
                  <c:v>20.844270000000002</c:v>
                </c:pt>
                <c:pt idx="334">
                  <c:v>20.578230000000001</c:v>
                </c:pt>
                <c:pt idx="335">
                  <c:v>20.52439</c:v>
                </c:pt>
              </c:numCache>
            </c:numRef>
          </c:val>
          <c:smooth val="0"/>
          <c:extLst>
            <c:ext xmlns:c16="http://schemas.microsoft.com/office/drawing/2014/chart" uri="{C3380CC4-5D6E-409C-BE32-E72D297353CC}">
              <c16:uniqueId val="{00000004-45A8-4715-81ED-A3E34AEA26FE}"/>
            </c:ext>
          </c:extLst>
        </c:ser>
        <c:dLbls>
          <c:showLegendKey val="0"/>
          <c:showVal val="0"/>
          <c:showCatName val="0"/>
          <c:showSerName val="0"/>
          <c:showPercent val="0"/>
          <c:showBubbleSize val="0"/>
        </c:dLbls>
        <c:marker val="1"/>
        <c:smooth val="0"/>
        <c:axId val="781589103"/>
        <c:axId val="555600479"/>
      </c:lineChart>
      <c:catAx>
        <c:axId val="7815891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and Day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600479"/>
        <c:crosses val="autoZero"/>
        <c:auto val="1"/>
        <c:lblAlgn val="ctr"/>
        <c:lblOffset val="100"/>
        <c:noMultiLvlLbl val="0"/>
      </c:catAx>
      <c:valAx>
        <c:axId val="555600479"/>
        <c:scaling>
          <c:orientation val="minMax"/>
          <c:max val="30"/>
          <c:min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(oC)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58910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areaChart>
        <c:grouping val="standard"/>
        <c:varyColors val="0"/>
        <c:ser>
          <c:idx val="3"/>
          <c:order val="3"/>
          <c:tx>
            <c:strRef>
              <c:f>'All sp'!$O$1</c:f>
              <c:strCache>
                <c:ptCount val="1"/>
                <c:pt idx="0">
                  <c:v>Night</c:v>
                </c:pt>
              </c:strCache>
            </c:strRef>
          </c:tx>
          <c:spPr>
            <a:pattFill prst="wdDnDiag">
              <a:fgClr>
                <a:schemeClr val="accent3">
                  <a:lumMod val="60000"/>
                  <a:lumOff val="40000"/>
                </a:schemeClr>
              </a:fgClr>
              <a:bgClr>
                <a:schemeClr val="bg1"/>
              </a:bgClr>
            </a:pattFill>
            <a:ln>
              <a:noFill/>
            </a:ln>
            <a:effectLst/>
          </c:spPr>
          <c:val>
            <c:numRef>
              <c:f>'All sp'!$O$2:$O$337</c:f>
              <c:numCache>
                <c:formatCode>General</c:formatCode>
                <c:ptCount val="336"/>
                <c:pt idx="0">
                  <c:v>30</c:v>
                </c:pt>
                <c:pt idx="1">
                  <c:v>30</c:v>
                </c:pt>
                <c:pt idx="2">
                  <c:v>30</c:v>
                </c:pt>
                <c:pt idx="3">
                  <c:v>30</c:v>
                </c:pt>
                <c:pt idx="4">
                  <c:v>30</c:v>
                </c:pt>
                <c:pt idx="5">
                  <c:v>30</c:v>
                </c:pt>
                <c:pt idx="6">
                  <c:v>30</c:v>
                </c:pt>
                <c:pt idx="7">
                  <c:v>30</c:v>
                </c:pt>
                <c:pt idx="8">
                  <c:v>30</c:v>
                </c:pt>
                <c:pt idx="9">
                  <c:v>30</c:v>
                </c:pt>
                <c:pt idx="10">
                  <c:v>30</c:v>
                </c:pt>
                <c:pt idx="11">
                  <c:v>30</c:v>
                </c:pt>
                <c:pt idx="12">
                  <c:v>30</c:v>
                </c:pt>
                <c:pt idx="34">
                  <c:v>30</c:v>
                </c:pt>
                <c:pt idx="35">
                  <c:v>30</c:v>
                </c:pt>
                <c:pt idx="36">
                  <c:v>30</c:v>
                </c:pt>
                <c:pt idx="37">
                  <c:v>30</c:v>
                </c:pt>
                <c:pt idx="38">
                  <c:v>30</c:v>
                </c:pt>
                <c:pt idx="39">
                  <c:v>30</c:v>
                </c:pt>
                <c:pt idx="40">
                  <c:v>30</c:v>
                </c:pt>
                <c:pt idx="41">
                  <c:v>30</c:v>
                </c:pt>
                <c:pt idx="42">
                  <c:v>30</c:v>
                </c:pt>
                <c:pt idx="43">
                  <c:v>30</c:v>
                </c:pt>
                <c:pt idx="44">
                  <c:v>30</c:v>
                </c:pt>
                <c:pt idx="45">
                  <c:v>30</c:v>
                </c:pt>
                <c:pt idx="46">
                  <c:v>30</c:v>
                </c:pt>
                <c:pt idx="47">
                  <c:v>30</c:v>
                </c:pt>
                <c:pt idx="48">
                  <c:v>30</c:v>
                </c:pt>
                <c:pt idx="49">
                  <c:v>30</c:v>
                </c:pt>
                <c:pt idx="50">
                  <c:v>30</c:v>
                </c:pt>
                <c:pt idx="51">
                  <c:v>30</c:v>
                </c:pt>
                <c:pt idx="52">
                  <c:v>30</c:v>
                </c:pt>
                <c:pt idx="53">
                  <c:v>30</c:v>
                </c:pt>
                <c:pt idx="54">
                  <c:v>30</c:v>
                </c:pt>
                <c:pt idx="55">
                  <c:v>30</c:v>
                </c:pt>
                <c:pt idx="56">
                  <c:v>30</c:v>
                </c:pt>
                <c:pt idx="57">
                  <c:v>30</c:v>
                </c:pt>
                <c:pt idx="58">
                  <c:v>30</c:v>
                </c:pt>
                <c:pt idx="59">
                  <c:v>30</c:v>
                </c:pt>
                <c:pt idx="60">
                  <c:v>30</c:v>
                </c:pt>
                <c:pt idx="82">
                  <c:v>30</c:v>
                </c:pt>
                <c:pt idx="83">
                  <c:v>30</c:v>
                </c:pt>
                <c:pt idx="84">
                  <c:v>30</c:v>
                </c:pt>
                <c:pt idx="85">
                  <c:v>30</c:v>
                </c:pt>
                <c:pt idx="86">
                  <c:v>30</c:v>
                </c:pt>
                <c:pt idx="87">
                  <c:v>30</c:v>
                </c:pt>
                <c:pt idx="88">
                  <c:v>30</c:v>
                </c:pt>
                <c:pt idx="89">
                  <c:v>30</c:v>
                </c:pt>
                <c:pt idx="90">
                  <c:v>30</c:v>
                </c:pt>
                <c:pt idx="91">
                  <c:v>30</c:v>
                </c:pt>
                <c:pt idx="92">
                  <c:v>30</c:v>
                </c:pt>
                <c:pt idx="93">
                  <c:v>30</c:v>
                </c:pt>
                <c:pt idx="94">
                  <c:v>30</c:v>
                </c:pt>
                <c:pt idx="95">
                  <c:v>30</c:v>
                </c:pt>
                <c:pt idx="96">
                  <c:v>30</c:v>
                </c:pt>
                <c:pt idx="97">
                  <c:v>30</c:v>
                </c:pt>
                <c:pt idx="98">
                  <c:v>30</c:v>
                </c:pt>
                <c:pt idx="99">
                  <c:v>30</c:v>
                </c:pt>
                <c:pt idx="100">
                  <c:v>30</c:v>
                </c:pt>
                <c:pt idx="101">
                  <c:v>30</c:v>
                </c:pt>
                <c:pt idx="102">
                  <c:v>30</c:v>
                </c:pt>
                <c:pt idx="103">
                  <c:v>30</c:v>
                </c:pt>
                <c:pt idx="104">
                  <c:v>30</c:v>
                </c:pt>
                <c:pt idx="105">
                  <c:v>30</c:v>
                </c:pt>
                <c:pt idx="106">
                  <c:v>30</c:v>
                </c:pt>
                <c:pt idx="107">
                  <c:v>30</c:v>
                </c:pt>
                <c:pt idx="108">
                  <c:v>30</c:v>
                </c:pt>
                <c:pt idx="130">
                  <c:v>30</c:v>
                </c:pt>
                <c:pt idx="131">
                  <c:v>30</c:v>
                </c:pt>
                <c:pt idx="132">
                  <c:v>30</c:v>
                </c:pt>
                <c:pt idx="133">
                  <c:v>30</c:v>
                </c:pt>
                <c:pt idx="134">
                  <c:v>30</c:v>
                </c:pt>
                <c:pt idx="135">
                  <c:v>30</c:v>
                </c:pt>
                <c:pt idx="136">
                  <c:v>30</c:v>
                </c:pt>
                <c:pt idx="137">
                  <c:v>30</c:v>
                </c:pt>
                <c:pt idx="138">
                  <c:v>30</c:v>
                </c:pt>
                <c:pt idx="139">
                  <c:v>30</c:v>
                </c:pt>
                <c:pt idx="140">
                  <c:v>30</c:v>
                </c:pt>
                <c:pt idx="141">
                  <c:v>30</c:v>
                </c:pt>
                <c:pt idx="142">
                  <c:v>30</c:v>
                </c:pt>
                <c:pt idx="143">
                  <c:v>30</c:v>
                </c:pt>
                <c:pt idx="144">
                  <c:v>30</c:v>
                </c:pt>
                <c:pt idx="145">
                  <c:v>30</c:v>
                </c:pt>
                <c:pt idx="146">
                  <c:v>30</c:v>
                </c:pt>
                <c:pt idx="147">
                  <c:v>30</c:v>
                </c:pt>
                <c:pt idx="148">
                  <c:v>30</c:v>
                </c:pt>
                <c:pt idx="149">
                  <c:v>30</c:v>
                </c:pt>
                <c:pt idx="150">
                  <c:v>30</c:v>
                </c:pt>
                <c:pt idx="151">
                  <c:v>30</c:v>
                </c:pt>
                <c:pt idx="152">
                  <c:v>30</c:v>
                </c:pt>
                <c:pt idx="153">
                  <c:v>30</c:v>
                </c:pt>
                <c:pt idx="154">
                  <c:v>30</c:v>
                </c:pt>
                <c:pt idx="155">
                  <c:v>30</c:v>
                </c:pt>
                <c:pt idx="156">
                  <c:v>30</c:v>
                </c:pt>
                <c:pt idx="178">
                  <c:v>30</c:v>
                </c:pt>
                <c:pt idx="179">
                  <c:v>30</c:v>
                </c:pt>
                <c:pt idx="180">
                  <c:v>30</c:v>
                </c:pt>
                <c:pt idx="181">
                  <c:v>30</c:v>
                </c:pt>
                <c:pt idx="182">
                  <c:v>30</c:v>
                </c:pt>
                <c:pt idx="183">
                  <c:v>30</c:v>
                </c:pt>
                <c:pt idx="184">
                  <c:v>30</c:v>
                </c:pt>
                <c:pt idx="185">
                  <c:v>30</c:v>
                </c:pt>
                <c:pt idx="186">
                  <c:v>30</c:v>
                </c:pt>
                <c:pt idx="187">
                  <c:v>30</c:v>
                </c:pt>
                <c:pt idx="188">
                  <c:v>30</c:v>
                </c:pt>
                <c:pt idx="189">
                  <c:v>30</c:v>
                </c:pt>
                <c:pt idx="190">
                  <c:v>30</c:v>
                </c:pt>
                <c:pt idx="191">
                  <c:v>30</c:v>
                </c:pt>
                <c:pt idx="192">
                  <c:v>30</c:v>
                </c:pt>
                <c:pt idx="193">
                  <c:v>30</c:v>
                </c:pt>
                <c:pt idx="194">
                  <c:v>30</c:v>
                </c:pt>
                <c:pt idx="195">
                  <c:v>30</c:v>
                </c:pt>
                <c:pt idx="196">
                  <c:v>30</c:v>
                </c:pt>
                <c:pt idx="197">
                  <c:v>30</c:v>
                </c:pt>
                <c:pt idx="198">
                  <c:v>30</c:v>
                </c:pt>
                <c:pt idx="199">
                  <c:v>30</c:v>
                </c:pt>
                <c:pt idx="200">
                  <c:v>30</c:v>
                </c:pt>
                <c:pt idx="201">
                  <c:v>30</c:v>
                </c:pt>
                <c:pt idx="202">
                  <c:v>30</c:v>
                </c:pt>
                <c:pt idx="203">
                  <c:v>30</c:v>
                </c:pt>
                <c:pt idx="204">
                  <c:v>30</c:v>
                </c:pt>
                <c:pt idx="226">
                  <c:v>30</c:v>
                </c:pt>
                <c:pt idx="227">
                  <c:v>30</c:v>
                </c:pt>
                <c:pt idx="228">
                  <c:v>30</c:v>
                </c:pt>
                <c:pt idx="229">
                  <c:v>30</c:v>
                </c:pt>
                <c:pt idx="230">
                  <c:v>30</c:v>
                </c:pt>
                <c:pt idx="231">
                  <c:v>30</c:v>
                </c:pt>
                <c:pt idx="232">
                  <c:v>30</c:v>
                </c:pt>
                <c:pt idx="233">
                  <c:v>30</c:v>
                </c:pt>
                <c:pt idx="234">
                  <c:v>30</c:v>
                </c:pt>
                <c:pt idx="235">
                  <c:v>30</c:v>
                </c:pt>
                <c:pt idx="236">
                  <c:v>30</c:v>
                </c:pt>
                <c:pt idx="237">
                  <c:v>30</c:v>
                </c:pt>
                <c:pt idx="238">
                  <c:v>30</c:v>
                </c:pt>
                <c:pt idx="239">
                  <c:v>30</c:v>
                </c:pt>
                <c:pt idx="240">
                  <c:v>30</c:v>
                </c:pt>
                <c:pt idx="241">
                  <c:v>30</c:v>
                </c:pt>
                <c:pt idx="242">
                  <c:v>30</c:v>
                </c:pt>
                <c:pt idx="243">
                  <c:v>30</c:v>
                </c:pt>
                <c:pt idx="244">
                  <c:v>30</c:v>
                </c:pt>
                <c:pt idx="245">
                  <c:v>30</c:v>
                </c:pt>
                <c:pt idx="246">
                  <c:v>30</c:v>
                </c:pt>
                <c:pt idx="247">
                  <c:v>30</c:v>
                </c:pt>
                <c:pt idx="248">
                  <c:v>30</c:v>
                </c:pt>
                <c:pt idx="249">
                  <c:v>30</c:v>
                </c:pt>
                <c:pt idx="250">
                  <c:v>30</c:v>
                </c:pt>
                <c:pt idx="251">
                  <c:v>30</c:v>
                </c:pt>
                <c:pt idx="252">
                  <c:v>30</c:v>
                </c:pt>
                <c:pt idx="274">
                  <c:v>30</c:v>
                </c:pt>
                <c:pt idx="275">
                  <c:v>30</c:v>
                </c:pt>
                <c:pt idx="276">
                  <c:v>30</c:v>
                </c:pt>
                <c:pt idx="277">
                  <c:v>30</c:v>
                </c:pt>
                <c:pt idx="278">
                  <c:v>30</c:v>
                </c:pt>
                <c:pt idx="279">
                  <c:v>30</c:v>
                </c:pt>
                <c:pt idx="280">
                  <c:v>30</c:v>
                </c:pt>
                <c:pt idx="281">
                  <c:v>30</c:v>
                </c:pt>
                <c:pt idx="282">
                  <c:v>30</c:v>
                </c:pt>
                <c:pt idx="283">
                  <c:v>30</c:v>
                </c:pt>
                <c:pt idx="284">
                  <c:v>30</c:v>
                </c:pt>
                <c:pt idx="285">
                  <c:v>30</c:v>
                </c:pt>
                <c:pt idx="286">
                  <c:v>30</c:v>
                </c:pt>
                <c:pt idx="287">
                  <c:v>30</c:v>
                </c:pt>
                <c:pt idx="288">
                  <c:v>30</c:v>
                </c:pt>
                <c:pt idx="289">
                  <c:v>30</c:v>
                </c:pt>
                <c:pt idx="290">
                  <c:v>30</c:v>
                </c:pt>
                <c:pt idx="291">
                  <c:v>30</c:v>
                </c:pt>
                <c:pt idx="292">
                  <c:v>30</c:v>
                </c:pt>
                <c:pt idx="293">
                  <c:v>30</c:v>
                </c:pt>
                <c:pt idx="294">
                  <c:v>30</c:v>
                </c:pt>
                <c:pt idx="295">
                  <c:v>30</c:v>
                </c:pt>
                <c:pt idx="296">
                  <c:v>30</c:v>
                </c:pt>
                <c:pt idx="297">
                  <c:v>30</c:v>
                </c:pt>
                <c:pt idx="298">
                  <c:v>30</c:v>
                </c:pt>
                <c:pt idx="299">
                  <c:v>30</c:v>
                </c:pt>
                <c:pt idx="300">
                  <c:v>30</c:v>
                </c:pt>
                <c:pt idx="322">
                  <c:v>30</c:v>
                </c:pt>
                <c:pt idx="323">
                  <c:v>30</c:v>
                </c:pt>
                <c:pt idx="324">
                  <c:v>30</c:v>
                </c:pt>
                <c:pt idx="325">
                  <c:v>30</c:v>
                </c:pt>
                <c:pt idx="326">
                  <c:v>30</c:v>
                </c:pt>
                <c:pt idx="327">
                  <c:v>30</c:v>
                </c:pt>
                <c:pt idx="328">
                  <c:v>30</c:v>
                </c:pt>
                <c:pt idx="329">
                  <c:v>30</c:v>
                </c:pt>
                <c:pt idx="330">
                  <c:v>30</c:v>
                </c:pt>
                <c:pt idx="331">
                  <c:v>30</c:v>
                </c:pt>
                <c:pt idx="332">
                  <c:v>30</c:v>
                </c:pt>
                <c:pt idx="333">
                  <c:v>30</c:v>
                </c:pt>
                <c:pt idx="334">
                  <c:v>30</c:v>
                </c:pt>
                <c:pt idx="335">
                  <c:v>30</c:v>
                </c:pt>
              </c:numCache>
            </c:numRef>
          </c:val>
          <c:extLst>
            <c:ext xmlns:c16="http://schemas.microsoft.com/office/drawing/2014/chart" uri="{C3380CC4-5D6E-409C-BE32-E72D297353CC}">
              <c16:uniqueId val="{00000000-91EA-4B39-92A9-FC08F71A5943}"/>
            </c:ext>
          </c:extLst>
        </c:ser>
        <c:dLbls>
          <c:showLegendKey val="0"/>
          <c:showVal val="0"/>
          <c:showCatName val="0"/>
          <c:showSerName val="0"/>
          <c:showPercent val="0"/>
          <c:showBubbleSize val="0"/>
        </c:dLbls>
        <c:axId val="781589103"/>
        <c:axId val="555600479"/>
      </c:areaChart>
      <c:lineChart>
        <c:grouping val="standard"/>
        <c:varyColors val="0"/>
        <c:ser>
          <c:idx val="0"/>
          <c:order val="0"/>
          <c:tx>
            <c:strRef>
              <c:f>'All sp'!$G$1</c:f>
              <c:strCache>
                <c:ptCount val="1"/>
                <c:pt idx="0">
                  <c:v>Ambient 1</c:v>
                </c:pt>
              </c:strCache>
            </c:strRef>
          </c:tx>
          <c:spPr>
            <a:ln w="28575" cap="rnd">
              <a:solidFill>
                <a:srgbClr val="0070C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sp'!$G$2:$G$337</c:f>
              <c:numCache>
                <c:formatCode>General</c:formatCode>
                <c:ptCount val="336"/>
                <c:pt idx="0">
                  <c:v>16.606000000000002</c:v>
                </c:pt>
                <c:pt idx="1">
                  <c:v>16.582000000000001</c:v>
                </c:pt>
                <c:pt idx="2">
                  <c:v>16.558</c:v>
                </c:pt>
                <c:pt idx="3">
                  <c:v>16.463000000000001</c:v>
                </c:pt>
                <c:pt idx="4">
                  <c:v>16.463000000000001</c:v>
                </c:pt>
                <c:pt idx="5">
                  <c:v>16.367999999999999</c:v>
                </c:pt>
                <c:pt idx="6">
                  <c:v>16.367999999999999</c:v>
                </c:pt>
                <c:pt idx="7">
                  <c:v>16.32</c:v>
                </c:pt>
                <c:pt idx="8">
                  <c:v>16.295999999999999</c:v>
                </c:pt>
                <c:pt idx="9">
                  <c:v>16.271999999999998</c:v>
                </c:pt>
                <c:pt idx="10">
                  <c:v>16.32</c:v>
                </c:pt>
                <c:pt idx="11">
                  <c:v>16.271999999999998</c:v>
                </c:pt>
                <c:pt idx="12">
                  <c:v>16.225000000000001</c:v>
                </c:pt>
                <c:pt idx="13">
                  <c:v>16.225000000000001</c:v>
                </c:pt>
                <c:pt idx="14">
                  <c:v>16.177</c:v>
                </c:pt>
                <c:pt idx="15">
                  <c:v>16.225000000000001</c:v>
                </c:pt>
                <c:pt idx="16">
                  <c:v>16.32</c:v>
                </c:pt>
                <c:pt idx="17">
                  <c:v>16.391999999999999</c:v>
                </c:pt>
                <c:pt idx="18">
                  <c:v>16.463000000000001</c:v>
                </c:pt>
                <c:pt idx="19">
                  <c:v>16.533999999999999</c:v>
                </c:pt>
                <c:pt idx="20">
                  <c:v>16.606000000000002</c:v>
                </c:pt>
                <c:pt idx="21">
                  <c:v>16.677</c:v>
                </c:pt>
                <c:pt idx="22">
                  <c:v>16.748999999999999</c:v>
                </c:pt>
                <c:pt idx="23">
                  <c:v>16.795999999999999</c:v>
                </c:pt>
                <c:pt idx="24">
                  <c:v>16.891999999999999</c:v>
                </c:pt>
                <c:pt idx="25">
                  <c:v>16.986999999999998</c:v>
                </c:pt>
                <c:pt idx="26">
                  <c:v>17.082000000000001</c:v>
                </c:pt>
                <c:pt idx="27">
                  <c:v>17.152999999999999</c:v>
                </c:pt>
                <c:pt idx="28">
                  <c:v>17.177</c:v>
                </c:pt>
                <c:pt idx="29">
                  <c:v>17.201000000000001</c:v>
                </c:pt>
                <c:pt idx="30">
                  <c:v>17.225000000000001</c:v>
                </c:pt>
                <c:pt idx="31">
                  <c:v>17.271999999999998</c:v>
                </c:pt>
                <c:pt idx="32">
                  <c:v>17.201000000000001</c:v>
                </c:pt>
                <c:pt idx="33">
                  <c:v>17.248999999999999</c:v>
                </c:pt>
                <c:pt idx="34">
                  <c:v>17.201000000000001</c:v>
                </c:pt>
                <c:pt idx="35">
                  <c:v>17.058</c:v>
                </c:pt>
                <c:pt idx="36">
                  <c:v>16.986999999999998</c:v>
                </c:pt>
                <c:pt idx="37">
                  <c:v>16.939</c:v>
                </c:pt>
                <c:pt idx="38">
                  <c:v>16.867999999999999</c:v>
                </c:pt>
                <c:pt idx="39">
                  <c:v>16.844000000000001</c:v>
                </c:pt>
                <c:pt idx="40">
                  <c:v>16.748999999999999</c:v>
                </c:pt>
                <c:pt idx="41">
                  <c:v>16.558</c:v>
                </c:pt>
                <c:pt idx="42">
                  <c:v>16.344000000000001</c:v>
                </c:pt>
                <c:pt idx="43">
                  <c:v>16.344000000000001</c:v>
                </c:pt>
                <c:pt idx="44">
                  <c:v>16.271999999999998</c:v>
                </c:pt>
                <c:pt idx="45">
                  <c:v>16.225000000000001</c:v>
                </c:pt>
                <c:pt idx="46">
                  <c:v>16.177</c:v>
                </c:pt>
                <c:pt idx="47">
                  <c:v>16.225000000000001</c:v>
                </c:pt>
                <c:pt idx="48">
                  <c:v>16.129000000000001</c:v>
                </c:pt>
                <c:pt idx="49">
                  <c:v>16.058</c:v>
                </c:pt>
                <c:pt idx="50">
                  <c:v>15.939</c:v>
                </c:pt>
                <c:pt idx="51">
                  <c:v>15.939</c:v>
                </c:pt>
                <c:pt idx="52">
                  <c:v>15.986000000000001</c:v>
                </c:pt>
                <c:pt idx="53">
                  <c:v>15.843</c:v>
                </c:pt>
                <c:pt idx="54">
                  <c:v>15.629</c:v>
                </c:pt>
                <c:pt idx="55">
                  <c:v>15.461</c:v>
                </c:pt>
                <c:pt idx="56">
                  <c:v>15.27</c:v>
                </c:pt>
                <c:pt idx="57">
                  <c:v>15.151</c:v>
                </c:pt>
                <c:pt idx="58">
                  <c:v>15.223000000000001</c:v>
                </c:pt>
                <c:pt idx="59">
                  <c:v>15.151</c:v>
                </c:pt>
                <c:pt idx="60">
                  <c:v>15.151</c:v>
                </c:pt>
                <c:pt idx="61">
                  <c:v>15.175000000000001</c:v>
                </c:pt>
                <c:pt idx="62">
                  <c:v>14.96</c:v>
                </c:pt>
                <c:pt idx="63">
                  <c:v>15.175000000000001</c:v>
                </c:pt>
                <c:pt idx="64">
                  <c:v>15.532999999999999</c:v>
                </c:pt>
                <c:pt idx="65">
                  <c:v>15.747999999999999</c:v>
                </c:pt>
                <c:pt idx="66">
                  <c:v>15.914999999999999</c:v>
                </c:pt>
                <c:pt idx="67">
                  <c:v>16.033999999999999</c:v>
                </c:pt>
                <c:pt idx="68">
                  <c:v>16.129000000000001</c:v>
                </c:pt>
                <c:pt idx="69">
                  <c:v>16.225000000000001</c:v>
                </c:pt>
                <c:pt idx="70">
                  <c:v>16.344000000000001</c:v>
                </c:pt>
                <c:pt idx="71">
                  <c:v>16.414999999999999</c:v>
                </c:pt>
                <c:pt idx="72">
                  <c:v>16.558</c:v>
                </c:pt>
                <c:pt idx="73">
                  <c:v>16.795999999999999</c:v>
                </c:pt>
                <c:pt idx="74">
                  <c:v>16.939</c:v>
                </c:pt>
                <c:pt idx="75">
                  <c:v>17.058</c:v>
                </c:pt>
                <c:pt idx="76">
                  <c:v>17.13</c:v>
                </c:pt>
                <c:pt idx="77">
                  <c:v>17.033999999999999</c:v>
                </c:pt>
                <c:pt idx="78">
                  <c:v>17.058</c:v>
                </c:pt>
                <c:pt idx="79">
                  <c:v>17.033999999999999</c:v>
                </c:pt>
                <c:pt idx="80">
                  <c:v>16.986999999999998</c:v>
                </c:pt>
                <c:pt idx="81">
                  <c:v>16.891999999999999</c:v>
                </c:pt>
                <c:pt idx="82">
                  <c:v>16.773</c:v>
                </c:pt>
                <c:pt idx="83">
                  <c:v>16.725000000000001</c:v>
                </c:pt>
                <c:pt idx="84">
                  <c:v>16.654</c:v>
                </c:pt>
                <c:pt idx="85">
                  <c:v>16.606000000000002</c:v>
                </c:pt>
                <c:pt idx="86">
                  <c:v>16.533999999999999</c:v>
                </c:pt>
                <c:pt idx="87">
                  <c:v>16.414999999999999</c:v>
                </c:pt>
                <c:pt idx="88">
                  <c:v>16.225000000000001</c:v>
                </c:pt>
                <c:pt idx="89">
                  <c:v>16.32</c:v>
                </c:pt>
                <c:pt idx="90">
                  <c:v>16.367999999999999</c:v>
                </c:pt>
                <c:pt idx="91">
                  <c:v>16.32</c:v>
                </c:pt>
                <c:pt idx="92">
                  <c:v>16.248999999999999</c:v>
                </c:pt>
                <c:pt idx="93">
                  <c:v>16.129000000000001</c:v>
                </c:pt>
                <c:pt idx="94">
                  <c:v>16.177</c:v>
                </c:pt>
                <c:pt idx="95">
                  <c:v>16.177</c:v>
                </c:pt>
                <c:pt idx="96">
                  <c:v>16.058</c:v>
                </c:pt>
                <c:pt idx="97">
                  <c:v>16.010000000000002</c:v>
                </c:pt>
                <c:pt idx="98">
                  <c:v>15.914999999999999</c:v>
                </c:pt>
                <c:pt idx="99">
                  <c:v>15.914999999999999</c:v>
                </c:pt>
                <c:pt idx="100">
                  <c:v>16.010000000000002</c:v>
                </c:pt>
                <c:pt idx="101">
                  <c:v>16.010000000000002</c:v>
                </c:pt>
                <c:pt idx="102">
                  <c:v>15.914999999999999</c:v>
                </c:pt>
                <c:pt idx="103">
                  <c:v>15.7</c:v>
                </c:pt>
                <c:pt idx="104">
                  <c:v>15.175000000000001</c:v>
                </c:pt>
                <c:pt idx="105">
                  <c:v>14.768000000000001</c:v>
                </c:pt>
                <c:pt idx="106">
                  <c:v>14.529</c:v>
                </c:pt>
                <c:pt idx="107">
                  <c:v>14.648999999999999</c:v>
                </c:pt>
                <c:pt idx="108">
                  <c:v>14.433</c:v>
                </c:pt>
                <c:pt idx="109">
                  <c:v>14.098000000000001</c:v>
                </c:pt>
                <c:pt idx="110">
                  <c:v>13.834</c:v>
                </c:pt>
                <c:pt idx="111">
                  <c:v>13.906000000000001</c:v>
                </c:pt>
                <c:pt idx="112">
                  <c:v>14.218</c:v>
                </c:pt>
                <c:pt idx="113">
                  <c:v>14.744999999999999</c:v>
                </c:pt>
                <c:pt idx="114">
                  <c:v>15.223000000000001</c:v>
                </c:pt>
                <c:pt idx="115">
                  <c:v>15.557</c:v>
                </c:pt>
                <c:pt idx="116">
                  <c:v>15.795999999999999</c:v>
                </c:pt>
                <c:pt idx="117">
                  <c:v>16.177</c:v>
                </c:pt>
                <c:pt idx="118">
                  <c:v>16.558</c:v>
                </c:pt>
                <c:pt idx="119">
                  <c:v>16.844000000000001</c:v>
                </c:pt>
                <c:pt idx="120">
                  <c:v>17.152999999999999</c:v>
                </c:pt>
                <c:pt idx="121">
                  <c:v>17.295999999999999</c:v>
                </c:pt>
                <c:pt idx="122">
                  <c:v>17.605</c:v>
                </c:pt>
                <c:pt idx="123">
                  <c:v>17.677</c:v>
                </c:pt>
                <c:pt idx="124">
                  <c:v>17.795999999999999</c:v>
                </c:pt>
                <c:pt idx="125">
                  <c:v>17.701000000000001</c:v>
                </c:pt>
                <c:pt idx="126">
                  <c:v>17.558</c:v>
                </c:pt>
                <c:pt idx="127">
                  <c:v>17.558</c:v>
                </c:pt>
                <c:pt idx="128">
                  <c:v>17.463000000000001</c:v>
                </c:pt>
                <c:pt idx="129">
                  <c:v>17.225000000000001</c:v>
                </c:pt>
                <c:pt idx="130">
                  <c:v>17.082000000000001</c:v>
                </c:pt>
                <c:pt idx="131">
                  <c:v>16.939</c:v>
                </c:pt>
                <c:pt idx="132">
                  <c:v>16.795999999999999</c:v>
                </c:pt>
                <c:pt idx="133">
                  <c:v>16.701000000000001</c:v>
                </c:pt>
                <c:pt idx="134">
                  <c:v>16.606000000000002</c:v>
                </c:pt>
                <c:pt idx="135">
                  <c:v>16.463000000000001</c:v>
                </c:pt>
                <c:pt idx="136">
                  <c:v>16.344000000000001</c:v>
                </c:pt>
                <c:pt idx="137">
                  <c:v>16.248999999999999</c:v>
                </c:pt>
                <c:pt idx="138">
                  <c:v>16.129000000000001</c:v>
                </c:pt>
                <c:pt idx="139">
                  <c:v>16.033999999999999</c:v>
                </c:pt>
                <c:pt idx="140">
                  <c:v>15.914999999999999</c:v>
                </c:pt>
                <c:pt idx="141">
                  <c:v>15.724</c:v>
                </c:pt>
                <c:pt idx="142">
                  <c:v>15.484999999999999</c:v>
                </c:pt>
                <c:pt idx="143">
                  <c:v>15.461</c:v>
                </c:pt>
                <c:pt idx="144">
                  <c:v>15.318</c:v>
                </c:pt>
                <c:pt idx="145">
                  <c:v>15.223000000000001</c:v>
                </c:pt>
                <c:pt idx="146">
                  <c:v>15.031000000000001</c:v>
                </c:pt>
                <c:pt idx="147">
                  <c:v>14.936</c:v>
                </c:pt>
                <c:pt idx="148">
                  <c:v>14.792</c:v>
                </c:pt>
                <c:pt idx="149">
                  <c:v>14.744999999999999</c:v>
                </c:pt>
                <c:pt idx="150">
                  <c:v>14.648999999999999</c:v>
                </c:pt>
                <c:pt idx="151">
                  <c:v>14.696999999999999</c:v>
                </c:pt>
                <c:pt idx="152">
                  <c:v>14.577</c:v>
                </c:pt>
                <c:pt idx="153">
                  <c:v>14.601000000000001</c:v>
                </c:pt>
                <c:pt idx="154">
                  <c:v>14.673</c:v>
                </c:pt>
                <c:pt idx="155">
                  <c:v>14.888</c:v>
                </c:pt>
                <c:pt idx="156">
                  <c:v>14.912000000000001</c:v>
                </c:pt>
                <c:pt idx="157">
                  <c:v>14.984</c:v>
                </c:pt>
                <c:pt idx="158">
                  <c:v>15.223000000000001</c:v>
                </c:pt>
                <c:pt idx="159">
                  <c:v>15.438000000000001</c:v>
                </c:pt>
                <c:pt idx="160">
                  <c:v>15.7</c:v>
                </c:pt>
                <c:pt idx="161">
                  <c:v>16.201000000000001</c:v>
                </c:pt>
                <c:pt idx="162">
                  <c:v>16.654</c:v>
                </c:pt>
                <c:pt idx="163">
                  <c:v>16.867999999999999</c:v>
                </c:pt>
                <c:pt idx="164">
                  <c:v>17.152999999999999</c:v>
                </c:pt>
                <c:pt idx="165">
                  <c:v>17.344000000000001</c:v>
                </c:pt>
                <c:pt idx="166">
                  <c:v>17.439</c:v>
                </c:pt>
                <c:pt idx="167">
                  <c:v>17.771999999999998</c:v>
                </c:pt>
                <c:pt idx="168">
                  <c:v>17.867000000000001</c:v>
                </c:pt>
                <c:pt idx="169">
                  <c:v>18.056999999999999</c:v>
                </c:pt>
                <c:pt idx="170">
                  <c:v>18.247</c:v>
                </c:pt>
                <c:pt idx="171">
                  <c:v>18.343</c:v>
                </c:pt>
                <c:pt idx="172">
                  <c:v>18.460999999999999</c:v>
                </c:pt>
                <c:pt idx="173">
                  <c:v>18.414000000000001</c:v>
                </c:pt>
                <c:pt idx="174">
                  <c:v>18.484999999999999</c:v>
                </c:pt>
                <c:pt idx="175">
                  <c:v>18.460999999999999</c:v>
                </c:pt>
                <c:pt idx="176">
                  <c:v>18.295000000000002</c:v>
                </c:pt>
                <c:pt idx="177">
                  <c:v>18.056999999999999</c:v>
                </c:pt>
                <c:pt idx="178">
                  <c:v>17.748000000000001</c:v>
                </c:pt>
                <c:pt idx="179">
                  <c:v>17.605</c:v>
                </c:pt>
                <c:pt idx="180">
                  <c:v>17.486000000000001</c:v>
                </c:pt>
                <c:pt idx="181">
                  <c:v>17.344000000000001</c:v>
                </c:pt>
                <c:pt idx="182">
                  <c:v>17.248999999999999</c:v>
                </c:pt>
                <c:pt idx="183">
                  <c:v>17.152999999999999</c:v>
                </c:pt>
                <c:pt idx="184">
                  <c:v>17.082000000000001</c:v>
                </c:pt>
                <c:pt idx="185">
                  <c:v>17.010999999999999</c:v>
                </c:pt>
                <c:pt idx="186">
                  <c:v>17.010999999999999</c:v>
                </c:pt>
                <c:pt idx="187">
                  <c:v>17.010999999999999</c:v>
                </c:pt>
                <c:pt idx="188">
                  <c:v>16.986999999999998</c:v>
                </c:pt>
                <c:pt idx="189">
                  <c:v>17.082000000000001</c:v>
                </c:pt>
                <c:pt idx="190">
                  <c:v>17.082000000000001</c:v>
                </c:pt>
                <c:pt idx="191">
                  <c:v>17.225000000000001</c:v>
                </c:pt>
                <c:pt idx="192">
                  <c:v>17.248999999999999</c:v>
                </c:pt>
                <c:pt idx="193">
                  <c:v>17.295999999999999</c:v>
                </c:pt>
                <c:pt idx="194">
                  <c:v>17.32</c:v>
                </c:pt>
                <c:pt idx="195">
                  <c:v>17.271999999999998</c:v>
                </c:pt>
                <c:pt idx="196">
                  <c:v>17.225000000000001</c:v>
                </c:pt>
                <c:pt idx="197">
                  <c:v>17.201000000000001</c:v>
                </c:pt>
                <c:pt idx="198">
                  <c:v>17.13</c:v>
                </c:pt>
                <c:pt idx="199">
                  <c:v>17.033999999999999</c:v>
                </c:pt>
                <c:pt idx="200">
                  <c:v>16.963000000000001</c:v>
                </c:pt>
                <c:pt idx="201">
                  <c:v>16.891999999999999</c:v>
                </c:pt>
                <c:pt idx="202">
                  <c:v>16.82</c:v>
                </c:pt>
                <c:pt idx="203">
                  <c:v>16.725000000000001</c:v>
                </c:pt>
                <c:pt idx="204">
                  <c:v>16.677</c:v>
                </c:pt>
                <c:pt idx="205">
                  <c:v>16.63</c:v>
                </c:pt>
                <c:pt idx="206">
                  <c:v>16.606000000000002</c:v>
                </c:pt>
                <c:pt idx="207">
                  <c:v>16.606000000000002</c:v>
                </c:pt>
                <c:pt idx="208">
                  <c:v>16.63</c:v>
                </c:pt>
                <c:pt idx="209">
                  <c:v>16.654</c:v>
                </c:pt>
                <c:pt idx="210">
                  <c:v>16.701000000000001</c:v>
                </c:pt>
                <c:pt idx="211">
                  <c:v>16.748999999999999</c:v>
                </c:pt>
                <c:pt idx="212">
                  <c:v>16.795999999999999</c:v>
                </c:pt>
                <c:pt idx="213">
                  <c:v>16.891999999999999</c:v>
                </c:pt>
                <c:pt idx="214">
                  <c:v>17.082000000000001</c:v>
                </c:pt>
                <c:pt idx="215">
                  <c:v>17.177</c:v>
                </c:pt>
                <c:pt idx="216">
                  <c:v>17.32</c:v>
                </c:pt>
                <c:pt idx="217">
                  <c:v>17.486000000000001</c:v>
                </c:pt>
                <c:pt idx="218">
                  <c:v>17.629000000000001</c:v>
                </c:pt>
                <c:pt idx="219">
                  <c:v>17.795999999999999</c:v>
                </c:pt>
                <c:pt idx="220">
                  <c:v>17.724</c:v>
                </c:pt>
                <c:pt idx="221">
                  <c:v>17.748000000000001</c:v>
                </c:pt>
                <c:pt idx="222">
                  <c:v>17.724</c:v>
                </c:pt>
                <c:pt idx="223">
                  <c:v>17.677</c:v>
                </c:pt>
                <c:pt idx="224">
                  <c:v>17.677</c:v>
                </c:pt>
                <c:pt idx="225">
                  <c:v>17.605</c:v>
                </c:pt>
                <c:pt idx="226">
                  <c:v>17.439</c:v>
                </c:pt>
                <c:pt idx="227">
                  <c:v>17.32</c:v>
                </c:pt>
                <c:pt idx="228">
                  <c:v>17.248999999999999</c:v>
                </c:pt>
                <c:pt idx="229">
                  <c:v>17.152999999999999</c:v>
                </c:pt>
                <c:pt idx="230">
                  <c:v>17.106000000000002</c:v>
                </c:pt>
                <c:pt idx="231">
                  <c:v>17.082000000000001</c:v>
                </c:pt>
                <c:pt idx="232">
                  <c:v>17.033999999999999</c:v>
                </c:pt>
                <c:pt idx="233">
                  <c:v>16.986999999999998</c:v>
                </c:pt>
                <c:pt idx="234">
                  <c:v>16.986999999999998</c:v>
                </c:pt>
                <c:pt idx="235">
                  <c:v>16.986999999999998</c:v>
                </c:pt>
                <c:pt idx="236">
                  <c:v>16.939</c:v>
                </c:pt>
                <c:pt idx="237">
                  <c:v>16.939</c:v>
                </c:pt>
                <c:pt idx="238">
                  <c:v>16.891999999999999</c:v>
                </c:pt>
                <c:pt idx="239">
                  <c:v>16.795999999999999</c:v>
                </c:pt>
                <c:pt idx="240">
                  <c:v>16.725000000000001</c:v>
                </c:pt>
                <c:pt idx="241">
                  <c:v>16.582000000000001</c:v>
                </c:pt>
                <c:pt idx="242">
                  <c:v>16.439</c:v>
                </c:pt>
                <c:pt idx="243">
                  <c:v>16.32</c:v>
                </c:pt>
                <c:pt idx="244">
                  <c:v>16.177</c:v>
                </c:pt>
                <c:pt idx="245">
                  <c:v>16.033999999999999</c:v>
                </c:pt>
                <c:pt idx="246">
                  <c:v>15.867000000000001</c:v>
                </c:pt>
                <c:pt idx="247">
                  <c:v>15.819000000000001</c:v>
                </c:pt>
                <c:pt idx="248">
                  <c:v>15.747999999999999</c:v>
                </c:pt>
                <c:pt idx="249">
                  <c:v>15.7</c:v>
                </c:pt>
                <c:pt idx="250">
                  <c:v>15.7</c:v>
                </c:pt>
                <c:pt idx="251">
                  <c:v>15.724</c:v>
                </c:pt>
                <c:pt idx="252">
                  <c:v>15.795999999999999</c:v>
                </c:pt>
                <c:pt idx="253">
                  <c:v>15.747999999999999</c:v>
                </c:pt>
                <c:pt idx="254">
                  <c:v>15.819000000000001</c:v>
                </c:pt>
                <c:pt idx="255">
                  <c:v>16.010000000000002</c:v>
                </c:pt>
                <c:pt idx="256">
                  <c:v>16.082000000000001</c:v>
                </c:pt>
                <c:pt idx="257">
                  <c:v>16.082000000000001</c:v>
                </c:pt>
                <c:pt idx="258">
                  <c:v>16.271999999999998</c:v>
                </c:pt>
                <c:pt idx="259">
                  <c:v>16.414999999999999</c:v>
                </c:pt>
                <c:pt idx="260">
                  <c:v>16.533999999999999</c:v>
                </c:pt>
                <c:pt idx="261">
                  <c:v>16.654</c:v>
                </c:pt>
                <c:pt idx="262">
                  <c:v>16.677</c:v>
                </c:pt>
                <c:pt idx="263">
                  <c:v>16.939</c:v>
                </c:pt>
                <c:pt idx="264">
                  <c:v>17.225000000000001</c:v>
                </c:pt>
                <c:pt idx="265">
                  <c:v>17.32</c:v>
                </c:pt>
                <c:pt idx="266">
                  <c:v>17.414999999999999</c:v>
                </c:pt>
                <c:pt idx="267">
                  <c:v>17.439</c:v>
                </c:pt>
                <c:pt idx="268">
                  <c:v>17.558</c:v>
                </c:pt>
                <c:pt idx="269">
                  <c:v>17.558</c:v>
                </c:pt>
                <c:pt idx="270">
                  <c:v>17.605</c:v>
                </c:pt>
                <c:pt idx="271">
                  <c:v>17.701000000000001</c:v>
                </c:pt>
                <c:pt idx="272">
                  <c:v>17.629000000000001</c:v>
                </c:pt>
                <c:pt idx="273">
                  <c:v>17.533999999999999</c:v>
                </c:pt>
                <c:pt idx="274">
                  <c:v>17.367999999999999</c:v>
                </c:pt>
                <c:pt idx="275">
                  <c:v>17.177</c:v>
                </c:pt>
                <c:pt idx="276">
                  <c:v>17.058</c:v>
                </c:pt>
                <c:pt idx="277">
                  <c:v>16.986999999999998</c:v>
                </c:pt>
                <c:pt idx="278">
                  <c:v>16.844000000000001</c:v>
                </c:pt>
                <c:pt idx="279">
                  <c:v>16.654</c:v>
                </c:pt>
                <c:pt idx="280">
                  <c:v>16.414999999999999</c:v>
                </c:pt>
                <c:pt idx="281">
                  <c:v>16.177</c:v>
                </c:pt>
                <c:pt idx="282">
                  <c:v>16.129000000000001</c:v>
                </c:pt>
                <c:pt idx="283">
                  <c:v>16.177</c:v>
                </c:pt>
                <c:pt idx="284">
                  <c:v>16.248999999999999</c:v>
                </c:pt>
                <c:pt idx="285">
                  <c:v>16.225000000000001</c:v>
                </c:pt>
                <c:pt idx="286">
                  <c:v>16.391999999999999</c:v>
                </c:pt>
                <c:pt idx="287">
                  <c:v>16.510999999999999</c:v>
                </c:pt>
                <c:pt idx="288">
                  <c:v>16.558</c:v>
                </c:pt>
                <c:pt idx="289">
                  <c:v>16.558</c:v>
                </c:pt>
                <c:pt idx="290">
                  <c:v>16.606000000000002</c:v>
                </c:pt>
                <c:pt idx="291">
                  <c:v>16.606000000000002</c:v>
                </c:pt>
                <c:pt idx="292">
                  <c:v>16.63</c:v>
                </c:pt>
                <c:pt idx="293">
                  <c:v>16.63</c:v>
                </c:pt>
                <c:pt idx="294">
                  <c:v>16.654</c:v>
                </c:pt>
                <c:pt idx="295">
                  <c:v>16.654</c:v>
                </c:pt>
                <c:pt idx="296">
                  <c:v>16.701000000000001</c:v>
                </c:pt>
                <c:pt idx="297">
                  <c:v>16.677</c:v>
                </c:pt>
                <c:pt idx="298">
                  <c:v>16.654</c:v>
                </c:pt>
                <c:pt idx="299">
                  <c:v>16.606000000000002</c:v>
                </c:pt>
                <c:pt idx="300">
                  <c:v>16.510999999999999</c:v>
                </c:pt>
                <c:pt idx="301">
                  <c:v>16.414999999999999</c:v>
                </c:pt>
                <c:pt idx="302">
                  <c:v>16.32</c:v>
                </c:pt>
                <c:pt idx="303">
                  <c:v>16.391999999999999</c:v>
                </c:pt>
                <c:pt idx="304">
                  <c:v>16.486999999999998</c:v>
                </c:pt>
                <c:pt idx="305">
                  <c:v>16.558</c:v>
                </c:pt>
                <c:pt idx="306">
                  <c:v>16.63</c:v>
                </c:pt>
                <c:pt idx="307">
                  <c:v>16.677</c:v>
                </c:pt>
                <c:pt idx="308">
                  <c:v>16.795999999999999</c:v>
                </c:pt>
                <c:pt idx="309">
                  <c:v>16.891999999999999</c:v>
                </c:pt>
                <c:pt idx="310">
                  <c:v>16.986999999999998</c:v>
                </c:pt>
                <c:pt idx="311">
                  <c:v>17.058</c:v>
                </c:pt>
                <c:pt idx="312">
                  <c:v>17.177</c:v>
                </c:pt>
                <c:pt idx="313">
                  <c:v>17.344000000000001</c:v>
                </c:pt>
                <c:pt idx="314">
                  <c:v>17.582000000000001</c:v>
                </c:pt>
                <c:pt idx="315">
                  <c:v>17.652999999999999</c:v>
                </c:pt>
                <c:pt idx="316">
                  <c:v>17.558</c:v>
                </c:pt>
                <c:pt idx="317">
                  <c:v>17.558</c:v>
                </c:pt>
                <c:pt idx="318">
                  <c:v>17.605</c:v>
                </c:pt>
                <c:pt idx="319">
                  <c:v>17.582000000000001</c:v>
                </c:pt>
                <c:pt idx="320">
                  <c:v>17.558</c:v>
                </c:pt>
                <c:pt idx="321">
                  <c:v>17.510000000000002</c:v>
                </c:pt>
                <c:pt idx="322">
                  <c:v>17.367999999999999</c:v>
                </c:pt>
                <c:pt idx="323">
                  <c:v>17.344000000000001</c:v>
                </c:pt>
                <c:pt idx="324">
                  <c:v>17.248999999999999</c:v>
                </c:pt>
                <c:pt idx="325">
                  <c:v>17.152999999999999</c:v>
                </c:pt>
                <c:pt idx="326">
                  <c:v>17.058</c:v>
                </c:pt>
                <c:pt idx="327">
                  <c:v>16.986999999999998</c:v>
                </c:pt>
                <c:pt idx="328">
                  <c:v>16.939</c:v>
                </c:pt>
                <c:pt idx="329">
                  <c:v>16.844000000000001</c:v>
                </c:pt>
                <c:pt idx="330">
                  <c:v>16.748999999999999</c:v>
                </c:pt>
                <c:pt idx="331">
                  <c:v>16.677</c:v>
                </c:pt>
                <c:pt idx="332">
                  <c:v>16.654</c:v>
                </c:pt>
                <c:pt idx="333">
                  <c:v>16.486999999999998</c:v>
                </c:pt>
                <c:pt idx="334">
                  <c:v>16.439</c:v>
                </c:pt>
                <c:pt idx="335">
                  <c:v>16.271999999999998</c:v>
                </c:pt>
              </c:numCache>
            </c:numRef>
          </c:val>
          <c:smooth val="0"/>
          <c:extLst>
            <c:ext xmlns:c16="http://schemas.microsoft.com/office/drawing/2014/chart" uri="{C3380CC4-5D6E-409C-BE32-E72D297353CC}">
              <c16:uniqueId val="{00000001-91EA-4B39-92A9-FC08F71A5943}"/>
            </c:ext>
          </c:extLst>
        </c:ser>
        <c:ser>
          <c:idx val="1"/>
          <c:order val="1"/>
          <c:tx>
            <c:strRef>
              <c:f>'All sp'!$H$1</c:f>
              <c:strCache>
                <c:ptCount val="1"/>
                <c:pt idx="0">
                  <c:v>Ambient 2</c:v>
                </c:pt>
              </c:strCache>
            </c:strRef>
          </c:tx>
          <c:spPr>
            <a:ln w="28575" cap="rnd">
              <a:solidFill>
                <a:schemeClr val="accent2"/>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sp'!$H$2:$H$337</c:f>
              <c:numCache>
                <c:formatCode>General</c:formatCode>
                <c:ptCount val="336"/>
                <c:pt idx="0">
                  <c:v>17.533999999999999</c:v>
                </c:pt>
                <c:pt idx="1">
                  <c:v>17.510000000000002</c:v>
                </c:pt>
                <c:pt idx="2">
                  <c:v>17.463000000000001</c:v>
                </c:pt>
                <c:pt idx="3">
                  <c:v>17.439</c:v>
                </c:pt>
                <c:pt idx="4">
                  <c:v>17.414999999999999</c:v>
                </c:pt>
                <c:pt idx="5">
                  <c:v>17.367999999999999</c:v>
                </c:pt>
                <c:pt idx="6">
                  <c:v>17.367999999999999</c:v>
                </c:pt>
                <c:pt idx="7">
                  <c:v>17.32</c:v>
                </c:pt>
                <c:pt idx="8">
                  <c:v>17.295999999999999</c:v>
                </c:pt>
                <c:pt idx="9">
                  <c:v>17.271999999999998</c:v>
                </c:pt>
                <c:pt idx="10">
                  <c:v>17.271999999999998</c:v>
                </c:pt>
                <c:pt idx="11">
                  <c:v>17.248999999999999</c:v>
                </c:pt>
                <c:pt idx="12">
                  <c:v>17.225000000000001</c:v>
                </c:pt>
                <c:pt idx="13">
                  <c:v>17.225000000000001</c:v>
                </c:pt>
                <c:pt idx="14">
                  <c:v>17.201000000000001</c:v>
                </c:pt>
                <c:pt idx="15">
                  <c:v>17.225000000000001</c:v>
                </c:pt>
                <c:pt idx="16">
                  <c:v>17.248999999999999</c:v>
                </c:pt>
                <c:pt idx="17">
                  <c:v>17.295999999999999</c:v>
                </c:pt>
                <c:pt idx="18">
                  <c:v>17.344000000000001</c:v>
                </c:pt>
                <c:pt idx="19">
                  <c:v>17.390999999999998</c:v>
                </c:pt>
                <c:pt idx="20">
                  <c:v>17.463000000000001</c:v>
                </c:pt>
                <c:pt idx="21">
                  <c:v>17.510000000000002</c:v>
                </c:pt>
                <c:pt idx="22">
                  <c:v>17.558</c:v>
                </c:pt>
                <c:pt idx="23">
                  <c:v>17.605</c:v>
                </c:pt>
                <c:pt idx="24">
                  <c:v>17.629000000000001</c:v>
                </c:pt>
                <c:pt idx="25">
                  <c:v>17.701000000000001</c:v>
                </c:pt>
                <c:pt idx="26">
                  <c:v>17.771999999999998</c:v>
                </c:pt>
                <c:pt idx="27">
                  <c:v>17.867000000000001</c:v>
                </c:pt>
                <c:pt idx="28">
                  <c:v>17.843</c:v>
                </c:pt>
                <c:pt idx="29">
                  <c:v>17.890999999999998</c:v>
                </c:pt>
                <c:pt idx="30">
                  <c:v>17.890999999999998</c:v>
                </c:pt>
                <c:pt idx="31">
                  <c:v>17.890999999999998</c:v>
                </c:pt>
                <c:pt idx="32">
                  <c:v>17.867000000000001</c:v>
                </c:pt>
                <c:pt idx="33">
                  <c:v>17.867000000000001</c:v>
                </c:pt>
                <c:pt idx="34">
                  <c:v>17.795999999999999</c:v>
                </c:pt>
                <c:pt idx="35">
                  <c:v>17.724</c:v>
                </c:pt>
                <c:pt idx="36">
                  <c:v>17.677</c:v>
                </c:pt>
                <c:pt idx="37">
                  <c:v>17.652999999999999</c:v>
                </c:pt>
                <c:pt idx="38">
                  <c:v>17.629000000000001</c:v>
                </c:pt>
                <c:pt idx="39">
                  <c:v>17.605</c:v>
                </c:pt>
                <c:pt idx="40">
                  <c:v>17.533999999999999</c:v>
                </c:pt>
                <c:pt idx="41">
                  <c:v>17.439</c:v>
                </c:pt>
                <c:pt idx="42">
                  <c:v>17.344000000000001</c:v>
                </c:pt>
                <c:pt idx="43">
                  <c:v>17.295999999999999</c:v>
                </c:pt>
                <c:pt idx="44">
                  <c:v>17.271999999999998</c:v>
                </c:pt>
                <c:pt idx="45">
                  <c:v>17.248999999999999</c:v>
                </c:pt>
                <c:pt idx="46">
                  <c:v>17.201000000000001</c:v>
                </c:pt>
                <c:pt idx="47">
                  <c:v>17.201000000000001</c:v>
                </c:pt>
                <c:pt idx="48">
                  <c:v>17.152999999999999</c:v>
                </c:pt>
                <c:pt idx="49">
                  <c:v>17.13</c:v>
                </c:pt>
                <c:pt idx="50">
                  <c:v>17.058</c:v>
                </c:pt>
                <c:pt idx="51">
                  <c:v>17.033999999999999</c:v>
                </c:pt>
                <c:pt idx="52">
                  <c:v>17.082000000000001</c:v>
                </c:pt>
                <c:pt idx="53">
                  <c:v>17.010999999999999</c:v>
                </c:pt>
                <c:pt idx="54">
                  <c:v>16.891999999999999</c:v>
                </c:pt>
                <c:pt idx="55">
                  <c:v>16.82</c:v>
                </c:pt>
                <c:pt idx="56">
                  <c:v>16.725000000000001</c:v>
                </c:pt>
                <c:pt idx="57">
                  <c:v>16.677</c:v>
                </c:pt>
                <c:pt idx="58">
                  <c:v>16.654</c:v>
                </c:pt>
                <c:pt idx="59">
                  <c:v>16.606000000000002</c:v>
                </c:pt>
                <c:pt idx="60">
                  <c:v>16.63</c:v>
                </c:pt>
                <c:pt idx="61">
                  <c:v>16.63</c:v>
                </c:pt>
                <c:pt idx="62">
                  <c:v>16.533999999999999</c:v>
                </c:pt>
                <c:pt idx="63">
                  <c:v>16.606000000000002</c:v>
                </c:pt>
                <c:pt idx="64">
                  <c:v>16.748999999999999</c:v>
                </c:pt>
                <c:pt idx="65">
                  <c:v>16.844000000000001</c:v>
                </c:pt>
                <c:pt idx="66">
                  <c:v>16.939</c:v>
                </c:pt>
                <c:pt idx="67">
                  <c:v>17.010999999999999</c:v>
                </c:pt>
                <c:pt idx="68">
                  <c:v>17.082000000000001</c:v>
                </c:pt>
                <c:pt idx="69">
                  <c:v>17.13</c:v>
                </c:pt>
                <c:pt idx="70">
                  <c:v>17.201000000000001</c:v>
                </c:pt>
                <c:pt idx="71">
                  <c:v>17.271999999999998</c:v>
                </c:pt>
                <c:pt idx="72">
                  <c:v>17.32</c:v>
                </c:pt>
                <c:pt idx="73">
                  <c:v>17.486000000000001</c:v>
                </c:pt>
                <c:pt idx="74">
                  <c:v>17.605</c:v>
                </c:pt>
                <c:pt idx="75">
                  <c:v>17.701000000000001</c:v>
                </c:pt>
                <c:pt idx="76">
                  <c:v>17.748000000000001</c:v>
                </c:pt>
                <c:pt idx="77">
                  <c:v>17.701000000000001</c:v>
                </c:pt>
                <c:pt idx="78">
                  <c:v>17.677</c:v>
                </c:pt>
                <c:pt idx="79">
                  <c:v>17.652999999999999</c:v>
                </c:pt>
                <c:pt idx="80">
                  <c:v>17.605</c:v>
                </c:pt>
                <c:pt idx="81">
                  <c:v>17.533999999999999</c:v>
                </c:pt>
                <c:pt idx="82">
                  <c:v>17.486000000000001</c:v>
                </c:pt>
                <c:pt idx="83">
                  <c:v>17.463000000000001</c:v>
                </c:pt>
                <c:pt idx="84">
                  <c:v>17.439</c:v>
                </c:pt>
                <c:pt idx="85">
                  <c:v>17.390999999999998</c:v>
                </c:pt>
                <c:pt idx="86">
                  <c:v>17.32</c:v>
                </c:pt>
                <c:pt idx="87">
                  <c:v>17.248999999999999</c:v>
                </c:pt>
                <c:pt idx="88">
                  <c:v>17.152999999999999</c:v>
                </c:pt>
                <c:pt idx="89">
                  <c:v>17.177</c:v>
                </c:pt>
                <c:pt idx="90">
                  <c:v>17.201000000000001</c:v>
                </c:pt>
                <c:pt idx="91">
                  <c:v>17.177</c:v>
                </c:pt>
                <c:pt idx="92">
                  <c:v>17.13</c:v>
                </c:pt>
                <c:pt idx="93">
                  <c:v>17.082000000000001</c:v>
                </c:pt>
                <c:pt idx="94">
                  <c:v>17.082000000000001</c:v>
                </c:pt>
                <c:pt idx="95">
                  <c:v>17.082000000000001</c:v>
                </c:pt>
                <c:pt idx="96">
                  <c:v>17.033999999999999</c:v>
                </c:pt>
                <c:pt idx="97">
                  <c:v>16.986999999999998</c:v>
                </c:pt>
                <c:pt idx="98">
                  <c:v>16.963000000000001</c:v>
                </c:pt>
                <c:pt idx="99">
                  <c:v>16.963000000000001</c:v>
                </c:pt>
                <c:pt idx="100">
                  <c:v>16.986999999999998</c:v>
                </c:pt>
                <c:pt idx="101">
                  <c:v>16.986999999999998</c:v>
                </c:pt>
                <c:pt idx="102">
                  <c:v>16.939</c:v>
                </c:pt>
                <c:pt idx="103">
                  <c:v>16.844000000000001</c:v>
                </c:pt>
                <c:pt idx="104">
                  <c:v>16.606000000000002</c:v>
                </c:pt>
                <c:pt idx="105">
                  <c:v>16.414999999999999</c:v>
                </c:pt>
                <c:pt idx="106">
                  <c:v>16.271999999999998</c:v>
                </c:pt>
                <c:pt idx="107">
                  <c:v>16.271999999999998</c:v>
                </c:pt>
                <c:pt idx="108">
                  <c:v>16.201000000000001</c:v>
                </c:pt>
                <c:pt idx="109">
                  <c:v>16.058</c:v>
                </c:pt>
                <c:pt idx="110">
                  <c:v>15.914999999999999</c:v>
                </c:pt>
                <c:pt idx="111">
                  <c:v>15.891</c:v>
                </c:pt>
                <c:pt idx="112">
                  <c:v>16.010000000000002</c:v>
                </c:pt>
                <c:pt idx="113">
                  <c:v>16.248999999999999</c:v>
                </c:pt>
                <c:pt idx="114">
                  <c:v>16.486999999999998</c:v>
                </c:pt>
                <c:pt idx="115">
                  <c:v>16.654</c:v>
                </c:pt>
                <c:pt idx="116">
                  <c:v>16.82</c:v>
                </c:pt>
                <c:pt idx="117">
                  <c:v>17.082000000000001</c:v>
                </c:pt>
                <c:pt idx="118">
                  <c:v>17.390999999999998</c:v>
                </c:pt>
                <c:pt idx="119">
                  <c:v>17.629000000000001</c:v>
                </c:pt>
                <c:pt idx="120">
                  <c:v>17.890999999999998</c:v>
                </c:pt>
                <c:pt idx="121">
                  <c:v>18.056999999999999</c:v>
                </c:pt>
                <c:pt idx="122">
                  <c:v>18.318999999999999</c:v>
                </c:pt>
                <c:pt idx="123">
                  <c:v>18.437999999999999</c:v>
                </c:pt>
                <c:pt idx="124">
                  <c:v>18.556999999999999</c:v>
                </c:pt>
                <c:pt idx="125">
                  <c:v>18.437999999999999</c:v>
                </c:pt>
                <c:pt idx="126">
                  <c:v>18.247</c:v>
                </c:pt>
                <c:pt idx="127">
                  <c:v>18.271000000000001</c:v>
                </c:pt>
                <c:pt idx="128">
                  <c:v>18.129000000000001</c:v>
                </c:pt>
                <c:pt idx="129">
                  <c:v>17.890999999999998</c:v>
                </c:pt>
                <c:pt idx="130">
                  <c:v>17.748000000000001</c:v>
                </c:pt>
                <c:pt idx="131">
                  <c:v>17.629000000000001</c:v>
                </c:pt>
                <c:pt idx="132">
                  <c:v>17.558</c:v>
                </c:pt>
                <c:pt idx="133">
                  <c:v>17.486000000000001</c:v>
                </c:pt>
                <c:pt idx="134">
                  <c:v>17.439</c:v>
                </c:pt>
                <c:pt idx="135">
                  <c:v>17.367999999999999</c:v>
                </c:pt>
                <c:pt idx="136">
                  <c:v>17.32</c:v>
                </c:pt>
                <c:pt idx="137">
                  <c:v>17.271999999999998</c:v>
                </c:pt>
                <c:pt idx="138">
                  <c:v>17.201000000000001</c:v>
                </c:pt>
                <c:pt idx="139">
                  <c:v>17.152999999999999</c:v>
                </c:pt>
                <c:pt idx="140">
                  <c:v>17.082000000000001</c:v>
                </c:pt>
                <c:pt idx="141">
                  <c:v>16.986999999999998</c:v>
                </c:pt>
                <c:pt idx="142">
                  <c:v>16.891999999999999</c:v>
                </c:pt>
                <c:pt idx="143">
                  <c:v>16.867999999999999</c:v>
                </c:pt>
                <c:pt idx="144">
                  <c:v>16.795999999999999</c:v>
                </c:pt>
                <c:pt idx="145">
                  <c:v>16.725000000000001</c:v>
                </c:pt>
                <c:pt idx="146">
                  <c:v>16.63</c:v>
                </c:pt>
                <c:pt idx="147">
                  <c:v>16.558</c:v>
                </c:pt>
                <c:pt idx="148">
                  <c:v>16.486999999999998</c:v>
                </c:pt>
                <c:pt idx="149">
                  <c:v>16.439</c:v>
                </c:pt>
                <c:pt idx="150">
                  <c:v>16.391999999999999</c:v>
                </c:pt>
                <c:pt idx="151">
                  <c:v>16.367999999999999</c:v>
                </c:pt>
                <c:pt idx="152">
                  <c:v>16.32</c:v>
                </c:pt>
                <c:pt idx="153">
                  <c:v>16.32</c:v>
                </c:pt>
                <c:pt idx="154">
                  <c:v>16.344000000000001</c:v>
                </c:pt>
                <c:pt idx="155">
                  <c:v>16.414999999999999</c:v>
                </c:pt>
                <c:pt idx="156">
                  <c:v>16.439</c:v>
                </c:pt>
                <c:pt idx="157">
                  <c:v>16.463000000000001</c:v>
                </c:pt>
                <c:pt idx="158">
                  <c:v>16.582000000000001</c:v>
                </c:pt>
                <c:pt idx="159">
                  <c:v>16.677</c:v>
                </c:pt>
                <c:pt idx="160">
                  <c:v>16.795999999999999</c:v>
                </c:pt>
                <c:pt idx="161">
                  <c:v>17.177</c:v>
                </c:pt>
                <c:pt idx="162">
                  <c:v>17.510000000000002</c:v>
                </c:pt>
                <c:pt idx="163">
                  <c:v>17.677</c:v>
                </c:pt>
                <c:pt idx="164">
                  <c:v>17.914999999999999</c:v>
                </c:pt>
                <c:pt idx="165">
                  <c:v>18.175999999999998</c:v>
                </c:pt>
                <c:pt idx="166">
                  <c:v>18.271000000000001</c:v>
                </c:pt>
                <c:pt idx="167">
                  <c:v>18.603999999999999</c:v>
                </c:pt>
                <c:pt idx="168">
                  <c:v>18.675000000000001</c:v>
                </c:pt>
                <c:pt idx="169">
                  <c:v>18.818000000000001</c:v>
                </c:pt>
                <c:pt idx="170">
                  <c:v>19.007999999999999</c:v>
                </c:pt>
                <c:pt idx="171">
                  <c:v>19.151</c:v>
                </c:pt>
                <c:pt idx="172">
                  <c:v>19.27</c:v>
                </c:pt>
                <c:pt idx="173">
                  <c:v>19.175000000000001</c:v>
                </c:pt>
                <c:pt idx="174">
                  <c:v>19.318000000000001</c:v>
                </c:pt>
                <c:pt idx="175">
                  <c:v>19.222000000000001</c:v>
                </c:pt>
                <c:pt idx="176">
                  <c:v>19.007999999999999</c:v>
                </c:pt>
                <c:pt idx="177">
                  <c:v>18.699000000000002</c:v>
                </c:pt>
                <c:pt idx="178">
                  <c:v>18.366</c:v>
                </c:pt>
                <c:pt idx="179">
                  <c:v>18.224</c:v>
                </c:pt>
                <c:pt idx="180">
                  <c:v>18.033000000000001</c:v>
                </c:pt>
                <c:pt idx="181">
                  <c:v>17.890999999999998</c:v>
                </c:pt>
                <c:pt idx="182">
                  <c:v>17.843</c:v>
                </c:pt>
                <c:pt idx="183">
                  <c:v>17.771999999999998</c:v>
                </c:pt>
                <c:pt idx="184">
                  <c:v>17.724</c:v>
                </c:pt>
                <c:pt idx="185">
                  <c:v>17.701000000000001</c:v>
                </c:pt>
                <c:pt idx="186">
                  <c:v>17.701000000000001</c:v>
                </c:pt>
                <c:pt idx="187">
                  <c:v>17.701000000000001</c:v>
                </c:pt>
                <c:pt idx="188">
                  <c:v>17.701000000000001</c:v>
                </c:pt>
                <c:pt idx="189">
                  <c:v>17.748000000000001</c:v>
                </c:pt>
                <c:pt idx="190">
                  <c:v>17.748000000000001</c:v>
                </c:pt>
                <c:pt idx="191">
                  <c:v>17.843</c:v>
                </c:pt>
                <c:pt idx="192">
                  <c:v>17.843</c:v>
                </c:pt>
                <c:pt idx="193">
                  <c:v>17.890999999999998</c:v>
                </c:pt>
                <c:pt idx="194">
                  <c:v>17.867000000000001</c:v>
                </c:pt>
                <c:pt idx="195">
                  <c:v>17.818999999999999</c:v>
                </c:pt>
                <c:pt idx="196">
                  <c:v>17.771999999999998</c:v>
                </c:pt>
                <c:pt idx="197">
                  <c:v>17.748000000000001</c:v>
                </c:pt>
                <c:pt idx="198">
                  <c:v>17.724</c:v>
                </c:pt>
                <c:pt idx="199">
                  <c:v>17.701000000000001</c:v>
                </c:pt>
                <c:pt idx="200">
                  <c:v>17.677</c:v>
                </c:pt>
                <c:pt idx="201">
                  <c:v>17.605</c:v>
                </c:pt>
                <c:pt idx="202">
                  <c:v>17.558</c:v>
                </c:pt>
                <c:pt idx="203">
                  <c:v>17.510000000000002</c:v>
                </c:pt>
                <c:pt idx="204">
                  <c:v>17.463000000000001</c:v>
                </c:pt>
                <c:pt idx="205">
                  <c:v>17.439</c:v>
                </c:pt>
                <c:pt idx="206">
                  <c:v>17.414999999999999</c:v>
                </c:pt>
                <c:pt idx="207">
                  <c:v>17.414999999999999</c:v>
                </c:pt>
                <c:pt idx="208">
                  <c:v>17.439</c:v>
                </c:pt>
                <c:pt idx="209">
                  <c:v>17.463000000000001</c:v>
                </c:pt>
                <c:pt idx="210">
                  <c:v>17.486000000000001</c:v>
                </c:pt>
                <c:pt idx="211">
                  <c:v>17.510000000000002</c:v>
                </c:pt>
                <c:pt idx="212">
                  <c:v>17.558</c:v>
                </c:pt>
                <c:pt idx="213">
                  <c:v>17.605</c:v>
                </c:pt>
                <c:pt idx="214">
                  <c:v>17.701000000000001</c:v>
                </c:pt>
                <c:pt idx="215">
                  <c:v>17.795999999999999</c:v>
                </c:pt>
                <c:pt idx="216">
                  <c:v>17.890999999999998</c:v>
                </c:pt>
                <c:pt idx="217">
                  <c:v>18.056999999999999</c:v>
                </c:pt>
                <c:pt idx="218">
                  <c:v>18.175999999999998</c:v>
                </c:pt>
                <c:pt idx="219">
                  <c:v>18.318999999999999</c:v>
                </c:pt>
                <c:pt idx="220">
                  <c:v>18.271000000000001</c:v>
                </c:pt>
                <c:pt idx="221">
                  <c:v>18.271000000000001</c:v>
                </c:pt>
                <c:pt idx="222">
                  <c:v>18.224</c:v>
                </c:pt>
                <c:pt idx="223">
                  <c:v>18.224</c:v>
                </c:pt>
                <c:pt idx="224">
                  <c:v>18.2</c:v>
                </c:pt>
                <c:pt idx="225">
                  <c:v>18.129000000000001</c:v>
                </c:pt>
                <c:pt idx="226">
                  <c:v>17.986000000000001</c:v>
                </c:pt>
                <c:pt idx="227">
                  <c:v>17.890999999999998</c:v>
                </c:pt>
                <c:pt idx="228">
                  <c:v>17.818999999999999</c:v>
                </c:pt>
                <c:pt idx="229">
                  <c:v>17.795999999999999</c:v>
                </c:pt>
                <c:pt idx="230">
                  <c:v>17.771999999999998</c:v>
                </c:pt>
                <c:pt idx="231">
                  <c:v>17.771999999999998</c:v>
                </c:pt>
                <c:pt idx="232">
                  <c:v>17.748000000000001</c:v>
                </c:pt>
                <c:pt idx="233">
                  <c:v>17.724</c:v>
                </c:pt>
                <c:pt idx="234">
                  <c:v>17.701000000000001</c:v>
                </c:pt>
                <c:pt idx="235">
                  <c:v>17.701000000000001</c:v>
                </c:pt>
                <c:pt idx="236">
                  <c:v>17.701000000000001</c:v>
                </c:pt>
                <c:pt idx="237">
                  <c:v>17.652999999999999</c:v>
                </c:pt>
                <c:pt idx="238">
                  <c:v>17.629000000000001</c:v>
                </c:pt>
                <c:pt idx="239">
                  <c:v>17.582000000000001</c:v>
                </c:pt>
                <c:pt idx="240">
                  <c:v>17.533999999999999</c:v>
                </c:pt>
                <c:pt idx="241">
                  <c:v>17.439</c:v>
                </c:pt>
                <c:pt idx="242">
                  <c:v>17.367999999999999</c:v>
                </c:pt>
                <c:pt idx="243">
                  <c:v>17.32</c:v>
                </c:pt>
                <c:pt idx="244">
                  <c:v>17.225000000000001</c:v>
                </c:pt>
                <c:pt idx="245">
                  <c:v>17.152999999999999</c:v>
                </c:pt>
                <c:pt idx="246">
                  <c:v>17.058</c:v>
                </c:pt>
                <c:pt idx="247">
                  <c:v>17.033999999999999</c:v>
                </c:pt>
                <c:pt idx="248">
                  <c:v>16.986999999999998</c:v>
                </c:pt>
                <c:pt idx="249">
                  <c:v>16.939</c:v>
                </c:pt>
                <c:pt idx="250">
                  <c:v>16.939</c:v>
                </c:pt>
                <c:pt idx="251">
                  <c:v>16.939</c:v>
                </c:pt>
                <c:pt idx="252">
                  <c:v>16.939</c:v>
                </c:pt>
                <c:pt idx="253">
                  <c:v>16.939</c:v>
                </c:pt>
                <c:pt idx="254">
                  <c:v>16.963000000000001</c:v>
                </c:pt>
                <c:pt idx="255">
                  <c:v>17.033999999999999</c:v>
                </c:pt>
                <c:pt idx="256">
                  <c:v>17.082000000000001</c:v>
                </c:pt>
                <c:pt idx="257">
                  <c:v>17.082000000000001</c:v>
                </c:pt>
                <c:pt idx="258">
                  <c:v>17.177</c:v>
                </c:pt>
                <c:pt idx="259">
                  <c:v>17.271999999999998</c:v>
                </c:pt>
                <c:pt idx="260">
                  <c:v>17.344000000000001</c:v>
                </c:pt>
                <c:pt idx="261">
                  <c:v>17.414999999999999</c:v>
                </c:pt>
                <c:pt idx="262">
                  <c:v>17.439</c:v>
                </c:pt>
                <c:pt idx="263">
                  <c:v>17.605</c:v>
                </c:pt>
                <c:pt idx="264">
                  <c:v>17.843</c:v>
                </c:pt>
                <c:pt idx="265">
                  <c:v>17.937999999999999</c:v>
                </c:pt>
                <c:pt idx="266">
                  <c:v>18.056999999999999</c:v>
                </c:pt>
                <c:pt idx="267">
                  <c:v>18.105</c:v>
                </c:pt>
                <c:pt idx="268">
                  <c:v>18.2</c:v>
                </c:pt>
                <c:pt idx="269">
                  <c:v>18.224</c:v>
                </c:pt>
                <c:pt idx="270">
                  <c:v>18.271000000000001</c:v>
                </c:pt>
                <c:pt idx="271">
                  <c:v>18.318999999999999</c:v>
                </c:pt>
                <c:pt idx="272">
                  <c:v>18.2</c:v>
                </c:pt>
                <c:pt idx="273">
                  <c:v>18.105</c:v>
                </c:pt>
                <c:pt idx="274">
                  <c:v>17.937999999999999</c:v>
                </c:pt>
                <c:pt idx="275">
                  <c:v>17.795999999999999</c:v>
                </c:pt>
                <c:pt idx="276">
                  <c:v>17.701000000000001</c:v>
                </c:pt>
                <c:pt idx="277">
                  <c:v>17.652999999999999</c:v>
                </c:pt>
                <c:pt idx="278">
                  <c:v>17.582000000000001</c:v>
                </c:pt>
                <c:pt idx="279">
                  <c:v>17.463000000000001</c:v>
                </c:pt>
                <c:pt idx="280">
                  <c:v>17.367999999999999</c:v>
                </c:pt>
                <c:pt idx="281">
                  <c:v>17.248999999999999</c:v>
                </c:pt>
                <c:pt idx="282">
                  <c:v>17.177</c:v>
                </c:pt>
                <c:pt idx="283">
                  <c:v>17.201000000000001</c:v>
                </c:pt>
                <c:pt idx="284">
                  <c:v>17.225000000000001</c:v>
                </c:pt>
                <c:pt idx="285">
                  <c:v>17.177</c:v>
                </c:pt>
                <c:pt idx="286">
                  <c:v>17.271999999999998</c:v>
                </c:pt>
                <c:pt idx="287">
                  <c:v>17.344000000000001</c:v>
                </c:pt>
                <c:pt idx="288">
                  <c:v>17.367999999999999</c:v>
                </c:pt>
                <c:pt idx="289">
                  <c:v>17.390999999999998</c:v>
                </c:pt>
                <c:pt idx="290">
                  <c:v>17.390999999999998</c:v>
                </c:pt>
                <c:pt idx="291">
                  <c:v>17.414999999999999</c:v>
                </c:pt>
                <c:pt idx="292">
                  <c:v>17.439</c:v>
                </c:pt>
                <c:pt idx="293">
                  <c:v>17.439</c:v>
                </c:pt>
                <c:pt idx="294">
                  <c:v>17.439</c:v>
                </c:pt>
                <c:pt idx="295">
                  <c:v>17.439</c:v>
                </c:pt>
                <c:pt idx="296">
                  <c:v>17.486000000000001</c:v>
                </c:pt>
                <c:pt idx="297">
                  <c:v>17.486000000000001</c:v>
                </c:pt>
                <c:pt idx="298">
                  <c:v>17.439</c:v>
                </c:pt>
                <c:pt idx="299">
                  <c:v>17.414999999999999</c:v>
                </c:pt>
                <c:pt idx="300">
                  <c:v>17.367999999999999</c:v>
                </c:pt>
                <c:pt idx="301">
                  <c:v>17.295999999999999</c:v>
                </c:pt>
                <c:pt idx="302">
                  <c:v>17.248999999999999</c:v>
                </c:pt>
                <c:pt idx="303">
                  <c:v>17.271999999999998</c:v>
                </c:pt>
                <c:pt idx="304">
                  <c:v>17.32</c:v>
                </c:pt>
                <c:pt idx="305">
                  <c:v>17.367999999999999</c:v>
                </c:pt>
                <c:pt idx="306">
                  <c:v>17.414999999999999</c:v>
                </c:pt>
                <c:pt idx="307">
                  <c:v>17.463000000000001</c:v>
                </c:pt>
                <c:pt idx="308">
                  <c:v>17.510000000000002</c:v>
                </c:pt>
                <c:pt idx="309">
                  <c:v>17.558</c:v>
                </c:pt>
                <c:pt idx="310">
                  <c:v>17.605</c:v>
                </c:pt>
                <c:pt idx="311">
                  <c:v>17.652999999999999</c:v>
                </c:pt>
                <c:pt idx="312">
                  <c:v>17.795999999999999</c:v>
                </c:pt>
                <c:pt idx="313">
                  <c:v>17.914999999999999</c:v>
                </c:pt>
                <c:pt idx="314">
                  <c:v>18.175999999999998</c:v>
                </c:pt>
                <c:pt idx="315">
                  <c:v>18.224</c:v>
                </c:pt>
                <c:pt idx="316">
                  <c:v>18.129000000000001</c:v>
                </c:pt>
                <c:pt idx="317">
                  <c:v>18.105</c:v>
                </c:pt>
                <c:pt idx="318">
                  <c:v>18.175999999999998</c:v>
                </c:pt>
                <c:pt idx="319">
                  <c:v>18.105</c:v>
                </c:pt>
                <c:pt idx="320">
                  <c:v>18.105</c:v>
                </c:pt>
                <c:pt idx="321">
                  <c:v>18.056999999999999</c:v>
                </c:pt>
                <c:pt idx="322">
                  <c:v>17.914999999999999</c:v>
                </c:pt>
                <c:pt idx="323">
                  <c:v>17.890999999999998</c:v>
                </c:pt>
                <c:pt idx="324">
                  <c:v>17.795999999999999</c:v>
                </c:pt>
                <c:pt idx="325">
                  <c:v>17.748000000000001</c:v>
                </c:pt>
                <c:pt idx="326">
                  <c:v>17.724</c:v>
                </c:pt>
                <c:pt idx="327">
                  <c:v>17.701000000000001</c:v>
                </c:pt>
                <c:pt idx="328">
                  <c:v>17.652999999999999</c:v>
                </c:pt>
                <c:pt idx="329">
                  <c:v>17.582000000000001</c:v>
                </c:pt>
                <c:pt idx="330">
                  <c:v>17.533999999999999</c:v>
                </c:pt>
                <c:pt idx="331">
                  <c:v>17.463000000000001</c:v>
                </c:pt>
                <c:pt idx="332">
                  <c:v>17.463000000000001</c:v>
                </c:pt>
                <c:pt idx="333">
                  <c:v>17.367999999999999</c:v>
                </c:pt>
                <c:pt idx="334">
                  <c:v>17.32</c:v>
                </c:pt>
                <c:pt idx="335">
                  <c:v>17.248999999999999</c:v>
                </c:pt>
              </c:numCache>
            </c:numRef>
          </c:val>
          <c:smooth val="0"/>
          <c:extLst>
            <c:ext xmlns:c16="http://schemas.microsoft.com/office/drawing/2014/chart" uri="{C3380CC4-5D6E-409C-BE32-E72D297353CC}">
              <c16:uniqueId val="{00000002-91EA-4B39-92A9-FC08F71A5943}"/>
            </c:ext>
          </c:extLst>
        </c:ser>
        <c:ser>
          <c:idx val="2"/>
          <c:order val="2"/>
          <c:tx>
            <c:strRef>
              <c:f>'All sp'!$I$1</c:f>
              <c:strCache>
                <c:ptCount val="1"/>
                <c:pt idx="0">
                  <c:v>Ambient 3</c:v>
                </c:pt>
              </c:strCache>
            </c:strRef>
          </c:tx>
          <c:spPr>
            <a:ln w="28575" cap="rnd">
              <a:solidFill>
                <a:srgbClr val="00B05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sp'!$I$2:$I$337</c:f>
              <c:numCache>
                <c:formatCode>General</c:formatCode>
                <c:ptCount val="336"/>
                <c:pt idx="0">
                  <c:v>17.605</c:v>
                </c:pt>
                <c:pt idx="1">
                  <c:v>17.582000000000001</c:v>
                </c:pt>
                <c:pt idx="2">
                  <c:v>17.582000000000001</c:v>
                </c:pt>
                <c:pt idx="3">
                  <c:v>17.533999999999999</c:v>
                </c:pt>
                <c:pt idx="4">
                  <c:v>17.510000000000002</c:v>
                </c:pt>
                <c:pt idx="5">
                  <c:v>17.463000000000001</c:v>
                </c:pt>
                <c:pt idx="6">
                  <c:v>17.463000000000001</c:v>
                </c:pt>
                <c:pt idx="7">
                  <c:v>17.463000000000001</c:v>
                </c:pt>
                <c:pt idx="8">
                  <c:v>17.414999999999999</c:v>
                </c:pt>
                <c:pt idx="9">
                  <c:v>17.414999999999999</c:v>
                </c:pt>
                <c:pt idx="10">
                  <c:v>17.414999999999999</c:v>
                </c:pt>
                <c:pt idx="11">
                  <c:v>17.367999999999999</c:v>
                </c:pt>
                <c:pt idx="12">
                  <c:v>17.367999999999999</c:v>
                </c:pt>
                <c:pt idx="13">
                  <c:v>17.344000000000001</c:v>
                </c:pt>
                <c:pt idx="14">
                  <c:v>17.32</c:v>
                </c:pt>
                <c:pt idx="15">
                  <c:v>17.344000000000001</c:v>
                </c:pt>
                <c:pt idx="16">
                  <c:v>17.390999999999998</c:v>
                </c:pt>
                <c:pt idx="17">
                  <c:v>17.414999999999999</c:v>
                </c:pt>
                <c:pt idx="18">
                  <c:v>17.463000000000001</c:v>
                </c:pt>
                <c:pt idx="19">
                  <c:v>17.510000000000002</c:v>
                </c:pt>
                <c:pt idx="20">
                  <c:v>17.558</c:v>
                </c:pt>
                <c:pt idx="21">
                  <c:v>17.605</c:v>
                </c:pt>
                <c:pt idx="22">
                  <c:v>17.652999999999999</c:v>
                </c:pt>
                <c:pt idx="23">
                  <c:v>17.701000000000001</c:v>
                </c:pt>
                <c:pt idx="24">
                  <c:v>17.724</c:v>
                </c:pt>
                <c:pt idx="25">
                  <c:v>17.748000000000001</c:v>
                </c:pt>
                <c:pt idx="26">
                  <c:v>17.795999999999999</c:v>
                </c:pt>
                <c:pt idx="27">
                  <c:v>17.843</c:v>
                </c:pt>
                <c:pt idx="28">
                  <c:v>17.843</c:v>
                </c:pt>
                <c:pt idx="29">
                  <c:v>17.867000000000001</c:v>
                </c:pt>
                <c:pt idx="30">
                  <c:v>17.890999999999998</c:v>
                </c:pt>
                <c:pt idx="31">
                  <c:v>17.890999999999998</c:v>
                </c:pt>
                <c:pt idx="32">
                  <c:v>17.867000000000001</c:v>
                </c:pt>
                <c:pt idx="33">
                  <c:v>17.890999999999998</c:v>
                </c:pt>
                <c:pt idx="34">
                  <c:v>17.843</c:v>
                </c:pt>
                <c:pt idx="35">
                  <c:v>17.795999999999999</c:v>
                </c:pt>
                <c:pt idx="36">
                  <c:v>17.748000000000001</c:v>
                </c:pt>
                <c:pt idx="37">
                  <c:v>17.748000000000001</c:v>
                </c:pt>
                <c:pt idx="38">
                  <c:v>17.701000000000001</c:v>
                </c:pt>
                <c:pt idx="39">
                  <c:v>17.677</c:v>
                </c:pt>
                <c:pt idx="40">
                  <c:v>17.629000000000001</c:v>
                </c:pt>
                <c:pt idx="41">
                  <c:v>17.533999999999999</c:v>
                </c:pt>
                <c:pt idx="42">
                  <c:v>17.439</c:v>
                </c:pt>
                <c:pt idx="43">
                  <c:v>17.414999999999999</c:v>
                </c:pt>
                <c:pt idx="44">
                  <c:v>17.390999999999998</c:v>
                </c:pt>
                <c:pt idx="45">
                  <c:v>17.367999999999999</c:v>
                </c:pt>
                <c:pt idx="46">
                  <c:v>17.32</c:v>
                </c:pt>
                <c:pt idx="47">
                  <c:v>17.344000000000001</c:v>
                </c:pt>
                <c:pt idx="48">
                  <c:v>17.295999999999999</c:v>
                </c:pt>
                <c:pt idx="49">
                  <c:v>17.248999999999999</c:v>
                </c:pt>
                <c:pt idx="50">
                  <c:v>17.201000000000001</c:v>
                </c:pt>
                <c:pt idx="51">
                  <c:v>17.177</c:v>
                </c:pt>
                <c:pt idx="52">
                  <c:v>17.201000000000001</c:v>
                </c:pt>
                <c:pt idx="53">
                  <c:v>17.152999999999999</c:v>
                </c:pt>
                <c:pt idx="54">
                  <c:v>17.058</c:v>
                </c:pt>
                <c:pt idx="55">
                  <c:v>16.986999999999998</c:v>
                </c:pt>
                <c:pt idx="56">
                  <c:v>16.891999999999999</c:v>
                </c:pt>
                <c:pt idx="57">
                  <c:v>16.844000000000001</c:v>
                </c:pt>
                <c:pt idx="58">
                  <c:v>16.82</c:v>
                </c:pt>
                <c:pt idx="59">
                  <c:v>16.795999999999999</c:v>
                </c:pt>
                <c:pt idx="60">
                  <c:v>16.795999999999999</c:v>
                </c:pt>
                <c:pt idx="61">
                  <c:v>16.795999999999999</c:v>
                </c:pt>
                <c:pt idx="62">
                  <c:v>16.701000000000001</c:v>
                </c:pt>
                <c:pt idx="63">
                  <c:v>16.773</c:v>
                </c:pt>
                <c:pt idx="64">
                  <c:v>16.914999999999999</c:v>
                </c:pt>
                <c:pt idx="65">
                  <c:v>17.033999999999999</c:v>
                </c:pt>
                <c:pt idx="66">
                  <c:v>17.106000000000002</c:v>
                </c:pt>
                <c:pt idx="67">
                  <c:v>17.177</c:v>
                </c:pt>
                <c:pt idx="68">
                  <c:v>17.225000000000001</c:v>
                </c:pt>
                <c:pt idx="69">
                  <c:v>17.271999999999998</c:v>
                </c:pt>
                <c:pt idx="70">
                  <c:v>17.344000000000001</c:v>
                </c:pt>
                <c:pt idx="71">
                  <c:v>17.390999999999998</c:v>
                </c:pt>
                <c:pt idx="72">
                  <c:v>17.439</c:v>
                </c:pt>
                <c:pt idx="73">
                  <c:v>17.510000000000002</c:v>
                </c:pt>
                <c:pt idx="74">
                  <c:v>17.558</c:v>
                </c:pt>
                <c:pt idx="75">
                  <c:v>17.605</c:v>
                </c:pt>
                <c:pt idx="76">
                  <c:v>17.652999999999999</c:v>
                </c:pt>
                <c:pt idx="77">
                  <c:v>17.652999999999999</c:v>
                </c:pt>
                <c:pt idx="78">
                  <c:v>17.629000000000001</c:v>
                </c:pt>
                <c:pt idx="79">
                  <c:v>17.629000000000001</c:v>
                </c:pt>
                <c:pt idx="80">
                  <c:v>17.629000000000001</c:v>
                </c:pt>
                <c:pt idx="81">
                  <c:v>17.605</c:v>
                </c:pt>
                <c:pt idx="82">
                  <c:v>17.558</c:v>
                </c:pt>
                <c:pt idx="83">
                  <c:v>17.558</c:v>
                </c:pt>
                <c:pt idx="84">
                  <c:v>17.510000000000002</c:v>
                </c:pt>
                <c:pt idx="85">
                  <c:v>17.486000000000001</c:v>
                </c:pt>
                <c:pt idx="86">
                  <c:v>17.414999999999999</c:v>
                </c:pt>
                <c:pt idx="87">
                  <c:v>17.367999999999999</c:v>
                </c:pt>
                <c:pt idx="88">
                  <c:v>17.271999999999998</c:v>
                </c:pt>
                <c:pt idx="89">
                  <c:v>17.32</c:v>
                </c:pt>
                <c:pt idx="90">
                  <c:v>17.32</c:v>
                </c:pt>
                <c:pt idx="91">
                  <c:v>17.295999999999999</c:v>
                </c:pt>
                <c:pt idx="92">
                  <c:v>17.271999999999998</c:v>
                </c:pt>
                <c:pt idx="93">
                  <c:v>17.201000000000001</c:v>
                </c:pt>
                <c:pt idx="94">
                  <c:v>17.225000000000001</c:v>
                </c:pt>
                <c:pt idx="95">
                  <c:v>17.225000000000001</c:v>
                </c:pt>
                <c:pt idx="96">
                  <c:v>17.177</c:v>
                </c:pt>
                <c:pt idx="97">
                  <c:v>17.13</c:v>
                </c:pt>
                <c:pt idx="98">
                  <c:v>17.106000000000002</c:v>
                </c:pt>
                <c:pt idx="99">
                  <c:v>17.106000000000002</c:v>
                </c:pt>
                <c:pt idx="100">
                  <c:v>17.13</c:v>
                </c:pt>
                <c:pt idx="101">
                  <c:v>17.13</c:v>
                </c:pt>
                <c:pt idx="102">
                  <c:v>17.082000000000001</c:v>
                </c:pt>
                <c:pt idx="103">
                  <c:v>16.986999999999998</c:v>
                </c:pt>
                <c:pt idx="104">
                  <c:v>16.748999999999999</c:v>
                </c:pt>
                <c:pt idx="105">
                  <c:v>16.582000000000001</c:v>
                </c:pt>
                <c:pt idx="106">
                  <c:v>16.463000000000001</c:v>
                </c:pt>
                <c:pt idx="107">
                  <c:v>16.463000000000001</c:v>
                </c:pt>
                <c:pt idx="108">
                  <c:v>16.391999999999999</c:v>
                </c:pt>
                <c:pt idx="109">
                  <c:v>16.248999999999999</c:v>
                </c:pt>
                <c:pt idx="110">
                  <c:v>16.106000000000002</c:v>
                </c:pt>
                <c:pt idx="111">
                  <c:v>16.106000000000002</c:v>
                </c:pt>
                <c:pt idx="112">
                  <c:v>16.225000000000001</c:v>
                </c:pt>
                <c:pt idx="113">
                  <c:v>16.439</c:v>
                </c:pt>
                <c:pt idx="114">
                  <c:v>16.677</c:v>
                </c:pt>
                <c:pt idx="115">
                  <c:v>16.844000000000001</c:v>
                </c:pt>
                <c:pt idx="116">
                  <c:v>16.986999999999998</c:v>
                </c:pt>
                <c:pt idx="117">
                  <c:v>17.13</c:v>
                </c:pt>
                <c:pt idx="118">
                  <c:v>17.32</c:v>
                </c:pt>
                <c:pt idx="119">
                  <c:v>17.486000000000001</c:v>
                </c:pt>
                <c:pt idx="120">
                  <c:v>17.629000000000001</c:v>
                </c:pt>
                <c:pt idx="121">
                  <c:v>17.795999999999999</c:v>
                </c:pt>
                <c:pt idx="122">
                  <c:v>17.986000000000001</c:v>
                </c:pt>
                <c:pt idx="123">
                  <c:v>18.105</c:v>
                </c:pt>
                <c:pt idx="124">
                  <c:v>18.224</c:v>
                </c:pt>
                <c:pt idx="125">
                  <c:v>18.175999999999998</c:v>
                </c:pt>
                <c:pt idx="126">
                  <c:v>18.056999999999999</c:v>
                </c:pt>
                <c:pt idx="127">
                  <c:v>18.056999999999999</c:v>
                </c:pt>
                <c:pt idx="128">
                  <c:v>17.962</c:v>
                </c:pt>
                <c:pt idx="129">
                  <c:v>17.795999999999999</c:v>
                </c:pt>
                <c:pt idx="130">
                  <c:v>17.701000000000001</c:v>
                </c:pt>
                <c:pt idx="131">
                  <c:v>17.629000000000001</c:v>
                </c:pt>
                <c:pt idx="132">
                  <c:v>17.558</c:v>
                </c:pt>
                <c:pt idx="133">
                  <c:v>17.510000000000002</c:v>
                </c:pt>
                <c:pt idx="134">
                  <c:v>17.463000000000001</c:v>
                </c:pt>
                <c:pt idx="135">
                  <c:v>17.414999999999999</c:v>
                </c:pt>
                <c:pt idx="136">
                  <c:v>17.367999999999999</c:v>
                </c:pt>
                <c:pt idx="137">
                  <c:v>17.32</c:v>
                </c:pt>
                <c:pt idx="138">
                  <c:v>17.271999999999998</c:v>
                </c:pt>
                <c:pt idx="139">
                  <c:v>17.201000000000001</c:v>
                </c:pt>
                <c:pt idx="140">
                  <c:v>17.152999999999999</c:v>
                </c:pt>
                <c:pt idx="141">
                  <c:v>17.082000000000001</c:v>
                </c:pt>
                <c:pt idx="142">
                  <c:v>16.986999999999998</c:v>
                </c:pt>
                <c:pt idx="143">
                  <c:v>16.939</c:v>
                </c:pt>
                <c:pt idx="144">
                  <c:v>16.891999999999999</c:v>
                </c:pt>
                <c:pt idx="145">
                  <c:v>16.844000000000001</c:v>
                </c:pt>
                <c:pt idx="146">
                  <c:v>16.748999999999999</c:v>
                </c:pt>
                <c:pt idx="147">
                  <c:v>16.701000000000001</c:v>
                </c:pt>
                <c:pt idx="148">
                  <c:v>16.63</c:v>
                </c:pt>
                <c:pt idx="149">
                  <c:v>16.582000000000001</c:v>
                </c:pt>
                <c:pt idx="150">
                  <c:v>16.533999999999999</c:v>
                </c:pt>
                <c:pt idx="151">
                  <c:v>16.510999999999999</c:v>
                </c:pt>
                <c:pt idx="152">
                  <c:v>16.486999999999998</c:v>
                </c:pt>
                <c:pt idx="153">
                  <c:v>16.486999999999998</c:v>
                </c:pt>
                <c:pt idx="154">
                  <c:v>16.510999999999999</c:v>
                </c:pt>
                <c:pt idx="155">
                  <c:v>16.582000000000001</c:v>
                </c:pt>
                <c:pt idx="156">
                  <c:v>16.582000000000001</c:v>
                </c:pt>
                <c:pt idx="157">
                  <c:v>16.63</c:v>
                </c:pt>
                <c:pt idx="158">
                  <c:v>16.725000000000001</c:v>
                </c:pt>
                <c:pt idx="159">
                  <c:v>16.82</c:v>
                </c:pt>
                <c:pt idx="160">
                  <c:v>16.939</c:v>
                </c:pt>
                <c:pt idx="161">
                  <c:v>17.177</c:v>
                </c:pt>
                <c:pt idx="162">
                  <c:v>17.414999999999999</c:v>
                </c:pt>
                <c:pt idx="163">
                  <c:v>17.510000000000002</c:v>
                </c:pt>
                <c:pt idx="164">
                  <c:v>17.677</c:v>
                </c:pt>
                <c:pt idx="165">
                  <c:v>17.890999999999998</c:v>
                </c:pt>
                <c:pt idx="166">
                  <c:v>17.986000000000001</c:v>
                </c:pt>
                <c:pt idx="167">
                  <c:v>18.2</c:v>
                </c:pt>
                <c:pt idx="168">
                  <c:v>18.318999999999999</c:v>
                </c:pt>
                <c:pt idx="169">
                  <c:v>18.39</c:v>
                </c:pt>
                <c:pt idx="170">
                  <c:v>18.533000000000001</c:v>
                </c:pt>
                <c:pt idx="171">
                  <c:v>18.675000000000001</c:v>
                </c:pt>
                <c:pt idx="172">
                  <c:v>18.794</c:v>
                </c:pt>
                <c:pt idx="173">
                  <c:v>18.771000000000001</c:v>
                </c:pt>
                <c:pt idx="174">
                  <c:v>18.841999999999999</c:v>
                </c:pt>
                <c:pt idx="175">
                  <c:v>18.794</c:v>
                </c:pt>
                <c:pt idx="176">
                  <c:v>18.652000000000001</c:v>
                </c:pt>
                <c:pt idx="177">
                  <c:v>18.437999999999999</c:v>
                </c:pt>
                <c:pt idx="178">
                  <c:v>18.152000000000001</c:v>
                </c:pt>
                <c:pt idx="179">
                  <c:v>18.033000000000001</c:v>
                </c:pt>
                <c:pt idx="180">
                  <c:v>17.914999999999999</c:v>
                </c:pt>
                <c:pt idx="181">
                  <c:v>17.795999999999999</c:v>
                </c:pt>
                <c:pt idx="182">
                  <c:v>17.771999999999998</c:v>
                </c:pt>
                <c:pt idx="183">
                  <c:v>17.748000000000001</c:v>
                </c:pt>
                <c:pt idx="184">
                  <c:v>17.701000000000001</c:v>
                </c:pt>
                <c:pt idx="185">
                  <c:v>17.652999999999999</c:v>
                </c:pt>
                <c:pt idx="186">
                  <c:v>17.677</c:v>
                </c:pt>
                <c:pt idx="187">
                  <c:v>17.701000000000001</c:v>
                </c:pt>
                <c:pt idx="188">
                  <c:v>17.701000000000001</c:v>
                </c:pt>
                <c:pt idx="189">
                  <c:v>17.701000000000001</c:v>
                </c:pt>
                <c:pt idx="190">
                  <c:v>17.724</c:v>
                </c:pt>
                <c:pt idx="191">
                  <c:v>17.748000000000001</c:v>
                </c:pt>
                <c:pt idx="192">
                  <c:v>17.771999999999998</c:v>
                </c:pt>
                <c:pt idx="193">
                  <c:v>17.795999999999999</c:v>
                </c:pt>
                <c:pt idx="194">
                  <c:v>17.795999999999999</c:v>
                </c:pt>
                <c:pt idx="195">
                  <c:v>17.748000000000001</c:v>
                </c:pt>
                <c:pt idx="196">
                  <c:v>17.724</c:v>
                </c:pt>
                <c:pt idx="197">
                  <c:v>17.701000000000001</c:v>
                </c:pt>
                <c:pt idx="198">
                  <c:v>17.701000000000001</c:v>
                </c:pt>
                <c:pt idx="199">
                  <c:v>17.701000000000001</c:v>
                </c:pt>
                <c:pt idx="200">
                  <c:v>17.652999999999999</c:v>
                </c:pt>
                <c:pt idx="201">
                  <c:v>17.605</c:v>
                </c:pt>
                <c:pt idx="202">
                  <c:v>17.558</c:v>
                </c:pt>
                <c:pt idx="203">
                  <c:v>17.510000000000002</c:v>
                </c:pt>
                <c:pt idx="204">
                  <c:v>17.486000000000001</c:v>
                </c:pt>
                <c:pt idx="205">
                  <c:v>17.463000000000001</c:v>
                </c:pt>
                <c:pt idx="206">
                  <c:v>17.439</c:v>
                </c:pt>
                <c:pt idx="207">
                  <c:v>17.439</c:v>
                </c:pt>
                <c:pt idx="208">
                  <c:v>17.463000000000001</c:v>
                </c:pt>
                <c:pt idx="209">
                  <c:v>17.486000000000001</c:v>
                </c:pt>
                <c:pt idx="210">
                  <c:v>17.510000000000002</c:v>
                </c:pt>
                <c:pt idx="211">
                  <c:v>17.510000000000002</c:v>
                </c:pt>
                <c:pt idx="212">
                  <c:v>17.558</c:v>
                </c:pt>
                <c:pt idx="213">
                  <c:v>17.605</c:v>
                </c:pt>
                <c:pt idx="214">
                  <c:v>17.652999999999999</c:v>
                </c:pt>
                <c:pt idx="215">
                  <c:v>17.701000000000001</c:v>
                </c:pt>
                <c:pt idx="216">
                  <c:v>17.771999999999998</c:v>
                </c:pt>
                <c:pt idx="217">
                  <c:v>17.867000000000001</c:v>
                </c:pt>
                <c:pt idx="218">
                  <c:v>17.914999999999999</c:v>
                </c:pt>
                <c:pt idx="219">
                  <c:v>18.033000000000001</c:v>
                </c:pt>
                <c:pt idx="220">
                  <c:v>18.033000000000001</c:v>
                </c:pt>
                <c:pt idx="221">
                  <c:v>18.033000000000001</c:v>
                </c:pt>
                <c:pt idx="222">
                  <c:v>18.010000000000002</c:v>
                </c:pt>
                <c:pt idx="223">
                  <c:v>17.986000000000001</c:v>
                </c:pt>
                <c:pt idx="224">
                  <c:v>17.986000000000001</c:v>
                </c:pt>
                <c:pt idx="225">
                  <c:v>17.937999999999999</c:v>
                </c:pt>
                <c:pt idx="226">
                  <c:v>17.867000000000001</c:v>
                </c:pt>
                <c:pt idx="227">
                  <c:v>17.795999999999999</c:v>
                </c:pt>
                <c:pt idx="228">
                  <c:v>17.748000000000001</c:v>
                </c:pt>
                <c:pt idx="229">
                  <c:v>17.748000000000001</c:v>
                </c:pt>
                <c:pt idx="230">
                  <c:v>17.724</c:v>
                </c:pt>
                <c:pt idx="231">
                  <c:v>17.748000000000001</c:v>
                </c:pt>
                <c:pt idx="232">
                  <c:v>17.701000000000001</c:v>
                </c:pt>
                <c:pt idx="233">
                  <c:v>17.701000000000001</c:v>
                </c:pt>
                <c:pt idx="234">
                  <c:v>17.701000000000001</c:v>
                </c:pt>
                <c:pt idx="235">
                  <c:v>17.701000000000001</c:v>
                </c:pt>
                <c:pt idx="236">
                  <c:v>17.677</c:v>
                </c:pt>
                <c:pt idx="237">
                  <c:v>17.652999999999999</c:v>
                </c:pt>
                <c:pt idx="238">
                  <c:v>17.629000000000001</c:v>
                </c:pt>
                <c:pt idx="239">
                  <c:v>17.558</c:v>
                </c:pt>
                <c:pt idx="240">
                  <c:v>17.533999999999999</c:v>
                </c:pt>
                <c:pt idx="241">
                  <c:v>17.463000000000001</c:v>
                </c:pt>
                <c:pt idx="242">
                  <c:v>17.390999999999998</c:v>
                </c:pt>
                <c:pt idx="243">
                  <c:v>17.344000000000001</c:v>
                </c:pt>
                <c:pt idx="244">
                  <c:v>17.271999999999998</c:v>
                </c:pt>
                <c:pt idx="245">
                  <c:v>17.177</c:v>
                </c:pt>
                <c:pt idx="246">
                  <c:v>17.106000000000002</c:v>
                </c:pt>
                <c:pt idx="247">
                  <c:v>17.106000000000002</c:v>
                </c:pt>
                <c:pt idx="248">
                  <c:v>17.033999999999999</c:v>
                </c:pt>
                <c:pt idx="249">
                  <c:v>17.010999999999999</c:v>
                </c:pt>
                <c:pt idx="250">
                  <c:v>17.010999999999999</c:v>
                </c:pt>
                <c:pt idx="251">
                  <c:v>17.010999999999999</c:v>
                </c:pt>
                <c:pt idx="252">
                  <c:v>17.033999999999999</c:v>
                </c:pt>
                <c:pt idx="253">
                  <c:v>17.010999999999999</c:v>
                </c:pt>
                <c:pt idx="254">
                  <c:v>17.033999999999999</c:v>
                </c:pt>
                <c:pt idx="255">
                  <c:v>17.106000000000002</c:v>
                </c:pt>
                <c:pt idx="256">
                  <c:v>17.152999999999999</c:v>
                </c:pt>
                <c:pt idx="257">
                  <c:v>17.152999999999999</c:v>
                </c:pt>
                <c:pt idx="258">
                  <c:v>17.248999999999999</c:v>
                </c:pt>
                <c:pt idx="259">
                  <c:v>17.32</c:v>
                </c:pt>
                <c:pt idx="260">
                  <c:v>17.390999999999998</c:v>
                </c:pt>
                <c:pt idx="261">
                  <c:v>17.439</c:v>
                </c:pt>
                <c:pt idx="262">
                  <c:v>17.463000000000001</c:v>
                </c:pt>
                <c:pt idx="263">
                  <c:v>17.558</c:v>
                </c:pt>
                <c:pt idx="264">
                  <c:v>17.652999999999999</c:v>
                </c:pt>
                <c:pt idx="265">
                  <c:v>17.748000000000001</c:v>
                </c:pt>
                <c:pt idx="266">
                  <c:v>17.818999999999999</c:v>
                </c:pt>
                <c:pt idx="267">
                  <c:v>17.890999999999998</c:v>
                </c:pt>
                <c:pt idx="268">
                  <c:v>17.986000000000001</c:v>
                </c:pt>
                <c:pt idx="269">
                  <c:v>18.010000000000002</c:v>
                </c:pt>
                <c:pt idx="270">
                  <c:v>18.033000000000001</c:v>
                </c:pt>
                <c:pt idx="271">
                  <c:v>18.056999999999999</c:v>
                </c:pt>
                <c:pt idx="272">
                  <c:v>17.986000000000001</c:v>
                </c:pt>
                <c:pt idx="273">
                  <c:v>17.914999999999999</c:v>
                </c:pt>
                <c:pt idx="274">
                  <c:v>17.795999999999999</c:v>
                </c:pt>
                <c:pt idx="275">
                  <c:v>17.724</c:v>
                </c:pt>
                <c:pt idx="276">
                  <c:v>17.652999999999999</c:v>
                </c:pt>
                <c:pt idx="277">
                  <c:v>17.629000000000001</c:v>
                </c:pt>
                <c:pt idx="278">
                  <c:v>17.558</c:v>
                </c:pt>
                <c:pt idx="279">
                  <c:v>17.463000000000001</c:v>
                </c:pt>
                <c:pt idx="280">
                  <c:v>17.367999999999999</c:v>
                </c:pt>
                <c:pt idx="281">
                  <c:v>17.271999999999998</c:v>
                </c:pt>
                <c:pt idx="282">
                  <c:v>17.225000000000001</c:v>
                </c:pt>
                <c:pt idx="283">
                  <c:v>17.248999999999999</c:v>
                </c:pt>
                <c:pt idx="284">
                  <c:v>17.271999999999998</c:v>
                </c:pt>
                <c:pt idx="285">
                  <c:v>17.248999999999999</c:v>
                </c:pt>
                <c:pt idx="286">
                  <c:v>17.32</c:v>
                </c:pt>
                <c:pt idx="287">
                  <c:v>17.367999999999999</c:v>
                </c:pt>
                <c:pt idx="288">
                  <c:v>17.414999999999999</c:v>
                </c:pt>
                <c:pt idx="289">
                  <c:v>17.414999999999999</c:v>
                </c:pt>
                <c:pt idx="290">
                  <c:v>17.439</c:v>
                </c:pt>
                <c:pt idx="291">
                  <c:v>17.439</c:v>
                </c:pt>
                <c:pt idx="292">
                  <c:v>17.463000000000001</c:v>
                </c:pt>
                <c:pt idx="293">
                  <c:v>17.463000000000001</c:v>
                </c:pt>
                <c:pt idx="294">
                  <c:v>17.463000000000001</c:v>
                </c:pt>
                <c:pt idx="295">
                  <c:v>17.463000000000001</c:v>
                </c:pt>
                <c:pt idx="296">
                  <c:v>17.510000000000002</c:v>
                </c:pt>
                <c:pt idx="297">
                  <c:v>17.510000000000002</c:v>
                </c:pt>
                <c:pt idx="298">
                  <c:v>17.463000000000001</c:v>
                </c:pt>
                <c:pt idx="299">
                  <c:v>17.439</c:v>
                </c:pt>
                <c:pt idx="300">
                  <c:v>17.390999999999998</c:v>
                </c:pt>
                <c:pt idx="301">
                  <c:v>17.344000000000001</c:v>
                </c:pt>
                <c:pt idx="302">
                  <c:v>17.295999999999999</c:v>
                </c:pt>
                <c:pt idx="303">
                  <c:v>17.32</c:v>
                </c:pt>
                <c:pt idx="304">
                  <c:v>17.367999999999999</c:v>
                </c:pt>
                <c:pt idx="305">
                  <c:v>17.414999999999999</c:v>
                </c:pt>
                <c:pt idx="306">
                  <c:v>17.439</c:v>
                </c:pt>
                <c:pt idx="307">
                  <c:v>17.486000000000001</c:v>
                </c:pt>
                <c:pt idx="308">
                  <c:v>17.510000000000002</c:v>
                </c:pt>
                <c:pt idx="309">
                  <c:v>17.558</c:v>
                </c:pt>
                <c:pt idx="310">
                  <c:v>17.582000000000001</c:v>
                </c:pt>
                <c:pt idx="311">
                  <c:v>17.605</c:v>
                </c:pt>
                <c:pt idx="312">
                  <c:v>17.701000000000001</c:v>
                </c:pt>
                <c:pt idx="313">
                  <c:v>17.771999999999998</c:v>
                </c:pt>
                <c:pt idx="314">
                  <c:v>17.890999999999998</c:v>
                </c:pt>
                <c:pt idx="315">
                  <c:v>17.914999999999999</c:v>
                </c:pt>
                <c:pt idx="316">
                  <c:v>17.890999999999998</c:v>
                </c:pt>
                <c:pt idx="317">
                  <c:v>17.914999999999999</c:v>
                </c:pt>
                <c:pt idx="318">
                  <c:v>17.937999999999999</c:v>
                </c:pt>
                <c:pt idx="319">
                  <c:v>17.937999999999999</c:v>
                </c:pt>
                <c:pt idx="320">
                  <c:v>17.890999999999998</c:v>
                </c:pt>
                <c:pt idx="321">
                  <c:v>17.843</c:v>
                </c:pt>
                <c:pt idx="322">
                  <c:v>17.771999999999998</c:v>
                </c:pt>
                <c:pt idx="323">
                  <c:v>17.771999999999998</c:v>
                </c:pt>
                <c:pt idx="324">
                  <c:v>17.724</c:v>
                </c:pt>
                <c:pt idx="325">
                  <c:v>17.701000000000001</c:v>
                </c:pt>
                <c:pt idx="326">
                  <c:v>17.701000000000001</c:v>
                </c:pt>
                <c:pt idx="327">
                  <c:v>17.652999999999999</c:v>
                </c:pt>
                <c:pt idx="328">
                  <c:v>17.629000000000001</c:v>
                </c:pt>
                <c:pt idx="329">
                  <c:v>17.582000000000001</c:v>
                </c:pt>
                <c:pt idx="330">
                  <c:v>17.533999999999999</c:v>
                </c:pt>
                <c:pt idx="331">
                  <c:v>17.486000000000001</c:v>
                </c:pt>
                <c:pt idx="332">
                  <c:v>17.463000000000001</c:v>
                </c:pt>
                <c:pt idx="333">
                  <c:v>17.390999999999998</c:v>
                </c:pt>
                <c:pt idx="334">
                  <c:v>17.344000000000001</c:v>
                </c:pt>
                <c:pt idx="335">
                  <c:v>17.295999999999999</c:v>
                </c:pt>
              </c:numCache>
            </c:numRef>
          </c:val>
          <c:smooth val="0"/>
          <c:extLst>
            <c:ext xmlns:c16="http://schemas.microsoft.com/office/drawing/2014/chart" uri="{C3380CC4-5D6E-409C-BE32-E72D297353CC}">
              <c16:uniqueId val="{00000003-91EA-4B39-92A9-FC08F71A5943}"/>
            </c:ext>
          </c:extLst>
        </c:ser>
        <c:ser>
          <c:idx val="4"/>
          <c:order val="4"/>
          <c:tx>
            <c:strRef>
              <c:f>'All sp'!$E$1</c:f>
              <c:strCache>
                <c:ptCount val="1"/>
                <c:pt idx="0">
                  <c:v>SERF</c:v>
                </c:pt>
              </c:strCache>
            </c:strRef>
          </c:tx>
          <c:spPr>
            <a:ln w="28575" cap="rnd">
              <a:solidFill>
                <a:schemeClr val="accent1">
                  <a:lumMod val="50000"/>
                </a:schemeClr>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sp'!$E$2:$E$337</c:f>
              <c:numCache>
                <c:formatCode>General</c:formatCode>
                <c:ptCount val="336"/>
                <c:pt idx="0">
                  <c:v>14.7</c:v>
                </c:pt>
                <c:pt idx="1">
                  <c:v>14.3</c:v>
                </c:pt>
                <c:pt idx="2">
                  <c:v>14.3</c:v>
                </c:pt>
                <c:pt idx="3">
                  <c:v>13.8</c:v>
                </c:pt>
                <c:pt idx="4">
                  <c:v>13.2</c:v>
                </c:pt>
                <c:pt idx="5">
                  <c:v>12.9</c:v>
                </c:pt>
                <c:pt idx="6">
                  <c:v>12.6</c:v>
                </c:pt>
                <c:pt idx="7">
                  <c:v>12.2</c:v>
                </c:pt>
                <c:pt idx="8">
                  <c:v>11.7</c:v>
                </c:pt>
                <c:pt idx="9">
                  <c:v>11.4</c:v>
                </c:pt>
                <c:pt idx="10">
                  <c:v>10.9</c:v>
                </c:pt>
                <c:pt idx="11">
                  <c:v>10.6</c:v>
                </c:pt>
                <c:pt idx="12">
                  <c:v>10.3</c:v>
                </c:pt>
                <c:pt idx="13">
                  <c:v>10.7</c:v>
                </c:pt>
                <c:pt idx="14">
                  <c:v>10.8</c:v>
                </c:pt>
                <c:pt idx="15">
                  <c:v>11.8</c:v>
                </c:pt>
                <c:pt idx="16">
                  <c:v>13.3</c:v>
                </c:pt>
                <c:pt idx="17">
                  <c:v>14.7</c:v>
                </c:pt>
                <c:pt idx="18">
                  <c:v>15.6</c:v>
                </c:pt>
                <c:pt idx="19">
                  <c:v>16.399999999999999</c:v>
                </c:pt>
                <c:pt idx="20">
                  <c:v>17.5</c:v>
                </c:pt>
                <c:pt idx="21">
                  <c:v>18.399999999999999</c:v>
                </c:pt>
                <c:pt idx="22">
                  <c:v>18.7</c:v>
                </c:pt>
                <c:pt idx="23">
                  <c:v>19.100000000000001</c:v>
                </c:pt>
                <c:pt idx="24">
                  <c:v>20.5</c:v>
                </c:pt>
                <c:pt idx="25">
                  <c:v>21.5</c:v>
                </c:pt>
                <c:pt idx="26">
                  <c:v>21.9</c:v>
                </c:pt>
                <c:pt idx="27">
                  <c:v>22.3</c:v>
                </c:pt>
                <c:pt idx="28">
                  <c:v>21.5</c:v>
                </c:pt>
                <c:pt idx="29">
                  <c:v>21.3</c:v>
                </c:pt>
                <c:pt idx="30">
                  <c:v>20.8</c:v>
                </c:pt>
                <c:pt idx="31">
                  <c:v>20.8</c:v>
                </c:pt>
                <c:pt idx="32">
                  <c:v>20.7</c:v>
                </c:pt>
                <c:pt idx="33">
                  <c:v>19.7</c:v>
                </c:pt>
                <c:pt idx="34">
                  <c:v>19</c:v>
                </c:pt>
                <c:pt idx="35">
                  <c:v>18.8</c:v>
                </c:pt>
                <c:pt idx="36">
                  <c:v>17.899999999999999</c:v>
                </c:pt>
                <c:pt idx="37">
                  <c:v>16.600000000000001</c:v>
                </c:pt>
                <c:pt idx="38">
                  <c:v>16.100000000000001</c:v>
                </c:pt>
                <c:pt idx="39">
                  <c:v>15.7</c:v>
                </c:pt>
                <c:pt idx="40">
                  <c:v>15.1</c:v>
                </c:pt>
                <c:pt idx="41">
                  <c:v>14.2</c:v>
                </c:pt>
                <c:pt idx="42">
                  <c:v>13.5</c:v>
                </c:pt>
                <c:pt idx="43">
                  <c:v>12.7</c:v>
                </c:pt>
                <c:pt idx="44">
                  <c:v>12.3</c:v>
                </c:pt>
                <c:pt idx="45">
                  <c:v>11.9</c:v>
                </c:pt>
                <c:pt idx="46">
                  <c:v>11.8</c:v>
                </c:pt>
                <c:pt idx="47">
                  <c:v>11.5</c:v>
                </c:pt>
                <c:pt idx="48">
                  <c:v>10.9</c:v>
                </c:pt>
                <c:pt idx="49">
                  <c:v>10.199999999999999</c:v>
                </c:pt>
                <c:pt idx="50">
                  <c:v>9.6999999999999993</c:v>
                </c:pt>
                <c:pt idx="51">
                  <c:v>9.3000000000000007</c:v>
                </c:pt>
                <c:pt idx="52">
                  <c:v>8.9</c:v>
                </c:pt>
                <c:pt idx="53">
                  <c:v>8.5</c:v>
                </c:pt>
                <c:pt idx="54">
                  <c:v>8.1</c:v>
                </c:pt>
                <c:pt idx="55">
                  <c:v>7.6</c:v>
                </c:pt>
                <c:pt idx="56">
                  <c:v>7.2</c:v>
                </c:pt>
                <c:pt idx="57">
                  <c:v>6.9</c:v>
                </c:pt>
                <c:pt idx="58">
                  <c:v>6.7</c:v>
                </c:pt>
                <c:pt idx="59">
                  <c:v>6.4</c:v>
                </c:pt>
                <c:pt idx="60">
                  <c:v>6.3</c:v>
                </c:pt>
                <c:pt idx="61">
                  <c:v>6.1</c:v>
                </c:pt>
                <c:pt idx="62">
                  <c:v>6.3</c:v>
                </c:pt>
                <c:pt idx="63">
                  <c:v>7.5</c:v>
                </c:pt>
                <c:pt idx="64">
                  <c:v>8.9</c:v>
                </c:pt>
                <c:pt idx="65">
                  <c:v>10.8</c:v>
                </c:pt>
                <c:pt idx="66">
                  <c:v>12.9</c:v>
                </c:pt>
                <c:pt idx="67">
                  <c:v>15.6</c:v>
                </c:pt>
                <c:pt idx="68">
                  <c:v>16.7</c:v>
                </c:pt>
                <c:pt idx="69">
                  <c:v>17.3</c:v>
                </c:pt>
                <c:pt idx="70">
                  <c:v>18.100000000000001</c:v>
                </c:pt>
                <c:pt idx="71">
                  <c:v>18.600000000000001</c:v>
                </c:pt>
                <c:pt idx="72">
                  <c:v>18.899999999999999</c:v>
                </c:pt>
                <c:pt idx="73">
                  <c:v>20.2</c:v>
                </c:pt>
                <c:pt idx="74">
                  <c:v>21.6</c:v>
                </c:pt>
                <c:pt idx="75">
                  <c:v>22.4</c:v>
                </c:pt>
                <c:pt idx="76">
                  <c:v>22.3</c:v>
                </c:pt>
                <c:pt idx="77">
                  <c:v>21.6</c:v>
                </c:pt>
                <c:pt idx="78">
                  <c:v>20.8</c:v>
                </c:pt>
                <c:pt idx="79">
                  <c:v>20.6</c:v>
                </c:pt>
                <c:pt idx="80">
                  <c:v>20.5</c:v>
                </c:pt>
                <c:pt idx="81">
                  <c:v>20.2</c:v>
                </c:pt>
                <c:pt idx="82">
                  <c:v>19.100000000000001</c:v>
                </c:pt>
                <c:pt idx="83">
                  <c:v>18.3</c:v>
                </c:pt>
                <c:pt idx="84">
                  <c:v>17.3</c:v>
                </c:pt>
                <c:pt idx="85">
                  <c:v>16.7</c:v>
                </c:pt>
                <c:pt idx="86">
                  <c:v>15.8</c:v>
                </c:pt>
                <c:pt idx="87">
                  <c:v>14.6</c:v>
                </c:pt>
                <c:pt idx="88">
                  <c:v>13.6</c:v>
                </c:pt>
                <c:pt idx="89">
                  <c:v>12.5</c:v>
                </c:pt>
                <c:pt idx="90">
                  <c:v>11.6</c:v>
                </c:pt>
                <c:pt idx="91">
                  <c:v>10.8</c:v>
                </c:pt>
                <c:pt idx="92">
                  <c:v>10.199999999999999</c:v>
                </c:pt>
                <c:pt idx="93">
                  <c:v>9.5</c:v>
                </c:pt>
                <c:pt idx="94">
                  <c:v>8.6999999999999993</c:v>
                </c:pt>
                <c:pt idx="95">
                  <c:v>9.4</c:v>
                </c:pt>
                <c:pt idx="96">
                  <c:v>9.6999999999999993</c:v>
                </c:pt>
                <c:pt idx="97">
                  <c:v>10.1</c:v>
                </c:pt>
                <c:pt idx="98">
                  <c:v>10.9</c:v>
                </c:pt>
                <c:pt idx="99">
                  <c:v>10.5</c:v>
                </c:pt>
                <c:pt idx="100">
                  <c:v>11.8</c:v>
                </c:pt>
                <c:pt idx="101">
                  <c:v>11.4</c:v>
                </c:pt>
                <c:pt idx="102">
                  <c:v>10.199999999999999</c:v>
                </c:pt>
                <c:pt idx="103">
                  <c:v>9.1999999999999993</c:v>
                </c:pt>
                <c:pt idx="104">
                  <c:v>8.1</c:v>
                </c:pt>
                <c:pt idx="105">
                  <c:v>7.6</c:v>
                </c:pt>
                <c:pt idx="106">
                  <c:v>7</c:v>
                </c:pt>
                <c:pt idx="107">
                  <c:v>6.5</c:v>
                </c:pt>
                <c:pt idx="108">
                  <c:v>6.1</c:v>
                </c:pt>
                <c:pt idx="109">
                  <c:v>5.8</c:v>
                </c:pt>
                <c:pt idx="110">
                  <c:v>5.7</c:v>
                </c:pt>
                <c:pt idx="111">
                  <c:v>6.4</c:v>
                </c:pt>
                <c:pt idx="112">
                  <c:v>7.7</c:v>
                </c:pt>
                <c:pt idx="113">
                  <c:v>10.3</c:v>
                </c:pt>
                <c:pt idx="114">
                  <c:v>13.4</c:v>
                </c:pt>
                <c:pt idx="115">
                  <c:v>16.3</c:v>
                </c:pt>
                <c:pt idx="116">
                  <c:v>18.8</c:v>
                </c:pt>
                <c:pt idx="117">
                  <c:v>20.100000000000001</c:v>
                </c:pt>
                <c:pt idx="118">
                  <c:v>21.1</c:v>
                </c:pt>
                <c:pt idx="119">
                  <c:v>21.5</c:v>
                </c:pt>
                <c:pt idx="120">
                  <c:v>22.4</c:v>
                </c:pt>
                <c:pt idx="121">
                  <c:v>23.5</c:v>
                </c:pt>
                <c:pt idx="122">
                  <c:v>25.5</c:v>
                </c:pt>
                <c:pt idx="123">
                  <c:v>25.3</c:v>
                </c:pt>
                <c:pt idx="124">
                  <c:v>24.8</c:v>
                </c:pt>
                <c:pt idx="125">
                  <c:v>24.1</c:v>
                </c:pt>
                <c:pt idx="126">
                  <c:v>23.6</c:v>
                </c:pt>
                <c:pt idx="127">
                  <c:v>23.3</c:v>
                </c:pt>
                <c:pt idx="128">
                  <c:v>22.3</c:v>
                </c:pt>
                <c:pt idx="129">
                  <c:v>21.5</c:v>
                </c:pt>
                <c:pt idx="130">
                  <c:v>20.7</c:v>
                </c:pt>
                <c:pt idx="131">
                  <c:v>19.7</c:v>
                </c:pt>
                <c:pt idx="132">
                  <c:v>18.2</c:v>
                </c:pt>
                <c:pt idx="133">
                  <c:v>17.100000000000001</c:v>
                </c:pt>
                <c:pt idx="134">
                  <c:v>15.8</c:v>
                </c:pt>
                <c:pt idx="135">
                  <c:v>14.9</c:v>
                </c:pt>
                <c:pt idx="136">
                  <c:v>14.2</c:v>
                </c:pt>
                <c:pt idx="137">
                  <c:v>13.6</c:v>
                </c:pt>
                <c:pt idx="138">
                  <c:v>13.1</c:v>
                </c:pt>
                <c:pt idx="139">
                  <c:v>12.5</c:v>
                </c:pt>
                <c:pt idx="140">
                  <c:v>11.9</c:v>
                </c:pt>
                <c:pt idx="141">
                  <c:v>11.4</c:v>
                </c:pt>
                <c:pt idx="142">
                  <c:v>11</c:v>
                </c:pt>
                <c:pt idx="143">
                  <c:v>10.5</c:v>
                </c:pt>
                <c:pt idx="144">
                  <c:v>10.199999999999999</c:v>
                </c:pt>
                <c:pt idx="145">
                  <c:v>9.6999999999999993</c:v>
                </c:pt>
                <c:pt idx="146">
                  <c:v>9.3000000000000007</c:v>
                </c:pt>
                <c:pt idx="147">
                  <c:v>8.9</c:v>
                </c:pt>
                <c:pt idx="148">
                  <c:v>8.6999999999999993</c:v>
                </c:pt>
                <c:pt idx="149">
                  <c:v>8.6999999999999993</c:v>
                </c:pt>
                <c:pt idx="150">
                  <c:v>8.8000000000000007</c:v>
                </c:pt>
                <c:pt idx="151">
                  <c:v>8.9</c:v>
                </c:pt>
                <c:pt idx="152">
                  <c:v>9.1</c:v>
                </c:pt>
                <c:pt idx="153">
                  <c:v>9.6</c:v>
                </c:pt>
                <c:pt idx="154">
                  <c:v>9.6999999999999993</c:v>
                </c:pt>
                <c:pt idx="155">
                  <c:v>10.199999999999999</c:v>
                </c:pt>
                <c:pt idx="156">
                  <c:v>10.6</c:v>
                </c:pt>
                <c:pt idx="157">
                  <c:v>11.3</c:v>
                </c:pt>
                <c:pt idx="158">
                  <c:v>11.8</c:v>
                </c:pt>
                <c:pt idx="159">
                  <c:v>12.6</c:v>
                </c:pt>
                <c:pt idx="160">
                  <c:v>14.5</c:v>
                </c:pt>
                <c:pt idx="161">
                  <c:v>19.100000000000001</c:v>
                </c:pt>
                <c:pt idx="162">
                  <c:v>20.9</c:v>
                </c:pt>
                <c:pt idx="163">
                  <c:v>21.8</c:v>
                </c:pt>
                <c:pt idx="164">
                  <c:v>23.1</c:v>
                </c:pt>
                <c:pt idx="165">
                  <c:v>23.7</c:v>
                </c:pt>
                <c:pt idx="166">
                  <c:v>24.2</c:v>
                </c:pt>
                <c:pt idx="167">
                  <c:v>24.7</c:v>
                </c:pt>
                <c:pt idx="168">
                  <c:v>25.5</c:v>
                </c:pt>
                <c:pt idx="169">
                  <c:v>26.3</c:v>
                </c:pt>
                <c:pt idx="170">
                  <c:v>27.8</c:v>
                </c:pt>
                <c:pt idx="171">
                  <c:v>27.9</c:v>
                </c:pt>
                <c:pt idx="172">
                  <c:v>27.3</c:v>
                </c:pt>
                <c:pt idx="173">
                  <c:v>26.4</c:v>
                </c:pt>
                <c:pt idx="174">
                  <c:v>26.2</c:v>
                </c:pt>
                <c:pt idx="175">
                  <c:v>25.9</c:v>
                </c:pt>
                <c:pt idx="176">
                  <c:v>25.5</c:v>
                </c:pt>
                <c:pt idx="177">
                  <c:v>24.8</c:v>
                </c:pt>
                <c:pt idx="178">
                  <c:v>23.6</c:v>
                </c:pt>
                <c:pt idx="179">
                  <c:v>22.7</c:v>
                </c:pt>
                <c:pt idx="180">
                  <c:v>21.5</c:v>
                </c:pt>
                <c:pt idx="181">
                  <c:v>20.399999999999999</c:v>
                </c:pt>
                <c:pt idx="182">
                  <c:v>19.399999999999999</c:v>
                </c:pt>
                <c:pt idx="183">
                  <c:v>18.8</c:v>
                </c:pt>
                <c:pt idx="184">
                  <c:v>18.3</c:v>
                </c:pt>
                <c:pt idx="185">
                  <c:v>17.8</c:v>
                </c:pt>
                <c:pt idx="186">
                  <c:v>17.2</c:v>
                </c:pt>
                <c:pt idx="187">
                  <c:v>16.600000000000001</c:v>
                </c:pt>
                <c:pt idx="188">
                  <c:v>15.9</c:v>
                </c:pt>
                <c:pt idx="189">
                  <c:v>16.600000000000001</c:v>
                </c:pt>
                <c:pt idx="190">
                  <c:v>18.2</c:v>
                </c:pt>
                <c:pt idx="191">
                  <c:v>19.3</c:v>
                </c:pt>
                <c:pt idx="192">
                  <c:v>19.600000000000001</c:v>
                </c:pt>
                <c:pt idx="193">
                  <c:v>19.8</c:v>
                </c:pt>
                <c:pt idx="194">
                  <c:v>20.100000000000001</c:v>
                </c:pt>
                <c:pt idx="195">
                  <c:v>19.7</c:v>
                </c:pt>
                <c:pt idx="196">
                  <c:v>18.899999999999999</c:v>
                </c:pt>
                <c:pt idx="197">
                  <c:v>18.600000000000001</c:v>
                </c:pt>
                <c:pt idx="198">
                  <c:v>18.399999999999999</c:v>
                </c:pt>
                <c:pt idx="199">
                  <c:v>17.899999999999999</c:v>
                </c:pt>
                <c:pt idx="200">
                  <c:v>17.5</c:v>
                </c:pt>
                <c:pt idx="201">
                  <c:v>16.899999999999999</c:v>
                </c:pt>
                <c:pt idx="202">
                  <c:v>16.5</c:v>
                </c:pt>
                <c:pt idx="203">
                  <c:v>16.100000000000001</c:v>
                </c:pt>
                <c:pt idx="204">
                  <c:v>15.8</c:v>
                </c:pt>
                <c:pt idx="205">
                  <c:v>15.6</c:v>
                </c:pt>
                <c:pt idx="206">
                  <c:v>15.6</c:v>
                </c:pt>
                <c:pt idx="207">
                  <c:v>15.8</c:v>
                </c:pt>
                <c:pt idx="208">
                  <c:v>16.3</c:v>
                </c:pt>
                <c:pt idx="209">
                  <c:v>16.8</c:v>
                </c:pt>
                <c:pt idx="210">
                  <c:v>17.399999999999999</c:v>
                </c:pt>
                <c:pt idx="211">
                  <c:v>18</c:v>
                </c:pt>
                <c:pt idx="212">
                  <c:v>18.8</c:v>
                </c:pt>
                <c:pt idx="213">
                  <c:v>19.5</c:v>
                </c:pt>
                <c:pt idx="214">
                  <c:v>20.2</c:v>
                </c:pt>
                <c:pt idx="215">
                  <c:v>20.6</c:v>
                </c:pt>
                <c:pt idx="216">
                  <c:v>21.6</c:v>
                </c:pt>
                <c:pt idx="217">
                  <c:v>22.4</c:v>
                </c:pt>
                <c:pt idx="218">
                  <c:v>23</c:v>
                </c:pt>
                <c:pt idx="219">
                  <c:v>22.9</c:v>
                </c:pt>
                <c:pt idx="220">
                  <c:v>22.9</c:v>
                </c:pt>
                <c:pt idx="221">
                  <c:v>22.2</c:v>
                </c:pt>
                <c:pt idx="222">
                  <c:v>21.9</c:v>
                </c:pt>
                <c:pt idx="223">
                  <c:v>21.6</c:v>
                </c:pt>
                <c:pt idx="224">
                  <c:v>21.4</c:v>
                </c:pt>
                <c:pt idx="225">
                  <c:v>20.9</c:v>
                </c:pt>
                <c:pt idx="226">
                  <c:v>20.399999999999999</c:v>
                </c:pt>
                <c:pt idx="227">
                  <c:v>19.7</c:v>
                </c:pt>
                <c:pt idx="228">
                  <c:v>19.2</c:v>
                </c:pt>
                <c:pt idx="229">
                  <c:v>18.600000000000001</c:v>
                </c:pt>
                <c:pt idx="230">
                  <c:v>18.100000000000001</c:v>
                </c:pt>
                <c:pt idx="231">
                  <c:v>17.899999999999999</c:v>
                </c:pt>
                <c:pt idx="232">
                  <c:v>17.3</c:v>
                </c:pt>
                <c:pt idx="233">
                  <c:v>16.7</c:v>
                </c:pt>
                <c:pt idx="234">
                  <c:v>17.100000000000001</c:v>
                </c:pt>
                <c:pt idx="235">
                  <c:v>16.8</c:v>
                </c:pt>
                <c:pt idx="236">
                  <c:v>16.5</c:v>
                </c:pt>
                <c:pt idx="237">
                  <c:v>16.899999999999999</c:v>
                </c:pt>
                <c:pt idx="238">
                  <c:v>16.7</c:v>
                </c:pt>
                <c:pt idx="239">
                  <c:v>15.9</c:v>
                </c:pt>
                <c:pt idx="240">
                  <c:v>15.6</c:v>
                </c:pt>
                <c:pt idx="241">
                  <c:v>15.2</c:v>
                </c:pt>
                <c:pt idx="242">
                  <c:v>14.2</c:v>
                </c:pt>
                <c:pt idx="243">
                  <c:v>13.3</c:v>
                </c:pt>
                <c:pt idx="244">
                  <c:v>13</c:v>
                </c:pt>
                <c:pt idx="245">
                  <c:v>12.8</c:v>
                </c:pt>
                <c:pt idx="246">
                  <c:v>12.1</c:v>
                </c:pt>
                <c:pt idx="247">
                  <c:v>11.4</c:v>
                </c:pt>
                <c:pt idx="248">
                  <c:v>11</c:v>
                </c:pt>
                <c:pt idx="249">
                  <c:v>10.8</c:v>
                </c:pt>
                <c:pt idx="250">
                  <c:v>10.1</c:v>
                </c:pt>
                <c:pt idx="251">
                  <c:v>9.9</c:v>
                </c:pt>
                <c:pt idx="252">
                  <c:v>9.6999999999999993</c:v>
                </c:pt>
                <c:pt idx="253">
                  <c:v>9.8000000000000007</c:v>
                </c:pt>
                <c:pt idx="254">
                  <c:v>10</c:v>
                </c:pt>
                <c:pt idx="255">
                  <c:v>10.3</c:v>
                </c:pt>
                <c:pt idx="256">
                  <c:v>10.7</c:v>
                </c:pt>
                <c:pt idx="257">
                  <c:v>12.7</c:v>
                </c:pt>
                <c:pt idx="258">
                  <c:v>16.2</c:v>
                </c:pt>
                <c:pt idx="259">
                  <c:v>17.8</c:v>
                </c:pt>
                <c:pt idx="260">
                  <c:v>18.3</c:v>
                </c:pt>
                <c:pt idx="261">
                  <c:v>18.600000000000001</c:v>
                </c:pt>
                <c:pt idx="262">
                  <c:v>18.899999999999999</c:v>
                </c:pt>
                <c:pt idx="263">
                  <c:v>20.3</c:v>
                </c:pt>
                <c:pt idx="264">
                  <c:v>21.8</c:v>
                </c:pt>
                <c:pt idx="265">
                  <c:v>22.8</c:v>
                </c:pt>
                <c:pt idx="266">
                  <c:v>23.8</c:v>
                </c:pt>
                <c:pt idx="267">
                  <c:v>23.7</c:v>
                </c:pt>
                <c:pt idx="268">
                  <c:v>23.1</c:v>
                </c:pt>
                <c:pt idx="269">
                  <c:v>22.6</c:v>
                </c:pt>
                <c:pt idx="270">
                  <c:v>22.6</c:v>
                </c:pt>
                <c:pt idx="271">
                  <c:v>22.2</c:v>
                </c:pt>
                <c:pt idx="272">
                  <c:v>21.8</c:v>
                </c:pt>
                <c:pt idx="273">
                  <c:v>21.3</c:v>
                </c:pt>
                <c:pt idx="274">
                  <c:v>20.7</c:v>
                </c:pt>
                <c:pt idx="275">
                  <c:v>19.899999999999999</c:v>
                </c:pt>
                <c:pt idx="276">
                  <c:v>19</c:v>
                </c:pt>
                <c:pt idx="277">
                  <c:v>17.600000000000001</c:v>
                </c:pt>
                <c:pt idx="278">
                  <c:v>16.3</c:v>
                </c:pt>
                <c:pt idx="279">
                  <c:v>15</c:v>
                </c:pt>
                <c:pt idx="280">
                  <c:v>13.8</c:v>
                </c:pt>
                <c:pt idx="281">
                  <c:v>12.6</c:v>
                </c:pt>
                <c:pt idx="282">
                  <c:v>11.6</c:v>
                </c:pt>
                <c:pt idx="283">
                  <c:v>10.8</c:v>
                </c:pt>
                <c:pt idx="284">
                  <c:v>10.3</c:v>
                </c:pt>
                <c:pt idx="285">
                  <c:v>9.8000000000000007</c:v>
                </c:pt>
                <c:pt idx="286">
                  <c:v>9.6999999999999993</c:v>
                </c:pt>
                <c:pt idx="287">
                  <c:v>9.6999999999999993</c:v>
                </c:pt>
                <c:pt idx="288">
                  <c:v>9.8000000000000007</c:v>
                </c:pt>
                <c:pt idx="289">
                  <c:v>9.9</c:v>
                </c:pt>
                <c:pt idx="290">
                  <c:v>10</c:v>
                </c:pt>
                <c:pt idx="291">
                  <c:v>10.6</c:v>
                </c:pt>
                <c:pt idx="292">
                  <c:v>11.6</c:v>
                </c:pt>
                <c:pt idx="293">
                  <c:v>13.4</c:v>
                </c:pt>
                <c:pt idx="294">
                  <c:v>15</c:v>
                </c:pt>
                <c:pt idx="295">
                  <c:v>15.9</c:v>
                </c:pt>
                <c:pt idx="296">
                  <c:v>16.600000000000001</c:v>
                </c:pt>
                <c:pt idx="297">
                  <c:v>16.100000000000001</c:v>
                </c:pt>
                <c:pt idx="298">
                  <c:v>15.6</c:v>
                </c:pt>
                <c:pt idx="299">
                  <c:v>15.4</c:v>
                </c:pt>
                <c:pt idx="300">
                  <c:v>15.2</c:v>
                </c:pt>
                <c:pt idx="301">
                  <c:v>14.9</c:v>
                </c:pt>
                <c:pt idx="302">
                  <c:v>14.9</c:v>
                </c:pt>
                <c:pt idx="303">
                  <c:v>15.6</c:v>
                </c:pt>
                <c:pt idx="304">
                  <c:v>16.100000000000001</c:v>
                </c:pt>
                <c:pt idx="305">
                  <c:v>17.2</c:v>
                </c:pt>
                <c:pt idx="306">
                  <c:v>17.7</c:v>
                </c:pt>
                <c:pt idx="307">
                  <c:v>17.899999999999999</c:v>
                </c:pt>
                <c:pt idx="308">
                  <c:v>18.3</c:v>
                </c:pt>
                <c:pt idx="309">
                  <c:v>19.100000000000001</c:v>
                </c:pt>
                <c:pt idx="310">
                  <c:v>19.3</c:v>
                </c:pt>
                <c:pt idx="311">
                  <c:v>20.5</c:v>
                </c:pt>
                <c:pt idx="312">
                  <c:v>22.1</c:v>
                </c:pt>
                <c:pt idx="313">
                  <c:v>22.6</c:v>
                </c:pt>
                <c:pt idx="314">
                  <c:v>23</c:v>
                </c:pt>
                <c:pt idx="315">
                  <c:v>23.2</c:v>
                </c:pt>
                <c:pt idx="316">
                  <c:v>22.3</c:v>
                </c:pt>
                <c:pt idx="317">
                  <c:v>22.1</c:v>
                </c:pt>
                <c:pt idx="318">
                  <c:v>21.8</c:v>
                </c:pt>
                <c:pt idx="319">
                  <c:v>21.4</c:v>
                </c:pt>
                <c:pt idx="320">
                  <c:v>21.1</c:v>
                </c:pt>
                <c:pt idx="321">
                  <c:v>20.6</c:v>
                </c:pt>
                <c:pt idx="322">
                  <c:v>20</c:v>
                </c:pt>
                <c:pt idx="323">
                  <c:v>19.399999999999999</c:v>
                </c:pt>
                <c:pt idx="324">
                  <c:v>19</c:v>
                </c:pt>
                <c:pt idx="325">
                  <c:v>18.399999999999999</c:v>
                </c:pt>
                <c:pt idx="326">
                  <c:v>17.8</c:v>
                </c:pt>
                <c:pt idx="327">
                  <c:v>17.100000000000001</c:v>
                </c:pt>
                <c:pt idx="328">
                  <c:v>16.399999999999999</c:v>
                </c:pt>
                <c:pt idx="329">
                  <c:v>16.100000000000001</c:v>
                </c:pt>
                <c:pt idx="330">
                  <c:v>15.7</c:v>
                </c:pt>
                <c:pt idx="331">
                  <c:v>15.4</c:v>
                </c:pt>
                <c:pt idx="332">
                  <c:v>14.7</c:v>
                </c:pt>
                <c:pt idx="333">
                  <c:v>14.4</c:v>
                </c:pt>
                <c:pt idx="334">
                  <c:v>14.2</c:v>
                </c:pt>
                <c:pt idx="335">
                  <c:v>13.9</c:v>
                </c:pt>
              </c:numCache>
            </c:numRef>
          </c:val>
          <c:smooth val="0"/>
          <c:extLst>
            <c:ext xmlns:c16="http://schemas.microsoft.com/office/drawing/2014/chart" uri="{C3380CC4-5D6E-409C-BE32-E72D297353CC}">
              <c16:uniqueId val="{00000004-91EA-4B39-92A9-FC08F71A5943}"/>
            </c:ext>
          </c:extLst>
        </c:ser>
        <c:ser>
          <c:idx val="5"/>
          <c:order val="5"/>
          <c:tx>
            <c:strRef>
              <c:f>'All sp'!$F$1</c:f>
              <c:strCache>
                <c:ptCount val="1"/>
                <c:pt idx="0">
                  <c:v>Entrance</c:v>
                </c:pt>
              </c:strCache>
            </c:strRef>
          </c:tx>
          <c:spPr>
            <a:ln w="28575" cap="rnd">
              <a:solidFill>
                <a:srgbClr val="7030A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sp'!$F$2:$F$337</c:f>
              <c:numCache>
                <c:formatCode>General</c:formatCode>
                <c:ptCount val="336"/>
                <c:pt idx="0">
                  <c:v>15.414</c:v>
                </c:pt>
                <c:pt idx="1">
                  <c:v>15.366</c:v>
                </c:pt>
                <c:pt idx="2">
                  <c:v>15.342000000000001</c:v>
                </c:pt>
                <c:pt idx="3">
                  <c:v>15.151</c:v>
                </c:pt>
                <c:pt idx="4">
                  <c:v>15.175000000000001</c:v>
                </c:pt>
                <c:pt idx="5">
                  <c:v>14.912000000000001</c:v>
                </c:pt>
                <c:pt idx="6">
                  <c:v>14.984</c:v>
                </c:pt>
                <c:pt idx="7">
                  <c:v>14.816000000000001</c:v>
                </c:pt>
                <c:pt idx="8">
                  <c:v>14.792</c:v>
                </c:pt>
                <c:pt idx="9">
                  <c:v>14.816000000000001</c:v>
                </c:pt>
                <c:pt idx="10">
                  <c:v>14.696999999999999</c:v>
                </c:pt>
                <c:pt idx="11">
                  <c:v>14.673</c:v>
                </c:pt>
                <c:pt idx="12">
                  <c:v>14.792</c:v>
                </c:pt>
                <c:pt idx="13">
                  <c:v>14.768000000000001</c:v>
                </c:pt>
                <c:pt idx="14">
                  <c:v>14.744999999999999</c:v>
                </c:pt>
                <c:pt idx="15">
                  <c:v>14.96</c:v>
                </c:pt>
                <c:pt idx="16">
                  <c:v>15.223000000000001</c:v>
                </c:pt>
                <c:pt idx="17">
                  <c:v>15.461</c:v>
                </c:pt>
                <c:pt idx="18">
                  <c:v>15.676</c:v>
                </c:pt>
                <c:pt idx="19">
                  <c:v>15.962999999999999</c:v>
                </c:pt>
                <c:pt idx="20">
                  <c:v>16.463000000000001</c:v>
                </c:pt>
                <c:pt idx="21">
                  <c:v>16.939</c:v>
                </c:pt>
                <c:pt idx="22">
                  <c:v>17.414999999999999</c:v>
                </c:pt>
                <c:pt idx="23">
                  <c:v>17.701000000000001</c:v>
                </c:pt>
                <c:pt idx="24">
                  <c:v>18.105</c:v>
                </c:pt>
                <c:pt idx="25">
                  <c:v>18.652000000000001</c:v>
                </c:pt>
                <c:pt idx="26">
                  <c:v>18.866</c:v>
                </c:pt>
                <c:pt idx="27">
                  <c:v>19.103000000000002</c:v>
                </c:pt>
                <c:pt idx="28">
                  <c:v>18.841999999999999</c:v>
                </c:pt>
                <c:pt idx="29">
                  <c:v>18.888999999999999</c:v>
                </c:pt>
                <c:pt idx="30">
                  <c:v>18.818000000000001</c:v>
                </c:pt>
                <c:pt idx="31">
                  <c:v>18.841999999999999</c:v>
                </c:pt>
                <c:pt idx="32">
                  <c:v>18.699000000000002</c:v>
                </c:pt>
                <c:pt idx="33">
                  <c:v>18.747</c:v>
                </c:pt>
                <c:pt idx="34">
                  <c:v>18.318999999999999</c:v>
                </c:pt>
                <c:pt idx="35">
                  <c:v>17.439</c:v>
                </c:pt>
                <c:pt idx="36">
                  <c:v>16.939</c:v>
                </c:pt>
                <c:pt idx="37">
                  <c:v>16.654</c:v>
                </c:pt>
                <c:pt idx="38">
                  <c:v>16.414999999999999</c:v>
                </c:pt>
                <c:pt idx="39">
                  <c:v>16.271999999999998</c:v>
                </c:pt>
                <c:pt idx="40">
                  <c:v>16.033999999999999</c:v>
                </c:pt>
                <c:pt idx="41">
                  <c:v>15.557</c:v>
                </c:pt>
                <c:pt idx="42">
                  <c:v>15.151</c:v>
                </c:pt>
                <c:pt idx="43">
                  <c:v>15.031000000000001</c:v>
                </c:pt>
                <c:pt idx="44">
                  <c:v>14.936</c:v>
                </c:pt>
                <c:pt idx="45">
                  <c:v>14.888</c:v>
                </c:pt>
                <c:pt idx="46">
                  <c:v>14.864000000000001</c:v>
                </c:pt>
                <c:pt idx="47">
                  <c:v>14.96</c:v>
                </c:pt>
                <c:pt idx="48">
                  <c:v>14.792</c:v>
                </c:pt>
                <c:pt idx="49">
                  <c:v>14.721</c:v>
                </c:pt>
                <c:pt idx="50">
                  <c:v>14.505000000000001</c:v>
                </c:pt>
                <c:pt idx="51">
                  <c:v>14.481</c:v>
                </c:pt>
                <c:pt idx="52">
                  <c:v>14.648999999999999</c:v>
                </c:pt>
                <c:pt idx="53">
                  <c:v>14.505000000000001</c:v>
                </c:pt>
                <c:pt idx="54">
                  <c:v>14.122</c:v>
                </c:pt>
                <c:pt idx="55">
                  <c:v>13.882</c:v>
                </c:pt>
                <c:pt idx="56">
                  <c:v>13.401</c:v>
                </c:pt>
                <c:pt idx="57">
                  <c:v>13.161</c:v>
                </c:pt>
                <c:pt idx="58">
                  <c:v>13.329000000000001</c:v>
                </c:pt>
                <c:pt idx="59">
                  <c:v>13.185</c:v>
                </c:pt>
                <c:pt idx="60">
                  <c:v>13.233000000000001</c:v>
                </c:pt>
                <c:pt idx="61">
                  <c:v>13.281000000000001</c:v>
                </c:pt>
                <c:pt idx="62">
                  <c:v>12.968</c:v>
                </c:pt>
                <c:pt idx="63">
                  <c:v>13.305</c:v>
                </c:pt>
                <c:pt idx="64">
                  <c:v>14.002000000000001</c:v>
                </c:pt>
                <c:pt idx="65">
                  <c:v>14.409000000000001</c:v>
                </c:pt>
                <c:pt idx="66">
                  <c:v>14.84</c:v>
                </c:pt>
                <c:pt idx="67">
                  <c:v>15.318</c:v>
                </c:pt>
                <c:pt idx="68">
                  <c:v>15.891</c:v>
                </c:pt>
                <c:pt idx="69">
                  <c:v>16.558</c:v>
                </c:pt>
                <c:pt idx="70">
                  <c:v>17.201000000000001</c:v>
                </c:pt>
                <c:pt idx="71">
                  <c:v>17.463000000000001</c:v>
                </c:pt>
                <c:pt idx="72">
                  <c:v>18.010000000000002</c:v>
                </c:pt>
                <c:pt idx="73">
                  <c:v>18.699000000000002</c:v>
                </c:pt>
                <c:pt idx="74">
                  <c:v>18.984999999999999</c:v>
                </c:pt>
                <c:pt idx="75">
                  <c:v>19.175000000000001</c:v>
                </c:pt>
                <c:pt idx="76">
                  <c:v>19.151</c:v>
                </c:pt>
                <c:pt idx="77">
                  <c:v>19.007999999999999</c:v>
                </c:pt>
                <c:pt idx="78">
                  <c:v>18.841999999999999</c:v>
                </c:pt>
                <c:pt idx="79">
                  <c:v>18.556999999999999</c:v>
                </c:pt>
                <c:pt idx="80">
                  <c:v>18.318999999999999</c:v>
                </c:pt>
                <c:pt idx="81">
                  <c:v>17.724</c:v>
                </c:pt>
                <c:pt idx="82">
                  <c:v>17.152999999999999</c:v>
                </c:pt>
                <c:pt idx="83">
                  <c:v>16.748999999999999</c:v>
                </c:pt>
                <c:pt idx="84">
                  <c:v>16.439</c:v>
                </c:pt>
                <c:pt idx="85">
                  <c:v>16.129000000000001</c:v>
                </c:pt>
                <c:pt idx="86">
                  <c:v>15.891</c:v>
                </c:pt>
                <c:pt idx="87">
                  <c:v>15.629</c:v>
                </c:pt>
                <c:pt idx="88">
                  <c:v>15.247</c:v>
                </c:pt>
                <c:pt idx="89">
                  <c:v>15.294</c:v>
                </c:pt>
                <c:pt idx="90">
                  <c:v>15.366</c:v>
                </c:pt>
                <c:pt idx="91">
                  <c:v>15.318</c:v>
                </c:pt>
                <c:pt idx="92">
                  <c:v>15.175000000000001</c:v>
                </c:pt>
                <c:pt idx="93">
                  <c:v>14.984</c:v>
                </c:pt>
                <c:pt idx="94">
                  <c:v>14.936</c:v>
                </c:pt>
                <c:pt idx="95">
                  <c:v>15.031000000000001</c:v>
                </c:pt>
                <c:pt idx="96">
                  <c:v>14.888</c:v>
                </c:pt>
                <c:pt idx="97">
                  <c:v>14.744999999999999</c:v>
                </c:pt>
                <c:pt idx="98">
                  <c:v>14.625</c:v>
                </c:pt>
                <c:pt idx="99">
                  <c:v>14.601000000000001</c:v>
                </c:pt>
                <c:pt idx="100">
                  <c:v>14.744999999999999</c:v>
                </c:pt>
                <c:pt idx="101">
                  <c:v>14.744999999999999</c:v>
                </c:pt>
                <c:pt idx="102">
                  <c:v>14.648999999999999</c:v>
                </c:pt>
                <c:pt idx="103">
                  <c:v>14.122</c:v>
                </c:pt>
                <c:pt idx="104">
                  <c:v>13.161</c:v>
                </c:pt>
                <c:pt idx="105">
                  <c:v>12.34</c:v>
                </c:pt>
                <c:pt idx="106">
                  <c:v>12.074</c:v>
                </c:pt>
                <c:pt idx="107">
                  <c:v>12.364000000000001</c:v>
                </c:pt>
                <c:pt idx="108">
                  <c:v>12.098000000000001</c:v>
                </c:pt>
                <c:pt idx="109">
                  <c:v>11.467000000000001</c:v>
                </c:pt>
                <c:pt idx="110">
                  <c:v>10.932</c:v>
                </c:pt>
                <c:pt idx="111">
                  <c:v>11.077999999999999</c:v>
                </c:pt>
                <c:pt idx="112">
                  <c:v>11.759</c:v>
                </c:pt>
                <c:pt idx="113">
                  <c:v>12.798999999999999</c:v>
                </c:pt>
                <c:pt idx="114">
                  <c:v>13.738</c:v>
                </c:pt>
                <c:pt idx="115">
                  <c:v>14.457000000000001</c:v>
                </c:pt>
                <c:pt idx="116">
                  <c:v>15.747999999999999</c:v>
                </c:pt>
                <c:pt idx="117">
                  <c:v>17.32</c:v>
                </c:pt>
                <c:pt idx="118">
                  <c:v>18.628</c:v>
                </c:pt>
                <c:pt idx="119">
                  <c:v>19.294</c:v>
                </c:pt>
                <c:pt idx="120">
                  <c:v>20.103000000000002</c:v>
                </c:pt>
                <c:pt idx="121">
                  <c:v>20.673999999999999</c:v>
                </c:pt>
                <c:pt idx="122">
                  <c:v>21.151</c:v>
                </c:pt>
                <c:pt idx="123">
                  <c:v>21.748000000000001</c:v>
                </c:pt>
                <c:pt idx="124">
                  <c:v>21.986999999999998</c:v>
                </c:pt>
                <c:pt idx="125">
                  <c:v>21.533000000000001</c:v>
                </c:pt>
                <c:pt idx="126">
                  <c:v>20.913</c:v>
                </c:pt>
                <c:pt idx="127">
                  <c:v>20.673999999999999</c:v>
                </c:pt>
                <c:pt idx="128">
                  <c:v>20.173999999999999</c:v>
                </c:pt>
                <c:pt idx="129">
                  <c:v>19.222000000000001</c:v>
                </c:pt>
                <c:pt idx="130">
                  <c:v>18.460999999999999</c:v>
                </c:pt>
                <c:pt idx="131">
                  <c:v>17.652999999999999</c:v>
                </c:pt>
                <c:pt idx="132">
                  <c:v>16.939</c:v>
                </c:pt>
                <c:pt idx="133">
                  <c:v>16.439</c:v>
                </c:pt>
                <c:pt idx="134">
                  <c:v>16.177</c:v>
                </c:pt>
                <c:pt idx="135">
                  <c:v>15.843</c:v>
                </c:pt>
                <c:pt idx="136">
                  <c:v>15.629</c:v>
                </c:pt>
                <c:pt idx="137">
                  <c:v>15.366</c:v>
                </c:pt>
                <c:pt idx="138">
                  <c:v>15.031000000000001</c:v>
                </c:pt>
                <c:pt idx="139">
                  <c:v>14.936</c:v>
                </c:pt>
                <c:pt idx="140">
                  <c:v>14.648999999999999</c:v>
                </c:pt>
                <c:pt idx="141">
                  <c:v>14.266</c:v>
                </c:pt>
                <c:pt idx="142">
                  <c:v>13.834</c:v>
                </c:pt>
                <c:pt idx="143">
                  <c:v>13.882</c:v>
                </c:pt>
                <c:pt idx="144">
                  <c:v>13.593999999999999</c:v>
                </c:pt>
                <c:pt idx="145">
                  <c:v>13.522</c:v>
                </c:pt>
                <c:pt idx="146">
                  <c:v>12.944000000000001</c:v>
                </c:pt>
                <c:pt idx="147">
                  <c:v>12.798999999999999</c:v>
                </c:pt>
                <c:pt idx="148">
                  <c:v>12.558</c:v>
                </c:pt>
                <c:pt idx="149">
                  <c:v>12.364000000000001</c:v>
                </c:pt>
                <c:pt idx="150">
                  <c:v>12.316000000000001</c:v>
                </c:pt>
                <c:pt idx="151">
                  <c:v>12.364000000000001</c:v>
                </c:pt>
                <c:pt idx="152">
                  <c:v>12.122</c:v>
                </c:pt>
                <c:pt idx="153">
                  <c:v>12.292</c:v>
                </c:pt>
                <c:pt idx="154">
                  <c:v>12.436999999999999</c:v>
                </c:pt>
                <c:pt idx="155">
                  <c:v>12.798999999999999</c:v>
                </c:pt>
                <c:pt idx="156">
                  <c:v>13.04</c:v>
                </c:pt>
                <c:pt idx="157">
                  <c:v>13.233000000000001</c:v>
                </c:pt>
                <c:pt idx="158">
                  <c:v>13.666</c:v>
                </c:pt>
                <c:pt idx="159">
                  <c:v>14.098000000000001</c:v>
                </c:pt>
                <c:pt idx="160">
                  <c:v>14.744999999999999</c:v>
                </c:pt>
                <c:pt idx="161">
                  <c:v>17.510000000000002</c:v>
                </c:pt>
                <c:pt idx="162">
                  <c:v>18.747</c:v>
                </c:pt>
                <c:pt idx="163">
                  <c:v>19.46</c:v>
                </c:pt>
                <c:pt idx="164">
                  <c:v>20.317</c:v>
                </c:pt>
                <c:pt idx="165">
                  <c:v>21.245999999999999</c:v>
                </c:pt>
                <c:pt idx="166">
                  <c:v>21.603999999999999</c:v>
                </c:pt>
                <c:pt idx="167">
                  <c:v>22.25</c:v>
                </c:pt>
                <c:pt idx="168">
                  <c:v>22.704999999999998</c:v>
                </c:pt>
                <c:pt idx="169">
                  <c:v>22.8</c:v>
                </c:pt>
                <c:pt idx="170">
                  <c:v>23.16</c:v>
                </c:pt>
                <c:pt idx="171">
                  <c:v>23.545000000000002</c:v>
                </c:pt>
                <c:pt idx="172">
                  <c:v>23.760999999999999</c:v>
                </c:pt>
                <c:pt idx="173">
                  <c:v>23.521000000000001</c:v>
                </c:pt>
                <c:pt idx="174">
                  <c:v>23.713000000000001</c:v>
                </c:pt>
                <c:pt idx="175">
                  <c:v>23.207999999999998</c:v>
                </c:pt>
                <c:pt idx="176">
                  <c:v>22.561</c:v>
                </c:pt>
                <c:pt idx="177">
                  <c:v>21.484999999999999</c:v>
                </c:pt>
                <c:pt idx="178">
                  <c:v>20.46</c:v>
                </c:pt>
                <c:pt idx="179">
                  <c:v>19.888000000000002</c:v>
                </c:pt>
                <c:pt idx="180">
                  <c:v>19.294</c:v>
                </c:pt>
                <c:pt idx="181">
                  <c:v>18.747</c:v>
                </c:pt>
                <c:pt idx="182">
                  <c:v>18.271000000000001</c:v>
                </c:pt>
                <c:pt idx="183">
                  <c:v>17.748000000000001</c:v>
                </c:pt>
                <c:pt idx="184">
                  <c:v>17.367999999999999</c:v>
                </c:pt>
                <c:pt idx="185">
                  <c:v>17.082000000000001</c:v>
                </c:pt>
                <c:pt idx="186">
                  <c:v>17.201000000000001</c:v>
                </c:pt>
                <c:pt idx="187">
                  <c:v>17.177</c:v>
                </c:pt>
                <c:pt idx="188">
                  <c:v>17.082000000000001</c:v>
                </c:pt>
                <c:pt idx="189">
                  <c:v>17.652999999999999</c:v>
                </c:pt>
                <c:pt idx="190">
                  <c:v>17.701000000000001</c:v>
                </c:pt>
                <c:pt idx="191">
                  <c:v>18.460999999999999</c:v>
                </c:pt>
                <c:pt idx="192">
                  <c:v>18.533000000000001</c:v>
                </c:pt>
                <c:pt idx="193">
                  <c:v>18.652000000000001</c:v>
                </c:pt>
                <c:pt idx="194">
                  <c:v>18.675000000000001</c:v>
                </c:pt>
                <c:pt idx="195">
                  <c:v>18.437999999999999</c:v>
                </c:pt>
                <c:pt idx="196">
                  <c:v>18.175999999999998</c:v>
                </c:pt>
                <c:pt idx="197">
                  <c:v>18.152000000000001</c:v>
                </c:pt>
                <c:pt idx="198">
                  <c:v>17.867000000000001</c:v>
                </c:pt>
                <c:pt idx="199">
                  <c:v>17.367999999999999</c:v>
                </c:pt>
                <c:pt idx="200">
                  <c:v>16.939</c:v>
                </c:pt>
                <c:pt idx="201">
                  <c:v>16.606000000000002</c:v>
                </c:pt>
                <c:pt idx="202">
                  <c:v>16.201000000000001</c:v>
                </c:pt>
                <c:pt idx="203">
                  <c:v>15.939</c:v>
                </c:pt>
                <c:pt idx="204">
                  <c:v>15.772</c:v>
                </c:pt>
                <c:pt idx="205">
                  <c:v>15.629</c:v>
                </c:pt>
                <c:pt idx="206">
                  <c:v>15.651999999999999</c:v>
                </c:pt>
                <c:pt idx="207">
                  <c:v>15.724</c:v>
                </c:pt>
                <c:pt idx="208">
                  <c:v>15.914999999999999</c:v>
                </c:pt>
                <c:pt idx="209">
                  <c:v>16.225000000000001</c:v>
                </c:pt>
                <c:pt idx="210">
                  <c:v>16.606000000000002</c:v>
                </c:pt>
                <c:pt idx="211">
                  <c:v>16.963000000000001</c:v>
                </c:pt>
                <c:pt idx="212">
                  <c:v>17.510000000000002</c:v>
                </c:pt>
                <c:pt idx="213">
                  <c:v>17.986000000000001</c:v>
                </c:pt>
                <c:pt idx="214">
                  <c:v>18.628</c:v>
                </c:pt>
                <c:pt idx="215">
                  <c:v>19.032</c:v>
                </c:pt>
                <c:pt idx="216">
                  <c:v>19.507999999999999</c:v>
                </c:pt>
                <c:pt idx="217">
                  <c:v>19.96</c:v>
                </c:pt>
                <c:pt idx="218">
                  <c:v>20.341000000000001</c:v>
                </c:pt>
                <c:pt idx="219">
                  <c:v>20.579000000000001</c:v>
                </c:pt>
                <c:pt idx="220">
                  <c:v>20.436</c:v>
                </c:pt>
                <c:pt idx="221">
                  <c:v>20.364999999999998</c:v>
                </c:pt>
                <c:pt idx="222">
                  <c:v>20.149999999999999</c:v>
                </c:pt>
                <c:pt idx="223">
                  <c:v>19.96</c:v>
                </c:pt>
                <c:pt idx="224">
                  <c:v>19.792999999999999</c:v>
                </c:pt>
                <c:pt idx="225">
                  <c:v>19.341000000000001</c:v>
                </c:pt>
                <c:pt idx="226">
                  <c:v>18.747</c:v>
                </c:pt>
                <c:pt idx="227">
                  <c:v>18.224</c:v>
                </c:pt>
                <c:pt idx="228">
                  <c:v>17.843</c:v>
                </c:pt>
                <c:pt idx="229">
                  <c:v>17.271999999999998</c:v>
                </c:pt>
                <c:pt idx="230">
                  <c:v>17.152999999999999</c:v>
                </c:pt>
                <c:pt idx="231">
                  <c:v>17.010999999999999</c:v>
                </c:pt>
                <c:pt idx="232">
                  <c:v>16.748999999999999</c:v>
                </c:pt>
                <c:pt idx="233">
                  <c:v>16.606000000000002</c:v>
                </c:pt>
                <c:pt idx="234">
                  <c:v>16.533999999999999</c:v>
                </c:pt>
                <c:pt idx="235">
                  <c:v>16.63</c:v>
                </c:pt>
                <c:pt idx="236">
                  <c:v>16.439</c:v>
                </c:pt>
                <c:pt idx="237">
                  <c:v>16.344000000000001</c:v>
                </c:pt>
                <c:pt idx="238">
                  <c:v>16.201000000000001</c:v>
                </c:pt>
                <c:pt idx="239">
                  <c:v>16.010000000000002</c:v>
                </c:pt>
                <c:pt idx="240">
                  <c:v>15.819000000000001</c:v>
                </c:pt>
                <c:pt idx="241">
                  <c:v>15.532999999999999</c:v>
                </c:pt>
                <c:pt idx="242">
                  <c:v>15.223000000000001</c:v>
                </c:pt>
                <c:pt idx="243">
                  <c:v>15.055</c:v>
                </c:pt>
                <c:pt idx="244">
                  <c:v>14.816000000000001</c:v>
                </c:pt>
                <c:pt idx="245">
                  <c:v>14.505000000000001</c:v>
                </c:pt>
                <c:pt idx="246">
                  <c:v>14.218</c:v>
                </c:pt>
                <c:pt idx="247">
                  <c:v>14.194000000000001</c:v>
                </c:pt>
                <c:pt idx="248">
                  <c:v>14.074</c:v>
                </c:pt>
                <c:pt idx="249">
                  <c:v>13.882</c:v>
                </c:pt>
                <c:pt idx="250">
                  <c:v>13.93</c:v>
                </c:pt>
                <c:pt idx="251">
                  <c:v>13.978</c:v>
                </c:pt>
                <c:pt idx="252">
                  <c:v>14.218</c:v>
                </c:pt>
                <c:pt idx="253">
                  <c:v>14.194000000000001</c:v>
                </c:pt>
                <c:pt idx="254">
                  <c:v>14.314</c:v>
                </c:pt>
                <c:pt idx="255">
                  <c:v>14.648999999999999</c:v>
                </c:pt>
                <c:pt idx="256">
                  <c:v>14.912000000000001</c:v>
                </c:pt>
                <c:pt idx="257">
                  <c:v>15.127000000000001</c:v>
                </c:pt>
                <c:pt idx="258">
                  <c:v>15.581</c:v>
                </c:pt>
                <c:pt idx="259">
                  <c:v>16.295999999999999</c:v>
                </c:pt>
                <c:pt idx="260">
                  <c:v>17.248999999999999</c:v>
                </c:pt>
                <c:pt idx="261">
                  <c:v>17.701000000000001</c:v>
                </c:pt>
                <c:pt idx="262">
                  <c:v>17.937999999999999</c:v>
                </c:pt>
                <c:pt idx="263">
                  <c:v>18.747</c:v>
                </c:pt>
                <c:pt idx="264">
                  <c:v>19.555</c:v>
                </c:pt>
                <c:pt idx="265">
                  <c:v>19.888000000000002</c:v>
                </c:pt>
                <c:pt idx="266">
                  <c:v>20.173999999999999</c:v>
                </c:pt>
                <c:pt idx="267">
                  <c:v>20.411999999999999</c:v>
                </c:pt>
                <c:pt idx="268">
                  <c:v>20.603000000000002</c:v>
                </c:pt>
                <c:pt idx="269">
                  <c:v>20.555</c:v>
                </c:pt>
                <c:pt idx="270">
                  <c:v>20.673999999999999</c:v>
                </c:pt>
                <c:pt idx="271">
                  <c:v>20.555</c:v>
                </c:pt>
                <c:pt idx="272">
                  <c:v>20.007000000000001</c:v>
                </c:pt>
                <c:pt idx="273">
                  <c:v>19.603000000000002</c:v>
                </c:pt>
                <c:pt idx="274">
                  <c:v>18.818000000000001</c:v>
                </c:pt>
                <c:pt idx="275">
                  <c:v>18.033000000000001</c:v>
                </c:pt>
                <c:pt idx="276">
                  <c:v>17.367999999999999</c:v>
                </c:pt>
                <c:pt idx="277">
                  <c:v>16.914999999999999</c:v>
                </c:pt>
                <c:pt idx="278">
                  <c:v>16.439</c:v>
                </c:pt>
                <c:pt idx="279">
                  <c:v>15.939</c:v>
                </c:pt>
                <c:pt idx="280">
                  <c:v>15.461</c:v>
                </c:pt>
                <c:pt idx="281">
                  <c:v>14.96</c:v>
                </c:pt>
                <c:pt idx="282">
                  <c:v>14.84</c:v>
                </c:pt>
                <c:pt idx="283">
                  <c:v>14.912000000000001</c:v>
                </c:pt>
                <c:pt idx="284">
                  <c:v>15.007999999999999</c:v>
                </c:pt>
                <c:pt idx="285">
                  <c:v>14.888</c:v>
                </c:pt>
                <c:pt idx="286">
                  <c:v>15.27</c:v>
                </c:pt>
                <c:pt idx="287">
                  <c:v>15.605</c:v>
                </c:pt>
                <c:pt idx="288">
                  <c:v>15.7</c:v>
                </c:pt>
                <c:pt idx="289">
                  <c:v>15.819000000000001</c:v>
                </c:pt>
                <c:pt idx="290">
                  <c:v>15.939</c:v>
                </c:pt>
                <c:pt idx="291">
                  <c:v>15.986000000000001</c:v>
                </c:pt>
                <c:pt idx="292">
                  <c:v>16.106000000000002</c:v>
                </c:pt>
                <c:pt idx="293">
                  <c:v>16.082000000000001</c:v>
                </c:pt>
                <c:pt idx="294">
                  <c:v>16.152999999999999</c:v>
                </c:pt>
                <c:pt idx="295">
                  <c:v>16.271999999999998</c:v>
                </c:pt>
                <c:pt idx="296">
                  <c:v>16.558</c:v>
                </c:pt>
                <c:pt idx="297">
                  <c:v>16.414999999999999</c:v>
                </c:pt>
                <c:pt idx="298">
                  <c:v>16.152999999999999</c:v>
                </c:pt>
                <c:pt idx="299">
                  <c:v>15.819000000000001</c:v>
                </c:pt>
                <c:pt idx="300">
                  <c:v>15.605</c:v>
                </c:pt>
                <c:pt idx="301">
                  <c:v>15.414</c:v>
                </c:pt>
                <c:pt idx="302">
                  <c:v>15.223000000000001</c:v>
                </c:pt>
                <c:pt idx="303">
                  <c:v>15.438000000000001</c:v>
                </c:pt>
                <c:pt idx="304">
                  <c:v>15.724</c:v>
                </c:pt>
                <c:pt idx="305">
                  <c:v>16.225000000000001</c:v>
                </c:pt>
                <c:pt idx="306">
                  <c:v>16.795999999999999</c:v>
                </c:pt>
                <c:pt idx="307">
                  <c:v>17.225000000000001</c:v>
                </c:pt>
                <c:pt idx="308">
                  <c:v>17.986000000000001</c:v>
                </c:pt>
                <c:pt idx="309">
                  <c:v>18.366</c:v>
                </c:pt>
                <c:pt idx="310">
                  <c:v>18.556999999999999</c:v>
                </c:pt>
                <c:pt idx="311">
                  <c:v>19.056000000000001</c:v>
                </c:pt>
                <c:pt idx="312">
                  <c:v>19.532</c:v>
                </c:pt>
                <c:pt idx="313">
                  <c:v>19.911999999999999</c:v>
                </c:pt>
                <c:pt idx="314">
                  <c:v>20.364999999999998</c:v>
                </c:pt>
                <c:pt idx="315">
                  <c:v>20.436</c:v>
                </c:pt>
                <c:pt idx="316">
                  <c:v>20.245999999999999</c:v>
                </c:pt>
                <c:pt idx="317">
                  <c:v>20.126000000000001</c:v>
                </c:pt>
                <c:pt idx="318">
                  <c:v>20.030999999999999</c:v>
                </c:pt>
                <c:pt idx="319">
                  <c:v>19.817</c:v>
                </c:pt>
                <c:pt idx="320">
                  <c:v>19.651</c:v>
                </c:pt>
                <c:pt idx="321">
                  <c:v>19.199000000000002</c:v>
                </c:pt>
                <c:pt idx="322">
                  <c:v>18.794</c:v>
                </c:pt>
                <c:pt idx="323">
                  <c:v>18.437999999999999</c:v>
                </c:pt>
                <c:pt idx="324">
                  <c:v>18.033000000000001</c:v>
                </c:pt>
                <c:pt idx="325">
                  <c:v>17.701000000000001</c:v>
                </c:pt>
                <c:pt idx="326">
                  <c:v>17.248999999999999</c:v>
                </c:pt>
                <c:pt idx="327">
                  <c:v>16.795999999999999</c:v>
                </c:pt>
                <c:pt idx="328">
                  <c:v>16.486999999999998</c:v>
                </c:pt>
                <c:pt idx="329">
                  <c:v>16.201000000000001</c:v>
                </c:pt>
                <c:pt idx="330">
                  <c:v>15.962999999999999</c:v>
                </c:pt>
                <c:pt idx="331">
                  <c:v>15.7</c:v>
                </c:pt>
                <c:pt idx="332">
                  <c:v>15.557</c:v>
                </c:pt>
                <c:pt idx="333">
                  <c:v>15.342000000000001</c:v>
                </c:pt>
                <c:pt idx="334">
                  <c:v>15.175000000000001</c:v>
                </c:pt>
                <c:pt idx="335">
                  <c:v>14.96</c:v>
                </c:pt>
              </c:numCache>
            </c:numRef>
          </c:val>
          <c:smooth val="0"/>
          <c:extLst>
            <c:ext xmlns:c16="http://schemas.microsoft.com/office/drawing/2014/chart" uri="{C3380CC4-5D6E-409C-BE32-E72D297353CC}">
              <c16:uniqueId val="{00000005-91EA-4B39-92A9-FC08F71A5943}"/>
            </c:ext>
          </c:extLst>
        </c:ser>
        <c:dLbls>
          <c:showLegendKey val="0"/>
          <c:showVal val="0"/>
          <c:showCatName val="0"/>
          <c:showSerName val="0"/>
          <c:showPercent val="0"/>
          <c:showBubbleSize val="0"/>
        </c:dLbls>
        <c:marker val="1"/>
        <c:smooth val="0"/>
        <c:axId val="781589103"/>
        <c:axId val="555600479"/>
      </c:lineChart>
      <c:catAx>
        <c:axId val="7815891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&amp; Day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600479"/>
        <c:crosses val="autoZero"/>
        <c:auto val="1"/>
        <c:lblAlgn val="ctr"/>
        <c:lblOffset val="100"/>
        <c:noMultiLvlLbl val="0"/>
      </c:catAx>
      <c:valAx>
        <c:axId val="555600479"/>
        <c:scaling>
          <c:orientation val="minMax"/>
          <c:max val="30"/>
          <c:min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(oC)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58910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6098410366552617E-2"/>
          <c:y val="0.11058150619637751"/>
          <c:w val="0.87952755905511815"/>
          <c:h val="0.64863034160768041"/>
        </c:manualLayout>
      </c:layout>
      <c:lineChart>
        <c:grouping val="standard"/>
        <c:varyColors val="0"/>
        <c:ser>
          <c:idx val="0"/>
          <c:order val="0"/>
          <c:spPr>
            <a:ln w="28575"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9309-4E89-92EC-52D80189FF66}"/>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9309-4E89-92EC-52D80189FF66}"/>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9309-4E89-92EC-52D80189FF66}"/>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9309-4E89-92EC-52D80189FF66}"/>
              </c:ext>
            </c:extLst>
          </c:dPt>
          <c:dPt>
            <c:idx val="4"/>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9309-4E89-92EC-52D80189FF66}"/>
              </c:ext>
            </c:extLst>
          </c:dPt>
          <c:dPt>
            <c:idx val="5"/>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9309-4E89-92EC-52D80189FF66}"/>
              </c:ext>
            </c:extLst>
          </c:dPt>
          <c:dPt>
            <c:idx val="6"/>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6-9309-4E89-92EC-52D80189FF66}"/>
              </c:ext>
            </c:extLst>
          </c:dPt>
          <c:dPt>
            <c:idx val="7"/>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7-9309-4E89-92EC-52D80189FF66}"/>
              </c:ext>
            </c:extLst>
          </c:dPt>
          <c:dPt>
            <c:idx val="8"/>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8-9309-4E89-92EC-52D80189FF66}"/>
              </c:ext>
            </c:extLst>
          </c:dPt>
          <c:dPt>
            <c:idx val="9"/>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9-9309-4E89-92EC-52D80189FF66}"/>
              </c:ext>
            </c:extLst>
          </c:dPt>
          <c:dPt>
            <c:idx val="10"/>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9309-4E89-92EC-52D80189FF66}"/>
              </c:ext>
            </c:extLst>
          </c:dPt>
          <c:dPt>
            <c:idx val="11"/>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9309-4E89-92EC-52D80189FF66}"/>
              </c:ext>
            </c:extLst>
          </c:dPt>
          <c:dPt>
            <c:idx val="12"/>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9309-4E89-92EC-52D80189FF66}"/>
              </c:ext>
            </c:extLst>
          </c:dPt>
          <c:dPt>
            <c:idx val="13"/>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9309-4E89-92EC-52D80189FF66}"/>
              </c:ext>
            </c:extLst>
          </c:dPt>
          <c:dPt>
            <c:idx val="14"/>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9309-4E89-92EC-52D80189FF66}"/>
              </c:ext>
            </c:extLst>
          </c:dPt>
          <c:dPt>
            <c:idx val="15"/>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9309-4E89-92EC-52D80189FF66}"/>
              </c:ext>
            </c:extLst>
          </c:dPt>
          <c:dPt>
            <c:idx val="16"/>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0-9309-4E89-92EC-52D80189FF66}"/>
              </c:ext>
            </c:extLst>
          </c:dPt>
          <c:dPt>
            <c:idx val="17"/>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1-9309-4E89-92EC-52D80189FF66}"/>
              </c:ext>
            </c:extLst>
          </c:dPt>
          <c:dPt>
            <c:idx val="18"/>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2-9309-4E89-92EC-52D80189FF66}"/>
              </c:ext>
            </c:extLst>
          </c:dPt>
          <c:dPt>
            <c:idx val="19"/>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3-9309-4E89-92EC-52D80189FF66}"/>
              </c:ext>
            </c:extLst>
          </c:dPt>
          <c:dPt>
            <c:idx val="20"/>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4-9309-4E89-92EC-52D80189FF66}"/>
              </c:ext>
            </c:extLst>
          </c:dPt>
          <c:dPt>
            <c:idx val="21"/>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5-9309-4E89-92EC-52D80189FF66}"/>
              </c:ext>
            </c:extLst>
          </c:dPt>
          <c:dPt>
            <c:idx val="22"/>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6-9309-4E89-92EC-52D80189FF66}"/>
              </c:ext>
            </c:extLst>
          </c:dPt>
          <c:dPt>
            <c:idx val="23"/>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7-9309-4E89-92EC-52D80189FF66}"/>
              </c:ext>
            </c:extLst>
          </c:dPt>
          <c:dPt>
            <c:idx val="24"/>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8-9309-4E89-92EC-52D80189FF66}"/>
              </c:ext>
            </c:extLst>
          </c:dPt>
          <c:dPt>
            <c:idx val="25"/>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9-9309-4E89-92EC-52D80189FF66}"/>
              </c:ext>
            </c:extLst>
          </c:dPt>
          <c:dPt>
            <c:idx val="2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A-9309-4E89-92EC-52D80189FF66}"/>
              </c:ext>
            </c:extLst>
          </c:dPt>
          <c:dPt>
            <c:idx val="2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B-9309-4E89-92EC-52D80189FF66}"/>
              </c:ext>
            </c:extLst>
          </c:dPt>
          <c:dPt>
            <c:idx val="2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C-9309-4E89-92EC-52D80189FF66}"/>
              </c:ext>
            </c:extLst>
          </c:dPt>
          <c:dPt>
            <c:idx val="2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D-9309-4E89-92EC-52D80189FF66}"/>
              </c:ext>
            </c:extLst>
          </c:dPt>
          <c:dPt>
            <c:idx val="30"/>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E-9309-4E89-92EC-52D80189FF66}"/>
              </c:ext>
            </c:extLst>
          </c:dPt>
          <c:dPt>
            <c:idx val="31"/>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F-9309-4E89-92EC-52D80189FF66}"/>
              </c:ext>
            </c:extLst>
          </c:dPt>
          <c:errBars>
            <c:errDir val="y"/>
            <c:errBarType val="both"/>
            <c:errValType val="cust"/>
            <c:noEndCap val="0"/>
            <c:plus>
              <c:numRef>
                <c:f>'Summer everything'!$F$3:$F$34</c:f>
                <c:numCache>
                  <c:formatCode>General</c:formatCode>
                  <c:ptCount val="32"/>
                  <c:pt idx="0">
                    <c:v>0.49586343519422343</c:v>
                  </c:pt>
                  <c:pt idx="1">
                    <c:v>0.53170799309783823</c:v>
                  </c:pt>
                  <c:pt idx="2">
                    <c:v>0.5228530761614224</c:v>
                  </c:pt>
                  <c:pt idx="3">
                    <c:v>0.3779375286790943</c:v>
                  </c:pt>
                  <c:pt idx="4">
                    <c:v>0.37978768155434334</c:v>
                  </c:pt>
                  <c:pt idx="5">
                    <c:v>0.43071396459258526</c:v>
                  </c:pt>
                  <c:pt idx="6">
                    <c:v>0.47816857407331675</c:v>
                  </c:pt>
                  <c:pt idx="7">
                    <c:v>0.37068592139412249</c:v>
                  </c:pt>
                  <c:pt idx="8">
                    <c:v>8.2384926686731363E-2</c:v>
                  </c:pt>
                  <c:pt idx="9">
                    <c:v>0.143048548434107</c:v>
                  </c:pt>
                  <c:pt idx="10">
                    <c:v>0.11551372736855132</c:v>
                  </c:pt>
                  <c:pt idx="11">
                    <c:v>3.8951481116987471E-2</c:v>
                  </c:pt>
                  <c:pt idx="12">
                    <c:v>5.5848869287286176E-2</c:v>
                  </c:pt>
                  <c:pt idx="13">
                    <c:v>1.5320848037104687E-2</c:v>
                  </c:pt>
                  <c:pt idx="14">
                    <c:v>6.9696934269084909E-2</c:v>
                  </c:pt>
                  <c:pt idx="15">
                    <c:v>7.0770255223532322E-2</c:v>
                  </c:pt>
                  <c:pt idx="16">
                    <c:v>0.10894778492620798</c:v>
                  </c:pt>
                  <c:pt idx="17">
                    <c:v>9.4187239051935254E-2</c:v>
                  </c:pt>
                  <c:pt idx="18">
                    <c:v>0.12163865598369923</c:v>
                  </c:pt>
                  <c:pt idx="19">
                    <c:v>0.12492145111440936</c:v>
                  </c:pt>
                  <c:pt idx="20">
                    <c:v>0.11376565574329069</c:v>
                  </c:pt>
                  <c:pt idx="21">
                    <c:v>0.13396198903621825</c:v>
                  </c:pt>
                  <c:pt idx="22">
                    <c:v>7.0985088921660694E-2</c:v>
                  </c:pt>
                  <c:pt idx="23">
                    <c:v>5.1379429915778513E-2</c:v>
                  </c:pt>
                  <c:pt idx="24">
                    <c:v>7.5462604043500636E-2</c:v>
                  </c:pt>
                  <c:pt idx="25">
                    <c:v>4.3554158521708991E-2</c:v>
                  </c:pt>
                  <c:pt idx="26">
                    <c:v>2.8146011267775859E-2</c:v>
                  </c:pt>
                  <c:pt idx="27">
                    <c:v>3.1667359234766448E-2</c:v>
                  </c:pt>
                  <c:pt idx="28">
                    <c:v>6.4844949723712533E-2</c:v>
                  </c:pt>
                  <c:pt idx="29">
                    <c:v>8.6329392116198111E-2</c:v>
                  </c:pt>
                  <c:pt idx="30">
                    <c:v>9.4479618024585224E-2</c:v>
                  </c:pt>
                  <c:pt idx="31">
                    <c:v>6.0361685189354017E-2</c:v>
                  </c:pt>
                </c:numCache>
              </c:numRef>
            </c:plus>
            <c:minus>
              <c:numRef>
                <c:f>'Summer everything'!$F$3:$F$34</c:f>
                <c:numCache>
                  <c:formatCode>General</c:formatCode>
                  <c:ptCount val="32"/>
                  <c:pt idx="0">
                    <c:v>0.49586343519422343</c:v>
                  </c:pt>
                  <c:pt idx="1">
                    <c:v>0.53170799309783823</c:v>
                  </c:pt>
                  <c:pt idx="2">
                    <c:v>0.5228530761614224</c:v>
                  </c:pt>
                  <c:pt idx="3">
                    <c:v>0.3779375286790943</c:v>
                  </c:pt>
                  <c:pt idx="4">
                    <c:v>0.37978768155434334</c:v>
                  </c:pt>
                  <c:pt idx="5">
                    <c:v>0.43071396459258526</c:v>
                  </c:pt>
                  <c:pt idx="6">
                    <c:v>0.47816857407331675</c:v>
                  </c:pt>
                  <c:pt idx="7">
                    <c:v>0.37068592139412249</c:v>
                  </c:pt>
                  <c:pt idx="8">
                    <c:v>8.2384926686731363E-2</c:v>
                  </c:pt>
                  <c:pt idx="9">
                    <c:v>0.143048548434107</c:v>
                  </c:pt>
                  <c:pt idx="10">
                    <c:v>0.11551372736855132</c:v>
                  </c:pt>
                  <c:pt idx="11">
                    <c:v>3.8951481116987471E-2</c:v>
                  </c:pt>
                  <c:pt idx="12">
                    <c:v>5.5848869287286176E-2</c:v>
                  </c:pt>
                  <c:pt idx="13">
                    <c:v>1.5320848037104687E-2</c:v>
                  </c:pt>
                  <c:pt idx="14">
                    <c:v>6.9696934269084909E-2</c:v>
                  </c:pt>
                  <c:pt idx="15">
                    <c:v>7.0770255223532322E-2</c:v>
                  </c:pt>
                  <c:pt idx="16">
                    <c:v>0.10894778492620798</c:v>
                  </c:pt>
                  <c:pt idx="17">
                    <c:v>9.4187239051935254E-2</c:v>
                  </c:pt>
                  <c:pt idx="18">
                    <c:v>0.12163865598369923</c:v>
                  </c:pt>
                  <c:pt idx="19">
                    <c:v>0.12492145111440936</c:v>
                  </c:pt>
                  <c:pt idx="20">
                    <c:v>0.11376565574329069</c:v>
                  </c:pt>
                  <c:pt idx="21">
                    <c:v>0.13396198903621825</c:v>
                  </c:pt>
                  <c:pt idx="22">
                    <c:v>7.0985088921660694E-2</c:v>
                  </c:pt>
                  <c:pt idx="23">
                    <c:v>5.1379429915778513E-2</c:v>
                  </c:pt>
                  <c:pt idx="24">
                    <c:v>7.5462604043500636E-2</c:v>
                  </c:pt>
                  <c:pt idx="25">
                    <c:v>4.3554158521708991E-2</c:v>
                  </c:pt>
                  <c:pt idx="26">
                    <c:v>2.8146011267775859E-2</c:v>
                  </c:pt>
                  <c:pt idx="27">
                    <c:v>3.1667359234766448E-2</c:v>
                  </c:pt>
                  <c:pt idx="28">
                    <c:v>6.4844949723712533E-2</c:v>
                  </c:pt>
                  <c:pt idx="29">
                    <c:v>8.6329392116198111E-2</c:v>
                  </c:pt>
                  <c:pt idx="30">
                    <c:v>9.4479618024585224E-2</c:v>
                  </c:pt>
                  <c:pt idx="31">
                    <c:v>6.0361685189354017E-2</c:v>
                  </c:pt>
                </c:numCache>
              </c:numRef>
            </c:minus>
            <c:spPr>
              <a:noFill/>
              <a:ln w="9525" cap="flat" cmpd="sng" algn="ctr">
                <a:solidFill>
                  <a:schemeClr val="tx1">
                    <a:lumMod val="65000"/>
                    <a:lumOff val="35000"/>
                  </a:schemeClr>
                </a:solidFill>
                <a:round/>
              </a:ln>
              <a:effectLst/>
            </c:spPr>
          </c:errBars>
          <c:cat>
            <c:multiLvlStrRef>
              <c:f>'Summer everything'!$B$3:$C$34</c:f>
              <c:multiLvlStrCache>
                <c:ptCount val="32"/>
                <c:lvl>
                  <c:pt idx="0">
                    <c:v>Z1 - Ex</c:v>
                  </c:pt>
                  <c:pt idx="1">
                    <c:v>Z2 - Ex</c:v>
                  </c:pt>
                  <c:pt idx="2">
                    <c:v>Z3 - Ex</c:v>
                  </c:pt>
                  <c:pt idx="3">
                    <c:v>Z2 - Ex</c:v>
                  </c:pt>
                  <c:pt idx="4">
                    <c:v>Z3.0 - Ex</c:v>
                  </c:pt>
                  <c:pt idx="5">
                    <c:v>Z3.1 - Ex</c:v>
                  </c:pt>
                  <c:pt idx="6">
                    <c:v>Z3.0 - Ex</c:v>
                  </c:pt>
                  <c:pt idx="7">
                    <c:v>Z3.1 - Ex</c:v>
                  </c:pt>
                  <c:pt idx="8">
                    <c:v>Z1 - A1</c:v>
                  </c:pt>
                  <c:pt idx="9">
                    <c:v>Z2 -  A2</c:v>
                  </c:pt>
                  <c:pt idx="10">
                    <c:v>Z3 -  A3</c:v>
                  </c:pt>
                  <c:pt idx="11">
                    <c:v>Z2 -  A2</c:v>
                  </c:pt>
                  <c:pt idx="12">
                    <c:v>Z3.0 -  A3</c:v>
                  </c:pt>
                  <c:pt idx="13">
                    <c:v>Z3.1 -  A3</c:v>
                  </c:pt>
                  <c:pt idx="14">
                    <c:v>Z3.0 -  A3</c:v>
                  </c:pt>
                  <c:pt idx="15">
                    <c:v>Z3.1 -  A3</c:v>
                  </c:pt>
                  <c:pt idx="16">
                    <c:v>Z1 -  A2</c:v>
                  </c:pt>
                  <c:pt idx="17">
                    <c:v>Z1 -  A3</c:v>
                  </c:pt>
                  <c:pt idx="18">
                    <c:v>Z2 -  A1</c:v>
                  </c:pt>
                  <c:pt idx="19">
                    <c:v>Z2 -  A3</c:v>
                  </c:pt>
                  <c:pt idx="20">
                    <c:v>Z3 -  A1</c:v>
                  </c:pt>
                  <c:pt idx="21">
                    <c:v>Z3 -  A2</c:v>
                  </c:pt>
                  <c:pt idx="22">
                    <c:v>Z2 -  A1</c:v>
                  </c:pt>
                  <c:pt idx="23">
                    <c:v>Z2 -  A3</c:v>
                  </c:pt>
                  <c:pt idx="24">
                    <c:v>Z3.0 -  A1</c:v>
                  </c:pt>
                  <c:pt idx="25">
                    <c:v>Z3.0 -  A2</c:v>
                  </c:pt>
                  <c:pt idx="26">
                    <c:v>Z3.1 -  A1</c:v>
                  </c:pt>
                  <c:pt idx="27">
                    <c:v>Z3.1 -  A2</c:v>
                  </c:pt>
                  <c:pt idx="28">
                    <c:v>Z3.0 - A1</c:v>
                  </c:pt>
                  <c:pt idx="29">
                    <c:v>Z3.0 - A2</c:v>
                  </c:pt>
                  <c:pt idx="30">
                    <c:v>Z3.1 - A1</c:v>
                  </c:pt>
                  <c:pt idx="31">
                    <c:v>Z3.1 - A2</c:v>
                  </c:pt>
                </c:lvl>
                <c:lvl>
                  <c:pt idx="0">
                    <c:v>Roosts vs external</c:v>
                  </c:pt>
                  <c:pt idx="8">
                    <c:v>Roosts vs local ambient</c:v>
                  </c:pt>
                  <c:pt idx="16">
                    <c:v>Roosts vs non-local ambients</c:v>
                  </c:pt>
                </c:lvl>
              </c:multiLvlStrCache>
            </c:multiLvlStrRef>
          </c:cat>
          <c:val>
            <c:numRef>
              <c:f>'Summer everything'!$E$3:$E$34</c:f>
              <c:numCache>
                <c:formatCode>General</c:formatCode>
                <c:ptCount val="32"/>
                <c:pt idx="0">
                  <c:v>-3.1651221674876857</c:v>
                </c:pt>
                <c:pt idx="1">
                  <c:v>-2.4502108374384228</c:v>
                </c:pt>
                <c:pt idx="2">
                  <c:v>-2.4791714285714264</c:v>
                </c:pt>
                <c:pt idx="3">
                  <c:v>-1.8002650246305423</c:v>
                </c:pt>
                <c:pt idx="4">
                  <c:v>-2.1160334975369466</c:v>
                </c:pt>
                <c:pt idx="5">
                  <c:v>-2.3781369458128099</c:v>
                </c:pt>
                <c:pt idx="6">
                  <c:v>-2.6069349753694602</c:v>
                </c:pt>
                <c:pt idx="7">
                  <c:v>-2.1833290640394125</c:v>
                </c:pt>
                <c:pt idx="8">
                  <c:v>-0.34347290640394235</c:v>
                </c:pt>
                <c:pt idx="9">
                  <c:v>-9.2384236453201291E-2</c:v>
                </c:pt>
                <c:pt idx="10">
                  <c:v>6.8610837438427552E-2</c:v>
                </c:pt>
                <c:pt idx="11">
                  <c:v>0.55756157635467929</c:v>
                </c:pt>
                <c:pt idx="12">
                  <c:v>0.43174876847290733</c:v>
                </c:pt>
                <c:pt idx="13">
                  <c:v>0.1696453201970439</c:v>
                </c:pt>
                <c:pt idx="14">
                  <c:v>-5.9152709359606447E-2</c:v>
                </c:pt>
                <c:pt idx="15">
                  <c:v>0.3644532019704414</c:v>
                </c:pt>
                <c:pt idx="16">
                  <c:v>-0.80729556650246437</c:v>
                </c:pt>
                <c:pt idx="17">
                  <c:v>-0.61733990147783202</c:v>
                </c:pt>
                <c:pt idx="18">
                  <c:v>0.3714384236453207</c:v>
                </c:pt>
                <c:pt idx="19">
                  <c:v>9.7571428571431085E-2</c:v>
                </c:pt>
                <c:pt idx="20">
                  <c:v>0.34247783251231717</c:v>
                </c:pt>
                <c:pt idx="21">
                  <c:v>-0.12134482758620482</c:v>
                </c:pt>
                <c:pt idx="22">
                  <c:v>1.0213842364532013</c:v>
                </c:pt>
                <c:pt idx="23">
                  <c:v>0.74751724137931164</c:v>
                </c:pt>
                <c:pt idx="24">
                  <c:v>0.705615763546797</c:v>
                </c:pt>
                <c:pt idx="25">
                  <c:v>0.24179310344827495</c:v>
                </c:pt>
                <c:pt idx="26">
                  <c:v>0.44351231527093354</c:v>
                </c:pt>
                <c:pt idx="27">
                  <c:v>-2.0310344827588471E-2</c:v>
                </c:pt>
                <c:pt idx="28">
                  <c:v>0.21471428571428319</c:v>
                </c:pt>
                <c:pt idx="29">
                  <c:v>-0.24910837438423883</c:v>
                </c:pt>
                <c:pt idx="30">
                  <c:v>0.63832019704433107</c:v>
                </c:pt>
                <c:pt idx="31">
                  <c:v>0.17449753694580902</c:v>
                </c:pt>
              </c:numCache>
            </c:numRef>
          </c:val>
          <c:smooth val="0"/>
          <c:extLst>
            <c:ext xmlns:c16="http://schemas.microsoft.com/office/drawing/2014/chart" uri="{C3380CC4-5D6E-409C-BE32-E72D297353CC}">
              <c16:uniqueId val="{00000020-9309-4E89-92EC-52D80189FF66}"/>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6098410366552617E-2"/>
          <c:y val="0.1254125412541254"/>
          <c:w val="0.87952755905511815"/>
          <c:h val="0.69544008731581819"/>
        </c:manualLayout>
      </c:layout>
      <c:lineChart>
        <c:grouping val="standard"/>
        <c:varyColors val="0"/>
        <c:ser>
          <c:idx val="0"/>
          <c:order val="0"/>
          <c:spPr>
            <a:ln w="28575"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123A-443E-914B-1964097FD97D}"/>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123A-443E-914B-1964097FD97D}"/>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123A-443E-914B-1964097FD97D}"/>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123A-443E-914B-1964097FD97D}"/>
              </c:ext>
            </c:extLst>
          </c:dPt>
          <c:dPt>
            <c:idx val="4"/>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4-123A-443E-914B-1964097FD97D}"/>
              </c:ext>
            </c:extLst>
          </c:dPt>
          <c:dPt>
            <c:idx val="5"/>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5-123A-443E-914B-1964097FD97D}"/>
              </c:ext>
            </c:extLst>
          </c:dPt>
          <c:dPt>
            <c:idx val="6"/>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6-123A-443E-914B-1964097FD97D}"/>
              </c:ext>
            </c:extLst>
          </c:dPt>
          <c:dPt>
            <c:idx val="7"/>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7-123A-443E-914B-1964097FD97D}"/>
              </c:ext>
            </c:extLst>
          </c:dPt>
          <c:dPt>
            <c:idx val="8"/>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8-123A-443E-914B-1964097FD97D}"/>
              </c:ext>
            </c:extLst>
          </c:dPt>
          <c:dPt>
            <c:idx val="9"/>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9-123A-443E-914B-1964097FD97D}"/>
              </c:ext>
            </c:extLst>
          </c:dPt>
          <c:dPt>
            <c:idx val="11"/>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123A-443E-914B-1964097FD97D}"/>
              </c:ext>
            </c:extLst>
          </c:dPt>
          <c:dPt>
            <c:idx val="12"/>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B-123A-443E-914B-1964097FD97D}"/>
              </c:ext>
            </c:extLst>
          </c:dPt>
          <c:dPt>
            <c:idx val="1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123A-443E-914B-1964097FD97D}"/>
              </c:ext>
            </c:extLst>
          </c:dPt>
          <c:dPt>
            <c:idx val="1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123A-443E-914B-1964097FD97D}"/>
              </c:ext>
            </c:extLst>
          </c:dPt>
          <c:dPt>
            <c:idx val="1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123A-443E-914B-1964097FD97D}"/>
              </c:ext>
            </c:extLst>
          </c:dPt>
          <c:dPt>
            <c:idx val="1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123A-443E-914B-1964097FD97D}"/>
              </c:ext>
            </c:extLst>
          </c:dPt>
          <c:errBars>
            <c:errDir val="y"/>
            <c:errBarType val="both"/>
            <c:errValType val="cust"/>
            <c:noEndCap val="0"/>
            <c:plus>
              <c:numRef>
                <c:f>'Winter everytrhing'!$F$3:$F$22</c:f>
                <c:numCache>
                  <c:formatCode>General</c:formatCode>
                  <c:ptCount val="20"/>
                  <c:pt idx="0">
                    <c:v>1.8462635786074097</c:v>
                  </c:pt>
                  <c:pt idx="1">
                    <c:v>1.926162668709007</c:v>
                  </c:pt>
                  <c:pt idx="2">
                    <c:v>1.8635529524412602</c:v>
                  </c:pt>
                  <c:pt idx="3">
                    <c:v>1.5392273360074624</c:v>
                  </c:pt>
                  <c:pt idx="4">
                    <c:v>1.6374182501051029</c:v>
                  </c:pt>
                  <c:pt idx="5">
                    <c:v>0.35046461922849081</c:v>
                  </c:pt>
                  <c:pt idx="6">
                    <c:v>0.41020032804747991</c:v>
                  </c:pt>
                  <c:pt idx="7">
                    <c:v>0.23886223900967157</c:v>
                  </c:pt>
                  <c:pt idx="8">
                    <c:v>8.7006886779767173E-2</c:v>
                  </c:pt>
                  <c:pt idx="9">
                    <c:v>0.14158968508222755</c:v>
                  </c:pt>
                  <c:pt idx="10">
                    <c:v>0.3259592413128416</c:v>
                  </c:pt>
                  <c:pt idx="11">
                    <c:v>0.23009334617402516</c:v>
                  </c:pt>
                  <c:pt idx="12">
                    <c:v>0.43327193477173137</c:v>
                  </c:pt>
                  <c:pt idx="13">
                    <c:v>0.306189886115948</c:v>
                  </c:pt>
                  <c:pt idx="14">
                    <c:v>0.38273777067586262</c:v>
                  </c:pt>
                  <c:pt idx="15">
                    <c:v>0.33853648865655261</c:v>
                  </c:pt>
                  <c:pt idx="16">
                    <c:v>0.22676963473381334</c:v>
                  </c:pt>
                  <c:pt idx="17">
                    <c:v>0.1321580139578625</c:v>
                  </c:pt>
                  <c:pt idx="18">
                    <c:v>0.30732829968278386</c:v>
                  </c:pt>
                  <c:pt idx="19">
                    <c:v>0.18086922024695914</c:v>
                  </c:pt>
                </c:numCache>
              </c:numRef>
            </c:plus>
            <c:minus>
              <c:numRef>
                <c:f>'Winter everytrhing'!$F$3:$F$22</c:f>
                <c:numCache>
                  <c:formatCode>General</c:formatCode>
                  <c:ptCount val="20"/>
                  <c:pt idx="0">
                    <c:v>1.8462635786074097</c:v>
                  </c:pt>
                  <c:pt idx="1">
                    <c:v>1.926162668709007</c:v>
                  </c:pt>
                  <c:pt idx="2">
                    <c:v>1.8635529524412602</c:v>
                  </c:pt>
                  <c:pt idx="3">
                    <c:v>1.5392273360074624</c:v>
                  </c:pt>
                  <c:pt idx="4">
                    <c:v>1.6374182501051029</c:v>
                  </c:pt>
                  <c:pt idx="5">
                    <c:v>0.35046461922849081</c:v>
                  </c:pt>
                  <c:pt idx="6">
                    <c:v>0.41020032804747991</c:v>
                  </c:pt>
                  <c:pt idx="7">
                    <c:v>0.23886223900967157</c:v>
                  </c:pt>
                  <c:pt idx="8">
                    <c:v>8.7006886779767173E-2</c:v>
                  </c:pt>
                  <c:pt idx="9">
                    <c:v>0.14158968508222755</c:v>
                  </c:pt>
                  <c:pt idx="10">
                    <c:v>0.3259592413128416</c:v>
                  </c:pt>
                  <c:pt idx="11">
                    <c:v>0.23009334617402516</c:v>
                  </c:pt>
                  <c:pt idx="12">
                    <c:v>0.43327193477173137</c:v>
                  </c:pt>
                  <c:pt idx="13">
                    <c:v>0.306189886115948</c:v>
                  </c:pt>
                  <c:pt idx="14">
                    <c:v>0.38273777067586262</c:v>
                  </c:pt>
                  <c:pt idx="15">
                    <c:v>0.33853648865655261</c:v>
                  </c:pt>
                  <c:pt idx="16">
                    <c:v>0.22676963473381334</c:v>
                  </c:pt>
                  <c:pt idx="17">
                    <c:v>0.1321580139578625</c:v>
                  </c:pt>
                  <c:pt idx="18">
                    <c:v>0.30732829968278386</c:v>
                  </c:pt>
                  <c:pt idx="19">
                    <c:v>0.18086922024695914</c:v>
                  </c:pt>
                </c:numCache>
              </c:numRef>
            </c:minus>
            <c:spPr>
              <a:noFill/>
              <a:ln w="9525" cap="flat" cmpd="sng" algn="ctr">
                <a:solidFill>
                  <a:schemeClr val="tx1">
                    <a:lumMod val="65000"/>
                    <a:lumOff val="35000"/>
                  </a:schemeClr>
                </a:solidFill>
                <a:round/>
              </a:ln>
              <a:effectLst/>
            </c:spPr>
          </c:errBars>
          <c:cat>
            <c:multiLvlStrRef>
              <c:f>'Winter everytrhing'!$B$3:$C$22</c:f>
              <c:multiLvlStrCache>
                <c:ptCount val="20"/>
                <c:lvl>
                  <c:pt idx="0">
                    <c:v>Z1 - Ex</c:v>
                  </c:pt>
                  <c:pt idx="1">
                    <c:v>Z2 - Ex</c:v>
                  </c:pt>
                  <c:pt idx="2">
                    <c:v>Z3 - Ex</c:v>
                  </c:pt>
                  <c:pt idx="3">
                    <c:v>Z2 - Ex</c:v>
                  </c:pt>
                  <c:pt idx="4">
                    <c:v>Z3 - Ex</c:v>
                  </c:pt>
                  <c:pt idx="5">
                    <c:v>Z1 -A1</c:v>
                  </c:pt>
                  <c:pt idx="6">
                    <c:v>Z2 - A2</c:v>
                  </c:pt>
                  <c:pt idx="7">
                    <c:v>Z3 - A3</c:v>
                  </c:pt>
                  <c:pt idx="8">
                    <c:v>Z2 - A2</c:v>
                  </c:pt>
                  <c:pt idx="9">
                    <c:v>Z3 - A3</c:v>
                  </c:pt>
                  <c:pt idx="10">
                    <c:v>Z1 - A2</c:v>
                  </c:pt>
                  <c:pt idx="11">
                    <c:v>Z1 - A3</c:v>
                  </c:pt>
                  <c:pt idx="12">
                    <c:v>Z2 - A1</c:v>
                  </c:pt>
                  <c:pt idx="13">
                    <c:v>Z2 - A3</c:v>
                  </c:pt>
                  <c:pt idx="14">
                    <c:v>Z3 - A1</c:v>
                  </c:pt>
                  <c:pt idx="15">
                    <c:v>Z3 - A2</c:v>
                  </c:pt>
                  <c:pt idx="16">
                    <c:v>Z2 - A1</c:v>
                  </c:pt>
                  <c:pt idx="17">
                    <c:v>Z2 - A3</c:v>
                  </c:pt>
                  <c:pt idx="18">
                    <c:v>Z3 - A1</c:v>
                  </c:pt>
                  <c:pt idx="19">
                    <c:v>Z3 - A2</c:v>
                  </c:pt>
                </c:lvl>
                <c:lvl>
                  <c:pt idx="0">
                    <c:v>Roosts vs external</c:v>
                  </c:pt>
                  <c:pt idx="5">
                    <c:v>Roosts vs local ambient</c:v>
                  </c:pt>
                  <c:pt idx="10">
                    <c:v>Roosts vs non-local ambients</c:v>
                  </c:pt>
                </c:lvl>
              </c:multiLvlStrCache>
            </c:multiLvlStrRef>
          </c:cat>
          <c:val>
            <c:numRef>
              <c:f>'Winter everytrhing'!$E$3:$E$22</c:f>
              <c:numCache>
                <c:formatCode>General</c:formatCode>
                <c:ptCount val="20"/>
                <c:pt idx="0">
                  <c:v>-1.6887922077922124</c:v>
                </c:pt>
                <c:pt idx="1">
                  <c:v>-1.2252662337662363</c:v>
                </c:pt>
                <c:pt idx="2">
                  <c:v>-0.97351298701298972</c:v>
                </c:pt>
                <c:pt idx="3">
                  <c:v>-1.0311103896103926</c:v>
                </c:pt>
                <c:pt idx="4">
                  <c:v>-0.8889935064935075</c:v>
                </c:pt>
                <c:pt idx="5">
                  <c:v>0.55058441558441373</c:v>
                </c:pt>
                <c:pt idx="6">
                  <c:v>0.20093506493506499</c:v>
                </c:pt>
                <c:pt idx="7">
                  <c:v>0.51333116883116803</c:v>
                </c:pt>
                <c:pt idx="8">
                  <c:v>0.39509090909090866</c:v>
                </c:pt>
                <c:pt idx="9">
                  <c:v>0.59785064935065024</c:v>
                </c:pt>
                <c:pt idx="10">
                  <c:v>-0.26259090909091093</c:v>
                </c:pt>
                <c:pt idx="11">
                  <c:v>-0.20194805194805454</c:v>
                </c:pt>
                <c:pt idx="12">
                  <c:v>1.0141103896103896</c:v>
                </c:pt>
                <c:pt idx="13">
                  <c:v>0.26157792207792141</c:v>
                </c:pt>
                <c:pt idx="14">
                  <c:v>1.2658636363636364</c:v>
                </c:pt>
                <c:pt idx="15">
                  <c:v>0.4526883116883117</c:v>
                </c:pt>
                <c:pt idx="16">
                  <c:v>1.2082662337662333</c:v>
                </c:pt>
                <c:pt idx="17">
                  <c:v>0.4557337662337651</c:v>
                </c:pt>
                <c:pt idx="18">
                  <c:v>1.3503831168831186</c:v>
                </c:pt>
                <c:pt idx="19">
                  <c:v>0.53720779220779391</c:v>
                </c:pt>
              </c:numCache>
            </c:numRef>
          </c:val>
          <c:smooth val="0"/>
          <c:extLst>
            <c:ext xmlns:c16="http://schemas.microsoft.com/office/drawing/2014/chart" uri="{C3380CC4-5D6E-409C-BE32-E72D297353CC}">
              <c16:uniqueId val="{00000010-123A-443E-914B-1964097FD97D}"/>
            </c:ext>
          </c:extLst>
        </c:ser>
        <c:dLbls>
          <c:showLegendKey val="0"/>
          <c:showVal val="0"/>
          <c:showCatName val="0"/>
          <c:showSerName val="0"/>
          <c:showPercent val="0"/>
          <c:showBubbleSize val="0"/>
        </c:dLbls>
        <c:marker val="1"/>
        <c:smooth val="0"/>
        <c:axId val="1981765439"/>
        <c:axId val="2008233967"/>
      </c:lineChart>
      <c:catAx>
        <c:axId val="19817654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8233967"/>
        <c:crosses val="autoZero"/>
        <c:auto val="1"/>
        <c:lblAlgn val="ctr"/>
        <c:lblOffset val="100"/>
        <c:noMultiLvlLbl val="0"/>
      </c:catAx>
      <c:valAx>
        <c:axId val="20082339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a:t>
                </a:r>
                <a:r>
                  <a:rPr lang="en-US" baseline="0"/>
                  <a:t>  (</a:t>
                </a:r>
                <a:r>
                  <a:rPr lang="en-US" baseline="30000"/>
                  <a:t>o</a:t>
                </a:r>
                <a:r>
                  <a:rPr lang="en-US" baseline="0"/>
                  <a:t>C)</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7654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20255395175093"/>
          <c:y val="0.11203585147247119"/>
          <c:w val="0.86942341546991975"/>
          <c:h val="0.68583004829261895"/>
        </c:manualLayout>
      </c:layout>
      <c:lineChart>
        <c:grouping val="standard"/>
        <c:varyColors val="0"/>
        <c:ser>
          <c:idx val="0"/>
          <c:order val="0"/>
          <c:spPr>
            <a:ln w="25400"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B3B7-4BC3-B60F-AFC590026AFA}"/>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B3B7-4BC3-B60F-AFC590026AFA}"/>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B3B7-4BC3-B60F-AFC590026AFA}"/>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B3B7-4BC3-B60F-AFC590026AFA}"/>
              </c:ext>
            </c:extLst>
          </c:dPt>
          <c:dPt>
            <c:idx val="4"/>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B3B7-4BC3-B60F-AFC590026AFA}"/>
              </c:ext>
            </c:extLst>
          </c:dPt>
          <c:dPt>
            <c:idx val="5"/>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B3B7-4BC3-B60F-AFC590026AFA}"/>
              </c:ext>
            </c:extLst>
          </c:dPt>
          <c:dPt>
            <c:idx val="6"/>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6-B3B7-4BC3-B60F-AFC590026AFA}"/>
              </c:ext>
            </c:extLst>
          </c:dPt>
          <c:dPt>
            <c:idx val="7"/>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7-B3B7-4BC3-B60F-AFC590026AFA}"/>
              </c:ext>
            </c:extLst>
          </c:dPt>
          <c:dPt>
            <c:idx val="8"/>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8-B3B7-4BC3-B60F-AFC590026AFA}"/>
              </c:ext>
            </c:extLst>
          </c:dPt>
          <c:dPt>
            <c:idx val="9"/>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9-B3B7-4BC3-B60F-AFC590026AFA}"/>
              </c:ext>
            </c:extLst>
          </c:dPt>
          <c:dPt>
            <c:idx val="10"/>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B3B7-4BC3-B60F-AFC590026AFA}"/>
              </c:ext>
            </c:extLst>
          </c:dPt>
          <c:dPt>
            <c:idx val="11"/>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B3B7-4BC3-B60F-AFC590026AFA}"/>
              </c:ext>
            </c:extLst>
          </c:dPt>
          <c:dPt>
            <c:idx val="12"/>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B3B7-4BC3-B60F-AFC590026AFA}"/>
              </c:ext>
            </c:extLst>
          </c:dPt>
          <c:dPt>
            <c:idx val="13"/>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B3B7-4BC3-B60F-AFC590026AFA}"/>
              </c:ext>
            </c:extLst>
          </c:dPt>
          <c:dPt>
            <c:idx val="14"/>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B3B7-4BC3-B60F-AFC590026AFA}"/>
              </c:ext>
            </c:extLst>
          </c:dPt>
          <c:dPt>
            <c:idx val="15"/>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B3B7-4BC3-B60F-AFC590026AFA}"/>
              </c:ext>
            </c:extLst>
          </c:dPt>
          <c:dPt>
            <c:idx val="22"/>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0-B3B7-4BC3-B60F-AFC590026AFA}"/>
              </c:ext>
            </c:extLst>
          </c:dPt>
          <c:dPt>
            <c:idx val="23"/>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1-B3B7-4BC3-B60F-AFC590026AFA}"/>
              </c:ext>
            </c:extLst>
          </c:dPt>
          <c:dPt>
            <c:idx val="24"/>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2-B3B7-4BC3-B60F-AFC590026AFA}"/>
              </c:ext>
            </c:extLst>
          </c:dPt>
          <c:dPt>
            <c:idx val="25"/>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3-B3B7-4BC3-B60F-AFC590026AFA}"/>
              </c:ext>
            </c:extLst>
          </c:dPt>
          <c:dPt>
            <c:idx val="2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4-B3B7-4BC3-B60F-AFC590026AFA}"/>
              </c:ext>
            </c:extLst>
          </c:dPt>
          <c:dPt>
            <c:idx val="2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5-B3B7-4BC3-B60F-AFC590026AFA}"/>
              </c:ext>
            </c:extLst>
          </c:dPt>
          <c:dPt>
            <c:idx val="2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6-B3B7-4BC3-B60F-AFC590026AFA}"/>
              </c:ext>
            </c:extLst>
          </c:dPt>
          <c:dPt>
            <c:idx val="2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7-B3B7-4BC3-B60F-AFC590026AFA}"/>
              </c:ext>
            </c:extLst>
          </c:dPt>
          <c:dPt>
            <c:idx val="30"/>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8-B3B7-4BC3-B60F-AFC590026AFA}"/>
              </c:ext>
            </c:extLst>
          </c:dPt>
          <c:dPt>
            <c:idx val="31"/>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9-B3B7-4BC3-B60F-AFC590026AFA}"/>
              </c:ext>
            </c:extLst>
          </c:dPt>
          <c:errBars>
            <c:errDir val="y"/>
            <c:errBarType val="both"/>
            <c:errValType val="cust"/>
            <c:noEndCap val="0"/>
            <c:plus>
              <c:numRef>
                <c:f>'Summer everything'!$R$3:$R$34</c:f>
                <c:numCache>
                  <c:formatCode>General</c:formatCode>
                  <c:ptCount val="32"/>
                  <c:pt idx="0">
                    <c:v>1.1182631420474811</c:v>
                  </c:pt>
                  <c:pt idx="1">
                    <c:v>1.131413685702642</c:v>
                  </c:pt>
                  <c:pt idx="2">
                    <c:v>1.1379089756068661</c:v>
                  </c:pt>
                  <c:pt idx="3">
                    <c:v>0.95906526869854369</c:v>
                  </c:pt>
                  <c:pt idx="4">
                    <c:v>0.95160771810006872</c:v>
                  </c:pt>
                  <c:pt idx="5">
                    <c:v>1.0227117496915463</c:v>
                  </c:pt>
                  <c:pt idx="6">
                    <c:v>0.99672213594887005</c:v>
                  </c:pt>
                  <c:pt idx="7">
                    <c:v>1.0361354745054205</c:v>
                  </c:pt>
                  <c:pt idx="8">
                    <c:v>0.21464444575911582</c:v>
                  </c:pt>
                  <c:pt idx="9">
                    <c:v>0.23137395005035472</c:v>
                  </c:pt>
                  <c:pt idx="10">
                    <c:v>0.1934983696252244</c:v>
                  </c:pt>
                  <c:pt idx="11">
                    <c:v>9.9727485822972001E-2</c:v>
                  </c:pt>
                  <c:pt idx="12">
                    <c:v>8.5955414799378294E-2</c:v>
                  </c:pt>
                  <c:pt idx="13">
                    <c:v>4.7846480688613011E-2</c:v>
                  </c:pt>
                  <c:pt idx="14">
                    <c:v>8.4009636635443807E-2</c:v>
                  </c:pt>
                  <c:pt idx="15">
                    <c:v>0.15877072418157867</c:v>
                  </c:pt>
                  <c:pt idx="16">
                    <c:v>0.20339733575068228</c:v>
                  </c:pt>
                  <c:pt idx="17">
                    <c:v>0.15457006424888628</c:v>
                  </c:pt>
                  <c:pt idx="18">
                    <c:v>0.23460656021355844</c:v>
                  </c:pt>
                  <c:pt idx="19">
                    <c:v>0.18857485566871407</c:v>
                  </c:pt>
                  <c:pt idx="20">
                    <c:v>0.24226363050748506</c:v>
                  </c:pt>
                  <c:pt idx="21">
                    <c:v>0.23890504190497802</c:v>
                  </c:pt>
                  <c:pt idx="22">
                    <c:v>0.16480233470375669</c:v>
                  </c:pt>
                  <c:pt idx="23">
                    <c:v>8.5322636978423932E-2</c:v>
                  </c:pt>
                  <c:pt idx="24">
                    <c:v>0.15851693615389784</c:v>
                  </c:pt>
                  <c:pt idx="25">
                    <c:v>9.5441829703452816E-2</c:v>
                  </c:pt>
                  <c:pt idx="26">
                    <c:v>0.13063872393159864</c:v>
                  </c:pt>
                  <c:pt idx="27">
                    <c:v>9.9982855673217255E-2</c:v>
                  </c:pt>
                  <c:pt idx="28">
                    <c:v>9.3816182988205016E-2</c:v>
                  </c:pt>
                  <c:pt idx="29">
                    <c:v>9.6934194664412165E-2</c:v>
                  </c:pt>
                  <c:pt idx="30">
                    <c:v>0.25743006447429229</c:v>
                  </c:pt>
                  <c:pt idx="31">
                    <c:v>0.19350599843046626</c:v>
                  </c:pt>
                </c:numCache>
              </c:numRef>
            </c:plus>
            <c:minus>
              <c:numRef>
                <c:f>'Summer everything'!$R$3:$R$34</c:f>
                <c:numCache>
                  <c:formatCode>General</c:formatCode>
                  <c:ptCount val="32"/>
                  <c:pt idx="0">
                    <c:v>1.1182631420474811</c:v>
                  </c:pt>
                  <c:pt idx="1">
                    <c:v>1.131413685702642</c:v>
                  </c:pt>
                  <c:pt idx="2">
                    <c:v>1.1379089756068661</c:v>
                  </c:pt>
                  <c:pt idx="3">
                    <c:v>0.95906526869854369</c:v>
                  </c:pt>
                  <c:pt idx="4">
                    <c:v>0.95160771810006872</c:v>
                  </c:pt>
                  <c:pt idx="5">
                    <c:v>1.0227117496915463</c:v>
                  </c:pt>
                  <c:pt idx="6">
                    <c:v>0.99672213594887005</c:v>
                  </c:pt>
                  <c:pt idx="7">
                    <c:v>1.0361354745054205</c:v>
                  </c:pt>
                  <c:pt idx="8">
                    <c:v>0.21464444575911582</c:v>
                  </c:pt>
                  <c:pt idx="9">
                    <c:v>0.23137395005035472</c:v>
                  </c:pt>
                  <c:pt idx="10">
                    <c:v>0.1934983696252244</c:v>
                  </c:pt>
                  <c:pt idx="11">
                    <c:v>9.9727485822972001E-2</c:v>
                  </c:pt>
                  <c:pt idx="12">
                    <c:v>8.5955414799378294E-2</c:v>
                  </c:pt>
                  <c:pt idx="13">
                    <c:v>4.7846480688613011E-2</c:v>
                  </c:pt>
                  <c:pt idx="14">
                    <c:v>8.4009636635443807E-2</c:v>
                  </c:pt>
                  <c:pt idx="15">
                    <c:v>0.15877072418157867</c:v>
                  </c:pt>
                  <c:pt idx="16">
                    <c:v>0.20339733575068228</c:v>
                  </c:pt>
                  <c:pt idx="17">
                    <c:v>0.15457006424888628</c:v>
                  </c:pt>
                  <c:pt idx="18">
                    <c:v>0.23460656021355844</c:v>
                  </c:pt>
                  <c:pt idx="19">
                    <c:v>0.18857485566871407</c:v>
                  </c:pt>
                  <c:pt idx="20">
                    <c:v>0.24226363050748506</c:v>
                  </c:pt>
                  <c:pt idx="21">
                    <c:v>0.23890504190497802</c:v>
                  </c:pt>
                  <c:pt idx="22">
                    <c:v>0.16480233470375669</c:v>
                  </c:pt>
                  <c:pt idx="23">
                    <c:v>8.5322636978423932E-2</c:v>
                  </c:pt>
                  <c:pt idx="24">
                    <c:v>0.15851693615389784</c:v>
                  </c:pt>
                  <c:pt idx="25">
                    <c:v>9.5441829703452816E-2</c:v>
                  </c:pt>
                  <c:pt idx="26">
                    <c:v>0.13063872393159864</c:v>
                  </c:pt>
                  <c:pt idx="27">
                    <c:v>9.9982855673217255E-2</c:v>
                  </c:pt>
                  <c:pt idx="28">
                    <c:v>9.3816182988205016E-2</c:v>
                  </c:pt>
                  <c:pt idx="29">
                    <c:v>9.6934194664412165E-2</c:v>
                  </c:pt>
                  <c:pt idx="30">
                    <c:v>0.25743006447429229</c:v>
                  </c:pt>
                  <c:pt idx="31">
                    <c:v>0.19350599843046626</c:v>
                  </c:pt>
                </c:numCache>
              </c:numRef>
            </c:minus>
            <c:spPr>
              <a:noFill/>
              <a:ln w="9525" cap="flat" cmpd="sng" algn="ctr">
                <a:solidFill>
                  <a:schemeClr val="tx1">
                    <a:lumMod val="65000"/>
                    <a:lumOff val="35000"/>
                  </a:schemeClr>
                </a:solidFill>
                <a:round/>
              </a:ln>
              <a:effectLst/>
            </c:spPr>
          </c:errBars>
          <c:cat>
            <c:multiLvlStrRef>
              <c:f>'Summer everything'!$B$3:$C$34</c:f>
              <c:multiLvlStrCache>
                <c:ptCount val="32"/>
                <c:lvl>
                  <c:pt idx="0">
                    <c:v>Z1 - Ex</c:v>
                  </c:pt>
                  <c:pt idx="1">
                    <c:v>Z2 - Ex</c:v>
                  </c:pt>
                  <c:pt idx="2">
                    <c:v>Z3 - Ex</c:v>
                  </c:pt>
                  <c:pt idx="3">
                    <c:v>Z2 - Ex</c:v>
                  </c:pt>
                  <c:pt idx="4">
                    <c:v>Z3.0 - Ex</c:v>
                  </c:pt>
                  <c:pt idx="5">
                    <c:v>Z3.1 - Ex</c:v>
                  </c:pt>
                  <c:pt idx="6">
                    <c:v>Z3.0 - Ex</c:v>
                  </c:pt>
                  <c:pt idx="7">
                    <c:v>Z3.1 - Ex</c:v>
                  </c:pt>
                  <c:pt idx="8">
                    <c:v>Z1 - A1</c:v>
                  </c:pt>
                  <c:pt idx="9">
                    <c:v>Z2 -  A2</c:v>
                  </c:pt>
                  <c:pt idx="10">
                    <c:v>Z3 -  A3</c:v>
                  </c:pt>
                  <c:pt idx="11">
                    <c:v>Z2 -  A2</c:v>
                  </c:pt>
                  <c:pt idx="12">
                    <c:v>Z3.0 -  A3</c:v>
                  </c:pt>
                  <c:pt idx="13">
                    <c:v>Z3.1 -  A3</c:v>
                  </c:pt>
                  <c:pt idx="14">
                    <c:v>Z3.0 -  A3</c:v>
                  </c:pt>
                  <c:pt idx="15">
                    <c:v>Z3.1 -  A3</c:v>
                  </c:pt>
                  <c:pt idx="16">
                    <c:v>Z1 -  A2</c:v>
                  </c:pt>
                  <c:pt idx="17">
                    <c:v>Z1 -  A3</c:v>
                  </c:pt>
                  <c:pt idx="18">
                    <c:v>Z2 -  A1</c:v>
                  </c:pt>
                  <c:pt idx="19">
                    <c:v>Z2 -  A3</c:v>
                  </c:pt>
                  <c:pt idx="20">
                    <c:v>Z3 -  A1</c:v>
                  </c:pt>
                  <c:pt idx="21">
                    <c:v>Z3 -  A2</c:v>
                  </c:pt>
                  <c:pt idx="22">
                    <c:v>Z2 -  A1</c:v>
                  </c:pt>
                  <c:pt idx="23">
                    <c:v>Z2 -  A3</c:v>
                  </c:pt>
                  <c:pt idx="24">
                    <c:v>Z3.0 -  A1</c:v>
                  </c:pt>
                  <c:pt idx="25">
                    <c:v>Z3.0 -  A2</c:v>
                  </c:pt>
                  <c:pt idx="26">
                    <c:v>Z3.1 -  A1</c:v>
                  </c:pt>
                  <c:pt idx="27">
                    <c:v>Z3.1 -  A2</c:v>
                  </c:pt>
                  <c:pt idx="28">
                    <c:v>Z3.0 - A1</c:v>
                  </c:pt>
                  <c:pt idx="29">
                    <c:v>Z3.0 - A2</c:v>
                  </c:pt>
                  <c:pt idx="30">
                    <c:v>Z3.1 - A1</c:v>
                  </c:pt>
                  <c:pt idx="31">
                    <c:v>Z3.1 - A2</c:v>
                  </c:pt>
                </c:lvl>
                <c:lvl>
                  <c:pt idx="0">
                    <c:v>Roosts vs external</c:v>
                  </c:pt>
                  <c:pt idx="8">
                    <c:v>Roosts vs local ambient</c:v>
                  </c:pt>
                  <c:pt idx="16">
                    <c:v>Roosts vs non-local ambients</c:v>
                  </c:pt>
                </c:lvl>
              </c:multiLvlStrCache>
            </c:multiLvlStrRef>
          </c:cat>
          <c:val>
            <c:numRef>
              <c:f>'Summer everything'!$Q$3:$Q$34</c:f>
              <c:numCache>
                <c:formatCode>General</c:formatCode>
                <c:ptCount val="32"/>
                <c:pt idx="0">
                  <c:v>-10.963605714285716</c:v>
                </c:pt>
                <c:pt idx="1">
                  <c:v>-11.062034285714287</c:v>
                </c:pt>
                <c:pt idx="2">
                  <c:v>-11.048319999999999</c:v>
                </c:pt>
                <c:pt idx="3">
                  <c:v>-9.4184628571428561</c:v>
                </c:pt>
                <c:pt idx="4">
                  <c:v>-9.611891428571429</c:v>
                </c:pt>
                <c:pt idx="5">
                  <c:v>-10.286462857142856</c:v>
                </c:pt>
                <c:pt idx="6">
                  <c:v>-10.382462857142857</c:v>
                </c:pt>
                <c:pt idx="7">
                  <c:v>-9.9370342857142884</c:v>
                </c:pt>
                <c:pt idx="8">
                  <c:v>-1.1872857142857147</c:v>
                </c:pt>
                <c:pt idx="9">
                  <c:v>-1.3802857142857137</c:v>
                </c:pt>
                <c:pt idx="10">
                  <c:v>-0.91842857142857071</c:v>
                </c:pt>
                <c:pt idx="11">
                  <c:v>0.26328571428571479</c:v>
                </c:pt>
                <c:pt idx="12">
                  <c:v>0.51799999999999868</c:v>
                </c:pt>
                <c:pt idx="13">
                  <c:v>-0.15657142857142858</c:v>
                </c:pt>
                <c:pt idx="14">
                  <c:v>-0.25257142857142967</c:v>
                </c:pt>
                <c:pt idx="15">
                  <c:v>0.19285714285714203</c:v>
                </c:pt>
                <c:pt idx="16">
                  <c:v>-1.2818571428571428</c:v>
                </c:pt>
                <c:pt idx="17">
                  <c:v>-0.83371428571428652</c:v>
                </c:pt>
                <c:pt idx="18">
                  <c:v>-1.2857142857142858</c:v>
                </c:pt>
                <c:pt idx="19">
                  <c:v>-0.93214285714285749</c:v>
                </c:pt>
                <c:pt idx="20">
                  <c:v>-1.2719999999999989</c:v>
                </c:pt>
                <c:pt idx="21">
                  <c:v>-1.366571428571427</c:v>
                </c:pt>
                <c:pt idx="22">
                  <c:v>0.35785714285714271</c:v>
                </c:pt>
                <c:pt idx="23">
                  <c:v>0.71142857142857097</c:v>
                </c:pt>
                <c:pt idx="24">
                  <c:v>0.1644285714285704</c:v>
                </c:pt>
                <c:pt idx="25">
                  <c:v>6.9857142857142465E-2</c:v>
                </c:pt>
                <c:pt idx="26">
                  <c:v>-0.5101428571428569</c:v>
                </c:pt>
                <c:pt idx="27">
                  <c:v>-0.60471428571428476</c:v>
                </c:pt>
                <c:pt idx="28">
                  <c:v>-0.60614285714285798</c:v>
                </c:pt>
                <c:pt idx="29">
                  <c:v>-0.70071428571428584</c:v>
                </c:pt>
                <c:pt idx="30">
                  <c:v>-0.16071428571428623</c:v>
                </c:pt>
                <c:pt idx="31">
                  <c:v>-0.25528571428571417</c:v>
                </c:pt>
              </c:numCache>
            </c:numRef>
          </c:val>
          <c:smooth val="0"/>
          <c:extLst>
            <c:ext xmlns:c16="http://schemas.microsoft.com/office/drawing/2014/chart" uri="{C3380CC4-5D6E-409C-BE32-E72D297353CC}">
              <c16:uniqueId val="{0000001A-B3B7-4BC3-B60F-AFC590026AFA}"/>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a:t>
                </a:r>
                <a:r>
                  <a:rPr lang="en-US" baseline="30000"/>
                  <a:t>o</a:t>
                </a:r>
                <a:r>
                  <a:rPr lang="en-US"/>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20255395175093"/>
          <c:y val="9.6774193548387094E-2"/>
          <c:w val="0.86942341546991975"/>
          <c:h val="0.70866790844692817"/>
        </c:manualLayout>
      </c:layout>
      <c:lineChart>
        <c:grouping val="standard"/>
        <c:varyColors val="0"/>
        <c:ser>
          <c:idx val="0"/>
          <c:order val="0"/>
          <c:spPr>
            <a:ln w="25400"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D576-4D75-87FA-7D9811E95716}"/>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D576-4D75-87FA-7D9811E95716}"/>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D576-4D75-87FA-7D9811E95716}"/>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D576-4D75-87FA-7D9811E95716}"/>
              </c:ext>
            </c:extLst>
          </c:dPt>
          <c:dPt>
            <c:idx val="4"/>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4-D576-4D75-87FA-7D9811E95716}"/>
              </c:ext>
            </c:extLst>
          </c:dPt>
          <c:dPt>
            <c:idx val="5"/>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5-D576-4D75-87FA-7D9811E95716}"/>
              </c:ext>
            </c:extLst>
          </c:dPt>
          <c:dPt>
            <c:idx val="6"/>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6-D576-4D75-87FA-7D9811E95716}"/>
              </c:ext>
            </c:extLst>
          </c:dPt>
          <c:dPt>
            <c:idx val="7"/>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7-D576-4D75-87FA-7D9811E95716}"/>
              </c:ext>
            </c:extLst>
          </c:dPt>
          <c:dPt>
            <c:idx val="8"/>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8-D576-4D75-87FA-7D9811E95716}"/>
              </c:ext>
            </c:extLst>
          </c:dPt>
          <c:dPt>
            <c:idx val="9"/>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9-D576-4D75-87FA-7D9811E95716}"/>
              </c:ext>
            </c:extLst>
          </c:dPt>
          <c:dPt>
            <c:idx val="1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A-D576-4D75-87FA-7D9811E95716}"/>
              </c:ext>
            </c:extLst>
          </c:dPt>
          <c:dPt>
            <c:idx val="1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D576-4D75-87FA-7D9811E95716}"/>
              </c:ext>
            </c:extLst>
          </c:dPt>
          <c:dPt>
            <c:idx val="1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C-D576-4D75-87FA-7D9811E95716}"/>
              </c:ext>
            </c:extLst>
          </c:dPt>
          <c:dPt>
            <c:idx val="1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D-D576-4D75-87FA-7D9811E95716}"/>
              </c:ext>
            </c:extLst>
          </c:dPt>
          <c:errBars>
            <c:errDir val="y"/>
            <c:errBarType val="both"/>
            <c:errValType val="cust"/>
            <c:noEndCap val="0"/>
            <c:plus>
              <c:numRef>
                <c:f>'Winter everytrhing'!$R$3:$R$22</c:f>
                <c:numCache>
                  <c:formatCode>General</c:formatCode>
                  <c:ptCount val="20"/>
                  <c:pt idx="0">
                    <c:v>4.5026626725591088</c:v>
                  </c:pt>
                  <c:pt idx="1">
                    <c:v>4.5426298131201115</c:v>
                  </c:pt>
                  <c:pt idx="2">
                    <c:v>4.532311730127093</c:v>
                  </c:pt>
                  <c:pt idx="3">
                    <c:v>4.099015549640006</c:v>
                  </c:pt>
                  <c:pt idx="4">
                    <c:v>4.1981198512803726</c:v>
                  </c:pt>
                  <c:pt idx="5">
                    <c:v>1.0531452665140513</c:v>
                  </c:pt>
                  <c:pt idx="6">
                    <c:v>0.80488751062611585</c:v>
                  </c:pt>
                  <c:pt idx="7">
                    <c:v>0.6552590908873186</c:v>
                  </c:pt>
                  <c:pt idx="8">
                    <c:v>0.21378293397075113</c:v>
                  </c:pt>
                  <c:pt idx="9">
                    <c:v>0.25574233684930336</c:v>
                  </c:pt>
                  <c:pt idx="10">
                    <c:v>0.77782676489722002</c:v>
                  </c:pt>
                  <c:pt idx="11">
                    <c:v>0.61560233762976968</c:v>
                  </c:pt>
                  <c:pt idx="12">
                    <c:v>1.0764480170139825</c:v>
                  </c:pt>
                  <c:pt idx="13">
                    <c:v>0.64947143344195124</c:v>
                  </c:pt>
                  <c:pt idx="14">
                    <c:v>1.092268587237895</c:v>
                  </c:pt>
                  <c:pt idx="15">
                    <c:v>0.81864272107061697</c:v>
                  </c:pt>
                  <c:pt idx="16">
                    <c:v>0.56990345882522275</c:v>
                  </c:pt>
                  <c:pt idx="17">
                    <c:v>0.25034623643114173</c:v>
                  </c:pt>
                  <c:pt idx="18">
                    <c:v>0.67871250663787508</c:v>
                  </c:pt>
                  <c:pt idx="19">
                    <c:v>0.32000505948381269</c:v>
                  </c:pt>
                </c:numCache>
              </c:numRef>
            </c:plus>
            <c:minus>
              <c:numRef>
                <c:f>'Winter everytrhing'!$R$3:$R$22</c:f>
                <c:numCache>
                  <c:formatCode>General</c:formatCode>
                  <c:ptCount val="20"/>
                  <c:pt idx="0">
                    <c:v>4.5026626725591088</c:v>
                  </c:pt>
                  <c:pt idx="1">
                    <c:v>4.5426298131201115</c:v>
                  </c:pt>
                  <c:pt idx="2">
                    <c:v>4.532311730127093</c:v>
                  </c:pt>
                  <c:pt idx="3">
                    <c:v>4.099015549640006</c:v>
                  </c:pt>
                  <c:pt idx="4">
                    <c:v>4.1981198512803726</c:v>
                  </c:pt>
                  <c:pt idx="5">
                    <c:v>1.0531452665140513</c:v>
                  </c:pt>
                  <c:pt idx="6">
                    <c:v>0.80488751062611585</c:v>
                  </c:pt>
                  <c:pt idx="7">
                    <c:v>0.6552590908873186</c:v>
                  </c:pt>
                  <c:pt idx="8">
                    <c:v>0.21378293397075113</c:v>
                  </c:pt>
                  <c:pt idx="9">
                    <c:v>0.25574233684930336</c:v>
                  </c:pt>
                  <c:pt idx="10">
                    <c:v>0.77782676489722002</c:v>
                  </c:pt>
                  <c:pt idx="11">
                    <c:v>0.61560233762976968</c:v>
                  </c:pt>
                  <c:pt idx="12">
                    <c:v>1.0764480170139825</c:v>
                  </c:pt>
                  <c:pt idx="13">
                    <c:v>0.64947143344195124</c:v>
                  </c:pt>
                  <c:pt idx="14">
                    <c:v>1.092268587237895</c:v>
                  </c:pt>
                  <c:pt idx="15">
                    <c:v>0.81864272107061697</c:v>
                  </c:pt>
                  <c:pt idx="16">
                    <c:v>0.56990345882522275</c:v>
                  </c:pt>
                  <c:pt idx="17">
                    <c:v>0.25034623643114173</c:v>
                  </c:pt>
                  <c:pt idx="18">
                    <c:v>0.67871250663787508</c:v>
                  </c:pt>
                  <c:pt idx="19">
                    <c:v>0.32000505948381269</c:v>
                  </c:pt>
                </c:numCache>
              </c:numRef>
            </c:minus>
            <c:spPr>
              <a:noFill/>
              <a:ln w="9525" cap="flat" cmpd="sng" algn="ctr">
                <a:solidFill>
                  <a:schemeClr val="tx1">
                    <a:lumMod val="65000"/>
                    <a:lumOff val="35000"/>
                  </a:schemeClr>
                </a:solidFill>
                <a:round/>
              </a:ln>
              <a:effectLst/>
            </c:spPr>
          </c:errBars>
          <c:cat>
            <c:multiLvlStrRef>
              <c:f>'Winter everytrhing'!$B$3:$C$22</c:f>
              <c:multiLvlStrCache>
                <c:ptCount val="20"/>
                <c:lvl>
                  <c:pt idx="0">
                    <c:v>Z1 - Ex</c:v>
                  </c:pt>
                  <c:pt idx="1">
                    <c:v>Z2 - Ex</c:v>
                  </c:pt>
                  <c:pt idx="2">
                    <c:v>Z3 - Ex</c:v>
                  </c:pt>
                  <c:pt idx="3">
                    <c:v>Z2 - Ex</c:v>
                  </c:pt>
                  <c:pt idx="4">
                    <c:v>Z3 - Ex</c:v>
                  </c:pt>
                  <c:pt idx="5">
                    <c:v>Z1 -A1</c:v>
                  </c:pt>
                  <c:pt idx="6">
                    <c:v>Z2 - A2</c:v>
                  </c:pt>
                  <c:pt idx="7">
                    <c:v>Z3 - A3</c:v>
                  </c:pt>
                  <c:pt idx="8">
                    <c:v>Z2 - A2</c:v>
                  </c:pt>
                  <c:pt idx="9">
                    <c:v>Z3 - A3</c:v>
                  </c:pt>
                  <c:pt idx="10">
                    <c:v>Z1 - A2</c:v>
                  </c:pt>
                  <c:pt idx="11">
                    <c:v>Z1 - A3</c:v>
                  </c:pt>
                  <c:pt idx="12">
                    <c:v>Z2 - A1</c:v>
                  </c:pt>
                  <c:pt idx="13">
                    <c:v>Z2 - A3</c:v>
                  </c:pt>
                  <c:pt idx="14">
                    <c:v>Z3 - A1</c:v>
                  </c:pt>
                  <c:pt idx="15">
                    <c:v>Z3 - A2</c:v>
                  </c:pt>
                  <c:pt idx="16">
                    <c:v>Z2 - A1</c:v>
                  </c:pt>
                  <c:pt idx="17">
                    <c:v>Z2 - A3</c:v>
                  </c:pt>
                  <c:pt idx="18">
                    <c:v>Z3 - A1</c:v>
                  </c:pt>
                  <c:pt idx="19">
                    <c:v>Z3 - A2</c:v>
                  </c:pt>
                </c:lvl>
                <c:lvl>
                  <c:pt idx="0">
                    <c:v>Roosts vs external</c:v>
                  </c:pt>
                  <c:pt idx="5">
                    <c:v>Roosts vs local ambient</c:v>
                  </c:pt>
                  <c:pt idx="10">
                    <c:v>Roosts vs non-local ambients</c:v>
                  </c:pt>
                </c:lvl>
              </c:multiLvlStrCache>
            </c:multiLvlStrRef>
          </c:cat>
          <c:val>
            <c:numRef>
              <c:f>'Winter everytrhing'!$Q$3:$Q$22</c:f>
              <c:numCache>
                <c:formatCode>General</c:formatCode>
                <c:ptCount val="20"/>
                <c:pt idx="0">
                  <c:v>-13.289142857142858</c:v>
                </c:pt>
                <c:pt idx="1">
                  <c:v>-13.102571428571427</c:v>
                </c:pt>
                <c:pt idx="2">
                  <c:v>-13.333571428571428</c:v>
                </c:pt>
                <c:pt idx="3">
                  <c:v>-12.304142857142853</c:v>
                </c:pt>
                <c:pt idx="4">
                  <c:v>-12.616571428571428</c:v>
                </c:pt>
                <c:pt idx="5">
                  <c:v>-2.0325714285714276</c:v>
                </c:pt>
                <c:pt idx="6">
                  <c:v>-1.2002857142857142</c:v>
                </c:pt>
                <c:pt idx="7">
                  <c:v>-1.0671428571428565</c:v>
                </c:pt>
                <c:pt idx="8">
                  <c:v>-0.40185714285714191</c:v>
                </c:pt>
                <c:pt idx="9">
                  <c:v>-0.3501428571428557</c:v>
                </c:pt>
                <c:pt idx="10">
                  <c:v>-1.3868571428571428</c:v>
                </c:pt>
                <c:pt idx="11">
                  <c:v>-1.022714285714285</c:v>
                </c:pt>
                <c:pt idx="12">
                  <c:v>-1.845999999999999</c:v>
                </c:pt>
                <c:pt idx="13">
                  <c:v>-0.8361428571428563</c:v>
                </c:pt>
                <c:pt idx="14">
                  <c:v>-2.0769999999999991</c:v>
                </c:pt>
                <c:pt idx="15">
                  <c:v>-1.4312857142857143</c:v>
                </c:pt>
                <c:pt idx="16">
                  <c:v>-1.0475714285714268</c:v>
                </c:pt>
                <c:pt idx="17">
                  <c:v>-3.7714285714284097E-2</c:v>
                </c:pt>
                <c:pt idx="18">
                  <c:v>-1.3599999999999983</c:v>
                </c:pt>
                <c:pt idx="19">
                  <c:v>-0.71428571428571352</c:v>
                </c:pt>
              </c:numCache>
            </c:numRef>
          </c:val>
          <c:smooth val="0"/>
          <c:extLst>
            <c:ext xmlns:c16="http://schemas.microsoft.com/office/drawing/2014/chart" uri="{C3380CC4-5D6E-409C-BE32-E72D297353CC}">
              <c16:uniqueId val="{0000000E-D576-4D75-87FA-7D9811E95716}"/>
            </c:ext>
          </c:extLst>
        </c:ser>
        <c:dLbls>
          <c:showLegendKey val="0"/>
          <c:showVal val="0"/>
          <c:showCatName val="0"/>
          <c:showSerName val="0"/>
          <c:showPercent val="0"/>
          <c:showBubbleSize val="0"/>
        </c:dLbls>
        <c:marker val="1"/>
        <c:smooth val="0"/>
        <c:axId val="1981765439"/>
        <c:axId val="2008233967"/>
      </c:lineChart>
      <c:catAx>
        <c:axId val="19817654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8233967"/>
        <c:crosses val="autoZero"/>
        <c:auto val="1"/>
        <c:lblAlgn val="ctr"/>
        <c:lblOffset val="100"/>
        <c:noMultiLvlLbl val="0"/>
      </c:catAx>
      <c:valAx>
        <c:axId val="20082339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a:t>
                </a:r>
                <a:r>
                  <a:rPr lang="en-US" baseline="30000"/>
                  <a:t>o</a:t>
                </a:r>
                <a:r>
                  <a:rPr lang="en-US"/>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7654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31831053247748"/>
          <c:y val="7.8114800867282896E-2"/>
          <c:w val="0.83185757330965138"/>
          <c:h val="0.82453218709980092"/>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0-3024-4F4A-8AD6-13162A37455E}"/>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3024-4F4A-8AD6-13162A37455E}"/>
              </c:ext>
            </c:extLst>
          </c:dPt>
          <c:xVal>
            <c:numRef>
              <c:f>Summary!$A$16:$A$18</c:f>
              <c:numCache>
                <c:formatCode>General</c:formatCode>
                <c:ptCount val="3"/>
                <c:pt idx="0">
                  <c:v>1</c:v>
                </c:pt>
                <c:pt idx="1">
                  <c:v>1</c:v>
                </c:pt>
                <c:pt idx="2">
                  <c:v>1</c:v>
                </c:pt>
              </c:numCache>
            </c:numRef>
          </c:xVal>
          <c:yVal>
            <c:numRef>
              <c:f>Summary!$D$16:$D$18</c:f>
              <c:numCache>
                <c:formatCode>General</c:formatCode>
                <c:ptCount val="3"/>
                <c:pt idx="0">
                  <c:v>21.795362889983583</c:v>
                </c:pt>
                <c:pt idx="1">
                  <c:v>21.882504373043052</c:v>
                </c:pt>
                <c:pt idx="2">
                  <c:v>21.708221406924114</c:v>
                </c:pt>
              </c:numCache>
            </c:numRef>
          </c:yVal>
          <c:smooth val="0"/>
          <c:extLst>
            <c:ext xmlns:c16="http://schemas.microsoft.com/office/drawing/2014/chart" uri="{C3380CC4-5D6E-409C-BE32-E72D297353CC}">
              <c16:uniqueId val="{00000002-3024-4F4A-8AD6-13162A37455E}"/>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3024-4F4A-8AD6-13162A37455E}"/>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3024-4F4A-8AD6-13162A37455E}"/>
              </c:ext>
            </c:extLst>
          </c:dPt>
          <c:xVal>
            <c:numRef>
              <c:f>Summary!$C$16:$C$18</c:f>
              <c:numCache>
                <c:formatCode>General</c:formatCode>
                <c:ptCount val="3"/>
                <c:pt idx="0">
                  <c:v>2</c:v>
                </c:pt>
                <c:pt idx="1">
                  <c:v>2</c:v>
                </c:pt>
                <c:pt idx="2">
                  <c:v>2</c:v>
                </c:pt>
              </c:numCache>
            </c:numRef>
          </c:xVal>
          <c:yVal>
            <c:numRef>
              <c:f>Summary!$B$16:$B$18</c:f>
              <c:numCache>
                <c:formatCode>General</c:formatCode>
                <c:ptCount val="3"/>
                <c:pt idx="0">
                  <c:v>22.395385878489321</c:v>
                </c:pt>
                <c:pt idx="1">
                  <c:v>22.57133066363868</c:v>
                </c:pt>
                <c:pt idx="2">
                  <c:v>22.219441093339963</c:v>
                </c:pt>
              </c:numCache>
            </c:numRef>
          </c:yVal>
          <c:smooth val="0"/>
          <c:extLst>
            <c:ext xmlns:c16="http://schemas.microsoft.com/office/drawing/2014/chart" uri="{C3380CC4-5D6E-409C-BE32-E72D297353CC}">
              <c16:uniqueId val="{00000005-3024-4F4A-8AD6-13162A37455E}"/>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6-3024-4F4A-8AD6-13162A37455E}"/>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7-3024-4F4A-8AD6-13162A37455E}"/>
              </c:ext>
            </c:extLst>
          </c:dPt>
          <c:xVal>
            <c:numRef>
              <c:f>Summary!$E$16:$E$18</c:f>
              <c:numCache>
                <c:formatCode>General</c:formatCode>
                <c:ptCount val="3"/>
                <c:pt idx="0">
                  <c:v>3</c:v>
                </c:pt>
                <c:pt idx="1">
                  <c:v>3</c:v>
                </c:pt>
                <c:pt idx="2">
                  <c:v>3</c:v>
                </c:pt>
              </c:numCache>
            </c:numRef>
          </c:xVal>
          <c:yVal>
            <c:numRef>
              <c:f>Summary!$F$16:$F$18</c:f>
              <c:numCache>
                <c:formatCode>General</c:formatCode>
                <c:ptCount val="3"/>
                <c:pt idx="0">
                  <c:v>22.098399014778323</c:v>
                </c:pt>
                <c:pt idx="1">
                  <c:v>22.235849974443791</c:v>
                </c:pt>
                <c:pt idx="2">
                  <c:v>21.960948055112855</c:v>
                </c:pt>
              </c:numCache>
            </c:numRef>
          </c:yVal>
          <c:smooth val="0"/>
          <c:extLst>
            <c:ext xmlns:c16="http://schemas.microsoft.com/office/drawing/2014/chart" uri="{C3380CC4-5D6E-409C-BE32-E72D297353CC}">
              <c16:uniqueId val="{00000008-3024-4F4A-8AD6-13162A37455E}"/>
            </c:ext>
          </c:extLst>
        </c:ser>
        <c:ser>
          <c:idx val="3"/>
          <c:order val="3"/>
          <c:tx>
            <c:strRef>
              <c:f>Summary!$A$20</c:f>
              <c:strCache>
                <c:ptCount val="1"/>
                <c:pt idx="0">
                  <c:v>Winter</c:v>
                </c:pt>
              </c:strCache>
            </c:strRef>
          </c:tx>
          <c:spPr>
            <a:ln w="2540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Summary!$D$21:$D$23</c:f>
              <c:numCache>
                <c:formatCode>General</c:formatCode>
                <c:ptCount val="3"/>
                <c:pt idx="0">
                  <c:v>17.405363636363631</c:v>
                </c:pt>
                <c:pt idx="1">
                  <c:v>17.868889610389608</c:v>
                </c:pt>
                <c:pt idx="2">
                  <c:v>18.120642857142858</c:v>
                </c:pt>
              </c:numCache>
            </c:numRef>
          </c:yVal>
          <c:smooth val="0"/>
          <c:extLst>
            <c:ext xmlns:c16="http://schemas.microsoft.com/office/drawing/2014/chart" uri="{C3380CC4-5D6E-409C-BE32-E72D297353CC}">
              <c16:uniqueId val="{00000009-3024-4F4A-8AD6-13162A37455E}"/>
            </c:ext>
          </c:extLst>
        </c:ser>
        <c:ser>
          <c:idx val="4"/>
          <c:order val="4"/>
          <c:spPr>
            <a:ln w="25400" cap="rnd">
              <a:no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Summary!$B$21</c:f>
              <c:numCache>
                <c:formatCode>General</c:formatCode>
                <c:ptCount val="1"/>
                <c:pt idx="0">
                  <c:v>18.063045454545453</c:v>
                </c:pt>
              </c:numCache>
            </c:numRef>
          </c:yVal>
          <c:smooth val="0"/>
          <c:extLst>
            <c:ext xmlns:c16="http://schemas.microsoft.com/office/drawing/2014/chart" uri="{C3380CC4-5D6E-409C-BE32-E72D297353CC}">
              <c16:uniqueId val="{0000000A-3024-4F4A-8AD6-13162A37455E}"/>
            </c:ext>
          </c:extLst>
        </c:ser>
        <c:ser>
          <c:idx val="5"/>
          <c:order val="5"/>
          <c:spPr>
            <a:ln w="25400" cap="rnd">
              <a:no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Summary!$F$21</c:f>
              <c:numCache>
                <c:formatCode>General</c:formatCode>
                <c:ptCount val="1"/>
                <c:pt idx="0">
                  <c:v>18.205162337662337</c:v>
                </c:pt>
              </c:numCache>
            </c:numRef>
          </c:yVal>
          <c:smooth val="0"/>
          <c:extLst>
            <c:ext xmlns:c16="http://schemas.microsoft.com/office/drawing/2014/chart" uri="{C3380CC4-5D6E-409C-BE32-E72D297353CC}">
              <c16:uniqueId val="{0000000B-3024-4F4A-8AD6-13162A37455E}"/>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24"/>
          <c:min val="1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layout>
            <c:manualLayout>
              <c:xMode val="edge"/>
              <c:yMode val="edge"/>
              <c:x val="2.0811793052790625E-2"/>
              <c:y val="0.3787141732283464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layout>
        <c:manualLayout>
          <c:xMode val="edge"/>
          <c:yMode val="edge"/>
          <c:x val="0.36987792047819856"/>
          <c:y val="2.5490551181102362E-2"/>
          <c:w val="0.26910740194592908"/>
          <c:h val="4.293923183266214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289522307384964"/>
          <c:y val="9.8043517467941765E-2"/>
          <c:w val="0.86654703559794888"/>
          <c:h val="0.798219380464785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0-4F9C-44A6-A712-6FB5A72E7C7F}"/>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4F9C-44A6-A712-6FB5A72E7C7F}"/>
              </c:ext>
            </c:extLst>
          </c:dPt>
          <c:xVal>
            <c:numRef>
              <c:f>Summary!$A$16:$A$18</c:f>
              <c:numCache>
                <c:formatCode>General</c:formatCode>
                <c:ptCount val="3"/>
                <c:pt idx="0">
                  <c:v>1</c:v>
                </c:pt>
                <c:pt idx="1">
                  <c:v>1</c:v>
                </c:pt>
                <c:pt idx="2">
                  <c:v>1</c:v>
                </c:pt>
              </c:numCache>
            </c:numRef>
          </c:xVal>
          <c:yVal>
            <c:numRef>
              <c:f>Summary!$K$16:$K$18</c:f>
              <c:numCache>
                <c:formatCode>General</c:formatCode>
                <c:ptCount val="3"/>
                <c:pt idx="0">
                  <c:v>21.927571428571429</c:v>
                </c:pt>
                <c:pt idx="1">
                  <c:v>22.021583786746415</c:v>
                </c:pt>
                <c:pt idx="2">
                  <c:v>21.833559070396444</c:v>
                </c:pt>
              </c:numCache>
            </c:numRef>
          </c:yVal>
          <c:smooth val="0"/>
          <c:extLst>
            <c:ext xmlns:c16="http://schemas.microsoft.com/office/drawing/2014/chart" uri="{C3380CC4-5D6E-409C-BE32-E72D297353CC}">
              <c16:uniqueId val="{00000002-4F9C-44A6-A712-6FB5A72E7C7F}"/>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4F9C-44A6-A712-6FB5A72E7C7F}"/>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4F9C-44A6-A712-6FB5A72E7C7F}"/>
              </c:ext>
            </c:extLst>
          </c:dPt>
          <c:xVal>
            <c:numRef>
              <c:f>Summary!$C$16:$C$18</c:f>
              <c:numCache>
                <c:formatCode>General</c:formatCode>
                <c:ptCount val="3"/>
                <c:pt idx="0">
                  <c:v>2</c:v>
                </c:pt>
                <c:pt idx="1">
                  <c:v>2</c:v>
                </c:pt>
                <c:pt idx="2">
                  <c:v>2</c:v>
                </c:pt>
              </c:numCache>
            </c:numRef>
          </c:xVal>
          <c:yVal>
            <c:numRef>
              <c:f>Summary!$I$16:$I$18</c:f>
              <c:numCache>
                <c:formatCode>General</c:formatCode>
                <c:ptCount val="3"/>
                <c:pt idx="0">
                  <c:v>23.112761904761904</c:v>
                </c:pt>
                <c:pt idx="1">
                  <c:v>23.328448415921919</c:v>
                </c:pt>
                <c:pt idx="2">
                  <c:v>22.897075393601888</c:v>
                </c:pt>
              </c:numCache>
            </c:numRef>
          </c:yVal>
          <c:smooth val="0"/>
          <c:extLst>
            <c:ext xmlns:c16="http://schemas.microsoft.com/office/drawing/2014/chart" uri="{C3380CC4-5D6E-409C-BE32-E72D297353CC}">
              <c16:uniqueId val="{00000005-4F9C-44A6-A712-6FB5A72E7C7F}"/>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6-4F9C-44A6-A712-6FB5A72E7C7F}"/>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7-4F9C-44A6-A712-6FB5A72E7C7F}"/>
              </c:ext>
            </c:extLst>
          </c:dPt>
          <c:xVal>
            <c:numRef>
              <c:f>Summary!$E$16:$E$18</c:f>
              <c:numCache>
                <c:formatCode>General</c:formatCode>
                <c:ptCount val="3"/>
                <c:pt idx="0">
                  <c:v>3</c:v>
                </c:pt>
                <c:pt idx="1">
                  <c:v>3</c:v>
                </c:pt>
                <c:pt idx="2">
                  <c:v>3</c:v>
                </c:pt>
              </c:numCache>
            </c:numRef>
          </c:xVal>
          <c:yVal>
            <c:numRef>
              <c:f>Summary!$M$16:$M$18</c:f>
              <c:numCache>
                <c:formatCode>General</c:formatCode>
                <c:ptCount val="3"/>
                <c:pt idx="0">
                  <c:v>22.633000000000003</c:v>
                </c:pt>
                <c:pt idx="1">
                  <c:v>22.799081995438321</c:v>
                </c:pt>
                <c:pt idx="2">
                  <c:v>22.466918004561684</c:v>
                </c:pt>
              </c:numCache>
            </c:numRef>
          </c:yVal>
          <c:smooth val="0"/>
          <c:extLst>
            <c:ext xmlns:c16="http://schemas.microsoft.com/office/drawing/2014/chart" uri="{C3380CC4-5D6E-409C-BE32-E72D297353CC}">
              <c16:uniqueId val="{00000008-4F9C-44A6-A712-6FB5A72E7C7F}"/>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Summary!$K$21:$K$23</c:f>
              <c:numCache>
                <c:formatCode>General</c:formatCode>
                <c:ptCount val="3"/>
                <c:pt idx="0">
                  <c:v>17.489857142857144</c:v>
                </c:pt>
                <c:pt idx="1">
                  <c:v>18.023142857142862</c:v>
                </c:pt>
                <c:pt idx="2">
                  <c:v>18.166000000000004</c:v>
                </c:pt>
              </c:numCache>
            </c:numRef>
          </c:yVal>
          <c:smooth val="0"/>
          <c:extLst>
            <c:ext xmlns:c16="http://schemas.microsoft.com/office/drawing/2014/chart" uri="{C3380CC4-5D6E-409C-BE32-E72D297353CC}">
              <c16:uniqueId val="{00000009-4F9C-44A6-A712-6FB5A72E7C7F}"/>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Summary!$I$21</c:f>
              <c:numCache>
                <c:formatCode>General</c:formatCode>
                <c:ptCount val="1"/>
                <c:pt idx="0">
                  <c:v>18.631285714285713</c:v>
                </c:pt>
              </c:numCache>
            </c:numRef>
          </c:yVal>
          <c:smooth val="0"/>
          <c:extLst>
            <c:ext xmlns:c16="http://schemas.microsoft.com/office/drawing/2014/chart" uri="{C3380CC4-5D6E-409C-BE32-E72D297353CC}">
              <c16:uniqueId val="{0000000A-4F9C-44A6-A712-6FB5A72E7C7F}"/>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Summary!$M$21</c:f>
              <c:numCache>
                <c:formatCode>General</c:formatCode>
                <c:ptCount val="1"/>
                <c:pt idx="0">
                  <c:v>18.621285714285712</c:v>
                </c:pt>
              </c:numCache>
            </c:numRef>
          </c:yVal>
          <c:smooth val="0"/>
          <c:extLst>
            <c:ext xmlns:c16="http://schemas.microsoft.com/office/drawing/2014/chart" uri="{C3380CC4-5D6E-409C-BE32-E72D297353CC}">
              <c16:uniqueId val="{0000000B-4F9C-44A6-A712-6FB5A72E7C7F}"/>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in val="1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layout>
            <c:manualLayout>
              <c:xMode val="edge"/>
              <c:yMode val="edge"/>
              <c:x val="2.0523910801865476E-2"/>
              <c:y val="0.3615079933190169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2"/>
          <c:order val="0"/>
          <c:tx>
            <c:strRef>
              <c:f>'[Tunnel entrace Bat ID winter.xlsx]Correct Overnight graphs'!$J$1</c:f>
              <c:strCache>
                <c:ptCount val="1"/>
                <c:pt idx="0">
                  <c:v>Passes</c:v>
                </c:pt>
              </c:strCache>
            </c:strRef>
          </c:tx>
          <c:spPr>
            <a:ln w="28575" cap="rnd">
              <a:solidFill>
                <a:schemeClr val="accent1"/>
              </a:solidFill>
              <a:round/>
            </a:ln>
            <a:effectLst/>
          </c:spPr>
          <c:marker>
            <c:symbol val="none"/>
          </c:marker>
          <c:cat>
            <c:multiLvlStrRef>
              <c:f>Winter!$B$2:$C$89</c:f>
              <c:multiLvlStrCache>
                <c:ptCount val="88"/>
                <c:lvl>
                  <c:pt idx="0">
                    <c:v>-0.5</c:v>
                  </c:pt>
                  <c:pt idx="1">
                    <c:v>sunset</c:v>
                  </c:pt>
                  <c:pt idx="3">
                    <c:v>2</c:v>
                  </c:pt>
                  <c:pt idx="5">
                    <c:v>4</c:v>
                  </c:pt>
                  <c:pt idx="7">
                    <c:v>6</c:v>
                  </c:pt>
                  <c:pt idx="10">
                    <c:v>4</c:v>
                  </c:pt>
                  <c:pt idx="12">
                    <c:v>2</c:v>
                  </c:pt>
                  <c:pt idx="14">
                    <c:v>sunrise</c:v>
                  </c:pt>
                  <c:pt idx="15">
                    <c:v>-0.5</c:v>
                  </c:pt>
                  <c:pt idx="18">
                    <c:v>-0.5</c:v>
                  </c:pt>
                  <c:pt idx="19">
                    <c:v>sunset</c:v>
                  </c:pt>
                  <c:pt idx="21">
                    <c:v>2</c:v>
                  </c:pt>
                  <c:pt idx="23">
                    <c:v>4</c:v>
                  </c:pt>
                  <c:pt idx="25">
                    <c:v>6</c:v>
                  </c:pt>
                  <c:pt idx="28">
                    <c:v>4</c:v>
                  </c:pt>
                  <c:pt idx="30">
                    <c:v>2</c:v>
                  </c:pt>
                  <c:pt idx="32">
                    <c:v>sunrise</c:v>
                  </c:pt>
                  <c:pt idx="33">
                    <c:v>-0.5</c:v>
                  </c:pt>
                  <c:pt idx="36">
                    <c:v>-0.5</c:v>
                  </c:pt>
                  <c:pt idx="37">
                    <c:v>sunset</c:v>
                  </c:pt>
                  <c:pt idx="39">
                    <c:v>2</c:v>
                  </c:pt>
                  <c:pt idx="41">
                    <c:v>4</c:v>
                  </c:pt>
                  <c:pt idx="43">
                    <c:v>6</c:v>
                  </c:pt>
                  <c:pt idx="46">
                    <c:v>4</c:v>
                  </c:pt>
                  <c:pt idx="48">
                    <c:v>2</c:v>
                  </c:pt>
                  <c:pt idx="50">
                    <c:v>sunrise</c:v>
                  </c:pt>
                  <c:pt idx="51">
                    <c:v>-0.5</c:v>
                  </c:pt>
                  <c:pt idx="54">
                    <c:v>-0.5</c:v>
                  </c:pt>
                  <c:pt idx="55">
                    <c:v>sunset</c:v>
                  </c:pt>
                  <c:pt idx="57">
                    <c:v>2</c:v>
                  </c:pt>
                  <c:pt idx="59">
                    <c:v>4</c:v>
                  </c:pt>
                  <c:pt idx="61">
                    <c:v>6</c:v>
                  </c:pt>
                  <c:pt idx="64">
                    <c:v>4</c:v>
                  </c:pt>
                  <c:pt idx="66">
                    <c:v>2</c:v>
                  </c:pt>
                  <c:pt idx="68">
                    <c:v>sunrise</c:v>
                  </c:pt>
                  <c:pt idx="69">
                    <c:v>-0.5</c:v>
                  </c:pt>
                  <c:pt idx="72">
                    <c:v>-0.5</c:v>
                  </c:pt>
                  <c:pt idx="73">
                    <c:v>sunset</c:v>
                  </c:pt>
                  <c:pt idx="75">
                    <c:v>2</c:v>
                  </c:pt>
                  <c:pt idx="77">
                    <c:v>4</c:v>
                  </c:pt>
                  <c:pt idx="79">
                    <c:v>6</c:v>
                  </c:pt>
                  <c:pt idx="82">
                    <c:v>4</c:v>
                  </c:pt>
                  <c:pt idx="84">
                    <c:v>2</c:v>
                  </c:pt>
                  <c:pt idx="86">
                    <c:v>sunrise</c:v>
                  </c:pt>
                  <c:pt idx="87">
                    <c:v>-0.5</c:v>
                  </c:pt>
                </c:lvl>
                <c:lvl>
                  <c:pt idx="0">
                    <c:v>Night 1</c:v>
                  </c:pt>
                  <c:pt idx="17">
                    <c:v>NIght 2</c:v>
                  </c:pt>
                  <c:pt idx="35">
                    <c:v>Night 3</c:v>
                  </c:pt>
                  <c:pt idx="53">
                    <c:v>Night 4</c:v>
                  </c:pt>
                  <c:pt idx="71">
                    <c:v>Night 5</c:v>
                  </c:pt>
                </c:lvl>
              </c:multiLvlStrCache>
            </c:multiLvlStrRef>
          </c:cat>
          <c:val>
            <c:numRef>
              <c:f>Winter!$D$2:$D$89</c:f>
              <c:numCache>
                <c:formatCode>General</c:formatCode>
                <c:ptCount val="88"/>
                <c:pt idx="0">
                  <c:v>0</c:v>
                </c:pt>
                <c:pt idx="1">
                  <c:v>0</c:v>
                </c:pt>
                <c:pt idx="2">
                  <c:v>249</c:v>
                </c:pt>
                <c:pt idx="3">
                  <c:v>57</c:v>
                </c:pt>
                <c:pt idx="4">
                  <c:v>56</c:v>
                </c:pt>
                <c:pt idx="5">
                  <c:v>40</c:v>
                </c:pt>
                <c:pt idx="6">
                  <c:v>70</c:v>
                </c:pt>
                <c:pt idx="7">
                  <c:v>78</c:v>
                </c:pt>
                <c:pt idx="8">
                  <c:v>106</c:v>
                </c:pt>
                <c:pt idx="9">
                  <c:v>61</c:v>
                </c:pt>
                <c:pt idx="10">
                  <c:v>47</c:v>
                </c:pt>
                <c:pt idx="11">
                  <c:v>28</c:v>
                </c:pt>
                <c:pt idx="12">
                  <c:v>20</c:v>
                </c:pt>
                <c:pt idx="13">
                  <c:v>19</c:v>
                </c:pt>
                <c:pt idx="14">
                  <c:v>25</c:v>
                </c:pt>
                <c:pt idx="15">
                  <c:v>0</c:v>
                </c:pt>
                <c:pt idx="18">
                  <c:v>0</c:v>
                </c:pt>
                <c:pt idx="19">
                  <c:v>0</c:v>
                </c:pt>
                <c:pt idx="20">
                  <c:v>214</c:v>
                </c:pt>
                <c:pt idx="21">
                  <c:v>58</c:v>
                </c:pt>
                <c:pt idx="22">
                  <c:v>65</c:v>
                </c:pt>
                <c:pt idx="23">
                  <c:v>94</c:v>
                </c:pt>
                <c:pt idx="24">
                  <c:v>70</c:v>
                </c:pt>
                <c:pt idx="25">
                  <c:v>57</c:v>
                </c:pt>
                <c:pt idx="26">
                  <c:v>121</c:v>
                </c:pt>
                <c:pt idx="27">
                  <c:v>54</c:v>
                </c:pt>
                <c:pt idx="28">
                  <c:v>44</c:v>
                </c:pt>
                <c:pt idx="29">
                  <c:v>21</c:v>
                </c:pt>
                <c:pt idx="30">
                  <c:v>8</c:v>
                </c:pt>
                <c:pt idx="31">
                  <c:v>14</c:v>
                </c:pt>
                <c:pt idx="32">
                  <c:v>17</c:v>
                </c:pt>
                <c:pt idx="33">
                  <c:v>0</c:v>
                </c:pt>
                <c:pt idx="36">
                  <c:v>0</c:v>
                </c:pt>
                <c:pt idx="37">
                  <c:v>0</c:v>
                </c:pt>
                <c:pt idx="38">
                  <c:v>153</c:v>
                </c:pt>
                <c:pt idx="39">
                  <c:v>32</c:v>
                </c:pt>
                <c:pt idx="40">
                  <c:v>30</c:v>
                </c:pt>
                <c:pt idx="41">
                  <c:v>31</c:v>
                </c:pt>
                <c:pt idx="42">
                  <c:v>54</c:v>
                </c:pt>
                <c:pt idx="43">
                  <c:v>60</c:v>
                </c:pt>
                <c:pt idx="44">
                  <c:v>67</c:v>
                </c:pt>
                <c:pt idx="45">
                  <c:v>62</c:v>
                </c:pt>
                <c:pt idx="46">
                  <c:v>56</c:v>
                </c:pt>
                <c:pt idx="47">
                  <c:v>22</c:v>
                </c:pt>
                <c:pt idx="48">
                  <c:v>12</c:v>
                </c:pt>
                <c:pt idx="49">
                  <c:v>15</c:v>
                </c:pt>
                <c:pt idx="50">
                  <c:v>10</c:v>
                </c:pt>
                <c:pt idx="51">
                  <c:v>0</c:v>
                </c:pt>
                <c:pt idx="54">
                  <c:v>0</c:v>
                </c:pt>
                <c:pt idx="55">
                  <c:v>0</c:v>
                </c:pt>
                <c:pt idx="56">
                  <c:v>192</c:v>
                </c:pt>
                <c:pt idx="57">
                  <c:v>38</c:v>
                </c:pt>
                <c:pt idx="58">
                  <c:v>41</c:v>
                </c:pt>
                <c:pt idx="59">
                  <c:v>60</c:v>
                </c:pt>
                <c:pt idx="60">
                  <c:v>76</c:v>
                </c:pt>
                <c:pt idx="61">
                  <c:v>69</c:v>
                </c:pt>
                <c:pt idx="62">
                  <c:v>74</c:v>
                </c:pt>
                <c:pt idx="63">
                  <c:v>36</c:v>
                </c:pt>
                <c:pt idx="64">
                  <c:v>28</c:v>
                </c:pt>
                <c:pt idx="65">
                  <c:v>36</c:v>
                </c:pt>
                <c:pt idx="66">
                  <c:v>16</c:v>
                </c:pt>
                <c:pt idx="67">
                  <c:v>33</c:v>
                </c:pt>
                <c:pt idx="68">
                  <c:v>19</c:v>
                </c:pt>
                <c:pt idx="69">
                  <c:v>0</c:v>
                </c:pt>
                <c:pt idx="72">
                  <c:v>0</c:v>
                </c:pt>
                <c:pt idx="73">
                  <c:v>0</c:v>
                </c:pt>
                <c:pt idx="74">
                  <c:v>164</c:v>
                </c:pt>
                <c:pt idx="75">
                  <c:v>96</c:v>
                </c:pt>
                <c:pt idx="76">
                  <c:v>46</c:v>
                </c:pt>
                <c:pt idx="77">
                  <c:v>48</c:v>
                </c:pt>
                <c:pt idx="78">
                  <c:v>49</c:v>
                </c:pt>
                <c:pt idx="79">
                  <c:v>49</c:v>
                </c:pt>
                <c:pt idx="80">
                  <c:v>70</c:v>
                </c:pt>
                <c:pt idx="81">
                  <c:v>49</c:v>
                </c:pt>
                <c:pt idx="82">
                  <c:v>39</c:v>
                </c:pt>
                <c:pt idx="83">
                  <c:v>47</c:v>
                </c:pt>
                <c:pt idx="84">
                  <c:v>12</c:v>
                </c:pt>
                <c:pt idx="85">
                  <c:v>21</c:v>
                </c:pt>
                <c:pt idx="86">
                  <c:v>24</c:v>
                </c:pt>
                <c:pt idx="87">
                  <c:v>0</c:v>
                </c:pt>
              </c:numCache>
            </c:numRef>
          </c:val>
          <c:smooth val="1"/>
          <c:extLst>
            <c:ext xmlns:c16="http://schemas.microsoft.com/office/drawing/2014/chart" uri="{C3380CC4-5D6E-409C-BE32-E72D297353CC}">
              <c16:uniqueId val="{00000000-F1C9-4A26-9FC9-1AEB294F7F24}"/>
            </c:ext>
          </c:extLst>
        </c:ser>
        <c:dLbls>
          <c:showLegendKey val="0"/>
          <c:showVal val="0"/>
          <c:showCatName val="0"/>
          <c:showSerName val="0"/>
          <c:showPercent val="0"/>
          <c:showBubbleSize val="0"/>
        </c:dLbls>
        <c:smooth val="0"/>
        <c:axId val="63167232"/>
        <c:axId val="1853066576"/>
      </c:lineChart>
      <c:catAx>
        <c:axId val="63167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Night &amp; Time </a:t>
                </a:r>
              </a:p>
              <a:p>
                <a:pPr>
                  <a:defRPr/>
                </a:pPr>
                <a:r>
                  <a:rPr lang="en-AU"/>
                  <a:t>(hour after sunset &amp; before sunrise)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crossAx val="1853066576"/>
        <c:crosses val="autoZero"/>
        <c:auto val="1"/>
        <c:lblAlgn val="ctr"/>
        <c:lblOffset val="100"/>
        <c:tickLblSkip val="1"/>
        <c:noMultiLvlLbl val="0"/>
      </c:catAx>
      <c:valAx>
        <c:axId val="1853066576"/>
        <c:scaling>
          <c:orientation val="minMax"/>
          <c:max val="6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passes</a:t>
                </a:r>
              </a:p>
            </c:rich>
          </c:tx>
          <c:layout>
            <c:manualLayout>
              <c:xMode val="edge"/>
              <c:yMode val="edge"/>
              <c:x val="1.7094017094017096E-2"/>
              <c:y val="0.2000167626105560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crossAx val="631672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mj-lt"/>
        </a:defRPr>
      </a:pPr>
      <a:endParaRPr lang="en-US"/>
    </a:p>
  </c:txPr>
  <c:externalData r:id="rId4">
    <c:autoUpdate val="0"/>
  </c:externalData>
  <c:userShapes r:id="rId5"/>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7670962800378963E-2"/>
          <c:y val="6.1431995699332761E-2"/>
          <c:w val="0.88177112139732805"/>
          <c:h val="0.8348308509629068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0-C7D2-4840-A3FE-51CCAF2B4141}"/>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C7D2-4840-A3FE-51CCAF2B4141}"/>
              </c:ext>
            </c:extLst>
          </c:dPt>
          <c:xVal>
            <c:numRef>
              <c:f>Summary!$A$16:$A$18</c:f>
              <c:numCache>
                <c:formatCode>General</c:formatCode>
                <c:ptCount val="3"/>
                <c:pt idx="0">
                  <c:v>1</c:v>
                </c:pt>
                <c:pt idx="1">
                  <c:v>1</c:v>
                </c:pt>
                <c:pt idx="2">
                  <c:v>1</c:v>
                </c:pt>
              </c:numCache>
            </c:numRef>
          </c:xVal>
          <c:yVal>
            <c:numRef>
              <c:f>Summary!$R$16:$R$18</c:f>
              <c:numCache>
                <c:formatCode>General</c:formatCode>
                <c:ptCount val="3"/>
                <c:pt idx="0">
                  <c:v>21.705904761904758</c:v>
                </c:pt>
                <c:pt idx="1">
                  <c:v>21.793332703892833</c:v>
                </c:pt>
                <c:pt idx="2">
                  <c:v>21.618476819916683</c:v>
                </c:pt>
              </c:numCache>
            </c:numRef>
          </c:yVal>
          <c:smooth val="0"/>
          <c:extLst>
            <c:ext xmlns:c16="http://schemas.microsoft.com/office/drawing/2014/chart" uri="{C3380CC4-5D6E-409C-BE32-E72D297353CC}">
              <c16:uniqueId val="{00000002-C7D2-4840-A3FE-51CCAF2B4141}"/>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C7D2-4840-A3FE-51CCAF2B4141}"/>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C7D2-4840-A3FE-51CCAF2B4141}"/>
              </c:ext>
            </c:extLst>
          </c:dPt>
          <c:xVal>
            <c:numRef>
              <c:f>Summary!$C$16:$C$18</c:f>
              <c:numCache>
                <c:formatCode>General</c:formatCode>
                <c:ptCount val="3"/>
                <c:pt idx="0">
                  <c:v>2</c:v>
                </c:pt>
                <c:pt idx="1">
                  <c:v>2</c:v>
                </c:pt>
                <c:pt idx="2">
                  <c:v>2</c:v>
                </c:pt>
              </c:numCache>
            </c:numRef>
          </c:xVal>
          <c:yVal>
            <c:numRef>
              <c:f>Summary!$P$16:$P$18</c:f>
              <c:numCache>
                <c:formatCode>General</c:formatCode>
                <c:ptCount val="3"/>
                <c:pt idx="0">
                  <c:v>21.638714285714286</c:v>
                </c:pt>
                <c:pt idx="1">
                  <c:v>21.7758431410209</c:v>
                </c:pt>
                <c:pt idx="2">
                  <c:v>21.501585430407673</c:v>
                </c:pt>
              </c:numCache>
            </c:numRef>
          </c:yVal>
          <c:smooth val="0"/>
          <c:extLst>
            <c:ext xmlns:c16="http://schemas.microsoft.com/office/drawing/2014/chart" uri="{C3380CC4-5D6E-409C-BE32-E72D297353CC}">
              <c16:uniqueId val="{00000005-C7D2-4840-A3FE-51CCAF2B4141}"/>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6-C7D2-4840-A3FE-51CCAF2B4141}"/>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7-C7D2-4840-A3FE-51CCAF2B4141}"/>
              </c:ext>
            </c:extLst>
          </c:dPt>
          <c:xVal>
            <c:numRef>
              <c:f>Summary!$E$16:$E$18</c:f>
              <c:numCache>
                <c:formatCode>General</c:formatCode>
                <c:ptCount val="3"/>
                <c:pt idx="0">
                  <c:v>3</c:v>
                </c:pt>
                <c:pt idx="1">
                  <c:v>3</c:v>
                </c:pt>
                <c:pt idx="2">
                  <c:v>3</c:v>
                </c:pt>
              </c:numCache>
            </c:numRef>
          </c:xVal>
          <c:yVal>
            <c:numRef>
              <c:f>Summary!$T$16:$T$18</c:f>
              <c:numCache>
                <c:formatCode>General</c:formatCode>
                <c:ptCount val="3"/>
                <c:pt idx="0">
                  <c:v>21.546428571428571</c:v>
                </c:pt>
                <c:pt idx="1">
                  <c:v>21.654498102239462</c:v>
                </c:pt>
                <c:pt idx="2">
                  <c:v>21.43835904061768</c:v>
                </c:pt>
              </c:numCache>
            </c:numRef>
          </c:yVal>
          <c:smooth val="0"/>
          <c:extLst>
            <c:ext xmlns:c16="http://schemas.microsoft.com/office/drawing/2014/chart" uri="{C3380CC4-5D6E-409C-BE32-E72D297353CC}">
              <c16:uniqueId val="{00000008-C7D2-4840-A3FE-51CCAF2B4141}"/>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Summary!$R$21:$R$23</c:f>
              <c:numCache>
                <c:formatCode>General</c:formatCode>
                <c:ptCount val="3"/>
                <c:pt idx="0">
                  <c:v>17.350428571428573</c:v>
                </c:pt>
                <c:pt idx="1">
                  <c:v>17.697142857142858</c:v>
                </c:pt>
                <c:pt idx="2">
                  <c:v>18.071000000000002</c:v>
                </c:pt>
              </c:numCache>
            </c:numRef>
          </c:yVal>
          <c:smooth val="0"/>
          <c:extLst>
            <c:ext xmlns:c16="http://schemas.microsoft.com/office/drawing/2014/chart" uri="{C3380CC4-5D6E-409C-BE32-E72D297353CC}">
              <c16:uniqueId val="{00000009-C7D2-4840-A3FE-51CCAF2B4141}"/>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Summary!$P$21</c:f>
              <c:numCache>
                <c:formatCode>General</c:formatCode>
                <c:ptCount val="1"/>
                <c:pt idx="0">
                  <c:v>17.506857142857143</c:v>
                </c:pt>
              </c:numCache>
            </c:numRef>
          </c:yVal>
          <c:smooth val="0"/>
          <c:extLst>
            <c:ext xmlns:c16="http://schemas.microsoft.com/office/drawing/2014/chart" uri="{C3380CC4-5D6E-409C-BE32-E72D297353CC}">
              <c16:uniqueId val="{0000000A-C7D2-4840-A3FE-51CCAF2B4141}"/>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Summary!$T$21</c:f>
              <c:numCache>
                <c:formatCode>General</c:formatCode>
                <c:ptCount val="1"/>
                <c:pt idx="0">
                  <c:v>17.809285714285714</c:v>
                </c:pt>
              </c:numCache>
            </c:numRef>
          </c:yVal>
          <c:smooth val="0"/>
          <c:extLst>
            <c:ext xmlns:c16="http://schemas.microsoft.com/office/drawing/2014/chart" uri="{C3380CC4-5D6E-409C-BE32-E72D297353CC}">
              <c16:uniqueId val="{0000000B-C7D2-4840-A3FE-51CCAF2B4141}"/>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24"/>
          <c:min val="1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a:t>
                </a:r>
                <a:r>
                  <a:rPr lang="en-US" baseline="30000"/>
                  <a:t>o</a:t>
                </a:r>
                <a:r>
                  <a:rPr lang="en-US"/>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layout>
        <c:manualLayout>
          <c:xMode val="edge"/>
          <c:yMode val="edge"/>
          <c:x val="0.36133374974483162"/>
          <c:y val="9.6385542168674707E-3"/>
          <c:w val="0.2773325005103367"/>
          <c:h val="5.739836091917082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614969960723066E-2"/>
          <c:y val="9.8043517467941765E-2"/>
          <c:w val="0.87329256723213244"/>
          <c:h val="0.798219380464785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0-E9CF-4188-B4EF-F128A796991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E9CF-4188-B4EF-F128A7969917}"/>
              </c:ext>
            </c:extLst>
          </c:dPt>
          <c:xVal>
            <c:numRef>
              <c:f>Summary!$A$16:$A$18</c:f>
              <c:numCache>
                <c:formatCode>General</c:formatCode>
                <c:ptCount val="3"/>
                <c:pt idx="0">
                  <c:v>1</c:v>
                </c:pt>
                <c:pt idx="1">
                  <c:v>1</c:v>
                </c:pt>
                <c:pt idx="2">
                  <c:v>1</c:v>
                </c:pt>
              </c:numCache>
            </c:numRef>
          </c:xVal>
          <c:yVal>
            <c:numRef>
              <c:f>Summary!$Y$16:$Y$18</c:f>
              <c:numCache>
                <c:formatCode>General</c:formatCode>
                <c:ptCount val="3"/>
                <c:pt idx="0">
                  <c:v>0.22166666666666726</c:v>
                </c:pt>
                <c:pt idx="1">
                  <c:v>0.26412662961716993</c:v>
                </c:pt>
                <c:pt idx="2">
                  <c:v>0.17920670371616462</c:v>
                </c:pt>
              </c:numCache>
            </c:numRef>
          </c:yVal>
          <c:smooth val="0"/>
          <c:extLst>
            <c:ext xmlns:c16="http://schemas.microsoft.com/office/drawing/2014/chart" uri="{C3380CC4-5D6E-409C-BE32-E72D297353CC}">
              <c16:uniqueId val="{00000002-E9CF-4188-B4EF-F128A7969917}"/>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E9CF-4188-B4EF-F128A796991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E9CF-4188-B4EF-F128A7969917}"/>
              </c:ext>
            </c:extLst>
          </c:dPt>
          <c:xVal>
            <c:numRef>
              <c:f>Summary!$C$16:$C$18</c:f>
              <c:numCache>
                <c:formatCode>General</c:formatCode>
                <c:ptCount val="3"/>
                <c:pt idx="0">
                  <c:v>2</c:v>
                </c:pt>
                <c:pt idx="1">
                  <c:v>2</c:v>
                </c:pt>
                <c:pt idx="2">
                  <c:v>2</c:v>
                </c:pt>
              </c:numCache>
            </c:numRef>
          </c:xVal>
          <c:yVal>
            <c:numRef>
              <c:f>Summary!$W$16:$W$18</c:f>
              <c:numCache>
                <c:formatCode>General</c:formatCode>
                <c:ptCount val="3"/>
                <c:pt idx="0">
                  <c:v>1.4740476190476191</c:v>
                </c:pt>
                <c:pt idx="1">
                  <c:v>1.6542383909594378</c:v>
                </c:pt>
                <c:pt idx="2">
                  <c:v>1.2938568471358003</c:v>
                </c:pt>
              </c:numCache>
            </c:numRef>
          </c:yVal>
          <c:smooth val="0"/>
          <c:extLst>
            <c:ext xmlns:c16="http://schemas.microsoft.com/office/drawing/2014/chart" uri="{C3380CC4-5D6E-409C-BE32-E72D297353CC}">
              <c16:uniqueId val="{00000005-E9CF-4188-B4EF-F128A7969917}"/>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6-E9CF-4188-B4EF-F128A796991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7-E9CF-4188-B4EF-F128A7969917}"/>
              </c:ext>
            </c:extLst>
          </c:dPt>
          <c:xVal>
            <c:numRef>
              <c:f>Summary!$E$16:$E$18</c:f>
              <c:numCache>
                <c:formatCode>General</c:formatCode>
                <c:ptCount val="3"/>
                <c:pt idx="0">
                  <c:v>3</c:v>
                </c:pt>
                <c:pt idx="1">
                  <c:v>3</c:v>
                </c:pt>
                <c:pt idx="2">
                  <c:v>3</c:v>
                </c:pt>
              </c:numCache>
            </c:numRef>
          </c:xVal>
          <c:yVal>
            <c:numRef>
              <c:f>Summary!$AA$16:$AA$18</c:f>
              <c:numCache>
                <c:formatCode>General</c:formatCode>
                <c:ptCount val="3"/>
                <c:pt idx="0">
                  <c:v>1.0865714285714283</c:v>
                </c:pt>
                <c:pt idx="1">
                  <c:v>1.2314806311039304</c:v>
                </c:pt>
                <c:pt idx="2">
                  <c:v>0.94166222603892624</c:v>
                </c:pt>
              </c:numCache>
            </c:numRef>
          </c:yVal>
          <c:smooth val="0"/>
          <c:extLst>
            <c:ext xmlns:c16="http://schemas.microsoft.com/office/drawing/2014/chart" uri="{C3380CC4-5D6E-409C-BE32-E72D297353CC}">
              <c16:uniqueId val="{00000008-E9CF-4188-B4EF-F128A7969917}"/>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Summary!$Y$21:$Y$23</c:f>
              <c:numCache>
                <c:formatCode>General</c:formatCode>
                <c:ptCount val="3"/>
                <c:pt idx="0">
                  <c:v>0.13942857142857129</c:v>
                </c:pt>
                <c:pt idx="1">
                  <c:v>0.32600000000000001</c:v>
                </c:pt>
                <c:pt idx="2">
                  <c:v>9.4999999999999876E-2</c:v>
                </c:pt>
              </c:numCache>
            </c:numRef>
          </c:yVal>
          <c:smooth val="0"/>
          <c:extLst>
            <c:ext xmlns:c16="http://schemas.microsoft.com/office/drawing/2014/chart" uri="{C3380CC4-5D6E-409C-BE32-E72D297353CC}">
              <c16:uniqueId val="{00000009-E9CF-4188-B4EF-F128A7969917}"/>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Summary!$W$21</c:f>
              <c:numCache>
                <c:formatCode>General</c:formatCode>
                <c:ptCount val="1"/>
                <c:pt idx="0">
                  <c:v>1.1244285714285722</c:v>
                </c:pt>
              </c:numCache>
            </c:numRef>
          </c:yVal>
          <c:smooth val="0"/>
          <c:extLst>
            <c:ext xmlns:c16="http://schemas.microsoft.com/office/drawing/2014/chart" uri="{C3380CC4-5D6E-409C-BE32-E72D297353CC}">
              <c16:uniqueId val="{0000000A-E9CF-4188-B4EF-F128A7969917}"/>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Summary!$AA$21</c:f>
              <c:numCache>
                <c:formatCode>General</c:formatCode>
                <c:ptCount val="1"/>
                <c:pt idx="0">
                  <c:v>0.81200000000000061</c:v>
                </c:pt>
              </c:numCache>
            </c:numRef>
          </c:yVal>
          <c:smooth val="0"/>
          <c:extLst>
            <c:ext xmlns:c16="http://schemas.microsoft.com/office/drawing/2014/chart" uri="{C3380CC4-5D6E-409C-BE32-E72D297353CC}">
              <c16:uniqueId val="{0000000B-E9CF-4188-B4EF-F128A7969917}"/>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areaChart>
        <c:grouping val="standard"/>
        <c:varyColors val="0"/>
        <c:ser>
          <c:idx val="3"/>
          <c:order val="3"/>
          <c:tx>
            <c:strRef>
              <c:f>'All sp'!$Q$1</c:f>
              <c:strCache>
                <c:ptCount val="1"/>
                <c:pt idx="0">
                  <c:v>Night</c:v>
                </c:pt>
              </c:strCache>
            </c:strRef>
          </c:tx>
          <c:spPr>
            <a:pattFill prst="wdDnDiag">
              <a:fgClr>
                <a:schemeClr val="accent3">
                  <a:lumMod val="60000"/>
                  <a:lumOff val="40000"/>
                </a:schemeClr>
              </a:fgClr>
              <a:bgClr>
                <a:schemeClr val="bg1"/>
              </a:bgClr>
            </a:pattFill>
            <a:ln>
              <a:noFill/>
            </a:ln>
            <a:effectLst/>
          </c:spPr>
          <c:val>
            <c:numRef>
              <c:f>'All sp'!$Q$2:$Q$337</c:f>
              <c:numCache>
                <c:formatCode>General</c:formatCode>
                <c:ptCount val="336"/>
                <c:pt idx="0">
                  <c:v>200</c:v>
                </c:pt>
                <c:pt idx="1">
                  <c:v>200</c:v>
                </c:pt>
                <c:pt idx="2">
                  <c:v>200</c:v>
                </c:pt>
                <c:pt idx="3">
                  <c:v>200</c:v>
                </c:pt>
                <c:pt idx="4">
                  <c:v>200</c:v>
                </c:pt>
                <c:pt idx="5">
                  <c:v>200</c:v>
                </c:pt>
                <c:pt idx="6">
                  <c:v>200</c:v>
                </c:pt>
                <c:pt idx="7">
                  <c:v>200</c:v>
                </c:pt>
                <c:pt idx="8">
                  <c:v>200</c:v>
                </c:pt>
                <c:pt idx="9">
                  <c:v>200</c:v>
                </c:pt>
                <c:pt idx="10">
                  <c:v>200</c:v>
                </c:pt>
                <c:pt idx="38">
                  <c:v>200</c:v>
                </c:pt>
                <c:pt idx="39">
                  <c:v>200</c:v>
                </c:pt>
                <c:pt idx="40">
                  <c:v>200</c:v>
                </c:pt>
                <c:pt idx="41">
                  <c:v>200</c:v>
                </c:pt>
                <c:pt idx="42">
                  <c:v>200</c:v>
                </c:pt>
                <c:pt idx="43">
                  <c:v>200</c:v>
                </c:pt>
                <c:pt idx="44">
                  <c:v>200</c:v>
                </c:pt>
                <c:pt idx="45">
                  <c:v>200</c:v>
                </c:pt>
                <c:pt idx="46">
                  <c:v>200</c:v>
                </c:pt>
                <c:pt idx="47">
                  <c:v>200</c:v>
                </c:pt>
                <c:pt idx="48">
                  <c:v>200</c:v>
                </c:pt>
                <c:pt idx="49">
                  <c:v>200</c:v>
                </c:pt>
                <c:pt idx="50">
                  <c:v>200</c:v>
                </c:pt>
                <c:pt idx="51">
                  <c:v>200</c:v>
                </c:pt>
                <c:pt idx="52">
                  <c:v>200</c:v>
                </c:pt>
                <c:pt idx="53">
                  <c:v>200</c:v>
                </c:pt>
                <c:pt idx="54">
                  <c:v>200</c:v>
                </c:pt>
                <c:pt idx="55">
                  <c:v>200</c:v>
                </c:pt>
                <c:pt idx="56">
                  <c:v>200</c:v>
                </c:pt>
                <c:pt idx="57">
                  <c:v>200</c:v>
                </c:pt>
                <c:pt idx="58">
                  <c:v>200</c:v>
                </c:pt>
                <c:pt idx="86">
                  <c:v>200</c:v>
                </c:pt>
                <c:pt idx="87">
                  <c:v>200</c:v>
                </c:pt>
                <c:pt idx="88">
                  <c:v>200</c:v>
                </c:pt>
                <c:pt idx="89">
                  <c:v>200</c:v>
                </c:pt>
                <c:pt idx="90">
                  <c:v>200</c:v>
                </c:pt>
                <c:pt idx="91">
                  <c:v>200</c:v>
                </c:pt>
                <c:pt idx="92">
                  <c:v>200</c:v>
                </c:pt>
                <c:pt idx="93">
                  <c:v>200</c:v>
                </c:pt>
                <c:pt idx="94">
                  <c:v>200</c:v>
                </c:pt>
                <c:pt idx="95">
                  <c:v>200</c:v>
                </c:pt>
                <c:pt idx="96">
                  <c:v>200</c:v>
                </c:pt>
                <c:pt idx="97">
                  <c:v>200</c:v>
                </c:pt>
                <c:pt idx="98">
                  <c:v>200</c:v>
                </c:pt>
                <c:pt idx="99">
                  <c:v>200</c:v>
                </c:pt>
                <c:pt idx="100">
                  <c:v>200</c:v>
                </c:pt>
                <c:pt idx="101">
                  <c:v>200</c:v>
                </c:pt>
                <c:pt idx="102">
                  <c:v>200</c:v>
                </c:pt>
                <c:pt idx="103">
                  <c:v>200</c:v>
                </c:pt>
                <c:pt idx="104">
                  <c:v>200</c:v>
                </c:pt>
                <c:pt idx="105">
                  <c:v>200</c:v>
                </c:pt>
                <c:pt idx="106">
                  <c:v>200</c:v>
                </c:pt>
                <c:pt idx="134">
                  <c:v>200</c:v>
                </c:pt>
                <c:pt idx="135">
                  <c:v>200</c:v>
                </c:pt>
                <c:pt idx="136">
                  <c:v>200</c:v>
                </c:pt>
                <c:pt idx="137">
                  <c:v>200</c:v>
                </c:pt>
                <c:pt idx="138">
                  <c:v>200</c:v>
                </c:pt>
                <c:pt idx="139">
                  <c:v>200</c:v>
                </c:pt>
                <c:pt idx="140">
                  <c:v>200</c:v>
                </c:pt>
                <c:pt idx="141">
                  <c:v>200</c:v>
                </c:pt>
                <c:pt idx="142">
                  <c:v>200</c:v>
                </c:pt>
                <c:pt idx="143">
                  <c:v>200</c:v>
                </c:pt>
                <c:pt idx="144">
                  <c:v>200</c:v>
                </c:pt>
                <c:pt idx="145">
                  <c:v>200</c:v>
                </c:pt>
                <c:pt idx="146">
                  <c:v>200</c:v>
                </c:pt>
                <c:pt idx="147">
                  <c:v>200</c:v>
                </c:pt>
                <c:pt idx="148">
                  <c:v>200</c:v>
                </c:pt>
                <c:pt idx="149">
                  <c:v>200</c:v>
                </c:pt>
                <c:pt idx="150">
                  <c:v>200</c:v>
                </c:pt>
                <c:pt idx="151">
                  <c:v>200</c:v>
                </c:pt>
                <c:pt idx="152">
                  <c:v>200</c:v>
                </c:pt>
                <c:pt idx="153">
                  <c:v>200</c:v>
                </c:pt>
                <c:pt idx="154">
                  <c:v>200</c:v>
                </c:pt>
                <c:pt idx="182">
                  <c:v>200</c:v>
                </c:pt>
                <c:pt idx="183">
                  <c:v>200</c:v>
                </c:pt>
                <c:pt idx="184">
                  <c:v>200</c:v>
                </c:pt>
                <c:pt idx="185">
                  <c:v>200</c:v>
                </c:pt>
                <c:pt idx="186">
                  <c:v>200</c:v>
                </c:pt>
                <c:pt idx="187">
                  <c:v>200</c:v>
                </c:pt>
                <c:pt idx="188">
                  <c:v>200</c:v>
                </c:pt>
                <c:pt idx="189">
                  <c:v>200</c:v>
                </c:pt>
                <c:pt idx="190">
                  <c:v>200</c:v>
                </c:pt>
                <c:pt idx="191">
                  <c:v>200</c:v>
                </c:pt>
                <c:pt idx="192">
                  <c:v>200</c:v>
                </c:pt>
                <c:pt idx="193">
                  <c:v>200</c:v>
                </c:pt>
                <c:pt idx="194">
                  <c:v>200</c:v>
                </c:pt>
                <c:pt idx="195">
                  <c:v>200</c:v>
                </c:pt>
                <c:pt idx="196">
                  <c:v>200</c:v>
                </c:pt>
                <c:pt idx="197">
                  <c:v>200</c:v>
                </c:pt>
                <c:pt idx="198">
                  <c:v>200</c:v>
                </c:pt>
                <c:pt idx="199">
                  <c:v>200</c:v>
                </c:pt>
                <c:pt idx="200">
                  <c:v>200</c:v>
                </c:pt>
                <c:pt idx="201">
                  <c:v>200</c:v>
                </c:pt>
                <c:pt idx="202">
                  <c:v>200</c:v>
                </c:pt>
                <c:pt idx="230">
                  <c:v>200</c:v>
                </c:pt>
                <c:pt idx="231">
                  <c:v>200</c:v>
                </c:pt>
                <c:pt idx="232">
                  <c:v>200</c:v>
                </c:pt>
                <c:pt idx="233">
                  <c:v>200</c:v>
                </c:pt>
                <c:pt idx="234">
                  <c:v>200</c:v>
                </c:pt>
                <c:pt idx="235">
                  <c:v>200</c:v>
                </c:pt>
                <c:pt idx="236">
                  <c:v>200</c:v>
                </c:pt>
                <c:pt idx="237">
                  <c:v>200</c:v>
                </c:pt>
                <c:pt idx="238">
                  <c:v>200</c:v>
                </c:pt>
                <c:pt idx="239">
                  <c:v>200</c:v>
                </c:pt>
                <c:pt idx="240">
                  <c:v>200</c:v>
                </c:pt>
                <c:pt idx="241">
                  <c:v>200</c:v>
                </c:pt>
                <c:pt idx="242">
                  <c:v>200</c:v>
                </c:pt>
                <c:pt idx="243">
                  <c:v>200</c:v>
                </c:pt>
                <c:pt idx="244">
                  <c:v>200</c:v>
                </c:pt>
                <c:pt idx="245">
                  <c:v>200</c:v>
                </c:pt>
                <c:pt idx="246">
                  <c:v>200</c:v>
                </c:pt>
                <c:pt idx="247">
                  <c:v>200</c:v>
                </c:pt>
                <c:pt idx="248">
                  <c:v>200</c:v>
                </c:pt>
                <c:pt idx="249">
                  <c:v>200</c:v>
                </c:pt>
                <c:pt idx="250">
                  <c:v>200</c:v>
                </c:pt>
                <c:pt idx="278">
                  <c:v>200</c:v>
                </c:pt>
                <c:pt idx="279">
                  <c:v>200</c:v>
                </c:pt>
                <c:pt idx="280">
                  <c:v>200</c:v>
                </c:pt>
                <c:pt idx="281">
                  <c:v>200</c:v>
                </c:pt>
                <c:pt idx="282">
                  <c:v>200</c:v>
                </c:pt>
                <c:pt idx="283">
                  <c:v>200</c:v>
                </c:pt>
                <c:pt idx="284">
                  <c:v>200</c:v>
                </c:pt>
                <c:pt idx="285">
                  <c:v>200</c:v>
                </c:pt>
                <c:pt idx="286">
                  <c:v>200</c:v>
                </c:pt>
                <c:pt idx="287">
                  <c:v>200</c:v>
                </c:pt>
                <c:pt idx="288">
                  <c:v>200</c:v>
                </c:pt>
                <c:pt idx="289">
                  <c:v>200</c:v>
                </c:pt>
                <c:pt idx="290">
                  <c:v>200</c:v>
                </c:pt>
                <c:pt idx="291">
                  <c:v>200</c:v>
                </c:pt>
                <c:pt idx="292">
                  <c:v>200</c:v>
                </c:pt>
                <c:pt idx="293">
                  <c:v>200</c:v>
                </c:pt>
                <c:pt idx="294">
                  <c:v>200</c:v>
                </c:pt>
                <c:pt idx="295">
                  <c:v>200</c:v>
                </c:pt>
                <c:pt idx="296">
                  <c:v>200</c:v>
                </c:pt>
                <c:pt idx="297">
                  <c:v>200</c:v>
                </c:pt>
                <c:pt idx="298">
                  <c:v>200</c:v>
                </c:pt>
                <c:pt idx="326">
                  <c:v>200</c:v>
                </c:pt>
                <c:pt idx="327">
                  <c:v>200</c:v>
                </c:pt>
                <c:pt idx="328">
                  <c:v>200</c:v>
                </c:pt>
                <c:pt idx="329">
                  <c:v>200</c:v>
                </c:pt>
                <c:pt idx="330">
                  <c:v>200</c:v>
                </c:pt>
                <c:pt idx="331">
                  <c:v>200</c:v>
                </c:pt>
                <c:pt idx="332">
                  <c:v>200</c:v>
                </c:pt>
                <c:pt idx="333">
                  <c:v>200</c:v>
                </c:pt>
                <c:pt idx="334">
                  <c:v>200</c:v>
                </c:pt>
                <c:pt idx="335">
                  <c:v>200</c:v>
                </c:pt>
              </c:numCache>
            </c:numRef>
          </c:val>
          <c:extLst>
            <c:ext xmlns:c16="http://schemas.microsoft.com/office/drawing/2014/chart" uri="{C3380CC4-5D6E-409C-BE32-E72D297353CC}">
              <c16:uniqueId val="{00000000-EF44-46FD-ACB9-B417120BB2EA}"/>
            </c:ext>
          </c:extLst>
        </c:ser>
        <c:dLbls>
          <c:showLegendKey val="0"/>
          <c:showVal val="0"/>
          <c:showCatName val="0"/>
          <c:showSerName val="0"/>
          <c:showPercent val="0"/>
          <c:showBubbleSize val="0"/>
        </c:dLbls>
        <c:axId val="781589103"/>
        <c:axId val="555600479"/>
      </c:areaChart>
      <c:lineChart>
        <c:grouping val="standard"/>
        <c:varyColors val="0"/>
        <c:ser>
          <c:idx val="0"/>
          <c:order val="0"/>
          <c:tx>
            <c:strRef>
              <c:f>'All sp'!$F$1</c:f>
              <c:strCache>
                <c:ptCount val="1"/>
                <c:pt idx="0">
                  <c:v>Ambient 1</c:v>
                </c:pt>
              </c:strCache>
            </c:strRef>
          </c:tx>
          <c:spPr>
            <a:ln w="28575" cap="rnd">
              <a:solidFill>
                <a:schemeClr val="accent5"/>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sp'!$F$2:$F$337</c:f>
              <c:numCache>
                <c:formatCode>General</c:formatCode>
                <c:ptCount val="336"/>
                <c:pt idx="0">
                  <c:v>90.213999999999999</c:v>
                </c:pt>
                <c:pt idx="1">
                  <c:v>89.334000000000003</c:v>
                </c:pt>
                <c:pt idx="2">
                  <c:v>89.442999999999998</c:v>
                </c:pt>
                <c:pt idx="3">
                  <c:v>89.491</c:v>
                </c:pt>
                <c:pt idx="4">
                  <c:v>89.649000000000001</c:v>
                </c:pt>
                <c:pt idx="5">
                  <c:v>88.887</c:v>
                </c:pt>
                <c:pt idx="6">
                  <c:v>88.631</c:v>
                </c:pt>
                <c:pt idx="7">
                  <c:v>88.373999999999995</c:v>
                </c:pt>
                <c:pt idx="8">
                  <c:v>87.733999999999995</c:v>
                </c:pt>
                <c:pt idx="9">
                  <c:v>88.423000000000002</c:v>
                </c:pt>
                <c:pt idx="10">
                  <c:v>88.641000000000005</c:v>
                </c:pt>
                <c:pt idx="11">
                  <c:v>89.712999999999994</c:v>
                </c:pt>
                <c:pt idx="12">
                  <c:v>90.477000000000004</c:v>
                </c:pt>
                <c:pt idx="13">
                  <c:v>90.894000000000005</c:v>
                </c:pt>
                <c:pt idx="14">
                  <c:v>92.090999999999994</c:v>
                </c:pt>
                <c:pt idx="15">
                  <c:v>92.444999999999993</c:v>
                </c:pt>
                <c:pt idx="16">
                  <c:v>91.677999999999997</c:v>
                </c:pt>
                <c:pt idx="17">
                  <c:v>92.340999999999994</c:v>
                </c:pt>
                <c:pt idx="18">
                  <c:v>92.632999999999996</c:v>
                </c:pt>
                <c:pt idx="19">
                  <c:v>91.155000000000001</c:v>
                </c:pt>
                <c:pt idx="20">
                  <c:v>91.322999999999993</c:v>
                </c:pt>
                <c:pt idx="21">
                  <c:v>89.823999999999998</c:v>
                </c:pt>
                <c:pt idx="22">
                  <c:v>89.03</c:v>
                </c:pt>
                <c:pt idx="23">
                  <c:v>89.721999999999994</c:v>
                </c:pt>
                <c:pt idx="24">
                  <c:v>87.706999999999994</c:v>
                </c:pt>
                <c:pt idx="25">
                  <c:v>88.414000000000001</c:v>
                </c:pt>
                <c:pt idx="26">
                  <c:v>87.998999999999995</c:v>
                </c:pt>
                <c:pt idx="27">
                  <c:v>86.6</c:v>
                </c:pt>
                <c:pt idx="28">
                  <c:v>85.182000000000002</c:v>
                </c:pt>
                <c:pt idx="29">
                  <c:v>83.527000000000001</c:v>
                </c:pt>
                <c:pt idx="30">
                  <c:v>82.933999999999997</c:v>
                </c:pt>
                <c:pt idx="31">
                  <c:v>86.063999999999993</c:v>
                </c:pt>
                <c:pt idx="32">
                  <c:v>86.158000000000001</c:v>
                </c:pt>
                <c:pt idx="33">
                  <c:v>86.793000000000006</c:v>
                </c:pt>
                <c:pt idx="34">
                  <c:v>87.284000000000006</c:v>
                </c:pt>
                <c:pt idx="35">
                  <c:v>89.450999999999993</c:v>
                </c:pt>
                <c:pt idx="36">
                  <c:v>90.900999999999996</c:v>
                </c:pt>
                <c:pt idx="37">
                  <c:v>91.694000000000003</c:v>
                </c:pt>
                <c:pt idx="38">
                  <c:v>91.465999999999994</c:v>
                </c:pt>
                <c:pt idx="39">
                  <c:v>91.412000000000006</c:v>
                </c:pt>
                <c:pt idx="40">
                  <c:v>91.778000000000006</c:v>
                </c:pt>
                <c:pt idx="41">
                  <c:v>91.981999999999999</c:v>
                </c:pt>
                <c:pt idx="42">
                  <c:v>91.706999999999994</c:v>
                </c:pt>
                <c:pt idx="43">
                  <c:v>91.370999999999995</c:v>
                </c:pt>
                <c:pt idx="44">
                  <c:v>90.710999999999999</c:v>
                </c:pt>
                <c:pt idx="45">
                  <c:v>90.32</c:v>
                </c:pt>
                <c:pt idx="46">
                  <c:v>90.584999999999994</c:v>
                </c:pt>
                <c:pt idx="47">
                  <c:v>91.335999999999999</c:v>
                </c:pt>
                <c:pt idx="48">
                  <c:v>91.066000000000003</c:v>
                </c:pt>
                <c:pt idx="49">
                  <c:v>90.350999999999999</c:v>
                </c:pt>
                <c:pt idx="50">
                  <c:v>90.480999999999995</c:v>
                </c:pt>
                <c:pt idx="51">
                  <c:v>90.015000000000001</c:v>
                </c:pt>
                <c:pt idx="52">
                  <c:v>89.563000000000002</c:v>
                </c:pt>
                <c:pt idx="53">
                  <c:v>88.680999999999997</c:v>
                </c:pt>
                <c:pt idx="54">
                  <c:v>89.213999999999999</c:v>
                </c:pt>
                <c:pt idx="55">
                  <c:v>88.936000000000007</c:v>
                </c:pt>
                <c:pt idx="56">
                  <c:v>86.902000000000001</c:v>
                </c:pt>
                <c:pt idx="57">
                  <c:v>88.265000000000001</c:v>
                </c:pt>
                <c:pt idx="58">
                  <c:v>87.658000000000001</c:v>
                </c:pt>
                <c:pt idx="59">
                  <c:v>85.575000000000003</c:v>
                </c:pt>
                <c:pt idx="60">
                  <c:v>85.745999999999995</c:v>
                </c:pt>
                <c:pt idx="61">
                  <c:v>86.313000000000002</c:v>
                </c:pt>
                <c:pt idx="62">
                  <c:v>87.668000000000006</c:v>
                </c:pt>
                <c:pt idx="63">
                  <c:v>90.031000000000006</c:v>
                </c:pt>
                <c:pt idx="64">
                  <c:v>92.334999999999994</c:v>
                </c:pt>
                <c:pt idx="65">
                  <c:v>91.617999999999995</c:v>
                </c:pt>
                <c:pt idx="66">
                  <c:v>93.492000000000004</c:v>
                </c:pt>
                <c:pt idx="67">
                  <c:v>93.346999999999994</c:v>
                </c:pt>
                <c:pt idx="68">
                  <c:v>91.334999999999994</c:v>
                </c:pt>
                <c:pt idx="69">
                  <c:v>90.01</c:v>
                </c:pt>
                <c:pt idx="70">
                  <c:v>90.808000000000007</c:v>
                </c:pt>
                <c:pt idx="71">
                  <c:v>89.087000000000003</c:v>
                </c:pt>
                <c:pt idx="72">
                  <c:v>85.293000000000006</c:v>
                </c:pt>
                <c:pt idx="73">
                  <c:v>83.277000000000001</c:v>
                </c:pt>
                <c:pt idx="74">
                  <c:v>84.042000000000002</c:v>
                </c:pt>
                <c:pt idx="75">
                  <c:v>82.778000000000006</c:v>
                </c:pt>
                <c:pt idx="76">
                  <c:v>82.021000000000001</c:v>
                </c:pt>
                <c:pt idx="77">
                  <c:v>85.53</c:v>
                </c:pt>
                <c:pt idx="78">
                  <c:v>88.298000000000002</c:v>
                </c:pt>
                <c:pt idx="79">
                  <c:v>89.507000000000005</c:v>
                </c:pt>
                <c:pt idx="80">
                  <c:v>90.298000000000002</c:v>
                </c:pt>
                <c:pt idx="81">
                  <c:v>89.528999999999996</c:v>
                </c:pt>
                <c:pt idx="82">
                  <c:v>89.233000000000004</c:v>
                </c:pt>
                <c:pt idx="83">
                  <c:v>90.933999999999997</c:v>
                </c:pt>
                <c:pt idx="84">
                  <c:v>91.132999999999996</c:v>
                </c:pt>
                <c:pt idx="85">
                  <c:v>92.087999999999994</c:v>
                </c:pt>
                <c:pt idx="86">
                  <c:v>92.204999999999998</c:v>
                </c:pt>
                <c:pt idx="87">
                  <c:v>92.730999999999995</c:v>
                </c:pt>
                <c:pt idx="88">
                  <c:v>92.584999999999994</c:v>
                </c:pt>
                <c:pt idx="89">
                  <c:v>92.525000000000006</c:v>
                </c:pt>
                <c:pt idx="90">
                  <c:v>92.25</c:v>
                </c:pt>
                <c:pt idx="91">
                  <c:v>92.185000000000002</c:v>
                </c:pt>
                <c:pt idx="92">
                  <c:v>91.634</c:v>
                </c:pt>
                <c:pt idx="93">
                  <c:v>91.352000000000004</c:v>
                </c:pt>
                <c:pt idx="94">
                  <c:v>91.239000000000004</c:v>
                </c:pt>
                <c:pt idx="95">
                  <c:v>90.415000000000006</c:v>
                </c:pt>
                <c:pt idx="96">
                  <c:v>89.882000000000005</c:v>
                </c:pt>
                <c:pt idx="97">
                  <c:v>90.587000000000003</c:v>
                </c:pt>
                <c:pt idx="98">
                  <c:v>89.653000000000006</c:v>
                </c:pt>
                <c:pt idx="99">
                  <c:v>90.293000000000006</c:v>
                </c:pt>
                <c:pt idx="100">
                  <c:v>89.995000000000005</c:v>
                </c:pt>
                <c:pt idx="101">
                  <c:v>89.69</c:v>
                </c:pt>
                <c:pt idx="102">
                  <c:v>89.646000000000001</c:v>
                </c:pt>
                <c:pt idx="103">
                  <c:v>89.367999999999995</c:v>
                </c:pt>
                <c:pt idx="104">
                  <c:v>88.703000000000003</c:v>
                </c:pt>
                <c:pt idx="105">
                  <c:v>88.293999999999997</c:v>
                </c:pt>
                <c:pt idx="106">
                  <c:v>88.304000000000002</c:v>
                </c:pt>
                <c:pt idx="107">
                  <c:v>87.942999999999998</c:v>
                </c:pt>
                <c:pt idx="108">
                  <c:v>88.254000000000005</c:v>
                </c:pt>
                <c:pt idx="109">
                  <c:v>88.123999999999995</c:v>
                </c:pt>
                <c:pt idx="110">
                  <c:v>89.497</c:v>
                </c:pt>
                <c:pt idx="111">
                  <c:v>90.983000000000004</c:v>
                </c:pt>
                <c:pt idx="112">
                  <c:v>92.203999999999994</c:v>
                </c:pt>
                <c:pt idx="113">
                  <c:v>93.620999999999995</c:v>
                </c:pt>
                <c:pt idx="114">
                  <c:v>93.430999999999997</c:v>
                </c:pt>
                <c:pt idx="115">
                  <c:v>93.616</c:v>
                </c:pt>
                <c:pt idx="116">
                  <c:v>91.947999999999993</c:v>
                </c:pt>
                <c:pt idx="117">
                  <c:v>91.44</c:v>
                </c:pt>
                <c:pt idx="118">
                  <c:v>91.162999999999997</c:v>
                </c:pt>
                <c:pt idx="119">
                  <c:v>89.706999999999994</c:v>
                </c:pt>
                <c:pt idx="120">
                  <c:v>87.587999999999994</c:v>
                </c:pt>
                <c:pt idx="121">
                  <c:v>88.495000000000005</c:v>
                </c:pt>
                <c:pt idx="122">
                  <c:v>88.402000000000001</c:v>
                </c:pt>
                <c:pt idx="123">
                  <c:v>84.366</c:v>
                </c:pt>
                <c:pt idx="124">
                  <c:v>85.251999999999995</c:v>
                </c:pt>
                <c:pt idx="125">
                  <c:v>89.153000000000006</c:v>
                </c:pt>
                <c:pt idx="126">
                  <c:v>90.234999999999999</c:v>
                </c:pt>
                <c:pt idx="127">
                  <c:v>90.436999999999998</c:v>
                </c:pt>
                <c:pt idx="128">
                  <c:v>91.635999999999996</c:v>
                </c:pt>
                <c:pt idx="129">
                  <c:v>92.266999999999996</c:v>
                </c:pt>
                <c:pt idx="130">
                  <c:v>92.572000000000003</c:v>
                </c:pt>
                <c:pt idx="131">
                  <c:v>92.850999999999999</c:v>
                </c:pt>
                <c:pt idx="132">
                  <c:v>93.009</c:v>
                </c:pt>
                <c:pt idx="133">
                  <c:v>94.063000000000002</c:v>
                </c:pt>
                <c:pt idx="134">
                  <c:v>94.350999999999999</c:v>
                </c:pt>
                <c:pt idx="135">
                  <c:v>94.697999999999993</c:v>
                </c:pt>
                <c:pt idx="136">
                  <c:v>95.171000000000006</c:v>
                </c:pt>
                <c:pt idx="137">
                  <c:v>95.331000000000003</c:v>
                </c:pt>
                <c:pt idx="138">
                  <c:v>96.213999999999999</c:v>
                </c:pt>
                <c:pt idx="139">
                  <c:v>96.631</c:v>
                </c:pt>
                <c:pt idx="140">
                  <c:v>95.5</c:v>
                </c:pt>
                <c:pt idx="141">
                  <c:v>95.334999999999994</c:v>
                </c:pt>
                <c:pt idx="142">
                  <c:v>94.956000000000003</c:v>
                </c:pt>
                <c:pt idx="143">
                  <c:v>94.897000000000006</c:v>
                </c:pt>
                <c:pt idx="144">
                  <c:v>93.866</c:v>
                </c:pt>
                <c:pt idx="145">
                  <c:v>93.183999999999997</c:v>
                </c:pt>
                <c:pt idx="146">
                  <c:v>92.662999999999997</c:v>
                </c:pt>
                <c:pt idx="147">
                  <c:v>91.736000000000004</c:v>
                </c:pt>
                <c:pt idx="148">
                  <c:v>91.212000000000003</c:v>
                </c:pt>
                <c:pt idx="149">
                  <c:v>91.064999999999998</c:v>
                </c:pt>
                <c:pt idx="150">
                  <c:v>90.518000000000001</c:v>
                </c:pt>
                <c:pt idx="151">
                  <c:v>89.909000000000006</c:v>
                </c:pt>
                <c:pt idx="152">
                  <c:v>89.483999999999995</c:v>
                </c:pt>
                <c:pt idx="153">
                  <c:v>89.233999999999995</c:v>
                </c:pt>
                <c:pt idx="154">
                  <c:v>88.35</c:v>
                </c:pt>
                <c:pt idx="155">
                  <c:v>87.852000000000004</c:v>
                </c:pt>
                <c:pt idx="156">
                  <c:v>87.616</c:v>
                </c:pt>
                <c:pt idx="157">
                  <c:v>87.632000000000005</c:v>
                </c:pt>
                <c:pt idx="158">
                  <c:v>89.356999999999999</c:v>
                </c:pt>
                <c:pt idx="159">
                  <c:v>91.438000000000002</c:v>
                </c:pt>
                <c:pt idx="160">
                  <c:v>92.704999999999998</c:v>
                </c:pt>
                <c:pt idx="161">
                  <c:v>92.863</c:v>
                </c:pt>
                <c:pt idx="162">
                  <c:v>91.778000000000006</c:v>
                </c:pt>
                <c:pt idx="163">
                  <c:v>88.828000000000003</c:v>
                </c:pt>
                <c:pt idx="164">
                  <c:v>85.959000000000003</c:v>
                </c:pt>
                <c:pt idx="165">
                  <c:v>86.257999999999996</c:v>
                </c:pt>
                <c:pt idx="166">
                  <c:v>85.182000000000002</c:v>
                </c:pt>
                <c:pt idx="167">
                  <c:v>83.591999999999999</c:v>
                </c:pt>
                <c:pt idx="168">
                  <c:v>84.24</c:v>
                </c:pt>
                <c:pt idx="169">
                  <c:v>86.274000000000001</c:v>
                </c:pt>
                <c:pt idx="170">
                  <c:v>82.665000000000006</c:v>
                </c:pt>
                <c:pt idx="171">
                  <c:v>84.563000000000002</c:v>
                </c:pt>
                <c:pt idx="172">
                  <c:v>81.751999999999995</c:v>
                </c:pt>
                <c:pt idx="173">
                  <c:v>81.168999999999997</c:v>
                </c:pt>
                <c:pt idx="174">
                  <c:v>82.816000000000003</c:v>
                </c:pt>
                <c:pt idx="175">
                  <c:v>80.644999999999996</c:v>
                </c:pt>
                <c:pt idx="176">
                  <c:v>80.242999999999995</c:v>
                </c:pt>
                <c:pt idx="177">
                  <c:v>82.513999999999996</c:v>
                </c:pt>
                <c:pt idx="178">
                  <c:v>81.912999999999997</c:v>
                </c:pt>
                <c:pt idx="179">
                  <c:v>83.655000000000001</c:v>
                </c:pt>
                <c:pt idx="180">
                  <c:v>85.97</c:v>
                </c:pt>
                <c:pt idx="181">
                  <c:v>88.349000000000004</c:v>
                </c:pt>
                <c:pt idx="182">
                  <c:v>88.825000000000003</c:v>
                </c:pt>
                <c:pt idx="183">
                  <c:v>89.195999999999998</c:v>
                </c:pt>
                <c:pt idx="184">
                  <c:v>89.837999999999994</c:v>
                </c:pt>
                <c:pt idx="185">
                  <c:v>89.227999999999994</c:v>
                </c:pt>
                <c:pt idx="186">
                  <c:v>88.718999999999994</c:v>
                </c:pt>
                <c:pt idx="187">
                  <c:v>88.456000000000003</c:v>
                </c:pt>
                <c:pt idx="188">
                  <c:v>88.248000000000005</c:v>
                </c:pt>
                <c:pt idx="189">
                  <c:v>87.495999999999995</c:v>
                </c:pt>
                <c:pt idx="190">
                  <c:v>87.891000000000005</c:v>
                </c:pt>
                <c:pt idx="191">
                  <c:v>87.254000000000005</c:v>
                </c:pt>
                <c:pt idx="192">
                  <c:v>88.563000000000002</c:v>
                </c:pt>
                <c:pt idx="193">
                  <c:v>88.748999999999995</c:v>
                </c:pt>
                <c:pt idx="194">
                  <c:v>88.141999999999996</c:v>
                </c:pt>
                <c:pt idx="195">
                  <c:v>87.918000000000006</c:v>
                </c:pt>
                <c:pt idx="196">
                  <c:v>87.468000000000004</c:v>
                </c:pt>
                <c:pt idx="197">
                  <c:v>87.21</c:v>
                </c:pt>
                <c:pt idx="198">
                  <c:v>86.846999999999994</c:v>
                </c:pt>
                <c:pt idx="199">
                  <c:v>87.582999999999998</c:v>
                </c:pt>
                <c:pt idx="200">
                  <c:v>88.551000000000002</c:v>
                </c:pt>
                <c:pt idx="201">
                  <c:v>89.26</c:v>
                </c:pt>
                <c:pt idx="202">
                  <c:v>88.162999999999997</c:v>
                </c:pt>
                <c:pt idx="203">
                  <c:v>87.665000000000006</c:v>
                </c:pt>
                <c:pt idx="204">
                  <c:v>87.27</c:v>
                </c:pt>
                <c:pt idx="205">
                  <c:v>87.236999999999995</c:v>
                </c:pt>
                <c:pt idx="206">
                  <c:v>89.100999999999999</c:v>
                </c:pt>
                <c:pt idx="207">
                  <c:v>91.486000000000004</c:v>
                </c:pt>
                <c:pt idx="208">
                  <c:v>90.462000000000003</c:v>
                </c:pt>
                <c:pt idx="209">
                  <c:v>91.457999999999998</c:v>
                </c:pt>
                <c:pt idx="210">
                  <c:v>91.373999999999995</c:v>
                </c:pt>
                <c:pt idx="211">
                  <c:v>90.504000000000005</c:v>
                </c:pt>
                <c:pt idx="212">
                  <c:v>85.665999999999997</c:v>
                </c:pt>
                <c:pt idx="213">
                  <c:v>84.787999999999997</c:v>
                </c:pt>
                <c:pt idx="214">
                  <c:v>84.921000000000006</c:v>
                </c:pt>
                <c:pt idx="215">
                  <c:v>83.251000000000005</c:v>
                </c:pt>
                <c:pt idx="216">
                  <c:v>85.097999999999999</c:v>
                </c:pt>
                <c:pt idx="217">
                  <c:v>84.066999999999993</c:v>
                </c:pt>
                <c:pt idx="218">
                  <c:v>85.265000000000001</c:v>
                </c:pt>
                <c:pt idx="219">
                  <c:v>86.269000000000005</c:v>
                </c:pt>
                <c:pt idx="220">
                  <c:v>83.231999999999999</c:v>
                </c:pt>
                <c:pt idx="221">
                  <c:v>84.105000000000004</c:v>
                </c:pt>
                <c:pt idx="222">
                  <c:v>83.164000000000001</c:v>
                </c:pt>
                <c:pt idx="223">
                  <c:v>85.763999999999996</c:v>
                </c:pt>
                <c:pt idx="224">
                  <c:v>86.063999999999993</c:v>
                </c:pt>
                <c:pt idx="225">
                  <c:v>86.456999999999994</c:v>
                </c:pt>
                <c:pt idx="226">
                  <c:v>87.075000000000003</c:v>
                </c:pt>
                <c:pt idx="227">
                  <c:v>87.108000000000004</c:v>
                </c:pt>
                <c:pt idx="228">
                  <c:v>88.459000000000003</c:v>
                </c:pt>
                <c:pt idx="229">
                  <c:v>90.019000000000005</c:v>
                </c:pt>
                <c:pt idx="230">
                  <c:v>90.332999999999998</c:v>
                </c:pt>
                <c:pt idx="231">
                  <c:v>90.159000000000006</c:v>
                </c:pt>
                <c:pt idx="232">
                  <c:v>89.281999999999996</c:v>
                </c:pt>
                <c:pt idx="233">
                  <c:v>88.965000000000003</c:v>
                </c:pt>
                <c:pt idx="234">
                  <c:v>89.144999999999996</c:v>
                </c:pt>
                <c:pt idx="235">
                  <c:v>89.051000000000002</c:v>
                </c:pt>
                <c:pt idx="236">
                  <c:v>88.74</c:v>
                </c:pt>
                <c:pt idx="237">
                  <c:v>88.679000000000002</c:v>
                </c:pt>
                <c:pt idx="238">
                  <c:v>89.055999999999997</c:v>
                </c:pt>
                <c:pt idx="239">
                  <c:v>89.268000000000001</c:v>
                </c:pt>
                <c:pt idx="240">
                  <c:v>88.814999999999998</c:v>
                </c:pt>
                <c:pt idx="241">
                  <c:v>88.748999999999995</c:v>
                </c:pt>
                <c:pt idx="242">
                  <c:v>88.960999999999999</c:v>
                </c:pt>
                <c:pt idx="243">
                  <c:v>88.054000000000002</c:v>
                </c:pt>
                <c:pt idx="244">
                  <c:v>88.894999999999996</c:v>
                </c:pt>
                <c:pt idx="245">
                  <c:v>87.879000000000005</c:v>
                </c:pt>
                <c:pt idx="246">
                  <c:v>87.402000000000001</c:v>
                </c:pt>
                <c:pt idx="247">
                  <c:v>87.665000000000006</c:v>
                </c:pt>
                <c:pt idx="248">
                  <c:v>87.992999999999995</c:v>
                </c:pt>
                <c:pt idx="249">
                  <c:v>88.156999999999996</c:v>
                </c:pt>
                <c:pt idx="250">
                  <c:v>88.146000000000001</c:v>
                </c:pt>
                <c:pt idx="251">
                  <c:v>86.935000000000002</c:v>
                </c:pt>
                <c:pt idx="252">
                  <c:v>86.539000000000001</c:v>
                </c:pt>
                <c:pt idx="253">
                  <c:v>86.302000000000007</c:v>
                </c:pt>
                <c:pt idx="254">
                  <c:v>87.626000000000005</c:v>
                </c:pt>
                <c:pt idx="255">
                  <c:v>88.352999999999994</c:v>
                </c:pt>
                <c:pt idx="256">
                  <c:v>90.67</c:v>
                </c:pt>
                <c:pt idx="257">
                  <c:v>91.132000000000005</c:v>
                </c:pt>
                <c:pt idx="258">
                  <c:v>92.379000000000005</c:v>
                </c:pt>
                <c:pt idx="259">
                  <c:v>90.721000000000004</c:v>
                </c:pt>
                <c:pt idx="260">
                  <c:v>89.233000000000004</c:v>
                </c:pt>
                <c:pt idx="261">
                  <c:v>88.123999999999995</c:v>
                </c:pt>
                <c:pt idx="262">
                  <c:v>87.305999999999997</c:v>
                </c:pt>
                <c:pt idx="263">
                  <c:v>84.034000000000006</c:v>
                </c:pt>
                <c:pt idx="264">
                  <c:v>83.552000000000007</c:v>
                </c:pt>
                <c:pt idx="265">
                  <c:v>81.39</c:v>
                </c:pt>
                <c:pt idx="266">
                  <c:v>82.037000000000006</c:v>
                </c:pt>
                <c:pt idx="267">
                  <c:v>81.459999999999994</c:v>
                </c:pt>
                <c:pt idx="268">
                  <c:v>81.662999999999997</c:v>
                </c:pt>
                <c:pt idx="269">
                  <c:v>83.951999999999998</c:v>
                </c:pt>
                <c:pt idx="270">
                  <c:v>86.052000000000007</c:v>
                </c:pt>
                <c:pt idx="271">
                  <c:v>87.887</c:v>
                </c:pt>
                <c:pt idx="272">
                  <c:v>90.436999999999998</c:v>
                </c:pt>
                <c:pt idx="273">
                  <c:v>91.370999999999995</c:v>
                </c:pt>
                <c:pt idx="274">
                  <c:v>91.731999999999999</c:v>
                </c:pt>
                <c:pt idx="275">
                  <c:v>91.498000000000005</c:v>
                </c:pt>
                <c:pt idx="276">
                  <c:v>91.831999999999994</c:v>
                </c:pt>
                <c:pt idx="277">
                  <c:v>92.516000000000005</c:v>
                </c:pt>
                <c:pt idx="278">
                  <c:v>93.158000000000001</c:v>
                </c:pt>
                <c:pt idx="279">
                  <c:v>93.581000000000003</c:v>
                </c:pt>
                <c:pt idx="280">
                  <c:v>93.837000000000003</c:v>
                </c:pt>
                <c:pt idx="281">
                  <c:v>94.072000000000003</c:v>
                </c:pt>
                <c:pt idx="282">
                  <c:v>94.099000000000004</c:v>
                </c:pt>
                <c:pt idx="283">
                  <c:v>94.311999999999998</c:v>
                </c:pt>
                <c:pt idx="284">
                  <c:v>94.739000000000004</c:v>
                </c:pt>
                <c:pt idx="285">
                  <c:v>94.866</c:v>
                </c:pt>
                <c:pt idx="286">
                  <c:v>94.507000000000005</c:v>
                </c:pt>
                <c:pt idx="287">
                  <c:v>94.174999999999997</c:v>
                </c:pt>
                <c:pt idx="288">
                  <c:v>93.954999999999998</c:v>
                </c:pt>
                <c:pt idx="289">
                  <c:v>93.948999999999998</c:v>
                </c:pt>
                <c:pt idx="290">
                  <c:v>93.835999999999999</c:v>
                </c:pt>
                <c:pt idx="291">
                  <c:v>93.728999999999999</c:v>
                </c:pt>
                <c:pt idx="292">
                  <c:v>93.67</c:v>
                </c:pt>
                <c:pt idx="293">
                  <c:v>93.67</c:v>
                </c:pt>
                <c:pt idx="294">
                  <c:v>93.802999999999997</c:v>
                </c:pt>
                <c:pt idx="295">
                  <c:v>93.83</c:v>
                </c:pt>
                <c:pt idx="296">
                  <c:v>93.823999999999998</c:v>
                </c:pt>
                <c:pt idx="297">
                  <c:v>93.903999999999996</c:v>
                </c:pt>
                <c:pt idx="298">
                  <c:v>93.652000000000001</c:v>
                </c:pt>
                <c:pt idx="299">
                  <c:v>93.323999999999998</c:v>
                </c:pt>
                <c:pt idx="300">
                  <c:v>92.185000000000002</c:v>
                </c:pt>
                <c:pt idx="301">
                  <c:v>91.585999999999999</c:v>
                </c:pt>
                <c:pt idx="302">
                  <c:v>92.367000000000004</c:v>
                </c:pt>
                <c:pt idx="303">
                  <c:v>92.884</c:v>
                </c:pt>
                <c:pt idx="304">
                  <c:v>94.025999999999996</c:v>
                </c:pt>
                <c:pt idx="305">
                  <c:v>93.902000000000001</c:v>
                </c:pt>
                <c:pt idx="306">
                  <c:v>93.819000000000003</c:v>
                </c:pt>
                <c:pt idx="307">
                  <c:v>93.581000000000003</c:v>
                </c:pt>
                <c:pt idx="308">
                  <c:v>92.671000000000006</c:v>
                </c:pt>
                <c:pt idx="309">
                  <c:v>89.376000000000005</c:v>
                </c:pt>
                <c:pt idx="310">
                  <c:v>89.126000000000005</c:v>
                </c:pt>
                <c:pt idx="311">
                  <c:v>87.793000000000006</c:v>
                </c:pt>
                <c:pt idx="312">
                  <c:v>87.507000000000005</c:v>
                </c:pt>
                <c:pt idx="313">
                  <c:v>87.191999999999993</c:v>
                </c:pt>
                <c:pt idx="314">
                  <c:v>88.3</c:v>
                </c:pt>
                <c:pt idx="315">
                  <c:v>90.968000000000004</c:v>
                </c:pt>
                <c:pt idx="316">
                  <c:v>93.281000000000006</c:v>
                </c:pt>
                <c:pt idx="317">
                  <c:v>93.744</c:v>
                </c:pt>
                <c:pt idx="318">
                  <c:v>94.147000000000006</c:v>
                </c:pt>
                <c:pt idx="319">
                  <c:v>95.376000000000005</c:v>
                </c:pt>
                <c:pt idx="320">
                  <c:v>94.394000000000005</c:v>
                </c:pt>
                <c:pt idx="321">
                  <c:v>95.602999999999994</c:v>
                </c:pt>
                <c:pt idx="322">
                  <c:v>95.99</c:v>
                </c:pt>
                <c:pt idx="323">
                  <c:v>96.647000000000006</c:v>
                </c:pt>
                <c:pt idx="324">
                  <c:v>96.41</c:v>
                </c:pt>
                <c:pt idx="325">
                  <c:v>96.504000000000005</c:v>
                </c:pt>
                <c:pt idx="326">
                  <c:v>96.305999999999997</c:v>
                </c:pt>
                <c:pt idx="327">
                  <c:v>95.623000000000005</c:v>
                </c:pt>
                <c:pt idx="328">
                  <c:v>94.578000000000003</c:v>
                </c:pt>
                <c:pt idx="329">
                  <c:v>94.305000000000007</c:v>
                </c:pt>
                <c:pt idx="330">
                  <c:v>94.554000000000002</c:v>
                </c:pt>
                <c:pt idx="331">
                  <c:v>94.381</c:v>
                </c:pt>
                <c:pt idx="332">
                  <c:v>94.748999999999995</c:v>
                </c:pt>
                <c:pt idx="333">
                  <c:v>94.436999999999998</c:v>
                </c:pt>
                <c:pt idx="334">
                  <c:v>93.998000000000005</c:v>
                </c:pt>
                <c:pt idx="335">
                  <c:v>93.697000000000003</c:v>
                </c:pt>
              </c:numCache>
            </c:numRef>
          </c:val>
          <c:smooth val="0"/>
          <c:extLst>
            <c:ext xmlns:c16="http://schemas.microsoft.com/office/drawing/2014/chart" uri="{C3380CC4-5D6E-409C-BE32-E72D297353CC}">
              <c16:uniqueId val="{00000001-EF44-46FD-ACB9-B417120BB2EA}"/>
            </c:ext>
          </c:extLst>
        </c:ser>
        <c:ser>
          <c:idx val="1"/>
          <c:order val="1"/>
          <c:tx>
            <c:strRef>
              <c:f>'All sp'!$G$1</c:f>
              <c:strCache>
                <c:ptCount val="1"/>
                <c:pt idx="0">
                  <c:v>Ambient 2</c:v>
                </c:pt>
              </c:strCache>
            </c:strRef>
          </c:tx>
          <c:spPr>
            <a:ln w="28575" cap="rnd">
              <a:solidFill>
                <a:schemeClr val="accent2"/>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sp'!$G$2:$G$337</c:f>
              <c:numCache>
                <c:formatCode>General</c:formatCode>
                <c:ptCount val="336"/>
                <c:pt idx="0">
                  <c:v>89.093999999999994</c:v>
                </c:pt>
                <c:pt idx="1">
                  <c:v>88.870999999999995</c:v>
                </c:pt>
                <c:pt idx="2">
                  <c:v>89.088999999999999</c:v>
                </c:pt>
                <c:pt idx="3">
                  <c:v>88.891999999999996</c:v>
                </c:pt>
                <c:pt idx="4">
                  <c:v>89.076999999999998</c:v>
                </c:pt>
                <c:pt idx="5">
                  <c:v>88.831999999999994</c:v>
                </c:pt>
                <c:pt idx="6">
                  <c:v>88.552999999999997</c:v>
                </c:pt>
                <c:pt idx="7">
                  <c:v>88.841999999999999</c:v>
                </c:pt>
                <c:pt idx="8">
                  <c:v>89.049000000000007</c:v>
                </c:pt>
                <c:pt idx="9">
                  <c:v>89.185000000000002</c:v>
                </c:pt>
                <c:pt idx="10">
                  <c:v>89.403000000000006</c:v>
                </c:pt>
                <c:pt idx="11">
                  <c:v>89.795000000000002</c:v>
                </c:pt>
                <c:pt idx="12">
                  <c:v>89.801000000000002</c:v>
                </c:pt>
                <c:pt idx="13">
                  <c:v>89.676000000000002</c:v>
                </c:pt>
                <c:pt idx="14">
                  <c:v>90.197999999999993</c:v>
                </c:pt>
                <c:pt idx="15">
                  <c:v>90.4</c:v>
                </c:pt>
                <c:pt idx="16">
                  <c:v>90.546999999999997</c:v>
                </c:pt>
                <c:pt idx="17">
                  <c:v>90.748000000000005</c:v>
                </c:pt>
                <c:pt idx="18">
                  <c:v>91.712000000000003</c:v>
                </c:pt>
                <c:pt idx="19">
                  <c:v>90.837000000000003</c:v>
                </c:pt>
                <c:pt idx="20">
                  <c:v>90.545000000000002</c:v>
                </c:pt>
                <c:pt idx="21">
                  <c:v>89.594999999999999</c:v>
                </c:pt>
                <c:pt idx="22">
                  <c:v>88.475999999999999</c:v>
                </c:pt>
                <c:pt idx="23">
                  <c:v>89.088999999999999</c:v>
                </c:pt>
                <c:pt idx="24">
                  <c:v>87.344999999999999</c:v>
                </c:pt>
                <c:pt idx="25">
                  <c:v>87.917000000000002</c:v>
                </c:pt>
                <c:pt idx="26">
                  <c:v>87.725999999999999</c:v>
                </c:pt>
                <c:pt idx="27">
                  <c:v>86.545000000000002</c:v>
                </c:pt>
                <c:pt idx="28">
                  <c:v>85.18</c:v>
                </c:pt>
                <c:pt idx="29">
                  <c:v>83.88</c:v>
                </c:pt>
                <c:pt idx="30">
                  <c:v>83.846999999999994</c:v>
                </c:pt>
                <c:pt idx="31">
                  <c:v>85.486999999999995</c:v>
                </c:pt>
                <c:pt idx="32">
                  <c:v>85.608999999999995</c:v>
                </c:pt>
                <c:pt idx="33">
                  <c:v>86.218999999999994</c:v>
                </c:pt>
                <c:pt idx="34">
                  <c:v>86.843000000000004</c:v>
                </c:pt>
                <c:pt idx="35">
                  <c:v>88.438000000000002</c:v>
                </c:pt>
                <c:pt idx="36">
                  <c:v>89.923000000000002</c:v>
                </c:pt>
                <c:pt idx="37">
                  <c:v>90.754000000000005</c:v>
                </c:pt>
                <c:pt idx="38">
                  <c:v>90.361999999999995</c:v>
                </c:pt>
                <c:pt idx="39">
                  <c:v>90.628</c:v>
                </c:pt>
                <c:pt idx="40">
                  <c:v>90.676000000000002</c:v>
                </c:pt>
                <c:pt idx="41">
                  <c:v>90.778999999999996</c:v>
                </c:pt>
                <c:pt idx="42">
                  <c:v>90.659000000000006</c:v>
                </c:pt>
                <c:pt idx="43">
                  <c:v>90.545000000000002</c:v>
                </c:pt>
                <c:pt idx="44">
                  <c:v>90.349000000000004</c:v>
                </c:pt>
                <c:pt idx="45">
                  <c:v>90.093000000000004</c:v>
                </c:pt>
                <c:pt idx="46">
                  <c:v>90.06</c:v>
                </c:pt>
                <c:pt idx="47">
                  <c:v>90.108999999999995</c:v>
                </c:pt>
                <c:pt idx="48">
                  <c:v>90.135999999999996</c:v>
                </c:pt>
                <c:pt idx="49">
                  <c:v>89.966999999999999</c:v>
                </c:pt>
                <c:pt idx="50">
                  <c:v>89.960999999999999</c:v>
                </c:pt>
                <c:pt idx="51">
                  <c:v>89.792000000000002</c:v>
                </c:pt>
                <c:pt idx="52">
                  <c:v>89.475999999999999</c:v>
                </c:pt>
                <c:pt idx="53">
                  <c:v>89.415999999999997</c:v>
                </c:pt>
                <c:pt idx="54">
                  <c:v>89.241</c:v>
                </c:pt>
                <c:pt idx="55">
                  <c:v>89.207999999999998</c:v>
                </c:pt>
                <c:pt idx="56">
                  <c:v>89.06</c:v>
                </c:pt>
                <c:pt idx="57">
                  <c:v>89.191000000000003</c:v>
                </c:pt>
                <c:pt idx="58">
                  <c:v>88.912999999999997</c:v>
                </c:pt>
                <c:pt idx="59">
                  <c:v>87.692999999999998</c:v>
                </c:pt>
                <c:pt idx="60">
                  <c:v>87.21</c:v>
                </c:pt>
                <c:pt idx="61">
                  <c:v>86.688000000000002</c:v>
                </c:pt>
                <c:pt idx="62">
                  <c:v>86.968000000000004</c:v>
                </c:pt>
                <c:pt idx="63">
                  <c:v>87.697999999999993</c:v>
                </c:pt>
                <c:pt idx="64">
                  <c:v>88.69</c:v>
                </c:pt>
                <c:pt idx="65">
                  <c:v>89.066999999999993</c:v>
                </c:pt>
                <c:pt idx="66">
                  <c:v>91.046000000000006</c:v>
                </c:pt>
                <c:pt idx="67">
                  <c:v>91.686999999999998</c:v>
                </c:pt>
                <c:pt idx="68">
                  <c:v>90.238</c:v>
                </c:pt>
                <c:pt idx="69">
                  <c:v>88.930999999999997</c:v>
                </c:pt>
                <c:pt idx="70">
                  <c:v>89.945999999999998</c:v>
                </c:pt>
                <c:pt idx="71">
                  <c:v>88.182000000000002</c:v>
                </c:pt>
                <c:pt idx="72">
                  <c:v>85.04</c:v>
                </c:pt>
                <c:pt idx="73">
                  <c:v>83.605999999999995</c:v>
                </c:pt>
                <c:pt idx="74">
                  <c:v>83.554000000000002</c:v>
                </c:pt>
                <c:pt idx="75">
                  <c:v>83.259</c:v>
                </c:pt>
                <c:pt idx="76">
                  <c:v>81.813000000000002</c:v>
                </c:pt>
                <c:pt idx="77">
                  <c:v>84.974999999999994</c:v>
                </c:pt>
                <c:pt idx="78">
                  <c:v>87.335999999999999</c:v>
                </c:pt>
                <c:pt idx="79">
                  <c:v>88.728999999999999</c:v>
                </c:pt>
                <c:pt idx="80">
                  <c:v>89.436000000000007</c:v>
                </c:pt>
                <c:pt idx="81">
                  <c:v>89.260999999999996</c:v>
                </c:pt>
                <c:pt idx="82">
                  <c:v>88.787999999999997</c:v>
                </c:pt>
                <c:pt idx="83">
                  <c:v>90.353999999999999</c:v>
                </c:pt>
                <c:pt idx="84">
                  <c:v>90.602999999999994</c:v>
                </c:pt>
                <c:pt idx="85">
                  <c:v>91.516999999999996</c:v>
                </c:pt>
                <c:pt idx="86">
                  <c:v>91.504999999999995</c:v>
                </c:pt>
                <c:pt idx="87">
                  <c:v>92.087999999999994</c:v>
                </c:pt>
                <c:pt idx="88">
                  <c:v>91.569000000000003</c:v>
                </c:pt>
                <c:pt idx="89">
                  <c:v>91.481999999999999</c:v>
                </c:pt>
                <c:pt idx="90">
                  <c:v>91.475999999999999</c:v>
                </c:pt>
                <c:pt idx="91">
                  <c:v>91.382999999999996</c:v>
                </c:pt>
                <c:pt idx="92">
                  <c:v>91.182000000000002</c:v>
                </c:pt>
                <c:pt idx="93">
                  <c:v>91.067999999999998</c:v>
                </c:pt>
                <c:pt idx="94">
                  <c:v>90.899000000000001</c:v>
                </c:pt>
                <c:pt idx="95">
                  <c:v>90.724999999999994</c:v>
                </c:pt>
                <c:pt idx="96">
                  <c:v>90.278999999999996</c:v>
                </c:pt>
                <c:pt idx="97">
                  <c:v>90.245999999999995</c:v>
                </c:pt>
                <c:pt idx="98">
                  <c:v>90.159000000000006</c:v>
                </c:pt>
                <c:pt idx="99">
                  <c:v>90.256</c:v>
                </c:pt>
                <c:pt idx="100">
                  <c:v>90.093000000000004</c:v>
                </c:pt>
                <c:pt idx="101">
                  <c:v>90.522000000000006</c:v>
                </c:pt>
                <c:pt idx="102">
                  <c:v>89.885000000000005</c:v>
                </c:pt>
                <c:pt idx="103">
                  <c:v>89.906999999999996</c:v>
                </c:pt>
                <c:pt idx="104">
                  <c:v>90.167000000000002</c:v>
                </c:pt>
                <c:pt idx="105">
                  <c:v>89.944000000000003</c:v>
                </c:pt>
                <c:pt idx="106">
                  <c:v>89.558000000000007</c:v>
                </c:pt>
                <c:pt idx="107">
                  <c:v>89.061999999999998</c:v>
                </c:pt>
                <c:pt idx="108">
                  <c:v>88.257999999999996</c:v>
                </c:pt>
                <c:pt idx="109">
                  <c:v>88.236000000000004</c:v>
                </c:pt>
                <c:pt idx="110">
                  <c:v>88.789000000000001</c:v>
                </c:pt>
                <c:pt idx="111">
                  <c:v>89.242000000000004</c:v>
                </c:pt>
                <c:pt idx="112">
                  <c:v>90.19</c:v>
                </c:pt>
                <c:pt idx="113">
                  <c:v>91.356999999999999</c:v>
                </c:pt>
                <c:pt idx="114">
                  <c:v>92.13</c:v>
                </c:pt>
                <c:pt idx="115">
                  <c:v>92.274000000000001</c:v>
                </c:pt>
                <c:pt idx="116">
                  <c:v>91.18</c:v>
                </c:pt>
                <c:pt idx="117">
                  <c:v>90.436000000000007</c:v>
                </c:pt>
                <c:pt idx="118">
                  <c:v>89.997</c:v>
                </c:pt>
                <c:pt idx="119">
                  <c:v>89.358999999999995</c:v>
                </c:pt>
                <c:pt idx="120">
                  <c:v>86.954999999999998</c:v>
                </c:pt>
                <c:pt idx="121">
                  <c:v>87.436000000000007</c:v>
                </c:pt>
                <c:pt idx="122">
                  <c:v>87.832999999999998</c:v>
                </c:pt>
                <c:pt idx="123">
                  <c:v>84.594999999999999</c:v>
                </c:pt>
                <c:pt idx="124">
                  <c:v>84.59</c:v>
                </c:pt>
                <c:pt idx="125">
                  <c:v>88.603999999999999</c:v>
                </c:pt>
                <c:pt idx="126">
                  <c:v>89.340999999999994</c:v>
                </c:pt>
                <c:pt idx="127">
                  <c:v>89.680999999999997</c:v>
                </c:pt>
                <c:pt idx="128">
                  <c:v>91.046999999999997</c:v>
                </c:pt>
                <c:pt idx="129">
                  <c:v>91.6</c:v>
                </c:pt>
                <c:pt idx="130">
                  <c:v>92.043000000000006</c:v>
                </c:pt>
                <c:pt idx="131">
                  <c:v>92.337999999999994</c:v>
                </c:pt>
                <c:pt idx="132">
                  <c:v>92.593000000000004</c:v>
                </c:pt>
                <c:pt idx="133">
                  <c:v>93.015000000000001</c:v>
                </c:pt>
                <c:pt idx="134">
                  <c:v>93.531999999999996</c:v>
                </c:pt>
                <c:pt idx="135">
                  <c:v>93.826999999999998</c:v>
                </c:pt>
                <c:pt idx="136">
                  <c:v>94.195999999999998</c:v>
                </c:pt>
                <c:pt idx="137">
                  <c:v>94.355999999999995</c:v>
                </c:pt>
                <c:pt idx="138">
                  <c:v>94.658000000000001</c:v>
                </c:pt>
                <c:pt idx="139">
                  <c:v>94.912999999999997</c:v>
                </c:pt>
                <c:pt idx="140">
                  <c:v>93.891999999999996</c:v>
                </c:pt>
                <c:pt idx="141">
                  <c:v>94.019000000000005</c:v>
                </c:pt>
                <c:pt idx="142">
                  <c:v>93.933000000000007</c:v>
                </c:pt>
                <c:pt idx="143">
                  <c:v>93.787000000000006</c:v>
                </c:pt>
                <c:pt idx="144">
                  <c:v>93.373000000000005</c:v>
                </c:pt>
                <c:pt idx="145">
                  <c:v>93.099000000000004</c:v>
                </c:pt>
                <c:pt idx="146">
                  <c:v>92.703999999999994</c:v>
                </c:pt>
                <c:pt idx="147">
                  <c:v>92.343000000000004</c:v>
                </c:pt>
                <c:pt idx="148">
                  <c:v>92.034000000000006</c:v>
                </c:pt>
                <c:pt idx="149">
                  <c:v>92.19</c:v>
                </c:pt>
                <c:pt idx="150">
                  <c:v>91.375</c:v>
                </c:pt>
                <c:pt idx="151">
                  <c:v>91.227999999999994</c:v>
                </c:pt>
                <c:pt idx="152">
                  <c:v>91.27</c:v>
                </c:pt>
                <c:pt idx="153">
                  <c:v>91.177000000000007</c:v>
                </c:pt>
                <c:pt idx="154">
                  <c:v>90.873999999999995</c:v>
                </c:pt>
                <c:pt idx="155">
                  <c:v>90.054000000000002</c:v>
                </c:pt>
                <c:pt idx="156">
                  <c:v>89.771000000000001</c:v>
                </c:pt>
                <c:pt idx="157">
                  <c:v>89.024000000000001</c:v>
                </c:pt>
                <c:pt idx="158">
                  <c:v>89.165999999999997</c:v>
                </c:pt>
                <c:pt idx="159">
                  <c:v>90.081000000000003</c:v>
                </c:pt>
                <c:pt idx="160">
                  <c:v>90.918000000000006</c:v>
                </c:pt>
                <c:pt idx="161">
                  <c:v>91.968999999999994</c:v>
                </c:pt>
                <c:pt idx="162">
                  <c:v>91.337999999999994</c:v>
                </c:pt>
                <c:pt idx="163">
                  <c:v>88.930999999999997</c:v>
                </c:pt>
                <c:pt idx="164">
                  <c:v>86.418000000000006</c:v>
                </c:pt>
                <c:pt idx="165">
                  <c:v>86.478999999999999</c:v>
                </c:pt>
                <c:pt idx="166">
                  <c:v>85.48</c:v>
                </c:pt>
                <c:pt idx="167">
                  <c:v>83.596999999999994</c:v>
                </c:pt>
                <c:pt idx="168">
                  <c:v>84.207999999999998</c:v>
                </c:pt>
                <c:pt idx="169">
                  <c:v>85.935000000000002</c:v>
                </c:pt>
                <c:pt idx="170">
                  <c:v>82.471000000000004</c:v>
                </c:pt>
                <c:pt idx="171">
                  <c:v>83.808999999999997</c:v>
                </c:pt>
                <c:pt idx="172">
                  <c:v>81.183000000000007</c:v>
                </c:pt>
                <c:pt idx="173">
                  <c:v>81.254999999999995</c:v>
                </c:pt>
                <c:pt idx="174">
                  <c:v>82.433000000000007</c:v>
                </c:pt>
                <c:pt idx="175">
                  <c:v>80.623000000000005</c:v>
                </c:pt>
                <c:pt idx="176">
                  <c:v>81.072000000000003</c:v>
                </c:pt>
                <c:pt idx="177">
                  <c:v>82.766999999999996</c:v>
                </c:pt>
                <c:pt idx="178">
                  <c:v>82.048000000000002</c:v>
                </c:pt>
                <c:pt idx="179">
                  <c:v>83.504999999999995</c:v>
                </c:pt>
                <c:pt idx="180">
                  <c:v>85.680999999999997</c:v>
                </c:pt>
                <c:pt idx="181">
                  <c:v>88.334999999999994</c:v>
                </c:pt>
                <c:pt idx="182">
                  <c:v>88.516000000000005</c:v>
                </c:pt>
                <c:pt idx="183">
                  <c:v>88.888000000000005</c:v>
                </c:pt>
                <c:pt idx="184">
                  <c:v>89.094999999999999</c:v>
                </c:pt>
                <c:pt idx="185">
                  <c:v>89.061999999999998</c:v>
                </c:pt>
                <c:pt idx="186">
                  <c:v>88.941000000000003</c:v>
                </c:pt>
                <c:pt idx="187">
                  <c:v>88.76</c:v>
                </c:pt>
                <c:pt idx="188">
                  <c:v>88.748999999999995</c:v>
                </c:pt>
                <c:pt idx="189">
                  <c:v>88.299000000000007</c:v>
                </c:pt>
                <c:pt idx="190">
                  <c:v>88.37</c:v>
                </c:pt>
                <c:pt idx="191">
                  <c:v>88.167000000000002</c:v>
                </c:pt>
                <c:pt idx="192">
                  <c:v>88.304000000000002</c:v>
                </c:pt>
                <c:pt idx="193">
                  <c:v>88.462999999999994</c:v>
                </c:pt>
                <c:pt idx="194">
                  <c:v>88.49</c:v>
                </c:pt>
                <c:pt idx="195">
                  <c:v>88.375</c:v>
                </c:pt>
                <c:pt idx="196">
                  <c:v>88.061999999999998</c:v>
                </c:pt>
                <c:pt idx="197">
                  <c:v>88.27</c:v>
                </c:pt>
                <c:pt idx="198">
                  <c:v>88.429000000000002</c:v>
                </c:pt>
                <c:pt idx="199">
                  <c:v>88.778000000000006</c:v>
                </c:pt>
                <c:pt idx="200">
                  <c:v>89.248000000000005</c:v>
                </c:pt>
                <c:pt idx="201">
                  <c:v>89.384</c:v>
                </c:pt>
                <c:pt idx="202">
                  <c:v>89.731999999999999</c:v>
                </c:pt>
                <c:pt idx="203">
                  <c:v>89.242000000000004</c:v>
                </c:pt>
                <c:pt idx="204">
                  <c:v>88.471999999999994</c:v>
                </c:pt>
                <c:pt idx="205">
                  <c:v>88.001000000000005</c:v>
                </c:pt>
                <c:pt idx="206">
                  <c:v>88.198999999999998</c:v>
                </c:pt>
                <c:pt idx="207">
                  <c:v>88.85</c:v>
                </c:pt>
                <c:pt idx="208">
                  <c:v>89.2</c:v>
                </c:pt>
                <c:pt idx="209">
                  <c:v>90.116</c:v>
                </c:pt>
                <c:pt idx="210">
                  <c:v>90.198999999999998</c:v>
                </c:pt>
                <c:pt idx="211">
                  <c:v>89.956000000000003</c:v>
                </c:pt>
                <c:pt idx="212">
                  <c:v>86.661000000000001</c:v>
                </c:pt>
                <c:pt idx="213">
                  <c:v>84.506</c:v>
                </c:pt>
                <c:pt idx="214">
                  <c:v>84.510999999999996</c:v>
                </c:pt>
                <c:pt idx="215">
                  <c:v>83.653000000000006</c:v>
                </c:pt>
                <c:pt idx="216">
                  <c:v>84.950999999999993</c:v>
                </c:pt>
                <c:pt idx="217">
                  <c:v>83.956000000000003</c:v>
                </c:pt>
                <c:pt idx="218">
                  <c:v>84.543000000000006</c:v>
                </c:pt>
                <c:pt idx="219">
                  <c:v>85.552000000000007</c:v>
                </c:pt>
                <c:pt idx="220">
                  <c:v>83.185000000000002</c:v>
                </c:pt>
                <c:pt idx="221">
                  <c:v>84.323999999999998</c:v>
                </c:pt>
                <c:pt idx="222">
                  <c:v>83.156999999999996</c:v>
                </c:pt>
                <c:pt idx="223">
                  <c:v>85.284000000000006</c:v>
                </c:pt>
                <c:pt idx="224">
                  <c:v>85.635000000000005</c:v>
                </c:pt>
                <c:pt idx="225">
                  <c:v>86.135000000000005</c:v>
                </c:pt>
                <c:pt idx="226">
                  <c:v>86.75</c:v>
                </c:pt>
                <c:pt idx="227">
                  <c:v>87.02</c:v>
                </c:pt>
                <c:pt idx="228">
                  <c:v>87.879000000000005</c:v>
                </c:pt>
                <c:pt idx="229">
                  <c:v>89.445999999999998</c:v>
                </c:pt>
                <c:pt idx="230">
                  <c:v>89.733999999999995</c:v>
                </c:pt>
                <c:pt idx="231">
                  <c:v>89.641000000000005</c:v>
                </c:pt>
                <c:pt idx="232">
                  <c:v>89.525999999999996</c:v>
                </c:pt>
                <c:pt idx="233">
                  <c:v>89.378</c:v>
                </c:pt>
                <c:pt idx="234">
                  <c:v>89.334000000000003</c:v>
                </c:pt>
                <c:pt idx="235">
                  <c:v>89.164000000000001</c:v>
                </c:pt>
                <c:pt idx="236">
                  <c:v>89.206999999999994</c:v>
                </c:pt>
                <c:pt idx="237">
                  <c:v>89.18</c:v>
                </c:pt>
                <c:pt idx="238">
                  <c:v>89.228999999999999</c:v>
                </c:pt>
                <c:pt idx="239">
                  <c:v>89.36</c:v>
                </c:pt>
                <c:pt idx="240">
                  <c:v>88.992999999999995</c:v>
                </c:pt>
                <c:pt idx="241">
                  <c:v>88.96</c:v>
                </c:pt>
                <c:pt idx="242">
                  <c:v>88.954999999999998</c:v>
                </c:pt>
                <c:pt idx="243">
                  <c:v>88.676000000000002</c:v>
                </c:pt>
                <c:pt idx="244">
                  <c:v>88.801000000000002</c:v>
                </c:pt>
                <c:pt idx="245">
                  <c:v>88.938000000000002</c:v>
                </c:pt>
                <c:pt idx="246">
                  <c:v>88.680999999999997</c:v>
                </c:pt>
                <c:pt idx="247">
                  <c:v>88.941999999999993</c:v>
                </c:pt>
                <c:pt idx="248">
                  <c:v>89.078999999999994</c:v>
                </c:pt>
                <c:pt idx="249">
                  <c:v>89.263999999999996</c:v>
                </c:pt>
                <c:pt idx="250">
                  <c:v>89.367000000000004</c:v>
                </c:pt>
                <c:pt idx="251">
                  <c:v>88.625</c:v>
                </c:pt>
                <c:pt idx="252">
                  <c:v>88.564999999999998</c:v>
                </c:pt>
                <c:pt idx="253">
                  <c:v>87.353999999999999</c:v>
                </c:pt>
                <c:pt idx="254">
                  <c:v>87.462999999999994</c:v>
                </c:pt>
                <c:pt idx="255">
                  <c:v>87.864000000000004</c:v>
                </c:pt>
                <c:pt idx="256">
                  <c:v>88.319000000000003</c:v>
                </c:pt>
                <c:pt idx="257">
                  <c:v>89.93</c:v>
                </c:pt>
                <c:pt idx="258">
                  <c:v>90.92</c:v>
                </c:pt>
                <c:pt idx="259">
                  <c:v>89.885999999999996</c:v>
                </c:pt>
                <c:pt idx="260">
                  <c:v>88.400999999999996</c:v>
                </c:pt>
                <c:pt idx="261">
                  <c:v>87.787000000000006</c:v>
                </c:pt>
                <c:pt idx="262">
                  <c:v>86.915999999999997</c:v>
                </c:pt>
                <c:pt idx="263">
                  <c:v>83.528999999999996</c:v>
                </c:pt>
                <c:pt idx="264">
                  <c:v>82.792000000000002</c:v>
                </c:pt>
                <c:pt idx="265">
                  <c:v>80.730999999999995</c:v>
                </c:pt>
                <c:pt idx="266">
                  <c:v>81.754000000000005</c:v>
                </c:pt>
                <c:pt idx="267">
                  <c:v>81.051000000000002</c:v>
                </c:pt>
                <c:pt idx="268">
                  <c:v>80.686999999999998</c:v>
                </c:pt>
                <c:pt idx="269">
                  <c:v>83.131</c:v>
                </c:pt>
                <c:pt idx="270">
                  <c:v>85.001999999999995</c:v>
                </c:pt>
                <c:pt idx="271">
                  <c:v>87.138000000000005</c:v>
                </c:pt>
                <c:pt idx="272">
                  <c:v>89.328999999999994</c:v>
                </c:pt>
                <c:pt idx="273">
                  <c:v>90.433000000000007</c:v>
                </c:pt>
                <c:pt idx="274">
                  <c:v>91.063000000000002</c:v>
                </c:pt>
                <c:pt idx="275">
                  <c:v>91.007000000000005</c:v>
                </c:pt>
                <c:pt idx="276">
                  <c:v>91.412000000000006</c:v>
                </c:pt>
                <c:pt idx="277">
                  <c:v>92.311000000000007</c:v>
                </c:pt>
                <c:pt idx="278">
                  <c:v>92.488</c:v>
                </c:pt>
                <c:pt idx="279">
                  <c:v>92.866</c:v>
                </c:pt>
                <c:pt idx="280">
                  <c:v>92.881</c:v>
                </c:pt>
                <c:pt idx="281">
                  <c:v>93.003</c:v>
                </c:pt>
                <c:pt idx="282">
                  <c:v>93.057000000000002</c:v>
                </c:pt>
                <c:pt idx="283">
                  <c:v>93.191000000000003</c:v>
                </c:pt>
                <c:pt idx="284">
                  <c:v>93.46</c:v>
                </c:pt>
                <c:pt idx="285">
                  <c:v>93.694999999999993</c:v>
                </c:pt>
                <c:pt idx="286">
                  <c:v>93.421000000000006</c:v>
                </c:pt>
                <c:pt idx="287">
                  <c:v>92.978999999999999</c:v>
                </c:pt>
                <c:pt idx="288">
                  <c:v>93.242000000000004</c:v>
                </c:pt>
                <c:pt idx="289">
                  <c:v>92.912999999999997</c:v>
                </c:pt>
                <c:pt idx="290">
                  <c:v>93.23</c:v>
                </c:pt>
                <c:pt idx="291">
                  <c:v>93.123000000000005</c:v>
                </c:pt>
                <c:pt idx="292">
                  <c:v>92.954999999999998</c:v>
                </c:pt>
                <c:pt idx="293">
                  <c:v>93.278000000000006</c:v>
                </c:pt>
                <c:pt idx="294">
                  <c:v>93.278000000000006</c:v>
                </c:pt>
                <c:pt idx="295">
                  <c:v>93.278000000000006</c:v>
                </c:pt>
                <c:pt idx="296">
                  <c:v>93.492000000000004</c:v>
                </c:pt>
                <c:pt idx="297">
                  <c:v>93.486000000000004</c:v>
                </c:pt>
                <c:pt idx="298">
                  <c:v>93.534000000000006</c:v>
                </c:pt>
                <c:pt idx="299">
                  <c:v>93.313000000000002</c:v>
                </c:pt>
                <c:pt idx="300">
                  <c:v>92.736999999999995</c:v>
                </c:pt>
                <c:pt idx="301">
                  <c:v>92.381</c:v>
                </c:pt>
                <c:pt idx="302">
                  <c:v>92.328000000000003</c:v>
                </c:pt>
                <c:pt idx="303">
                  <c:v>92.414000000000001</c:v>
                </c:pt>
                <c:pt idx="304">
                  <c:v>93.152000000000001</c:v>
                </c:pt>
                <c:pt idx="305">
                  <c:v>93.215000000000003</c:v>
                </c:pt>
                <c:pt idx="306">
                  <c:v>93.164000000000001</c:v>
                </c:pt>
                <c:pt idx="307">
                  <c:v>93.099000000000004</c:v>
                </c:pt>
                <c:pt idx="308">
                  <c:v>92.122</c:v>
                </c:pt>
                <c:pt idx="309">
                  <c:v>89.13</c:v>
                </c:pt>
                <c:pt idx="310">
                  <c:v>88.879000000000005</c:v>
                </c:pt>
                <c:pt idx="311">
                  <c:v>87.602000000000004</c:v>
                </c:pt>
                <c:pt idx="312">
                  <c:v>87.37</c:v>
                </c:pt>
                <c:pt idx="313">
                  <c:v>87.027000000000001</c:v>
                </c:pt>
                <c:pt idx="314">
                  <c:v>87.393000000000001</c:v>
                </c:pt>
                <c:pt idx="315">
                  <c:v>90.064999999999998</c:v>
                </c:pt>
                <c:pt idx="316">
                  <c:v>92.257999999999996</c:v>
                </c:pt>
                <c:pt idx="317">
                  <c:v>92.972999999999999</c:v>
                </c:pt>
                <c:pt idx="318">
                  <c:v>93.451999999999998</c:v>
                </c:pt>
                <c:pt idx="319">
                  <c:v>94.307000000000002</c:v>
                </c:pt>
                <c:pt idx="320">
                  <c:v>93.775000000000006</c:v>
                </c:pt>
                <c:pt idx="321">
                  <c:v>95.012</c:v>
                </c:pt>
                <c:pt idx="322">
                  <c:v>95.287999999999997</c:v>
                </c:pt>
                <c:pt idx="323">
                  <c:v>96.201999999999998</c:v>
                </c:pt>
                <c:pt idx="324">
                  <c:v>96.304000000000002</c:v>
                </c:pt>
                <c:pt idx="325">
                  <c:v>96.319000000000003</c:v>
                </c:pt>
                <c:pt idx="326">
                  <c:v>96.106999999999999</c:v>
                </c:pt>
                <c:pt idx="327">
                  <c:v>95.602999999999994</c:v>
                </c:pt>
                <c:pt idx="328">
                  <c:v>94.850999999999999</c:v>
                </c:pt>
                <c:pt idx="329">
                  <c:v>94.704999999999998</c:v>
                </c:pt>
                <c:pt idx="330">
                  <c:v>94.88</c:v>
                </c:pt>
                <c:pt idx="331">
                  <c:v>94.867000000000004</c:v>
                </c:pt>
                <c:pt idx="332">
                  <c:v>94.647999999999996</c:v>
                </c:pt>
                <c:pt idx="333">
                  <c:v>94.522000000000006</c:v>
                </c:pt>
                <c:pt idx="334">
                  <c:v>94.302999999999997</c:v>
                </c:pt>
                <c:pt idx="335">
                  <c:v>94.135999999999996</c:v>
                </c:pt>
              </c:numCache>
            </c:numRef>
          </c:val>
          <c:smooth val="0"/>
          <c:extLst>
            <c:ext xmlns:c16="http://schemas.microsoft.com/office/drawing/2014/chart" uri="{C3380CC4-5D6E-409C-BE32-E72D297353CC}">
              <c16:uniqueId val="{00000002-EF44-46FD-ACB9-B417120BB2EA}"/>
            </c:ext>
          </c:extLst>
        </c:ser>
        <c:ser>
          <c:idx val="2"/>
          <c:order val="2"/>
          <c:tx>
            <c:strRef>
              <c:f>'All sp'!$H$1</c:f>
              <c:strCache>
                <c:ptCount val="1"/>
                <c:pt idx="0">
                  <c:v>Ambient 3</c:v>
                </c:pt>
              </c:strCache>
            </c:strRef>
          </c:tx>
          <c:spPr>
            <a:ln w="28575" cap="rnd">
              <a:solidFill>
                <a:srgbClr val="00B05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sp'!$H$2:$H$337</c:f>
              <c:numCache>
                <c:formatCode>General</c:formatCode>
                <c:ptCount val="336"/>
                <c:pt idx="0">
                  <c:v>92.866</c:v>
                </c:pt>
                <c:pt idx="1">
                  <c:v>92.724999999999994</c:v>
                </c:pt>
                <c:pt idx="2">
                  <c:v>92.745999999999995</c:v>
                </c:pt>
                <c:pt idx="3">
                  <c:v>92.853999999999999</c:v>
                </c:pt>
                <c:pt idx="4">
                  <c:v>92.692999999999998</c:v>
                </c:pt>
                <c:pt idx="5">
                  <c:v>92.605999999999995</c:v>
                </c:pt>
                <c:pt idx="6">
                  <c:v>92.438999999999993</c:v>
                </c:pt>
                <c:pt idx="7">
                  <c:v>92.358000000000004</c:v>
                </c:pt>
                <c:pt idx="8">
                  <c:v>92.185000000000002</c:v>
                </c:pt>
                <c:pt idx="9">
                  <c:v>92.26</c:v>
                </c:pt>
                <c:pt idx="10">
                  <c:v>92.394000000000005</c:v>
                </c:pt>
                <c:pt idx="11">
                  <c:v>92.775999999999996</c:v>
                </c:pt>
                <c:pt idx="12">
                  <c:v>92.727999999999994</c:v>
                </c:pt>
                <c:pt idx="13">
                  <c:v>93.216999999999999</c:v>
                </c:pt>
                <c:pt idx="14">
                  <c:v>93.244</c:v>
                </c:pt>
                <c:pt idx="15">
                  <c:v>93.811000000000007</c:v>
                </c:pt>
                <c:pt idx="16">
                  <c:v>93.415999999999997</c:v>
                </c:pt>
                <c:pt idx="17">
                  <c:v>93.509</c:v>
                </c:pt>
                <c:pt idx="18">
                  <c:v>93.515000000000001</c:v>
                </c:pt>
                <c:pt idx="19">
                  <c:v>93.472999999999999</c:v>
                </c:pt>
                <c:pt idx="20">
                  <c:v>92.835999999999999</c:v>
                </c:pt>
                <c:pt idx="21">
                  <c:v>92.525000000000006</c:v>
                </c:pt>
                <c:pt idx="22">
                  <c:v>91.091999999999999</c:v>
                </c:pt>
                <c:pt idx="23">
                  <c:v>91.429000000000002</c:v>
                </c:pt>
                <c:pt idx="24">
                  <c:v>90.042000000000002</c:v>
                </c:pt>
                <c:pt idx="25">
                  <c:v>90.042000000000002</c:v>
                </c:pt>
                <c:pt idx="26">
                  <c:v>89.968000000000004</c:v>
                </c:pt>
                <c:pt idx="27">
                  <c:v>89.325000000000003</c:v>
                </c:pt>
                <c:pt idx="28">
                  <c:v>88.11</c:v>
                </c:pt>
                <c:pt idx="29">
                  <c:v>86.754999999999995</c:v>
                </c:pt>
                <c:pt idx="30">
                  <c:v>86.75</c:v>
                </c:pt>
                <c:pt idx="31">
                  <c:v>87.998999999999995</c:v>
                </c:pt>
                <c:pt idx="32">
                  <c:v>88.262</c:v>
                </c:pt>
                <c:pt idx="33">
                  <c:v>88.694999999999993</c:v>
                </c:pt>
                <c:pt idx="34">
                  <c:v>89.590999999999994</c:v>
                </c:pt>
                <c:pt idx="35">
                  <c:v>91.061999999999998</c:v>
                </c:pt>
                <c:pt idx="36">
                  <c:v>92.022999999999996</c:v>
                </c:pt>
                <c:pt idx="37">
                  <c:v>93.14</c:v>
                </c:pt>
                <c:pt idx="38">
                  <c:v>93.247</c:v>
                </c:pt>
                <c:pt idx="39">
                  <c:v>93.134</c:v>
                </c:pt>
                <c:pt idx="40">
                  <c:v>93.234999999999999</c:v>
                </c:pt>
                <c:pt idx="41">
                  <c:v>93.396000000000001</c:v>
                </c:pt>
                <c:pt idx="42">
                  <c:v>93.335999999999999</c:v>
                </c:pt>
                <c:pt idx="43">
                  <c:v>93.39</c:v>
                </c:pt>
                <c:pt idx="44">
                  <c:v>93.438000000000002</c:v>
                </c:pt>
                <c:pt idx="45">
                  <c:v>93.216999999999999</c:v>
                </c:pt>
                <c:pt idx="46">
                  <c:v>93.317999999999998</c:v>
                </c:pt>
                <c:pt idx="47">
                  <c:v>93.692999999999998</c:v>
                </c:pt>
                <c:pt idx="48">
                  <c:v>93.399000000000001</c:v>
                </c:pt>
                <c:pt idx="49">
                  <c:v>93.366</c:v>
                </c:pt>
                <c:pt idx="50">
                  <c:v>93.305999999999997</c:v>
                </c:pt>
                <c:pt idx="51">
                  <c:v>93.253</c:v>
                </c:pt>
                <c:pt idx="52">
                  <c:v>93</c:v>
                </c:pt>
                <c:pt idx="53">
                  <c:v>92.811999999999998</c:v>
                </c:pt>
                <c:pt idx="54">
                  <c:v>92.611999999999995</c:v>
                </c:pt>
                <c:pt idx="55">
                  <c:v>92.450999999999993</c:v>
                </c:pt>
                <c:pt idx="56">
                  <c:v>92.143000000000001</c:v>
                </c:pt>
                <c:pt idx="57">
                  <c:v>92.299000000000007</c:v>
                </c:pt>
                <c:pt idx="58">
                  <c:v>92.132000000000005</c:v>
                </c:pt>
                <c:pt idx="59">
                  <c:v>91.533000000000001</c:v>
                </c:pt>
                <c:pt idx="60">
                  <c:v>91.251999999999995</c:v>
                </c:pt>
                <c:pt idx="61">
                  <c:v>91.084000000000003</c:v>
                </c:pt>
                <c:pt idx="62">
                  <c:v>91.36</c:v>
                </c:pt>
                <c:pt idx="63">
                  <c:v>91.850999999999999</c:v>
                </c:pt>
                <c:pt idx="64">
                  <c:v>92.352999999999994</c:v>
                </c:pt>
                <c:pt idx="65">
                  <c:v>92.552000000000007</c:v>
                </c:pt>
                <c:pt idx="66">
                  <c:v>93.534999999999997</c:v>
                </c:pt>
                <c:pt idx="67">
                  <c:v>93.646000000000001</c:v>
                </c:pt>
                <c:pt idx="68">
                  <c:v>92.763999999999996</c:v>
                </c:pt>
                <c:pt idx="69">
                  <c:v>91.352999999999994</c:v>
                </c:pt>
                <c:pt idx="70">
                  <c:v>91.959000000000003</c:v>
                </c:pt>
                <c:pt idx="71">
                  <c:v>90.403000000000006</c:v>
                </c:pt>
                <c:pt idx="72">
                  <c:v>87.802999999999997</c:v>
                </c:pt>
                <c:pt idx="73">
                  <c:v>86.423000000000002</c:v>
                </c:pt>
                <c:pt idx="74">
                  <c:v>86.013000000000005</c:v>
                </c:pt>
                <c:pt idx="75">
                  <c:v>86.516999999999996</c:v>
                </c:pt>
                <c:pt idx="76">
                  <c:v>85.313000000000002</c:v>
                </c:pt>
                <c:pt idx="77">
                  <c:v>87.108999999999995</c:v>
                </c:pt>
                <c:pt idx="78">
                  <c:v>89.652000000000001</c:v>
                </c:pt>
                <c:pt idx="79">
                  <c:v>90.997</c:v>
                </c:pt>
                <c:pt idx="80">
                  <c:v>91.403999999999996</c:v>
                </c:pt>
                <c:pt idx="81">
                  <c:v>90.984999999999999</c:v>
                </c:pt>
                <c:pt idx="82">
                  <c:v>90.989000000000004</c:v>
                </c:pt>
                <c:pt idx="83">
                  <c:v>92.441000000000003</c:v>
                </c:pt>
                <c:pt idx="84">
                  <c:v>92.483000000000004</c:v>
                </c:pt>
                <c:pt idx="85">
                  <c:v>93.629000000000005</c:v>
                </c:pt>
                <c:pt idx="86">
                  <c:v>93.623000000000005</c:v>
                </c:pt>
                <c:pt idx="87">
                  <c:v>93.798000000000002</c:v>
                </c:pt>
                <c:pt idx="88">
                  <c:v>93.899000000000001</c:v>
                </c:pt>
                <c:pt idx="89">
                  <c:v>93.899000000000001</c:v>
                </c:pt>
                <c:pt idx="90">
                  <c:v>93.893000000000001</c:v>
                </c:pt>
                <c:pt idx="91">
                  <c:v>93.86</c:v>
                </c:pt>
                <c:pt idx="92">
                  <c:v>93.774000000000001</c:v>
                </c:pt>
                <c:pt idx="93">
                  <c:v>93.741</c:v>
                </c:pt>
                <c:pt idx="94">
                  <c:v>93.789000000000001</c:v>
                </c:pt>
                <c:pt idx="95">
                  <c:v>93.622</c:v>
                </c:pt>
                <c:pt idx="96">
                  <c:v>93.481999999999999</c:v>
                </c:pt>
                <c:pt idx="97">
                  <c:v>93.45</c:v>
                </c:pt>
                <c:pt idx="98">
                  <c:v>93.396000000000001</c:v>
                </c:pt>
                <c:pt idx="99">
                  <c:v>93.283000000000001</c:v>
                </c:pt>
                <c:pt idx="100">
                  <c:v>93.335999999999999</c:v>
                </c:pt>
                <c:pt idx="101">
                  <c:v>93.222999999999999</c:v>
                </c:pt>
                <c:pt idx="102">
                  <c:v>93.076999999999998</c:v>
                </c:pt>
                <c:pt idx="103">
                  <c:v>92.997</c:v>
                </c:pt>
                <c:pt idx="104">
                  <c:v>92.695999999999998</c:v>
                </c:pt>
                <c:pt idx="105">
                  <c:v>92.742999999999995</c:v>
                </c:pt>
                <c:pt idx="106">
                  <c:v>92.436000000000007</c:v>
                </c:pt>
                <c:pt idx="107">
                  <c:v>92.436000000000007</c:v>
                </c:pt>
                <c:pt idx="108">
                  <c:v>92.106999999999999</c:v>
                </c:pt>
                <c:pt idx="109">
                  <c:v>92.106999999999999</c:v>
                </c:pt>
                <c:pt idx="110">
                  <c:v>92.322999999999993</c:v>
                </c:pt>
                <c:pt idx="111">
                  <c:v>92.891999999999996</c:v>
                </c:pt>
                <c:pt idx="112">
                  <c:v>93.179000000000002</c:v>
                </c:pt>
                <c:pt idx="113">
                  <c:v>94.025999999999996</c:v>
                </c:pt>
                <c:pt idx="114">
                  <c:v>94.197999999999993</c:v>
                </c:pt>
                <c:pt idx="115">
                  <c:v>94.328999999999994</c:v>
                </c:pt>
                <c:pt idx="116">
                  <c:v>93.316000000000003</c:v>
                </c:pt>
                <c:pt idx="117">
                  <c:v>92.369</c:v>
                </c:pt>
                <c:pt idx="118">
                  <c:v>91.978999999999999</c:v>
                </c:pt>
                <c:pt idx="119">
                  <c:v>91.51</c:v>
                </c:pt>
                <c:pt idx="120">
                  <c:v>89.180999999999997</c:v>
                </c:pt>
                <c:pt idx="121">
                  <c:v>89.575999999999993</c:v>
                </c:pt>
                <c:pt idx="122">
                  <c:v>89.772999999999996</c:v>
                </c:pt>
                <c:pt idx="123">
                  <c:v>86.921000000000006</c:v>
                </c:pt>
                <c:pt idx="124">
                  <c:v>87.17</c:v>
                </c:pt>
                <c:pt idx="125">
                  <c:v>90.825999999999993</c:v>
                </c:pt>
                <c:pt idx="126">
                  <c:v>91.305000000000007</c:v>
                </c:pt>
                <c:pt idx="127">
                  <c:v>91.337999999999994</c:v>
                </c:pt>
                <c:pt idx="128">
                  <c:v>92.656000000000006</c:v>
                </c:pt>
                <c:pt idx="129">
                  <c:v>93.177000000000007</c:v>
                </c:pt>
                <c:pt idx="130">
                  <c:v>93.91</c:v>
                </c:pt>
                <c:pt idx="131">
                  <c:v>93.945999999999998</c:v>
                </c:pt>
                <c:pt idx="132">
                  <c:v>94.13</c:v>
                </c:pt>
                <c:pt idx="133">
                  <c:v>94.900999999999996</c:v>
                </c:pt>
                <c:pt idx="134">
                  <c:v>95.147000000000006</c:v>
                </c:pt>
                <c:pt idx="135">
                  <c:v>95.225999999999999</c:v>
                </c:pt>
                <c:pt idx="136">
                  <c:v>95.566000000000003</c:v>
                </c:pt>
                <c:pt idx="137">
                  <c:v>95.805000000000007</c:v>
                </c:pt>
                <c:pt idx="138">
                  <c:v>96.216999999999999</c:v>
                </c:pt>
                <c:pt idx="139">
                  <c:v>96.396000000000001</c:v>
                </c:pt>
                <c:pt idx="140">
                  <c:v>96.204999999999998</c:v>
                </c:pt>
                <c:pt idx="141">
                  <c:v>96.013000000000005</c:v>
                </c:pt>
                <c:pt idx="142">
                  <c:v>95.662000000000006</c:v>
                </c:pt>
                <c:pt idx="143">
                  <c:v>95.522999999999996</c:v>
                </c:pt>
                <c:pt idx="144">
                  <c:v>95.224000000000004</c:v>
                </c:pt>
                <c:pt idx="145">
                  <c:v>95.111999999999995</c:v>
                </c:pt>
                <c:pt idx="146">
                  <c:v>94.945999999999998</c:v>
                </c:pt>
                <c:pt idx="147">
                  <c:v>94.674000000000007</c:v>
                </c:pt>
                <c:pt idx="148">
                  <c:v>94.394999999999996</c:v>
                </c:pt>
                <c:pt idx="149">
                  <c:v>94.340999999999994</c:v>
                </c:pt>
                <c:pt idx="150">
                  <c:v>94.088999999999999</c:v>
                </c:pt>
                <c:pt idx="151">
                  <c:v>93.923000000000002</c:v>
                </c:pt>
                <c:pt idx="152">
                  <c:v>93.622</c:v>
                </c:pt>
                <c:pt idx="153">
                  <c:v>93.45</c:v>
                </c:pt>
                <c:pt idx="154">
                  <c:v>93.363</c:v>
                </c:pt>
                <c:pt idx="155">
                  <c:v>93.009</c:v>
                </c:pt>
                <c:pt idx="156">
                  <c:v>92.766999999999996</c:v>
                </c:pt>
                <c:pt idx="157">
                  <c:v>92.647999999999996</c:v>
                </c:pt>
                <c:pt idx="158">
                  <c:v>92.835999999999999</c:v>
                </c:pt>
                <c:pt idx="159">
                  <c:v>93.570999999999998</c:v>
                </c:pt>
                <c:pt idx="160">
                  <c:v>94.111999999999995</c:v>
                </c:pt>
                <c:pt idx="161">
                  <c:v>94.043999999999997</c:v>
                </c:pt>
                <c:pt idx="162">
                  <c:v>93.468000000000004</c:v>
                </c:pt>
                <c:pt idx="163">
                  <c:v>90.899000000000001</c:v>
                </c:pt>
                <c:pt idx="164">
                  <c:v>89.132000000000005</c:v>
                </c:pt>
                <c:pt idx="165">
                  <c:v>89.134</c:v>
                </c:pt>
                <c:pt idx="166">
                  <c:v>88.308000000000007</c:v>
                </c:pt>
                <c:pt idx="167">
                  <c:v>86.572999999999993</c:v>
                </c:pt>
                <c:pt idx="168">
                  <c:v>86.992999999999995</c:v>
                </c:pt>
                <c:pt idx="169">
                  <c:v>88.412000000000006</c:v>
                </c:pt>
                <c:pt idx="170">
                  <c:v>85.046999999999997</c:v>
                </c:pt>
                <c:pt idx="171">
                  <c:v>86.406999999999996</c:v>
                </c:pt>
                <c:pt idx="172">
                  <c:v>84.081000000000003</c:v>
                </c:pt>
                <c:pt idx="173">
                  <c:v>84.236999999999995</c:v>
                </c:pt>
                <c:pt idx="174">
                  <c:v>85.108000000000004</c:v>
                </c:pt>
                <c:pt idx="175">
                  <c:v>83.341999999999999</c:v>
                </c:pt>
                <c:pt idx="176">
                  <c:v>84.149000000000001</c:v>
                </c:pt>
                <c:pt idx="177">
                  <c:v>85.585999999999999</c:v>
                </c:pt>
                <c:pt idx="178">
                  <c:v>85.096999999999994</c:v>
                </c:pt>
                <c:pt idx="179">
                  <c:v>86.069000000000003</c:v>
                </c:pt>
                <c:pt idx="180">
                  <c:v>88.12</c:v>
                </c:pt>
                <c:pt idx="181">
                  <c:v>91.123999999999995</c:v>
                </c:pt>
                <c:pt idx="182">
                  <c:v>91.084999999999994</c:v>
                </c:pt>
                <c:pt idx="183">
                  <c:v>91.302000000000007</c:v>
                </c:pt>
                <c:pt idx="184">
                  <c:v>91.721999999999994</c:v>
                </c:pt>
                <c:pt idx="185">
                  <c:v>92.019000000000005</c:v>
                </c:pt>
                <c:pt idx="186">
                  <c:v>92.147999999999996</c:v>
                </c:pt>
                <c:pt idx="187">
                  <c:v>92.195999999999998</c:v>
                </c:pt>
                <c:pt idx="188">
                  <c:v>92.183999999999997</c:v>
                </c:pt>
                <c:pt idx="189">
                  <c:v>92.177999999999997</c:v>
                </c:pt>
                <c:pt idx="190">
                  <c:v>92.064999999999998</c:v>
                </c:pt>
                <c:pt idx="191">
                  <c:v>91.977999999999994</c:v>
                </c:pt>
                <c:pt idx="192">
                  <c:v>91.971999999999994</c:v>
                </c:pt>
                <c:pt idx="193">
                  <c:v>92.188000000000002</c:v>
                </c:pt>
                <c:pt idx="194">
                  <c:v>92.046999999999997</c:v>
                </c:pt>
                <c:pt idx="195">
                  <c:v>91.992999999999995</c:v>
                </c:pt>
                <c:pt idx="196">
                  <c:v>91.716999999999999</c:v>
                </c:pt>
                <c:pt idx="197">
                  <c:v>91.819000000000003</c:v>
                </c:pt>
                <c:pt idx="198">
                  <c:v>91.652000000000001</c:v>
                </c:pt>
                <c:pt idx="199">
                  <c:v>91.646000000000001</c:v>
                </c:pt>
                <c:pt idx="200">
                  <c:v>92.212000000000003</c:v>
                </c:pt>
                <c:pt idx="201">
                  <c:v>92.346000000000004</c:v>
                </c:pt>
                <c:pt idx="202">
                  <c:v>92.34</c:v>
                </c:pt>
                <c:pt idx="203">
                  <c:v>92.233000000000004</c:v>
                </c:pt>
                <c:pt idx="204">
                  <c:v>91.802000000000007</c:v>
                </c:pt>
                <c:pt idx="205">
                  <c:v>91.606999999999999</c:v>
                </c:pt>
                <c:pt idx="206">
                  <c:v>91.85</c:v>
                </c:pt>
                <c:pt idx="207">
                  <c:v>92.4</c:v>
                </c:pt>
                <c:pt idx="208">
                  <c:v>92.465999999999994</c:v>
                </c:pt>
                <c:pt idx="209">
                  <c:v>92.558000000000007</c:v>
                </c:pt>
                <c:pt idx="210">
                  <c:v>92.683999999999997</c:v>
                </c:pt>
                <c:pt idx="211">
                  <c:v>92.195999999999998</c:v>
                </c:pt>
                <c:pt idx="212">
                  <c:v>89.16</c:v>
                </c:pt>
                <c:pt idx="213">
                  <c:v>87.13</c:v>
                </c:pt>
                <c:pt idx="214">
                  <c:v>86.986999999999995</c:v>
                </c:pt>
                <c:pt idx="215">
                  <c:v>86.135000000000005</c:v>
                </c:pt>
                <c:pt idx="216">
                  <c:v>87.671000000000006</c:v>
                </c:pt>
                <c:pt idx="217">
                  <c:v>86.716999999999999</c:v>
                </c:pt>
                <c:pt idx="218">
                  <c:v>86.805000000000007</c:v>
                </c:pt>
                <c:pt idx="219">
                  <c:v>87.638000000000005</c:v>
                </c:pt>
                <c:pt idx="220">
                  <c:v>85.835999999999999</c:v>
                </c:pt>
                <c:pt idx="221">
                  <c:v>86.39</c:v>
                </c:pt>
                <c:pt idx="222">
                  <c:v>85.707999999999998</c:v>
                </c:pt>
                <c:pt idx="223">
                  <c:v>87.869</c:v>
                </c:pt>
                <c:pt idx="224">
                  <c:v>87.974000000000004</c:v>
                </c:pt>
                <c:pt idx="225">
                  <c:v>88.335999999999999</c:v>
                </c:pt>
                <c:pt idx="226">
                  <c:v>89.004000000000005</c:v>
                </c:pt>
                <c:pt idx="227">
                  <c:v>89.391000000000005</c:v>
                </c:pt>
                <c:pt idx="228">
                  <c:v>90.456999999999994</c:v>
                </c:pt>
                <c:pt idx="229">
                  <c:v>92.28</c:v>
                </c:pt>
                <c:pt idx="230">
                  <c:v>91.95</c:v>
                </c:pt>
                <c:pt idx="231">
                  <c:v>92.132999999999996</c:v>
                </c:pt>
                <c:pt idx="232">
                  <c:v>92.289000000000001</c:v>
                </c:pt>
                <c:pt idx="233">
                  <c:v>92.364000000000004</c:v>
                </c:pt>
                <c:pt idx="234">
                  <c:v>92.358000000000004</c:v>
                </c:pt>
                <c:pt idx="235">
                  <c:v>92.406000000000006</c:v>
                </c:pt>
                <c:pt idx="236">
                  <c:v>92.346000000000004</c:v>
                </c:pt>
                <c:pt idx="237">
                  <c:v>92.447999999999993</c:v>
                </c:pt>
                <c:pt idx="238">
                  <c:v>92.602999999999994</c:v>
                </c:pt>
                <c:pt idx="239">
                  <c:v>92.495000000000005</c:v>
                </c:pt>
                <c:pt idx="240">
                  <c:v>92.382000000000005</c:v>
                </c:pt>
                <c:pt idx="241">
                  <c:v>92.322000000000003</c:v>
                </c:pt>
                <c:pt idx="242">
                  <c:v>92.295000000000002</c:v>
                </c:pt>
                <c:pt idx="243">
                  <c:v>92.209000000000003</c:v>
                </c:pt>
                <c:pt idx="244">
                  <c:v>92.256</c:v>
                </c:pt>
                <c:pt idx="245">
                  <c:v>92.176000000000002</c:v>
                </c:pt>
                <c:pt idx="246">
                  <c:v>91.921000000000006</c:v>
                </c:pt>
                <c:pt idx="247">
                  <c:v>91.861999999999995</c:v>
                </c:pt>
                <c:pt idx="248">
                  <c:v>91.888999999999996</c:v>
                </c:pt>
                <c:pt idx="249">
                  <c:v>92.097999999999999</c:v>
                </c:pt>
                <c:pt idx="250">
                  <c:v>91.962999999999994</c:v>
                </c:pt>
                <c:pt idx="251">
                  <c:v>91.634</c:v>
                </c:pt>
                <c:pt idx="252">
                  <c:v>91.465999999999994</c:v>
                </c:pt>
                <c:pt idx="253">
                  <c:v>91.028000000000006</c:v>
                </c:pt>
                <c:pt idx="254">
                  <c:v>91.216999999999999</c:v>
                </c:pt>
                <c:pt idx="255">
                  <c:v>91.573999999999998</c:v>
                </c:pt>
                <c:pt idx="256">
                  <c:v>91.694000000000003</c:v>
                </c:pt>
                <c:pt idx="257">
                  <c:v>92.620999999999995</c:v>
                </c:pt>
                <c:pt idx="258">
                  <c:v>93.027000000000001</c:v>
                </c:pt>
                <c:pt idx="259">
                  <c:v>91.986000000000004</c:v>
                </c:pt>
                <c:pt idx="260">
                  <c:v>90.343000000000004</c:v>
                </c:pt>
                <c:pt idx="261">
                  <c:v>90.024000000000001</c:v>
                </c:pt>
                <c:pt idx="262">
                  <c:v>88.72</c:v>
                </c:pt>
                <c:pt idx="263">
                  <c:v>86.296000000000006</c:v>
                </c:pt>
                <c:pt idx="264">
                  <c:v>85.23</c:v>
                </c:pt>
                <c:pt idx="265">
                  <c:v>83.777000000000001</c:v>
                </c:pt>
                <c:pt idx="266">
                  <c:v>83.35</c:v>
                </c:pt>
                <c:pt idx="267">
                  <c:v>83.305000000000007</c:v>
                </c:pt>
                <c:pt idx="268">
                  <c:v>83.09</c:v>
                </c:pt>
                <c:pt idx="269">
                  <c:v>85.734999999999999</c:v>
                </c:pt>
                <c:pt idx="270">
                  <c:v>87.027000000000001</c:v>
                </c:pt>
                <c:pt idx="271">
                  <c:v>89.063999999999993</c:v>
                </c:pt>
                <c:pt idx="272">
                  <c:v>91.218000000000004</c:v>
                </c:pt>
                <c:pt idx="273">
                  <c:v>92.072999999999993</c:v>
                </c:pt>
                <c:pt idx="274">
                  <c:v>92.466999999999999</c:v>
                </c:pt>
                <c:pt idx="275">
                  <c:v>92.760999999999996</c:v>
                </c:pt>
                <c:pt idx="276">
                  <c:v>92.930999999999997</c:v>
                </c:pt>
                <c:pt idx="277">
                  <c:v>94.010999999999996</c:v>
                </c:pt>
                <c:pt idx="278">
                  <c:v>94.171000000000006</c:v>
                </c:pt>
                <c:pt idx="279">
                  <c:v>94.486000000000004</c:v>
                </c:pt>
                <c:pt idx="280">
                  <c:v>94.686999999999998</c:v>
                </c:pt>
                <c:pt idx="281">
                  <c:v>94.787999999999997</c:v>
                </c:pt>
                <c:pt idx="282">
                  <c:v>94.867999999999995</c:v>
                </c:pt>
                <c:pt idx="283">
                  <c:v>95.001000000000005</c:v>
                </c:pt>
                <c:pt idx="284">
                  <c:v>95.161000000000001</c:v>
                </c:pt>
                <c:pt idx="285">
                  <c:v>95.421000000000006</c:v>
                </c:pt>
                <c:pt idx="286">
                  <c:v>95.334999999999994</c:v>
                </c:pt>
                <c:pt idx="287">
                  <c:v>95.088999999999999</c:v>
                </c:pt>
                <c:pt idx="288">
                  <c:v>94.897000000000006</c:v>
                </c:pt>
                <c:pt idx="289">
                  <c:v>94.736999999999995</c:v>
                </c:pt>
                <c:pt idx="290">
                  <c:v>94.623999999999995</c:v>
                </c:pt>
                <c:pt idx="291">
                  <c:v>94.644999999999996</c:v>
                </c:pt>
                <c:pt idx="292">
                  <c:v>94.590999999999994</c:v>
                </c:pt>
                <c:pt idx="293">
                  <c:v>94.858000000000004</c:v>
                </c:pt>
                <c:pt idx="294">
                  <c:v>94.751000000000005</c:v>
                </c:pt>
                <c:pt idx="295">
                  <c:v>95.096999999999994</c:v>
                </c:pt>
                <c:pt idx="296">
                  <c:v>94.905000000000001</c:v>
                </c:pt>
                <c:pt idx="297">
                  <c:v>95.331000000000003</c:v>
                </c:pt>
                <c:pt idx="298">
                  <c:v>95.331000000000003</c:v>
                </c:pt>
                <c:pt idx="299">
                  <c:v>95.218000000000004</c:v>
                </c:pt>
                <c:pt idx="300">
                  <c:v>94.813000000000002</c:v>
                </c:pt>
                <c:pt idx="301">
                  <c:v>94.54</c:v>
                </c:pt>
                <c:pt idx="302">
                  <c:v>94.406999999999996</c:v>
                </c:pt>
                <c:pt idx="303">
                  <c:v>94.486999999999995</c:v>
                </c:pt>
                <c:pt idx="304">
                  <c:v>94.786000000000001</c:v>
                </c:pt>
                <c:pt idx="305">
                  <c:v>94.971000000000004</c:v>
                </c:pt>
                <c:pt idx="306">
                  <c:v>94.781999999999996</c:v>
                </c:pt>
                <c:pt idx="307">
                  <c:v>94.545000000000002</c:v>
                </c:pt>
                <c:pt idx="308">
                  <c:v>93.778999999999996</c:v>
                </c:pt>
                <c:pt idx="309">
                  <c:v>90.953999999999994</c:v>
                </c:pt>
                <c:pt idx="310">
                  <c:v>90.27</c:v>
                </c:pt>
                <c:pt idx="311">
                  <c:v>89.162000000000006</c:v>
                </c:pt>
                <c:pt idx="312">
                  <c:v>89.233999999999995</c:v>
                </c:pt>
                <c:pt idx="313">
                  <c:v>88.757999999999996</c:v>
                </c:pt>
                <c:pt idx="314">
                  <c:v>89.037999999999997</c:v>
                </c:pt>
                <c:pt idx="315">
                  <c:v>91.215999999999994</c:v>
                </c:pt>
                <c:pt idx="316">
                  <c:v>93.536000000000001</c:v>
                </c:pt>
                <c:pt idx="317">
                  <c:v>94.191999999999993</c:v>
                </c:pt>
                <c:pt idx="318">
                  <c:v>94.346999999999994</c:v>
                </c:pt>
                <c:pt idx="319">
                  <c:v>95.491</c:v>
                </c:pt>
                <c:pt idx="320">
                  <c:v>94.882999999999996</c:v>
                </c:pt>
                <c:pt idx="321">
                  <c:v>95.718000000000004</c:v>
                </c:pt>
                <c:pt idx="322">
                  <c:v>96.238</c:v>
                </c:pt>
                <c:pt idx="323">
                  <c:v>96.994</c:v>
                </c:pt>
                <c:pt idx="324">
                  <c:v>96.772000000000006</c:v>
                </c:pt>
                <c:pt idx="325">
                  <c:v>97.296000000000006</c:v>
                </c:pt>
                <c:pt idx="326">
                  <c:v>97.010999999999996</c:v>
                </c:pt>
                <c:pt idx="327">
                  <c:v>96.622</c:v>
                </c:pt>
                <c:pt idx="328">
                  <c:v>95.606999999999999</c:v>
                </c:pt>
                <c:pt idx="329">
                  <c:v>95.760999999999996</c:v>
                </c:pt>
                <c:pt idx="330">
                  <c:v>96.013999999999996</c:v>
                </c:pt>
                <c:pt idx="331">
                  <c:v>96.24</c:v>
                </c:pt>
                <c:pt idx="332">
                  <c:v>96.206999999999994</c:v>
                </c:pt>
                <c:pt idx="333">
                  <c:v>96.147999999999996</c:v>
                </c:pt>
                <c:pt idx="334">
                  <c:v>95.876999999999995</c:v>
                </c:pt>
                <c:pt idx="335">
                  <c:v>95.870999999999995</c:v>
                </c:pt>
              </c:numCache>
            </c:numRef>
          </c:val>
          <c:smooth val="0"/>
          <c:extLst>
            <c:ext xmlns:c16="http://schemas.microsoft.com/office/drawing/2014/chart" uri="{C3380CC4-5D6E-409C-BE32-E72D297353CC}">
              <c16:uniqueId val="{00000003-EF44-46FD-ACB9-B417120BB2EA}"/>
            </c:ext>
          </c:extLst>
        </c:ser>
        <c:ser>
          <c:idx val="4"/>
          <c:order val="4"/>
          <c:tx>
            <c:strRef>
              <c:f>'All sp'!$E$1</c:f>
              <c:strCache>
                <c:ptCount val="1"/>
                <c:pt idx="0">
                  <c:v>SERF</c:v>
                </c:pt>
              </c:strCache>
            </c:strRef>
          </c:tx>
          <c:spPr>
            <a:ln w="28575" cap="rnd">
              <a:solidFill>
                <a:schemeClr val="accent1">
                  <a:lumMod val="50000"/>
                </a:schemeClr>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sp'!$E$2:$E$337</c:f>
              <c:numCache>
                <c:formatCode>General</c:formatCode>
                <c:ptCount val="336"/>
                <c:pt idx="0">
                  <c:v>99.130459999999999</c:v>
                </c:pt>
                <c:pt idx="1">
                  <c:v>99.211079999999995</c:v>
                </c:pt>
                <c:pt idx="2">
                  <c:v>99.35578000000001</c:v>
                </c:pt>
                <c:pt idx="3">
                  <c:v>99.388589999999994</c:v>
                </c:pt>
                <c:pt idx="4">
                  <c:v>99.463760000000008</c:v>
                </c:pt>
                <c:pt idx="5">
                  <c:v>99.424019999999999</c:v>
                </c:pt>
                <c:pt idx="6">
                  <c:v>99.440849999999998</c:v>
                </c:pt>
                <c:pt idx="7">
                  <c:v>99.459559999999996</c:v>
                </c:pt>
                <c:pt idx="8">
                  <c:v>99.560580000000002</c:v>
                </c:pt>
                <c:pt idx="9">
                  <c:v>99.799289999999999</c:v>
                </c:pt>
                <c:pt idx="10">
                  <c:v>99.813549999999992</c:v>
                </c:pt>
                <c:pt idx="11">
                  <c:v>99.952079999999995</c:v>
                </c:pt>
                <c:pt idx="12">
                  <c:v>99.99812</c:v>
                </c:pt>
                <c:pt idx="13">
                  <c:v>99.8108</c:v>
                </c:pt>
                <c:pt idx="14">
                  <c:v>99.889049999999997</c:v>
                </c:pt>
                <c:pt idx="15">
                  <c:v>99.878169999999997</c:v>
                </c:pt>
                <c:pt idx="16">
                  <c:v>98.114769999999993</c:v>
                </c:pt>
                <c:pt idx="17">
                  <c:v>87.375119999999995</c:v>
                </c:pt>
                <c:pt idx="18">
                  <c:v>78.951190000000011</c:v>
                </c:pt>
                <c:pt idx="19">
                  <c:v>76.669790000000006</c:v>
                </c:pt>
                <c:pt idx="20">
                  <c:v>75.427849999999992</c:v>
                </c:pt>
                <c:pt idx="21">
                  <c:v>72.028049999999993</c:v>
                </c:pt>
                <c:pt idx="22">
                  <c:v>66.344030000000004</c:v>
                </c:pt>
                <c:pt idx="23">
                  <c:v>64.75564</c:v>
                </c:pt>
                <c:pt idx="24">
                  <c:v>65.828800000000001</c:v>
                </c:pt>
                <c:pt idx="25">
                  <c:v>64.931489999999997</c:v>
                </c:pt>
                <c:pt idx="26">
                  <c:v>67.565390000000008</c:v>
                </c:pt>
                <c:pt idx="27">
                  <c:v>64.381990000000002</c:v>
                </c:pt>
                <c:pt idx="28">
                  <c:v>64.419129999999996</c:v>
                </c:pt>
                <c:pt idx="29">
                  <c:v>60.282899999999998</c:v>
                </c:pt>
                <c:pt idx="30">
                  <c:v>63.120379999999997</c:v>
                </c:pt>
                <c:pt idx="31">
                  <c:v>63.049469999999999</c:v>
                </c:pt>
                <c:pt idx="32">
                  <c:v>61.065100000000008</c:v>
                </c:pt>
                <c:pt idx="33">
                  <c:v>64.600809999999996</c:v>
                </c:pt>
                <c:pt idx="34">
                  <c:v>68.425600000000003</c:v>
                </c:pt>
                <c:pt idx="35">
                  <c:v>71.703090000000003</c:v>
                </c:pt>
                <c:pt idx="36">
                  <c:v>77.570499999999996</c:v>
                </c:pt>
                <c:pt idx="37">
                  <c:v>81.741979999999998</c:v>
                </c:pt>
                <c:pt idx="38">
                  <c:v>85.142139999999998</c:v>
                </c:pt>
                <c:pt idx="39">
                  <c:v>87.922380000000004</c:v>
                </c:pt>
                <c:pt idx="40">
                  <c:v>91.281189999999995</c:v>
                </c:pt>
                <c:pt idx="41">
                  <c:v>93.310729999999992</c:v>
                </c:pt>
                <c:pt idx="42">
                  <c:v>95.531059999999997</c:v>
                </c:pt>
                <c:pt idx="43">
                  <c:v>96.780239999999992</c:v>
                </c:pt>
                <c:pt idx="44">
                  <c:v>97.26003</c:v>
                </c:pt>
                <c:pt idx="45">
                  <c:v>97.926999999999992</c:v>
                </c:pt>
                <c:pt idx="46">
                  <c:v>98.182310000000001</c:v>
                </c:pt>
                <c:pt idx="47">
                  <c:v>98.364339999999999</c:v>
                </c:pt>
                <c:pt idx="48">
                  <c:v>98.704760000000007</c:v>
                </c:pt>
                <c:pt idx="49">
                  <c:v>98.831190000000007</c:v>
                </c:pt>
                <c:pt idx="50">
                  <c:v>98.994929999999997</c:v>
                </c:pt>
                <c:pt idx="51">
                  <c:v>99.18489000000001</c:v>
                </c:pt>
                <c:pt idx="52">
                  <c:v>99.203710000000001</c:v>
                </c:pt>
                <c:pt idx="53">
                  <c:v>99.314610000000002</c:v>
                </c:pt>
                <c:pt idx="54">
                  <c:v>99.405149999999992</c:v>
                </c:pt>
                <c:pt idx="55">
                  <c:v>99.437609999999992</c:v>
                </c:pt>
                <c:pt idx="56">
                  <c:v>99.531860000000009</c:v>
                </c:pt>
                <c:pt idx="57">
                  <c:v>99.552989999999994</c:v>
                </c:pt>
                <c:pt idx="58">
                  <c:v>99.644940000000005</c:v>
                </c:pt>
                <c:pt idx="59">
                  <c:v>99.655500000000004</c:v>
                </c:pt>
                <c:pt idx="60">
                  <c:v>99.727419999999995</c:v>
                </c:pt>
                <c:pt idx="61">
                  <c:v>99.849800000000002</c:v>
                </c:pt>
                <c:pt idx="62">
                  <c:v>100.14970000000001</c:v>
                </c:pt>
                <c:pt idx="63">
                  <c:v>100.1473</c:v>
                </c:pt>
                <c:pt idx="64">
                  <c:v>100.16329999999999</c:v>
                </c:pt>
                <c:pt idx="65">
                  <c:v>92.019120000000001</c:v>
                </c:pt>
                <c:pt idx="66">
                  <c:v>79.544309999999996</c:v>
                </c:pt>
                <c:pt idx="67">
                  <c:v>74.284360000000007</c:v>
                </c:pt>
                <c:pt idx="68">
                  <c:v>70.624960000000002</c:v>
                </c:pt>
                <c:pt idx="69">
                  <c:v>66.432310000000001</c:v>
                </c:pt>
                <c:pt idx="70">
                  <c:v>64.998310000000004</c:v>
                </c:pt>
                <c:pt idx="71">
                  <c:v>61.025969999999994</c:v>
                </c:pt>
                <c:pt idx="72">
                  <c:v>59.393320000000003</c:v>
                </c:pt>
                <c:pt idx="73">
                  <c:v>59.161699999999996</c:v>
                </c:pt>
                <c:pt idx="74">
                  <c:v>57.646790000000003</c:v>
                </c:pt>
                <c:pt idx="75">
                  <c:v>56.811860000000003</c:v>
                </c:pt>
                <c:pt idx="76">
                  <c:v>57.672049999999999</c:v>
                </c:pt>
                <c:pt idx="77">
                  <c:v>63.125459999999997</c:v>
                </c:pt>
                <c:pt idx="78">
                  <c:v>63.899839999999998</c:v>
                </c:pt>
                <c:pt idx="79">
                  <c:v>62.971780000000003</c:v>
                </c:pt>
                <c:pt idx="80">
                  <c:v>65.900369999999995</c:v>
                </c:pt>
                <c:pt idx="81">
                  <c:v>66.770240000000001</c:v>
                </c:pt>
                <c:pt idx="82">
                  <c:v>68.045900000000003</c:v>
                </c:pt>
                <c:pt idx="83">
                  <c:v>72.107469999999992</c:v>
                </c:pt>
                <c:pt idx="84">
                  <c:v>77.419530000000009</c:v>
                </c:pt>
                <c:pt idx="85">
                  <c:v>82.850859999999997</c:v>
                </c:pt>
                <c:pt idx="86">
                  <c:v>87.106709999999993</c:v>
                </c:pt>
                <c:pt idx="87">
                  <c:v>90.813909999999993</c:v>
                </c:pt>
                <c:pt idx="88">
                  <c:v>93.466579999999993</c:v>
                </c:pt>
                <c:pt idx="89">
                  <c:v>95.344700000000003</c:v>
                </c:pt>
                <c:pt idx="90">
                  <c:v>96.412489999999991</c:v>
                </c:pt>
                <c:pt idx="91">
                  <c:v>96.690120000000007</c:v>
                </c:pt>
                <c:pt idx="92">
                  <c:v>97.456960000000009</c:v>
                </c:pt>
                <c:pt idx="93">
                  <c:v>97.735050000000001</c:v>
                </c:pt>
                <c:pt idx="94">
                  <c:v>98.063079999999999</c:v>
                </c:pt>
                <c:pt idx="95">
                  <c:v>98.203339999999997</c:v>
                </c:pt>
                <c:pt idx="96">
                  <c:v>98.616280000000003</c:v>
                </c:pt>
                <c:pt idx="97">
                  <c:v>98.829639999999998</c:v>
                </c:pt>
                <c:pt idx="98">
                  <c:v>99.077640000000002</c:v>
                </c:pt>
                <c:pt idx="99">
                  <c:v>99.110100000000003</c:v>
                </c:pt>
                <c:pt idx="100">
                  <c:v>99.166920000000005</c:v>
                </c:pt>
                <c:pt idx="101">
                  <c:v>99.225350000000006</c:v>
                </c:pt>
                <c:pt idx="102">
                  <c:v>99.245280000000008</c:v>
                </c:pt>
                <c:pt idx="103">
                  <c:v>99.451359999999994</c:v>
                </c:pt>
                <c:pt idx="104">
                  <c:v>99.556789999999992</c:v>
                </c:pt>
                <c:pt idx="105">
                  <c:v>99.619439999999997</c:v>
                </c:pt>
                <c:pt idx="106">
                  <c:v>99.702759999999998</c:v>
                </c:pt>
                <c:pt idx="107">
                  <c:v>99.627229999999997</c:v>
                </c:pt>
                <c:pt idx="108">
                  <c:v>99.653480000000002</c:v>
                </c:pt>
                <c:pt idx="109">
                  <c:v>99.761489999999995</c:v>
                </c:pt>
                <c:pt idx="110">
                  <c:v>100.07900000000001</c:v>
                </c:pt>
                <c:pt idx="111">
                  <c:v>100.1476</c:v>
                </c:pt>
                <c:pt idx="112">
                  <c:v>97.398989999999998</c:v>
                </c:pt>
                <c:pt idx="113">
                  <c:v>88.27422</c:v>
                </c:pt>
                <c:pt idx="114">
                  <c:v>83.953580000000002</c:v>
                </c:pt>
                <c:pt idx="115">
                  <c:v>77.885649999999998</c:v>
                </c:pt>
                <c:pt idx="116">
                  <c:v>71.22833</c:v>
                </c:pt>
                <c:pt idx="117">
                  <c:v>68.291420000000002</c:v>
                </c:pt>
                <c:pt idx="118">
                  <c:v>68.985720000000001</c:v>
                </c:pt>
                <c:pt idx="119">
                  <c:v>64.229959999999991</c:v>
                </c:pt>
                <c:pt idx="120">
                  <c:v>59.646520000000002</c:v>
                </c:pt>
                <c:pt idx="121">
                  <c:v>59.123000000000005</c:v>
                </c:pt>
                <c:pt idx="122">
                  <c:v>58.071600000000004</c:v>
                </c:pt>
                <c:pt idx="123">
                  <c:v>57.914900000000003</c:v>
                </c:pt>
                <c:pt idx="124">
                  <c:v>59.524390000000004</c:v>
                </c:pt>
                <c:pt idx="125">
                  <c:v>57.503259999999997</c:v>
                </c:pt>
                <c:pt idx="126">
                  <c:v>57.458240000000004</c:v>
                </c:pt>
                <c:pt idx="127">
                  <c:v>61.624670000000002</c:v>
                </c:pt>
                <c:pt idx="128">
                  <c:v>62.998629999999999</c:v>
                </c:pt>
                <c:pt idx="129">
                  <c:v>65.983320000000006</c:v>
                </c:pt>
                <c:pt idx="130">
                  <c:v>67.278309999999991</c:v>
                </c:pt>
                <c:pt idx="131">
                  <c:v>69.787459999999996</c:v>
                </c:pt>
                <c:pt idx="132">
                  <c:v>74.029359999999997</c:v>
                </c:pt>
                <c:pt idx="133">
                  <c:v>79.968829999999997</c:v>
                </c:pt>
                <c:pt idx="134">
                  <c:v>80.748089999999991</c:v>
                </c:pt>
                <c:pt idx="135">
                  <c:v>82.973439999999997</c:v>
                </c:pt>
                <c:pt idx="136">
                  <c:v>86.212969999999999</c:v>
                </c:pt>
                <c:pt idx="137">
                  <c:v>82.080390000000008</c:v>
                </c:pt>
                <c:pt idx="138">
                  <c:v>81.558080000000004</c:v>
                </c:pt>
                <c:pt idx="139">
                  <c:v>83.370770000000007</c:v>
                </c:pt>
                <c:pt idx="140">
                  <c:v>84.214320000000001</c:v>
                </c:pt>
                <c:pt idx="141">
                  <c:v>87.412760000000006</c:v>
                </c:pt>
                <c:pt idx="142">
                  <c:v>92.298910000000006</c:v>
                </c:pt>
                <c:pt idx="143">
                  <c:v>94.84863</c:v>
                </c:pt>
                <c:pt idx="144">
                  <c:v>95.815709999999996</c:v>
                </c:pt>
                <c:pt idx="145">
                  <c:v>97.040269999999992</c:v>
                </c:pt>
                <c:pt idx="146">
                  <c:v>97.738610000000008</c:v>
                </c:pt>
                <c:pt idx="147">
                  <c:v>98.319730000000007</c:v>
                </c:pt>
                <c:pt idx="148">
                  <c:v>98.628370000000004</c:v>
                </c:pt>
                <c:pt idx="149">
                  <c:v>98.791209999999992</c:v>
                </c:pt>
                <c:pt idx="150">
                  <c:v>98.810609999999997</c:v>
                </c:pt>
                <c:pt idx="151">
                  <c:v>98.968060000000008</c:v>
                </c:pt>
                <c:pt idx="152">
                  <c:v>99.190809999999999</c:v>
                </c:pt>
                <c:pt idx="153">
                  <c:v>99.262870000000007</c:v>
                </c:pt>
                <c:pt idx="154">
                  <c:v>99.322130000000001</c:v>
                </c:pt>
                <c:pt idx="155">
                  <c:v>99.481090000000009</c:v>
                </c:pt>
                <c:pt idx="156">
                  <c:v>99.424109999999999</c:v>
                </c:pt>
                <c:pt idx="157">
                  <c:v>99.68249999999999</c:v>
                </c:pt>
                <c:pt idx="158">
                  <c:v>99.986840000000001</c:v>
                </c:pt>
                <c:pt idx="159">
                  <c:v>100.145</c:v>
                </c:pt>
                <c:pt idx="160">
                  <c:v>97.218139999999991</c:v>
                </c:pt>
                <c:pt idx="161">
                  <c:v>74.86609</c:v>
                </c:pt>
                <c:pt idx="162">
                  <c:v>68.604790000000008</c:v>
                </c:pt>
                <c:pt idx="163">
                  <c:v>63.495330000000003</c:v>
                </c:pt>
                <c:pt idx="164">
                  <c:v>63.467300000000002</c:v>
                </c:pt>
                <c:pt idx="165">
                  <c:v>63.689609999999995</c:v>
                </c:pt>
                <c:pt idx="166">
                  <c:v>61.148119999999992</c:v>
                </c:pt>
                <c:pt idx="167">
                  <c:v>61.088869999999993</c:v>
                </c:pt>
                <c:pt idx="168">
                  <c:v>58.460949999999997</c:v>
                </c:pt>
                <c:pt idx="169">
                  <c:v>56.508130000000001</c:v>
                </c:pt>
                <c:pt idx="170">
                  <c:v>54.718029999999999</c:v>
                </c:pt>
                <c:pt idx="171">
                  <c:v>53.75761</c:v>
                </c:pt>
                <c:pt idx="172">
                  <c:v>54.868580000000001</c:v>
                </c:pt>
                <c:pt idx="173">
                  <c:v>53.459029999999998</c:v>
                </c:pt>
                <c:pt idx="174">
                  <c:v>55.277279999999998</c:v>
                </c:pt>
                <c:pt idx="175">
                  <c:v>52.820690000000006</c:v>
                </c:pt>
                <c:pt idx="176">
                  <c:v>51.348780000000005</c:v>
                </c:pt>
                <c:pt idx="177">
                  <c:v>61.29325</c:v>
                </c:pt>
                <c:pt idx="178">
                  <c:v>63.491339999999994</c:v>
                </c:pt>
                <c:pt idx="179">
                  <c:v>66.699709999999996</c:v>
                </c:pt>
                <c:pt idx="180">
                  <c:v>71.618490000000008</c:v>
                </c:pt>
                <c:pt idx="181">
                  <c:v>75.097070000000002</c:v>
                </c:pt>
                <c:pt idx="182">
                  <c:v>77.001829999999998</c:v>
                </c:pt>
                <c:pt idx="183">
                  <c:v>81.609949999999998</c:v>
                </c:pt>
                <c:pt idx="184">
                  <c:v>89.093590000000006</c:v>
                </c:pt>
                <c:pt idx="185">
                  <c:v>92.805430000000001</c:v>
                </c:pt>
                <c:pt idx="186">
                  <c:v>94.387219999999999</c:v>
                </c:pt>
                <c:pt idx="187">
                  <c:v>95.415620000000004</c:v>
                </c:pt>
                <c:pt idx="188">
                  <c:v>96.337389999999999</c:v>
                </c:pt>
                <c:pt idx="189">
                  <c:v>97.244129999999998</c:v>
                </c:pt>
                <c:pt idx="190">
                  <c:v>97.687380000000005</c:v>
                </c:pt>
                <c:pt idx="191">
                  <c:v>98.033829999999995</c:v>
                </c:pt>
                <c:pt idx="192">
                  <c:v>98.72748</c:v>
                </c:pt>
                <c:pt idx="193">
                  <c:v>98.734340000000003</c:v>
                </c:pt>
                <c:pt idx="194">
                  <c:v>98.831630000000004</c:v>
                </c:pt>
                <c:pt idx="195">
                  <c:v>98.996430000000004</c:v>
                </c:pt>
                <c:pt idx="196">
                  <c:v>99.040959999999998</c:v>
                </c:pt>
                <c:pt idx="197">
                  <c:v>99.207679999999996</c:v>
                </c:pt>
                <c:pt idx="198">
                  <c:v>99.379589999999993</c:v>
                </c:pt>
                <c:pt idx="199">
                  <c:v>99.481549999999999</c:v>
                </c:pt>
                <c:pt idx="200">
                  <c:v>99.526129999999995</c:v>
                </c:pt>
                <c:pt idx="201">
                  <c:v>99.580610000000007</c:v>
                </c:pt>
                <c:pt idx="202">
                  <c:v>99.535089999999997</c:v>
                </c:pt>
                <c:pt idx="203">
                  <c:v>99.614139999999992</c:v>
                </c:pt>
                <c:pt idx="204">
                  <c:v>99.565079999999995</c:v>
                </c:pt>
                <c:pt idx="205">
                  <c:v>99.565539999999999</c:v>
                </c:pt>
                <c:pt idx="206">
                  <c:v>99.74597</c:v>
                </c:pt>
                <c:pt idx="207">
                  <c:v>100.12239999999998</c:v>
                </c:pt>
                <c:pt idx="208">
                  <c:v>94.777360000000002</c:v>
                </c:pt>
                <c:pt idx="209">
                  <c:v>77.734769999999997</c:v>
                </c:pt>
                <c:pt idx="210">
                  <c:v>73.785740000000004</c:v>
                </c:pt>
                <c:pt idx="211">
                  <c:v>72.307100000000005</c:v>
                </c:pt>
                <c:pt idx="212">
                  <c:v>66.442840000000004</c:v>
                </c:pt>
                <c:pt idx="213">
                  <c:v>63.296909999999997</c:v>
                </c:pt>
                <c:pt idx="214">
                  <c:v>60.907759999999996</c:v>
                </c:pt>
                <c:pt idx="215">
                  <c:v>63.624389999999998</c:v>
                </c:pt>
                <c:pt idx="216">
                  <c:v>62.096519999999998</c:v>
                </c:pt>
                <c:pt idx="217">
                  <c:v>57.60989</c:v>
                </c:pt>
                <c:pt idx="218">
                  <c:v>60.163609999999998</c:v>
                </c:pt>
                <c:pt idx="219">
                  <c:v>62.710299999999997</c:v>
                </c:pt>
                <c:pt idx="220">
                  <c:v>62.159719999999993</c:v>
                </c:pt>
                <c:pt idx="221">
                  <c:v>64.219700000000003</c:v>
                </c:pt>
                <c:pt idx="222">
                  <c:v>63.39161</c:v>
                </c:pt>
                <c:pt idx="223">
                  <c:v>65.596490000000003</c:v>
                </c:pt>
                <c:pt idx="224">
                  <c:v>65.113100000000003</c:v>
                </c:pt>
                <c:pt idx="225">
                  <c:v>66.709759999999989</c:v>
                </c:pt>
                <c:pt idx="226">
                  <c:v>68.398539999999997</c:v>
                </c:pt>
                <c:pt idx="227">
                  <c:v>71.777979999999999</c:v>
                </c:pt>
                <c:pt idx="228">
                  <c:v>78.960160000000002</c:v>
                </c:pt>
                <c:pt idx="229">
                  <c:v>86.164739999999995</c:v>
                </c:pt>
                <c:pt idx="230">
                  <c:v>90.601659999999995</c:v>
                </c:pt>
                <c:pt idx="231">
                  <c:v>93.223959999999991</c:v>
                </c:pt>
                <c:pt idx="232">
                  <c:v>94.883600000000001</c:v>
                </c:pt>
                <c:pt idx="233">
                  <c:v>95.701579999999993</c:v>
                </c:pt>
                <c:pt idx="234">
                  <c:v>96.514200000000002</c:v>
                </c:pt>
                <c:pt idx="235">
                  <c:v>97.174580000000006</c:v>
                </c:pt>
                <c:pt idx="236">
                  <c:v>97.873379999999997</c:v>
                </c:pt>
                <c:pt idx="237">
                  <c:v>97.824449999999999</c:v>
                </c:pt>
                <c:pt idx="238">
                  <c:v>97.490719999999996</c:v>
                </c:pt>
                <c:pt idx="239">
                  <c:v>97.571249999999992</c:v>
                </c:pt>
                <c:pt idx="240">
                  <c:v>98.241699999999994</c:v>
                </c:pt>
                <c:pt idx="241">
                  <c:v>98.021480000000011</c:v>
                </c:pt>
                <c:pt idx="242">
                  <c:v>98.445779999999999</c:v>
                </c:pt>
                <c:pt idx="243">
                  <c:v>98.751670000000004</c:v>
                </c:pt>
                <c:pt idx="244">
                  <c:v>98.875880000000009</c:v>
                </c:pt>
                <c:pt idx="245">
                  <c:v>99.06026</c:v>
                </c:pt>
                <c:pt idx="246">
                  <c:v>99.099400000000003</c:v>
                </c:pt>
                <c:pt idx="247">
                  <c:v>99.148830000000004</c:v>
                </c:pt>
                <c:pt idx="248">
                  <c:v>99.365970000000004</c:v>
                </c:pt>
                <c:pt idx="249">
                  <c:v>99.348069999999993</c:v>
                </c:pt>
                <c:pt idx="250">
                  <c:v>99.431089999999998</c:v>
                </c:pt>
                <c:pt idx="251">
                  <c:v>99.551379999999995</c:v>
                </c:pt>
                <c:pt idx="252">
                  <c:v>99.704440000000005</c:v>
                </c:pt>
                <c:pt idx="253">
                  <c:v>99.81035</c:v>
                </c:pt>
                <c:pt idx="254">
                  <c:v>100.04459999999999</c:v>
                </c:pt>
                <c:pt idx="255">
                  <c:v>100.16799999999999</c:v>
                </c:pt>
                <c:pt idx="256">
                  <c:v>98.685360000000003</c:v>
                </c:pt>
                <c:pt idx="257">
                  <c:v>85.080820000000003</c:v>
                </c:pt>
                <c:pt idx="258">
                  <c:v>76.065359999999998</c:v>
                </c:pt>
                <c:pt idx="259">
                  <c:v>72.430099999999996</c:v>
                </c:pt>
                <c:pt idx="260">
                  <c:v>66.728269999999995</c:v>
                </c:pt>
                <c:pt idx="261">
                  <c:v>64.305660000000003</c:v>
                </c:pt>
                <c:pt idx="262">
                  <c:v>62.435019999999994</c:v>
                </c:pt>
                <c:pt idx="263">
                  <c:v>58.905119999999997</c:v>
                </c:pt>
                <c:pt idx="264">
                  <c:v>56.868870000000001</c:v>
                </c:pt>
                <c:pt idx="265">
                  <c:v>56.027119999999996</c:v>
                </c:pt>
                <c:pt idx="266">
                  <c:v>54.652959999999993</c:v>
                </c:pt>
                <c:pt idx="267">
                  <c:v>55.299030000000002</c:v>
                </c:pt>
                <c:pt idx="268">
                  <c:v>54.349709999999995</c:v>
                </c:pt>
                <c:pt idx="269">
                  <c:v>54.236939999999997</c:v>
                </c:pt>
                <c:pt idx="270">
                  <c:v>58.484939999999995</c:v>
                </c:pt>
                <c:pt idx="271">
                  <c:v>63.673380000000002</c:v>
                </c:pt>
                <c:pt idx="272">
                  <c:v>66.778329999999997</c:v>
                </c:pt>
                <c:pt idx="273">
                  <c:v>69.954620000000006</c:v>
                </c:pt>
                <c:pt idx="274">
                  <c:v>71.086470000000006</c:v>
                </c:pt>
                <c:pt idx="275">
                  <c:v>74.127719999999997</c:v>
                </c:pt>
                <c:pt idx="276">
                  <c:v>77.061000000000007</c:v>
                </c:pt>
                <c:pt idx="277">
                  <c:v>81.557569999999998</c:v>
                </c:pt>
                <c:pt idx="278">
                  <c:v>86.636769999999999</c:v>
                </c:pt>
                <c:pt idx="279">
                  <c:v>88.752139999999997</c:v>
                </c:pt>
                <c:pt idx="280">
                  <c:v>90.391180000000006</c:v>
                </c:pt>
                <c:pt idx="281">
                  <c:v>93.032679999999999</c:v>
                </c:pt>
                <c:pt idx="282">
                  <c:v>91.572310000000002</c:v>
                </c:pt>
                <c:pt idx="283">
                  <c:v>90.790019999999998</c:v>
                </c:pt>
                <c:pt idx="284">
                  <c:v>92.071770000000001</c:v>
                </c:pt>
                <c:pt idx="285">
                  <c:v>92.628450000000001</c:v>
                </c:pt>
                <c:pt idx="286">
                  <c:v>93.157979999999995</c:v>
                </c:pt>
                <c:pt idx="287">
                  <c:v>94.868980000000008</c:v>
                </c:pt>
                <c:pt idx="288">
                  <c:v>96.325959999999995</c:v>
                </c:pt>
                <c:pt idx="289">
                  <c:v>97.073269999999994</c:v>
                </c:pt>
                <c:pt idx="290">
                  <c:v>97.499579999999995</c:v>
                </c:pt>
                <c:pt idx="291">
                  <c:v>97.777550000000005</c:v>
                </c:pt>
                <c:pt idx="292">
                  <c:v>98.005889999999994</c:v>
                </c:pt>
                <c:pt idx="293">
                  <c:v>98.484890000000007</c:v>
                </c:pt>
                <c:pt idx="294">
                  <c:v>98.532620000000009</c:v>
                </c:pt>
                <c:pt idx="295">
                  <c:v>98.51052</c:v>
                </c:pt>
                <c:pt idx="296">
                  <c:v>98.387740000000008</c:v>
                </c:pt>
                <c:pt idx="297">
                  <c:v>98.437460000000002</c:v>
                </c:pt>
                <c:pt idx="298">
                  <c:v>98.481899999999996</c:v>
                </c:pt>
                <c:pt idx="299">
                  <c:v>98.623009999999994</c:v>
                </c:pt>
                <c:pt idx="300">
                  <c:v>98.776470000000003</c:v>
                </c:pt>
                <c:pt idx="301">
                  <c:v>98.857460000000003</c:v>
                </c:pt>
                <c:pt idx="302">
                  <c:v>99.240229999999997</c:v>
                </c:pt>
                <c:pt idx="303">
                  <c:v>99.960629999999995</c:v>
                </c:pt>
                <c:pt idx="304">
                  <c:v>96.131219999999999</c:v>
                </c:pt>
                <c:pt idx="305">
                  <c:v>77.969549999999998</c:v>
                </c:pt>
                <c:pt idx="306">
                  <c:v>75.843280000000007</c:v>
                </c:pt>
                <c:pt idx="307">
                  <c:v>71.604610000000008</c:v>
                </c:pt>
                <c:pt idx="308">
                  <c:v>67.216059999999999</c:v>
                </c:pt>
                <c:pt idx="309">
                  <c:v>64.839460000000003</c:v>
                </c:pt>
                <c:pt idx="310">
                  <c:v>62.914899999999996</c:v>
                </c:pt>
                <c:pt idx="311">
                  <c:v>61.970469999999999</c:v>
                </c:pt>
                <c:pt idx="312">
                  <c:v>61.580009999999994</c:v>
                </c:pt>
                <c:pt idx="313">
                  <c:v>61.004139999999992</c:v>
                </c:pt>
                <c:pt idx="314">
                  <c:v>60.967579999999998</c:v>
                </c:pt>
                <c:pt idx="315">
                  <c:v>62.387700000000002</c:v>
                </c:pt>
                <c:pt idx="316">
                  <c:v>64.08869</c:v>
                </c:pt>
                <c:pt idx="317">
                  <c:v>67.663690000000003</c:v>
                </c:pt>
                <c:pt idx="318">
                  <c:v>69.379000000000005</c:v>
                </c:pt>
                <c:pt idx="319">
                  <c:v>71.563040000000001</c:v>
                </c:pt>
                <c:pt idx="320">
                  <c:v>69.051119999999997</c:v>
                </c:pt>
                <c:pt idx="321">
                  <c:v>74.628200000000007</c:v>
                </c:pt>
                <c:pt idx="322">
                  <c:v>81.702070000000006</c:v>
                </c:pt>
                <c:pt idx="323">
                  <c:v>83.924759999999992</c:v>
                </c:pt>
                <c:pt idx="324">
                  <c:v>87.178840000000008</c:v>
                </c:pt>
                <c:pt idx="325">
                  <c:v>90.484059999999999</c:v>
                </c:pt>
                <c:pt idx="326">
                  <c:v>92.298259999999999</c:v>
                </c:pt>
                <c:pt idx="327">
                  <c:v>92.060600000000008</c:v>
                </c:pt>
                <c:pt idx="328">
                  <c:v>89.309179999999998</c:v>
                </c:pt>
                <c:pt idx="329">
                  <c:v>95.740200000000002</c:v>
                </c:pt>
                <c:pt idx="330">
                  <c:v>97.692779999999999</c:v>
                </c:pt>
                <c:pt idx="331">
                  <c:v>98.306159999999991</c:v>
                </c:pt>
                <c:pt idx="332">
                  <c:v>98.016959999999997</c:v>
                </c:pt>
                <c:pt idx="333">
                  <c:v>98.286360000000002</c:v>
                </c:pt>
                <c:pt idx="334">
                  <c:v>98.85154</c:v>
                </c:pt>
                <c:pt idx="335">
                  <c:v>99.080629999999999</c:v>
                </c:pt>
              </c:numCache>
            </c:numRef>
          </c:val>
          <c:smooth val="0"/>
          <c:extLst>
            <c:ext xmlns:c16="http://schemas.microsoft.com/office/drawing/2014/chart" uri="{C3380CC4-5D6E-409C-BE32-E72D297353CC}">
              <c16:uniqueId val="{00000004-EF44-46FD-ACB9-B417120BB2EA}"/>
            </c:ext>
          </c:extLst>
        </c:ser>
        <c:dLbls>
          <c:showLegendKey val="0"/>
          <c:showVal val="0"/>
          <c:showCatName val="0"/>
          <c:showSerName val="0"/>
          <c:showPercent val="0"/>
          <c:showBubbleSize val="0"/>
        </c:dLbls>
        <c:marker val="1"/>
        <c:smooth val="0"/>
        <c:axId val="781589103"/>
        <c:axId val="555600479"/>
      </c:lineChart>
      <c:catAx>
        <c:axId val="7815891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&amp;</a:t>
                </a:r>
                <a:r>
                  <a:rPr lang="en-AU" baseline="0"/>
                  <a:t> Day</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600479"/>
        <c:crosses val="autoZero"/>
        <c:auto val="1"/>
        <c:lblAlgn val="ctr"/>
        <c:lblOffset val="100"/>
        <c:noMultiLvlLbl val="0"/>
      </c:catAx>
      <c:valAx>
        <c:axId val="555600479"/>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a:t>
                </a:r>
                <a:r>
                  <a:rPr lang="en-AU" baseline="0"/>
                  <a:t> (%)</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58910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5.9799646408291239E-2"/>
          <c:y val="0.11350349509209656"/>
          <c:w val="0.91937161315216753"/>
          <c:h val="0.68176681885278667"/>
        </c:manualLayout>
      </c:layout>
      <c:areaChart>
        <c:grouping val="standard"/>
        <c:varyColors val="0"/>
        <c:ser>
          <c:idx val="3"/>
          <c:order val="3"/>
          <c:tx>
            <c:strRef>
              <c:f>'All sp'!$O$1</c:f>
              <c:strCache>
                <c:ptCount val="1"/>
                <c:pt idx="0">
                  <c:v>Night</c:v>
                </c:pt>
              </c:strCache>
            </c:strRef>
          </c:tx>
          <c:spPr>
            <a:pattFill prst="wdDnDiag">
              <a:fgClr>
                <a:schemeClr val="accent3">
                  <a:lumMod val="60000"/>
                  <a:lumOff val="40000"/>
                </a:schemeClr>
              </a:fgClr>
              <a:bgClr>
                <a:schemeClr val="bg1"/>
              </a:bgClr>
            </a:pattFill>
            <a:ln>
              <a:noFill/>
            </a:ln>
            <a:effectLst/>
          </c:spPr>
          <c:val>
            <c:numRef>
              <c:f>'All sp'!$O$2:$O$337</c:f>
              <c:numCache>
                <c:formatCode>General</c:formatCode>
                <c:ptCount val="336"/>
                <c:pt idx="0">
                  <c:v>200</c:v>
                </c:pt>
                <c:pt idx="1">
                  <c:v>200</c:v>
                </c:pt>
                <c:pt idx="2">
                  <c:v>200</c:v>
                </c:pt>
                <c:pt idx="3">
                  <c:v>200</c:v>
                </c:pt>
                <c:pt idx="4">
                  <c:v>200</c:v>
                </c:pt>
                <c:pt idx="5">
                  <c:v>200</c:v>
                </c:pt>
                <c:pt idx="6">
                  <c:v>200</c:v>
                </c:pt>
                <c:pt idx="7">
                  <c:v>200</c:v>
                </c:pt>
                <c:pt idx="8">
                  <c:v>200</c:v>
                </c:pt>
                <c:pt idx="9">
                  <c:v>200</c:v>
                </c:pt>
                <c:pt idx="10">
                  <c:v>200</c:v>
                </c:pt>
                <c:pt idx="11">
                  <c:v>200</c:v>
                </c:pt>
                <c:pt idx="12">
                  <c:v>200</c:v>
                </c:pt>
                <c:pt idx="34">
                  <c:v>200</c:v>
                </c:pt>
                <c:pt idx="35">
                  <c:v>200</c:v>
                </c:pt>
                <c:pt idx="36">
                  <c:v>200</c:v>
                </c:pt>
                <c:pt idx="37">
                  <c:v>200</c:v>
                </c:pt>
                <c:pt idx="38">
                  <c:v>200</c:v>
                </c:pt>
                <c:pt idx="39">
                  <c:v>200</c:v>
                </c:pt>
                <c:pt idx="40">
                  <c:v>200</c:v>
                </c:pt>
                <c:pt idx="41">
                  <c:v>200</c:v>
                </c:pt>
                <c:pt idx="42">
                  <c:v>200</c:v>
                </c:pt>
                <c:pt idx="43">
                  <c:v>200</c:v>
                </c:pt>
                <c:pt idx="44">
                  <c:v>200</c:v>
                </c:pt>
                <c:pt idx="45">
                  <c:v>200</c:v>
                </c:pt>
                <c:pt idx="46">
                  <c:v>200</c:v>
                </c:pt>
                <c:pt idx="47">
                  <c:v>200</c:v>
                </c:pt>
                <c:pt idx="48">
                  <c:v>200</c:v>
                </c:pt>
                <c:pt idx="49">
                  <c:v>200</c:v>
                </c:pt>
                <c:pt idx="50">
                  <c:v>200</c:v>
                </c:pt>
                <c:pt idx="51">
                  <c:v>200</c:v>
                </c:pt>
                <c:pt idx="52">
                  <c:v>200</c:v>
                </c:pt>
                <c:pt idx="53">
                  <c:v>200</c:v>
                </c:pt>
                <c:pt idx="54">
                  <c:v>200</c:v>
                </c:pt>
                <c:pt idx="55">
                  <c:v>200</c:v>
                </c:pt>
                <c:pt idx="56">
                  <c:v>200</c:v>
                </c:pt>
                <c:pt idx="57">
                  <c:v>200</c:v>
                </c:pt>
                <c:pt idx="58">
                  <c:v>200</c:v>
                </c:pt>
                <c:pt idx="59">
                  <c:v>200</c:v>
                </c:pt>
                <c:pt idx="60">
                  <c:v>200</c:v>
                </c:pt>
                <c:pt idx="82">
                  <c:v>200</c:v>
                </c:pt>
                <c:pt idx="83">
                  <c:v>200</c:v>
                </c:pt>
                <c:pt idx="84">
                  <c:v>200</c:v>
                </c:pt>
                <c:pt idx="85">
                  <c:v>200</c:v>
                </c:pt>
                <c:pt idx="86">
                  <c:v>200</c:v>
                </c:pt>
                <c:pt idx="87">
                  <c:v>200</c:v>
                </c:pt>
                <c:pt idx="88">
                  <c:v>200</c:v>
                </c:pt>
                <c:pt idx="89">
                  <c:v>200</c:v>
                </c:pt>
                <c:pt idx="90">
                  <c:v>200</c:v>
                </c:pt>
                <c:pt idx="91">
                  <c:v>200</c:v>
                </c:pt>
                <c:pt idx="92">
                  <c:v>200</c:v>
                </c:pt>
                <c:pt idx="93">
                  <c:v>200</c:v>
                </c:pt>
                <c:pt idx="94">
                  <c:v>200</c:v>
                </c:pt>
                <c:pt idx="95">
                  <c:v>200</c:v>
                </c:pt>
                <c:pt idx="96">
                  <c:v>200</c:v>
                </c:pt>
                <c:pt idx="97">
                  <c:v>200</c:v>
                </c:pt>
                <c:pt idx="98">
                  <c:v>200</c:v>
                </c:pt>
                <c:pt idx="99">
                  <c:v>200</c:v>
                </c:pt>
                <c:pt idx="100">
                  <c:v>200</c:v>
                </c:pt>
                <c:pt idx="101">
                  <c:v>200</c:v>
                </c:pt>
                <c:pt idx="102">
                  <c:v>200</c:v>
                </c:pt>
                <c:pt idx="103">
                  <c:v>200</c:v>
                </c:pt>
                <c:pt idx="104">
                  <c:v>200</c:v>
                </c:pt>
                <c:pt idx="105">
                  <c:v>200</c:v>
                </c:pt>
                <c:pt idx="106">
                  <c:v>200</c:v>
                </c:pt>
                <c:pt idx="107">
                  <c:v>200</c:v>
                </c:pt>
                <c:pt idx="108">
                  <c:v>200</c:v>
                </c:pt>
                <c:pt idx="130">
                  <c:v>200</c:v>
                </c:pt>
                <c:pt idx="131">
                  <c:v>200</c:v>
                </c:pt>
                <c:pt idx="132">
                  <c:v>200</c:v>
                </c:pt>
                <c:pt idx="133">
                  <c:v>200</c:v>
                </c:pt>
                <c:pt idx="134">
                  <c:v>200</c:v>
                </c:pt>
                <c:pt idx="135">
                  <c:v>200</c:v>
                </c:pt>
                <c:pt idx="136">
                  <c:v>200</c:v>
                </c:pt>
                <c:pt idx="137">
                  <c:v>200</c:v>
                </c:pt>
                <c:pt idx="138">
                  <c:v>200</c:v>
                </c:pt>
                <c:pt idx="139">
                  <c:v>200</c:v>
                </c:pt>
                <c:pt idx="140">
                  <c:v>200</c:v>
                </c:pt>
                <c:pt idx="141">
                  <c:v>200</c:v>
                </c:pt>
                <c:pt idx="142">
                  <c:v>200</c:v>
                </c:pt>
                <c:pt idx="143">
                  <c:v>200</c:v>
                </c:pt>
                <c:pt idx="144">
                  <c:v>200</c:v>
                </c:pt>
                <c:pt idx="145">
                  <c:v>200</c:v>
                </c:pt>
                <c:pt idx="146">
                  <c:v>200</c:v>
                </c:pt>
                <c:pt idx="147">
                  <c:v>200</c:v>
                </c:pt>
                <c:pt idx="148">
                  <c:v>200</c:v>
                </c:pt>
                <c:pt idx="149">
                  <c:v>200</c:v>
                </c:pt>
                <c:pt idx="150">
                  <c:v>200</c:v>
                </c:pt>
                <c:pt idx="151">
                  <c:v>200</c:v>
                </c:pt>
                <c:pt idx="152">
                  <c:v>200</c:v>
                </c:pt>
                <c:pt idx="153">
                  <c:v>200</c:v>
                </c:pt>
                <c:pt idx="154">
                  <c:v>200</c:v>
                </c:pt>
                <c:pt idx="155">
                  <c:v>200</c:v>
                </c:pt>
                <c:pt idx="156">
                  <c:v>200</c:v>
                </c:pt>
                <c:pt idx="178">
                  <c:v>200</c:v>
                </c:pt>
                <c:pt idx="179">
                  <c:v>200</c:v>
                </c:pt>
                <c:pt idx="180">
                  <c:v>200</c:v>
                </c:pt>
                <c:pt idx="181">
                  <c:v>200</c:v>
                </c:pt>
                <c:pt idx="182">
                  <c:v>200</c:v>
                </c:pt>
                <c:pt idx="183">
                  <c:v>200</c:v>
                </c:pt>
                <c:pt idx="184">
                  <c:v>200</c:v>
                </c:pt>
                <c:pt idx="185">
                  <c:v>200</c:v>
                </c:pt>
                <c:pt idx="186">
                  <c:v>200</c:v>
                </c:pt>
                <c:pt idx="187">
                  <c:v>200</c:v>
                </c:pt>
                <c:pt idx="188">
                  <c:v>200</c:v>
                </c:pt>
                <c:pt idx="189">
                  <c:v>200</c:v>
                </c:pt>
                <c:pt idx="190">
                  <c:v>200</c:v>
                </c:pt>
                <c:pt idx="191">
                  <c:v>200</c:v>
                </c:pt>
                <c:pt idx="192">
                  <c:v>200</c:v>
                </c:pt>
                <c:pt idx="193">
                  <c:v>200</c:v>
                </c:pt>
                <c:pt idx="194">
                  <c:v>200</c:v>
                </c:pt>
                <c:pt idx="195">
                  <c:v>200</c:v>
                </c:pt>
                <c:pt idx="196">
                  <c:v>200</c:v>
                </c:pt>
                <c:pt idx="197">
                  <c:v>200</c:v>
                </c:pt>
                <c:pt idx="198">
                  <c:v>200</c:v>
                </c:pt>
                <c:pt idx="199">
                  <c:v>200</c:v>
                </c:pt>
                <c:pt idx="200">
                  <c:v>200</c:v>
                </c:pt>
                <c:pt idx="201">
                  <c:v>200</c:v>
                </c:pt>
                <c:pt idx="202">
                  <c:v>200</c:v>
                </c:pt>
                <c:pt idx="203">
                  <c:v>200</c:v>
                </c:pt>
                <c:pt idx="204">
                  <c:v>200</c:v>
                </c:pt>
                <c:pt idx="226">
                  <c:v>200</c:v>
                </c:pt>
                <c:pt idx="227">
                  <c:v>200</c:v>
                </c:pt>
                <c:pt idx="228">
                  <c:v>200</c:v>
                </c:pt>
                <c:pt idx="229">
                  <c:v>200</c:v>
                </c:pt>
                <c:pt idx="230">
                  <c:v>200</c:v>
                </c:pt>
                <c:pt idx="231">
                  <c:v>200</c:v>
                </c:pt>
                <c:pt idx="232">
                  <c:v>200</c:v>
                </c:pt>
                <c:pt idx="233">
                  <c:v>200</c:v>
                </c:pt>
                <c:pt idx="234">
                  <c:v>200</c:v>
                </c:pt>
                <c:pt idx="235">
                  <c:v>200</c:v>
                </c:pt>
                <c:pt idx="236">
                  <c:v>200</c:v>
                </c:pt>
                <c:pt idx="237">
                  <c:v>200</c:v>
                </c:pt>
                <c:pt idx="238">
                  <c:v>200</c:v>
                </c:pt>
                <c:pt idx="239">
                  <c:v>200</c:v>
                </c:pt>
                <c:pt idx="240">
                  <c:v>200</c:v>
                </c:pt>
                <c:pt idx="241">
                  <c:v>200</c:v>
                </c:pt>
                <c:pt idx="242">
                  <c:v>200</c:v>
                </c:pt>
                <c:pt idx="243">
                  <c:v>200</c:v>
                </c:pt>
                <c:pt idx="244">
                  <c:v>200</c:v>
                </c:pt>
                <c:pt idx="245">
                  <c:v>200</c:v>
                </c:pt>
                <c:pt idx="246">
                  <c:v>200</c:v>
                </c:pt>
                <c:pt idx="247">
                  <c:v>200</c:v>
                </c:pt>
                <c:pt idx="248">
                  <c:v>200</c:v>
                </c:pt>
                <c:pt idx="249">
                  <c:v>200</c:v>
                </c:pt>
                <c:pt idx="250">
                  <c:v>200</c:v>
                </c:pt>
                <c:pt idx="251">
                  <c:v>200</c:v>
                </c:pt>
                <c:pt idx="252">
                  <c:v>200</c:v>
                </c:pt>
                <c:pt idx="274">
                  <c:v>200</c:v>
                </c:pt>
                <c:pt idx="275">
                  <c:v>200</c:v>
                </c:pt>
                <c:pt idx="276">
                  <c:v>200</c:v>
                </c:pt>
                <c:pt idx="277">
                  <c:v>200</c:v>
                </c:pt>
                <c:pt idx="278">
                  <c:v>200</c:v>
                </c:pt>
                <c:pt idx="279">
                  <c:v>200</c:v>
                </c:pt>
                <c:pt idx="280">
                  <c:v>200</c:v>
                </c:pt>
                <c:pt idx="281">
                  <c:v>200</c:v>
                </c:pt>
                <c:pt idx="282">
                  <c:v>200</c:v>
                </c:pt>
                <c:pt idx="283">
                  <c:v>200</c:v>
                </c:pt>
                <c:pt idx="284">
                  <c:v>200</c:v>
                </c:pt>
                <c:pt idx="285">
                  <c:v>200</c:v>
                </c:pt>
                <c:pt idx="286">
                  <c:v>200</c:v>
                </c:pt>
                <c:pt idx="287">
                  <c:v>200</c:v>
                </c:pt>
                <c:pt idx="288">
                  <c:v>200</c:v>
                </c:pt>
                <c:pt idx="289">
                  <c:v>200</c:v>
                </c:pt>
                <c:pt idx="290">
                  <c:v>200</c:v>
                </c:pt>
                <c:pt idx="291">
                  <c:v>200</c:v>
                </c:pt>
                <c:pt idx="292">
                  <c:v>200</c:v>
                </c:pt>
                <c:pt idx="293">
                  <c:v>200</c:v>
                </c:pt>
                <c:pt idx="294">
                  <c:v>200</c:v>
                </c:pt>
                <c:pt idx="295">
                  <c:v>200</c:v>
                </c:pt>
                <c:pt idx="296">
                  <c:v>200</c:v>
                </c:pt>
                <c:pt idx="297">
                  <c:v>200</c:v>
                </c:pt>
                <c:pt idx="298">
                  <c:v>200</c:v>
                </c:pt>
                <c:pt idx="299">
                  <c:v>200</c:v>
                </c:pt>
                <c:pt idx="300">
                  <c:v>200</c:v>
                </c:pt>
                <c:pt idx="322">
                  <c:v>200</c:v>
                </c:pt>
                <c:pt idx="323">
                  <c:v>200</c:v>
                </c:pt>
                <c:pt idx="324">
                  <c:v>200</c:v>
                </c:pt>
                <c:pt idx="325">
                  <c:v>200</c:v>
                </c:pt>
                <c:pt idx="326">
                  <c:v>200</c:v>
                </c:pt>
                <c:pt idx="327">
                  <c:v>200</c:v>
                </c:pt>
                <c:pt idx="328">
                  <c:v>200</c:v>
                </c:pt>
                <c:pt idx="329">
                  <c:v>200</c:v>
                </c:pt>
                <c:pt idx="330">
                  <c:v>200</c:v>
                </c:pt>
                <c:pt idx="331">
                  <c:v>200</c:v>
                </c:pt>
                <c:pt idx="332">
                  <c:v>200</c:v>
                </c:pt>
                <c:pt idx="333">
                  <c:v>200</c:v>
                </c:pt>
                <c:pt idx="334">
                  <c:v>200</c:v>
                </c:pt>
                <c:pt idx="335">
                  <c:v>200</c:v>
                </c:pt>
              </c:numCache>
            </c:numRef>
          </c:val>
          <c:extLst>
            <c:ext xmlns:c16="http://schemas.microsoft.com/office/drawing/2014/chart" uri="{C3380CC4-5D6E-409C-BE32-E72D297353CC}">
              <c16:uniqueId val="{00000000-B773-4566-BA73-02D46FFBCC10}"/>
            </c:ext>
          </c:extLst>
        </c:ser>
        <c:dLbls>
          <c:showLegendKey val="0"/>
          <c:showVal val="0"/>
          <c:showCatName val="0"/>
          <c:showSerName val="0"/>
          <c:showPercent val="0"/>
          <c:showBubbleSize val="0"/>
        </c:dLbls>
        <c:axId val="781589103"/>
        <c:axId val="555600479"/>
      </c:areaChart>
      <c:lineChart>
        <c:grouping val="standard"/>
        <c:varyColors val="0"/>
        <c:ser>
          <c:idx val="0"/>
          <c:order val="0"/>
          <c:tx>
            <c:strRef>
              <c:f>'All sp'!$G$1</c:f>
              <c:strCache>
                <c:ptCount val="1"/>
                <c:pt idx="0">
                  <c:v>Ambient 1</c:v>
                </c:pt>
              </c:strCache>
            </c:strRef>
          </c:tx>
          <c:spPr>
            <a:ln w="28575" cap="rnd">
              <a:solidFill>
                <a:schemeClr val="accent5"/>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sp'!$G$2:$G$337</c:f>
              <c:numCache>
                <c:formatCode>General</c:formatCode>
                <c:ptCount val="336"/>
                <c:pt idx="0">
                  <c:v>73.781999999999996</c:v>
                </c:pt>
                <c:pt idx="1">
                  <c:v>73.777000000000001</c:v>
                </c:pt>
                <c:pt idx="2">
                  <c:v>74.769000000000005</c:v>
                </c:pt>
                <c:pt idx="3">
                  <c:v>73.953000000000003</c:v>
                </c:pt>
                <c:pt idx="4">
                  <c:v>73.724999999999994</c:v>
                </c:pt>
                <c:pt idx="5">
                  <c:v>73.620999999999995</c:v>
                </c:pt>
                <c:pt idx="6">
                  <c:v>71.875</c:v>
                </c:pt>
                <c:pt idx="7">
                  <c:v>70.629000000000005</c:v>
                </c:pt>
                <c:pt idx="8">
                  <c:v>71.2</c:v>
                </c:pt>
                <c:pt idx="9">
                  <c:v>71.454999999999998</c:v>
                </c:pt>
                <c:pt idx="10">
                  <c:v>69.183000000000007</c:v>
                </c:pt>
                <c:pt idx="11">
                  <c:v>70.590999999999994</c:v>
                </c:pt>
                <c:pt idx="12">
                  <c:v>68.555000000000007</c:v>
                </c:pt>
                <c:pt idx="13">
                  <c:v>68.41</c:v>
                </c:pt>
                <c:pt idx="14">
                  <c:v>69.763999999999996</c:v>
                </c:pt>
                <c:pt idx="15">
                  <c:v>70.004000000000005</c:v>
                </c:pt>
                <c:pt idx="16">
                  <c:v>70.311000000000007</c:v>
                </c:pt>
                <c:pt idx="17">
                  <c:v>71.534999999999997</c:v>
                </c:pt>
                <c:pt idx="18">
                  <c:v>72.323999999999998</c:v>
                </c:pt>
                <c:pt idx="19">
                  <c:v>73.625</c:v>
                </c:pt>
                <c:pt idx="20">
                  <c:v>73.611000000000004</c:v>
                </c:pt>
                <c:pt idx="21">
                  <c:v>76.180999999999997</c:v>
                </c:pt>
                <c:pt idx="22">
                  <c:v>77.885999999999996</c:v>
                </c:pt>
                <c:pt idx="23">
                  <c:v>74.930000000000007</c:v>
                </c:pt>
                <c:pt idx="24">
                  <c:v>73.896000000000001</c:v>
                </c:pt>
                <c:pt idx="25">
                  <c:v>62.539000000000001</c:v>
                </c:pt>
                <c:pt idx="26">
                  <c:v>62.106999999999999</c:v>
                </c:pt>
                <c:pt idx="27">
                  <c:v>60.591999999999999</c:v>
                </c:pt>
                <c:pt idx="28">
                  <c:v>59.423000000000002</c:v>
                </c:pt>
                <c:pt idx="29">
                  <c:v>58.036999999999999</c:v>
                </c:pt>
                <c:pt idx="30">
                  <c:v>56.582999999999998</c:v>
                </c:pt>
                <c:pt idx="31">
                  <c:v>57.167999999999999</c:v>
                </c:pt>
                <c:pt idx="32">
                  <c:v>56.731000000000002</c:v>
                </c:pt>
                <c:pt idx="33">
                  <c:v>53.956000000000003</c:v>
                </c:pt>
                <c:pt idx="34">
                  <c:v>53.488</c:v>
                </c:pt>
                <c:pt idx="35">
                  <c:v>69.260999999999996</c:v>
                </c:pt>
                <c:pt idx="36">
                  <c:v>68.637</c:v>
                </c:pt>
                <c:pt idx="37">
                  <c:v>69.936000000000007</c:v>
                </c:pt>
                <c:pt idx="38">
                  <c:v>64.536000000000001</c:v>
                </c:pt>
                <c:pt idx="39">
                  <c:v>65.447000000000003</c:v>
                </c:pt>
                <c:pt idx="40">
                  <c:v>61.305</c:v>
                </c:pt>
                <c:pt idx="41">
                  <c:v>61.453000000000003</c:v>
                </c:pt>
                <c:pt idx="42">
                  <c:v>62.728000000000002</c:v>
                </c:pt>
                <c:pt idx="43">
                  <c:v>63.558999999999997</c:v>
                </c:pt>
                <c:pt idx="44">
                  <c:v>63.369</c:v>
                </c:pt>
                <c:pt idx="45">
                  <c:v>63.213000000000001</c:v>
                </c:pt>
                <c:pt idx="46">
                  <c:v>63.856000000000002</c:v>
                </c:pt>
                <c:pt idx="47">
                  <c:v>62.945999999999998</c:v>
                </c:pt>
                <c:pt idx="48">
                  <c:v>62.216999999999999</c:v>
                </c:pt>
                <c:pt idx="49">
                  <c:v>63.273000000000003</c:v>
                </c:pt>
                <c:pt idx="50">
                  <c:v>63.991999999999997</c:v>
                </c:pt>
                <c:pt idx="51">
                  <c:v>64.876999999999995</c:v>
                </c:pt>
                <c:pt idx="52">
                  <c:v>62.134</c:v>
                </c:pt>
                <c:pt idx="53">
                  <c:v>62.941000000000003</c:v>
                </c:pt>
                <c:pt idx="54">
                  <c:v>64.587999999999994</c:v>
                </c:pt>
                <c:pt idx="55">
                  <c:v>65.468999999999994</c:v>
                </c:pt>
                <c:pt idx="56">
                  <c:v>65.113</c:v>
                </c:pt>
                <c:pt idx="57">
                  <c:v>65.941999999999993</c:v>
                </c:pt>
                <c:pt idx="58">
                  <c:v>65.573999999999998</c:v>
                </c:pt>
                <c:pt idx="59">
                  <c:v>66.146000000000001</c:v>
                </c:pt>
                <c:pt idx="60">
                  <c:v>65.150999999999996</c:v>
                </c:pt>
                <c:pt idx="61">
                  <c:v>65.36</c:v>
                </c:pt>
                <c:pt idx="62">
                  <c:v>66.957999999999998</c:v>
                </c:pt>
                <c:pt idx="63">
                  <c:v>67.84</c:v>
                </c:pt>
                <c:pt idx="64">
                  <c:v>66.828000000000003</c:v>
                </c:pt>
                <c:pt idx="65">
                  <c:v>64.52</c:v>
                </c:pt>
                <c:pt idx="66">
                  <c:v>64.135999999999996</c:v>
                </c:pt>
                <c:pt idx="67">
                  <c:v>63.802</c:v>
                </c:pt>
                <c:pt idx="68">
                  <c:v>66.935000000000002</c:v>
                </c:pt>
                <c:pt idx="69">
                  <c:v>68.787999999999997</c:v>
                </c:pt>
                <c:pt idx="70">
                  <c:v>68.751999999999995</c:v>
                </c:pt>
                <c:pt idx="71">
                  <c:v>68.241</c:v>
                </c:pt>
                <c:pt idx="72">
                  <c:v>49.283000000000001</c:v>
                </c:pt>
                <c:pt idx="73">
                  <c:v>45.805</c:v>
                </c:pt>
                <c:pt idx="74">
                  <c:v>46.734999999999999</c:v>
                </c:pt>
                <c:pt idx="75">
                  <c:v>48.569000000000003</c:v>
                </c:pt>
                <c:pt idx="76">
                  <c:v>47.481999999999999</c:v>
                </c:pt>
                <c:pt idx="77">
                  <c:v>47.814</c:v>
                </c:pt>
                <c:pt idx="78">
                  <c:v>45.679000000000002</c:v>
                </c:pt>
                <c:pt idx="79">
                  <c:v>47.500999999999998</c:v>
                </c:pt>
                <c:pt idx="80">
                  <c:v>46.646999999999998</c:v>
                </c:pt>
                <c:pt idx="81">
                  <c:v>50.228999999999999</c:v>
                </c:pt>
                <c:pt idx="82">
                  <c:v>62.026000000000003</c:v>
                </c:pt>
                <c:pt idx="83">
                  <c:v>66.132000000000005</c:v>
                </c:pt>
                <c:pt idx="84">
                  <c:v>63.701000000000001</c:v>
                </c:pt>
                <c:pt idx="85">
                  <c:v>58.307000000000002</c:v>
                </c:pt>
                <c:pt idx="86">
                  <c:v>54.220999999999997</c:v>
                </c:pt>
                <c:pt idx="87">
                  <c:v>53.222000000000001</c:v>
                </c:pt>
                <c:pt idx="88">
                  <c:v>52.548999999999999</c:v>
                </c:pt>
                <c:pt idx="89">
                  <c:v>55.899000000000001</c:v>
                </c:pt>
                <c:pt idx="90">
                  <c:v>55.631999999999998</c:v>
                </c:pt>
                <c:pt idx="91">
                  <c:v>56.536999999999999</c:v>
                </c:pt>
                <c:pt idx="92">
                  <c:v>54.576999999999998</c:v>
                </c:pt>
                <c:pt idx="93">
                  <c:v>54.009</c:v>
                </c:pt>
                <c:pt idx="94">
                  <c:v>54.322000000000003</c:v>
                </c:pt>
                <c:pt idx="95">
                  <c:v>55.298999999999999</c:v>
                </c:pt>
                <c:pt idx="96">
                  <c:v>53.814999999999998</c:v>
                </c:pt>
                <c:pt idx="97">
                  <c:v>55.183</c:v>
                </c:pt>
                <c:pt idx="98">
                  <c:v>55.198999999999998</c:v>
                </c:pt>
                <c:pt idx="99">
                  <c:v>55.320999999999998</c:v>
                </c:pt>
                <c:pt idx="100">
                  <c:v>54.113999999999997</c:v>
                </c:pt>
                <c:pt idx="101">
                  <c:v>55.426000000000002</c:v>
                </c:pt>
                <c:pt idx="102">
                  <c:v>55.533999999999999</c:v>
                </c:pt>
                <c:pt idx="103">
                  <c:v>56.018000000000001</c:v>
                </c:pt>
                <c:pt idx="104">
                  <c:v>59.494999999999997</c:v>
                </c:pt>
                <c:pt idx="105">
                  <c:v>59.698999999999998</c:v>
                </c:pt>
                <c:pt idx="106">
                  <c:v>60.911999999999999</c:v>
                </c:pt>
                <c:pt idx="107">
                  <c:v>60.484999999999999</c:v>
                </c:pt>
                <c:pt idx="108">
                  <c:v>61.43</c:v>
                </c:pt>
                <c:pt idx="109">
                  <c:v>61.966999999999999</c:v>
                </c:pt>
                <c:pt idx="110">
                  <c:v>63.101999999999997</c:v>
                </c:pt>
                <c:pt idx="111">
                  <c:v>63.673000000000002</c:v>
                </c:pt>
                <c:pt idx="112">
                  <c:v>65.075000000000003</c:v>
                </c:pt>
                <c:pt idx="113">
                  <c:v>68.572000000000003</c:v>
                </c:pt>
                <c:pt idx="114">
                  <c:v>69.209999999999994</c:v>
                </c:pt>
                <c:pt idx="115">
                  <c:v>69.445999999999998</c:v>
                </c:pt>
                <c:pt idx="116">
                  <c:v>63.673000000000002</c:v>
                </c:pt>
                <c:pt idx="117">
                  <c:v>57.938000000000002</c:v>
                </c:pt>
                <c:pt idx="118">
                  <c:v>53.427</c:v>
                </c:pt>
                <c:pt idx="119">
                  <c:v>51.03</c:v>
                </c:pt>
                <c:pt idx="120">
                  <c:v>50.265000000000001</c:v>
                </c:pt>
                <c:pt idx="121">
                  <c:v>49.878999999999998</c:v>
                </c:pt>
                <c:pt idx="122">
                  <c:v>49.39</c:v>
                </c:pt>
                <c:pt idx="123">
                  <c:v>48.460999999999999</c:v>
                </c:pt>
                <c:pt idx="124">
                  <c:v>49.164999999999999</c:v>
                </c:pt>
                <c:pt idx="125">
                  <c:v>53.22</c:v>
                </c:pt>
                <c:pt idx="126">
                  <c:v>56.694000000000003</c:v>
                </c:pt>
                <c:pt idx="127">
                  <c:v>61.317999999999998</c:v>
                </c:pt>
                <c:pt idx="128">
                  <c:v>61.841000000000001</c:v>
                </c:pt>
                <c:pt idx="129">
                  <c:v>64.628</c:v>
                </c:pt>
                <c:pt idx="130">
                  <c:v>66.665999999999997</c:v>
                </c:pt>
                <c:pt idx="131">
                  <c:v>67.430999999999997</c:v>
                </c:pt>
                <c:pt idx="132">
                  <c:v>71.152000000000001</c:v>
                </c:pt>
                <c:pt idx="133">
                  <c:v>73.028999999999996</c:v>
                </c:pt>
                <c:pt idx="134">
                  <c:v>71.691000000000003</c:v>
                </c:pt>
                <c:pt idx="135">
                  <c:v>71.98</c:v>
                </c:pt>
                <c:pt idx="136">
                  <c:v>72.730999999999995</c:v>
                </c:pt>
                <c:pt idx="137">
                  <c:v>72.798000000000002</c:v>
                </c:pt>
                <c:pt idx="138">
                  <c:v>73.117000000000004</c:v>
                </c:pt>
                <c:pt idx="139">
                  <c:v>73.668999999999997</c:v>
                </c:pt>
                <c:pt idx="140">
                  <c:v>73.701999999999998</c:v>
                </c:pt>
                <c:pt idx="141">
                  <c:v>74.828000000000003</c:v>
                </c:pt>
                <c:pt idx="142">
                  <c:v>75.203999999999994</c:v>
                </c:pt>
                <c:pt idx="143">
                  <c:v>74.718000000000004</c:v>
                </c:pt>
                <c:pt idx="144">
                  <c:v>74.180000000000007</c:v>
                </c:pt>
                <c:pt idx="145">
                  <c:v>73.564999999999998</c:v>
                </c:pt>
                <c:pt idx="146">
                  <c:v>73.980999999999995</c:v>
                </c:pt>
                <c:pt idx="147">
                  <c:v>74.724999999999994</c:v>
                </c:pt>
                <c:pt idx="148">
                  <c:v>74.527000000000001</c:v>
                </c:pt>
                <c:pt idx="149">
                  <c:v>74.037000000000006</c:v>
                </c:pt>
                <c:pt idx="150">
                  <c:v>74.864999999999995</c:v>
                </c:pt>
                <c:pt idx="151">
                  <c:v>74.423000000000002</c:v>
                </c:pt>
                <c:pt idx="152">
                  <c:v>74.228999999999999</c:v>
                </c:pt>
                <c:pt idx="153">
                  <c:v>75.784000000000006</c:v>
                </c:pt>
                <c:pt idx="154">
                  <c:v>75.855000000000004</c:v>
                </c:pt>
                <c:pt idx="155">
                  <c:v>75.082999999999998</c:v>
                </c:pt>
                <c:pt idx="156">
                  <c:v>75.144000000000005</c:v>
                </c:pt>
                <c:pt idx="157">
                  <c:v>75.581000000000003</c:v>
                </c:pt>
                <c:pt idx="158">
                  <c:v>75.460999999999999</c:v>
                </c:pt>
                <c:pt idx="159">
                  <c:v>76.236999999999995</c:v>
                </c:pt>
                <c:pt idx="160">
                  <c:v>77.302000000000007</c:v>
                </c:pt>
                <c:pt idx="161">
                  <c:v>64.421000000000006</c:v>
                </c:pt>
                <c:pt idx="162">
                  <c:v>59.4</c:v>
                </c:pt>
                <c:pt idx="163">
                  <c:v>54.238</c:v>
                </c:pt>
                <c:pt idx="164">
                  <c:v>47.954999999999998</c:v>
                </c:pt>
                <c:pt idx="165">
                  <c:v>46.061</c:v>
                </c:pt>
                <c:pt idx="166">
                  <c:v>44.365000000000002</c:v>
                </c:pt>
                <c:pt idx="167">
                  <c:v>42.143000000000001</c:v>
                </c:pt>
                <c:pt idx="168">
                  <c:v>41.706000000000003</c:v>
                </c:pt>
                <c:pt idx="169">
                  <c:v>39.767000000000003</c:v>
                </c:pt>
                <c:pt idx="170">
                  <c:v>40.076999999999998</c:v>
                </c:pt>
                <c:pt idx="171">
                  <c:v>40.023000000000003</c:v>
                </c:pt>
                <c:pt idx="172">
                  <c:v>39.390999999999998</c:v>
                </c:pt>
                <c:pt idx="173">
                  <c:v>39.481999999999999</c:v>
                </c:pt>
                <c:pt idx="174">
                  <c:v>40.811999999999998</c:v>
                </c:pt>
                <c:pt idx="175">
                  <c:v>41.837000000000003</c:v>
                </c:pt>
                <c:pt idx="176">
                  <c:v>41.305</c:v>
                </c:pt>
                <c:pt idx="177">
                  <c:v>43.261000000000003</c:v>
                </c:pt>
                <c:pt idx="178">
                  <c:v>45.195</c:v>
                </c:pt>
                <c:pt idx="179">
                  <c:v>45.588999999999999</c:v>
                </c:pt>
                <c:pt idx="180">
                  <c:v>46.110999999999997</c:v>
                </c:pt>
                <c:pt idx="181">
                  <c:v>46.975000000000001</c:v>
                </c:pt>
                <c:pt idx="182">
                  <c:v>47.308</c:v>
                </c:pt>
                <c:pt idx="183">
                  <c:v>54.311</c:v>
                </c:pt>
                <c:pt idx="184">
                  <c:v>57.168999999999997</c:v>
                </c:pt>
                <c:pt idx="185">
                  <c:v>58.158999999999999</c:v>
                </c:pt>
                <c:pt idx="186">
                  <c:v>61.228000000000002</c:v>
                </c:pt>
                <c:pt idx="187">
                  <c:v>64.590999999999994</c:v>
                </c:pt>
                <c:pt idx="188">
                  <c:v>66.355000000000004</c:v>
                </c:pt>
                <c:pt idx="189">
                  <c:v>44.290999999999997</c:v>
                </c:pt>
                <c:pt idx="190">
                  <c:v>47.537999999999997</c:v>
                </c:pt>
                <c:pt idx="191">
                  <c:v>38.807000000000002</c:v>
                </c:pt>
                <c:pt idx="192">
                  <c:v>38.551000000000002</c:v>
                </c:pt>
                <c:pt idx="193">
                  <c:v>39.265999999999998</c:v>
                </c:pt>
                <c:pt idx="194">
                  <c:v>36.128</c:v>
                </c:pt>
                <c:pt idx="195">
                  <c:v>36.871000000000002</c:v>
                </c:pt>
                <c:pt idx="196">
                  <c:v>39.128999999999998</c:v>
                </c:pt>
                <c:pt idx="197">
                  <c:v>36.539000000000001</c:v>
                </c:pt>
                <c:pt idx="198">
                  <c:v>41.494</c:v>
                </c:pt>
                <c:pt idx="199">
                  <c:v>55.426000000000002</c:v>
                </c:pt>
                <c:pt idx="200">
                  <c:v>54.773000000000003</c:v>
                </c:pt>
                <c:pt idx="201">
                  <c:v>49.825000000000003</c:v>
                </c:pt>
                <c:pt idx="202">
                  <c:v>46.531999999999996</c:v>
                </c:pt>
                <c:pt idx="203">
                  <c:v>46.268000000000001</c:v>
                </c:pt>
                <c:pt idx="204">
                  <c:v>45.317</c:v>
                </c:pt>
                <c:pt idx="205">
                  <c:v>46.192999999999998</c:v>
                </c:pt>
                <c:pt idx="206">
                  <c:v>48.01</c:v>
                </c:pt>
                <c:pt idx="207">
                  <c:v>48.509</c:v>
                </c:pt>
                <c:pt idx="208">
                  <c:v>50.969000000000001</c:v>
                </c:pt>
                <c:pt idx="209">
                  <c:v>51.683999999999997</c:v>
                </c:pt>
                <c:pt idx="210">
                  <c:v>52.37</c:v>
                </c:pt>
                <c:pt idx="211">
                  <c:v>57.27</c:v>
                </c:pt>
                <c:pt idx="212">
                  <c:v>56.822000000000003</c:v>
                </c:pt>
                <c:pt idx="213">
                  <c:v>50.601999999999997</c:v>
                </c:pt>
                <c:pt idx="214">
                  <c:v>44.923999999999999</c:v>
                </c:pt>
                <c:pt idx="215">
                  <c:v>46.040999999999997</c:v>
                </c:pt>
                <c:pt idx="216">
                  <c:v>43.621000000000002</c:v>
                </c:pt>
                <c:pt idx="217">
                  <c:v>42.621000000000002</c:v>
                </c:pt>
                <c:pt idx="218">
                  <c:v>39.881</c:v>
                </c:pt>
                <c:pt idx="219">
                  <c:v>41.826000000000001</c:v>
                </c:pt>
                <c:pt idx="220">
                  <c:v>41.689</c:v>
                </c:pt>
                <c:pt idx="221">
                  <c:v>39.185000000000002</c:v>
                </c:pt>
                <c:pt idx="222">
                  <c:v>40.728000000000002</c:v>
                </c:pt>
                <c:pt idx="223">
                  <c:v>40.978999999999999</c:v>
                </c:pt>
                <c:pt idx="224">
                  <c:v>42.387999999999998</c:v>
                </c:pt>
                <c:pt idx="225">
                  <c:v>42.411000000000001</c:v>
                </c:pt>
                <c:pt idx="226">
                  <c:v>45.694000000000003</c:v>
                </c:pt>
                <c:pt idx="227">
                  <c:v>43.906999999999996</c:v>
                </c:pt>
                <c:pt idx="228">
                  <c:v>47.246000000000002</c:v>
                </c:pt>
                <c:pt idx="229">
                  <c:v>56.997999999999998</c:v>
                </c:pt>
                <c:pt idx="230">
                  <c:v>60.103999999999999</c:v>
                </c:pt>
                <c:pt idx="231">
                  <c:v>62.256</c:v>
                </c:pt>
                <c:pt idx="232">
                  <c:v>58.494999999999997</c:v>
                </c:pt>
                <c:pt idx="233">
                  <c:v>60.505000000000003</c:v>
                </c:pt>
                <c:pt idx="234">
                  <c:v>58.639000000000003</c:v>
                </c:pt>
                <c:pt idx="235">
                  <c:v>61.823</c:v>
                </c:pt>
                <c:pt idx="236">
                  <c:v>56.234999999999999</c:v>
                </c:pt>
                <c:pt idx="237">
                  <c:v>55.686</c:v>
                </c:pt>
                <c:pt idx="238">
                  <c:v>54.792999999999999</c:v>
                </c:pt>
                <c:pt idx="239">
                  <c:v>51.734999999999999</c:v>
                </c:pt>
                <c:pt idx="240">
                  <c:v>51.323</c:v>
                </c:pt>
                <c:pt idx="241">
                  <c:v>52.845999999999997</c:v>
                </c:pt>
                <c:pt idx="242">
                  <c:v>51.808999999999997</c:v>
                </c:pt>
                <c:pt idx="243">
                  <c:v>51.7</c:v>
                </c:pt>
                <c:pt idx="244">
                  <c:v>52.265999999999998</c:v>
                </c:pt>
                <c:pt idx="245">
                  <c:v>52.953000000000003</c:v>
                </c:pt>
                <c:pt idx="246">
                  <c:v>51.883000000000003</c:v>
                </c:pt>
                <c:pt idx="247">
                  <c:v>52.677</c:v>
                </c:pt>
                <c:pt idx="248">
                  <c:v>53.555999999999997</c:v>
                </c:pt>
                <c:pt idx="249">
                  <c:v>54.771000000000001</c:v>
                </c:pt>
                <c:pt idx="250">
                  <c:v>53.488</c:v>
                </c:pt>
                <c:pt idx="251">
                  <c:v>54.683</c:v>
                </c:pt>
                <c:pt idx="252">
                  <c:v>51.75</c:v>
                </c:pt>
                <c:pt idx="253">
                  <c:v>52.697000000000003</c:v>
                </c:pt>
                <c:pt idx="254">
                  <c:v>53.076000000000001</c:v>
                </c:pt>
                <c:pt idx="255">
                  <c:v>53.563000000000002</c:v>
                </c:pt>
                <c:pt idx="256">
                  <c:v>54.247</c:v>
                </c:pt>
                <c:pt idx="257">
                  <c:v>54.247</c:v>
                </c:pt>
                <c:pt idx="258">
                  <c:v>57.317999999999998</c:v>
                </c:pt>
                <c:pt idx="259">
                  <c:v>61.609000000000002</c:v>
                </c:pt>
                <c:pt idx="260">
                  <c:v>51.914999999999999</c:v>
                </c:pt>
                <c:pt idx="261">
                  <c:v>51.808</c:v>
                </c:pt>
                <c:pt idx="262">
                  <c:v>55.097999999999999</c:v>
                </c:pt>
                <c:pt idx="263">
                  <c:v>46.798000000000002</c:v>
                </c:pt>
                <c:pt idx="264">
                  <c:v>43.673000000000002</c:v>
                </c:pt>
                <c:pt idx="265">
                  <c:v>43.462000000000003</c:v>
                </c:pt>
                <c:pt idx="266">
                  <c:v>42.548999999999999</c:v>
                </c:pt>
                <c:pt idx="267">
                  <c:v>42.328000000000003</c:v>
                </c:pt>
                <c:pt idx="268">
                  <c:v>41.863</c:v>
                </c:pt>
                <c:pt idx="269">
                  <c:v>41.606999999999999</c:v>
                </c:pt>
                <c:pt idx="270">
                  <c:v>40.008000000000003</c:v>
                </c:pt>
                <c:pt idx="271">
                  <c:v>39.405999999999999</c:v>
                </c:pt>
                <c:pt idx="272">
                  <c:v>39.076000000000001</c:v>
                </c:pt>
                <c:pt idx="273">
                  <c:v>40.450000000000003</c:v>
                </c:pt>
                <c:pt idx="274">
                  <c:v>42.734999999999999</c:v>
                </c:pt>
                <c:pt idx="275">
                  <c:v>47.268000000000001</c:v>
                </c:pt>
                <c:pt idx="276">
                  <c:v>52.048999999999999</c:v>
                </c:pt>
                <c:pt idx="277">
                  <c:v>56.180999999999997</c:v>
                </c:pt>
                <c:pt idx="278">
                  <c:v>48.79</c:v>
                </c:pt>
                <c:pt idx="279">
                  <c:v>51.189</c:v>
                </c:pt>
                <c:pt idx="280">
                  <c:v>51.002000000000002</c:v>
                </c:pt>
                <c:pt idx="281">
                  <c:v>50.783999999999999</c:v>
                </c:pt>
                <c:pt idx="282">
                  <c:v>50.56</c:v>
                </c:pt>
                <c:pt idx="283">
                  <c:v>51.555999999999997</c:v>
                </c:pt>
                <c:pt idx="284">
                  <c:v>50.886000000000003</c:v>
                </c:pt>
                <c:pt idx="285">
                  <c:v>52.548999999999999</c:v>
                </c:pt>
                <c:pt idx="286">
                  <c:v>53.188000000000002</c:v>
                </c:pt>
                <c:pt idx="287">
                  <c:v>56.627000000000002</c:v>
                </c:pt>
                <c:pt idx="288">
                  <c:v>54.316000000000003</c:v>
                </c:pt>
                <c:pt idx="289">
                  <c:v>54.591000000000001</c:v>
                </c:pt>
                <c:pt idx="290">
                  <c:v>54.843000000000004</c:v>
                </c:pt>
                <c:pt idx="291">
                  <c:v>54.2</c:v>
                </c:pt>
                <c:pt idx="292">
                  <c:v>57.220999999999997</c:v>
                </c:pt>
                <c:pt idx="293">
                  <c:v>57.252000000000002</c:v>
                </c:pt>
                <c:pt idx="294">
                  <c:v>56.436</c:v>
                </c:pt>
                <c:pt idx="295">
                  <c:v>53.133000000000003</c:v>
                </c:pt>
                <c:pt idx="296">
                  <c:v>62.043999999999997</c:v>
                </c:pt>
                <c:pt idx="297">
                  <c:v>52.582000000000001</c:v>
                </c:pt>
                <c:pt idx="298">
                  <c:v>52.548000000000002</c:v>
                </c:pt>
                <c:pt idx="299">
                  <c:v>50.16</c:v>
                </c:pt>
                <c:pt idx="300">
                  <c:v>47.277000000000001</c:v>
                </c:pt>
                <c:pt idx="301">
                  <c:v>46.668999999999997</c:v>
                </c:pt>
                <c:pt idx="302">
                  <c:v>49.22</c:v>
                </c:pt>
                <c:pt idx="303">
                  <c:v>50.968000000000004</c:v>
                </c:pt>
                <c:pt idx="304">
                  <c:v>51.722999999999999</c:v>
                </c:pt>
                <c:pt idx="305">
                  <c:v>53.15</c:v>
                </c:pt>
                <c:pt idx="306">
                  <c:v>58.22</c:v>
                </c:pt>
                <c:pt idx="307">
                  <c:v>60.484999999999999</c:v>
                </c:pt>
                <c:pt idx="308">
                  <c:v>46.936999999999998</c:v>
                </c:pt>
                <c:pt idx="309">
                  <c:v>45.375</c:v>
                </c:pt>
                <c:pt idx="310">
                  <c:v>42.945999999999998</c:v>
                </c:pt>
                <c:pt idx="311">
                  <c:v>43.685000000000002</c:v>
                </c:pt>
                <c:pt idx="312">
                  <c:v>44.682000000000002</c:v>
                </c:pt>
                <c:pt idx="313">
                  <c:v>42.923000000000002</c:v>
                </c:pt>
                <c:pt idx="314">
                  <c:v>41.256999999999998</c:v>
                </c:pt>
                <c:pt idx="315">
                  <c:v>39.433</c:v>
                </c:pt>
                <c:pt idx="316">
                  <c:v>40.131</c:v>
                </c:pt>
                <c:pt idx="317">
                  <c:v>40.645000000000003</c:v>
                </c:pt>
                <c:pt idx="318">
                  <c:v>39.46</c:v>
                </c:pt>
                <c:pt idx="319">
                  <c:v>39.264000000000003</c:v>
                </c:pt>
                <c:pt idx="320">
                  <c:v>39.228999999999999</c:v>
                </c:pt>
                <c:pt idx="321">
                  <c:v>41.856999999999999</c:v>
                </c:pt>
                <c:pt idx="322">
                  <c:v>40.430999999999997</c:v>
                </c:pt>
                <c:pt idx="323">
                  <c:v>41.198</c:v>
                </c:pt>
                <c:pt idx="324">
                  <c:v>41.38</c:v>
                </c:pt>
                <c:pt idx="325">
                  <c:v>51.661000000000001</c:v>
                </c:pt>
                <c:pt idx="326">
                  <c:v>55.429000000000002</c:v>
                </c:pt>
                <c:pt idx="327">
                  <c:v>52.965000000000003</c:v>
                </c:pt>
                <c:pt idx="328">
                  <c:v>49.924999999999997</c:v>
                </c:pt>
                <c:pt idx="329">
                  <c:v>47.414000000000001</c:v>
                </c:pt>
                <c:pt idx="330">
                  <c:v>46.774000000000001</c:v>
                </c:pt>
                <c:pt idx="331">
                  <c:v>48.488</c:v>
                </c:pt>
                <c:pt idx="332">
                  <c:v>46.573999999999998</c:v>
                </c:pt>
                <c:pt idx="333">
                  <c:v>45.609000000000002</c:v>
                </c:pt>
                <c:pt idx="334">
                  <c:v>43.674999999999997</c:v>
                </c:pt>
                <c:pt idx="335">
                  <c:v>43.686999999999998</c:v>
                </c:pt>
              </c:numCache>
            </c:numRef>
          </c:val>
          <c:smooth val="0"/>
          <c:extLst>
            <c:ext xmlns:c16="http://schemas.microsoft.com/office/drawing/2014/chart" uri="{C3380CC4-5D6E-409C-BE32-E72D297353CC}">
              <c16:uniqueId val="{00000001-B773-4566-BA73-02D46FFBCC10}"/>
            </c:ext>
          </c:extLst>
        </c:ser>
        <c:ser>
          <c:idx val="1"/>
          <c:order val="1"/>
          <c:tx>
            <c:strRef>
              <c:f>'All sp'!$H$1</c:f>
              <c:strCache>
                <c:ptCount val="1"/>
                <c:pt idx="0">
                  <c:v>Ambient 2</c:v>
                </c:pt>
              </c:strCache>
            </c:strRef>
          </c:tx>
          <c:spPr>
            <a:ln w="28575" cap="rnd">
              <a:solidFill>
                <a:schemeClr val="accent2"/>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sp'!$H$2:$H$337</c:f>
              <c:numCache>
                <c:formatCode>General</c:formatCode>
                <c:ptCount val="336"/>
                <c:pt idx="0">
                  <c:v>78.36</c:v>
                </c:pt>
                <c:pt idx="1">
                  <c:v>77.905000000000001</c:v>
                </c:pt>
                <c:pt idx="2">
                  <c:v>77.218999999999994</c:v>
                </c:pt>
                <c:pt idx="3">
                  <c:v>76.790000000000006</c:v>
                </c:pt>
                <c:pt idx="4">
                  <c:v>76.671999999999997</c:v>
                </c:pt>
                <c:pt idx="5">
                  <c:v>76.180999999999997</c:v>
                </c:pt>
                <c:pt idx="6">
                  <c:v>75.756</c:v>
                </c:pt>
                <c:pt idx="7">
                  <c:v>75.575999999999993</c:v>
                </c:pt>
                <c:pt idx="8">
                  <c:v>75.372</c:v>
                </c:pt>
                <c:pt idx="9">
                  <c:v>74</c:v>
                </c:pt>
                <c:pt idx="10">
                  <c:v>73.885999999999996</c:v>
                </c:pt>
                <c:pt idx="11">
                  <c:v>73.509</c:v>
                </c:pt>
                <c:pt idx="12">
                  <c:v>72.930999999999997</c:v>
                </c:pt>
                <c:pt idx="13">
                  <c:v>72.040999999999997</c:v>
                </c:pt>
                <c:pt idx="14">
                  <c:v>72.122</c:v>
                </c:pt>
                <c:pt idx="15">
                  <c:v>72.212999999999994</c:v>
                </c:pt>
                <c:pt idx="16">
                  <c:v>72.447999999999993</c:v>
                </c:pt>
                <c:pt idx="17">
                  <c:v>72.456999999999994</c:v>
                </c:pt>
                <c:pt idx="18">
                  <c:v>73.355999999999995</c:v>
                </c:pt>
                <c:pt idx="19">
                  <c:v>73.021000000000001</c:v>
                </c:pt>
                <c:pt idx="20">
                  <c:v>73.494</c:v>
                </c:pt>
                <c:pt idx="21">
                  <c:v>74.103999999999999</c:v>
                </c:pt>
                <c:pt idx="22">
                  <c:v>74.599000000000004</c:v>
                </c:pt>
                <c:pt idx="23">
                  <c:v>75.293000000000006</c:v>
                </c:pt>
                <c:pt idx="24">
                  <c:v>75.866</c:v>
                </c:pt>
                <c:pt idx="25">
                  <c:v>68.796999999999997</c:v>
                </c:pt>
                <c:pt idx="26">
                  <c:v>66.052000000000007</c:v>
                </c:pt>
                <c:pt idx="27">
                  <c:v>61.787999999999997</c:v>
                </c:pt>
                <c:pt idx="28">
                  <c:v>60.222000000000001</c:v>
                </c:pt>
                <c:pt idx="29">
                  <c:v>59.021999999999998</c:v>
                </c:pt>
                <c:pt idx="30">
                  <c:v>56.866</c:v>
                </c:pt>
                <c:pt idx="31">
                  <c:v>59.716999999999999</c:v>
                </c:pt>
                <c:pt idx="32">
                  <c:v>55.701999999999998</c:v>
                </c:pt>
                <c:pt idx="33">
                  <c:v>54.875</c:v>
                </c:pt>
                <c:pt idx="34">
                  <c:v>62.704000000000001</c:v>
                </c:pt>
                <c:pt idx="35">
                  <c:v>65.453999999999994</c:v>
                </c:pt>
                <c:pt idx="36">
                  <c:v>69.986999999999995</c:v>
                </c:pt>
                <c:pt idx="37">
                  <c:v>68.992999999999995</c:v>
                </c:pt>
                <c:pt idx="38">
                  <c:v>67.409000000000006</c:v>
                </c:pt>
                <c:pt idx="39">
                  <c:v>66.935000000000002</c:v>
                </c:pt>
                <c:pt idx="40">
                  <c:v>66.658000000000001</c:v>
                </c:pt>
                <c:pt idx="41">
                  <c:v>66.671000000000006</c:v>
                </c:pt>
                <c:pt idx="42">
                  <c:v>66.742000000000004</c:v>
                </c:pt>
                <c:pt idx="43">
                  <c:v>67.73</c:v>
                </c:pt>
                <c:pt idx="44">
                  <c:v>67.578999999999994</c:v>
                </c:pt>
                <c:pt idx="45">
                  <c:v>66.313000000000002</c:v>
                </c:pt>
                <c:pt idx="46">
                  <c:v>67.801000000000002</c:v>
                </c:pt>
                <c:pt idx="47">
                  <c:v>66.921999999999997</c:v>
                </c:pt>
                <c:pt idx="48">
                  <c:v>66.912999999999997</c:v>
                </c:pt>
                <c:pt idx="49">
                  <c:v>66.438999999999993</c:v>
                </c:pt>
                <c:pt idx="50">
                  <c:v>66.073999999999998</c:v>
                </c:pt>
                <c:pt idx="51">
                  <c:v>67.156000000000006</c:v>
                </c:pt>
                <c:pt idx="52">
                  <c:v>66.635999999999996</c:v>
                </c:pt>
                <c:pt idx="53">
                  <c:v>66.036000000000001</c:v>
                </c:pt>
                <c:pt idx="54">
                  <c:v>65.75</c:v>
                </c:pt>
                <c:pt idx="55">
                  <c:v>66.325999999999993</c:v>
                </c:pt>
                <c:pt idx="56">
                  <c:v>66.191000000000003</c:v>
                </c:pt>
                <c:pt idx="57">
                  <c:v>65.506</c:v>
                </c:pt>
                <c:pt idx="58">
                  <c:v>66.647999999999996</c:v>
                </c:pt>
                <c:pt idx="59">
                  <c:v>66.376000000000005</c:v>
                </c:pt>
                <c:pt idx="60">
                  <c:v>65.91</c:v>
                </c:pt>
                <c:pt idx="61">
                  <c:v>65.027000000000001</c:v>
                </c:pt>
                <c:pt idx="62">
                  <c:v>65.716999999999999</c:v>
                </c:pt>
                <c:pt idx="63">
                  <c:v>66.844999999999999</c:v>
                </c:pt>
                <c:pt idx="64">
                  <c:v>66.165999999999997</c:v>
                </c:pt>
                <c:pt idx="65">
                  <c:v>66.153000000000006</c:v>
                </c:pt>
                <c:pt idx="66">
                  <c:v>65.376000000000005</c:v>
                </c:pt>
                <c:pt idx="67">
                  <c:v>64.590999999999994</c:v>
                </c:pt>
                <c:pt idx="68">
                  <c:v>65.016999999999996</c:v>
                </c:pt>
                <c:pt idx="69">
                  <c:v>65.703999999999994</c:v>
                </c:pt>
                <c:pt idx="70">
                  <c:v>66.599000000000004</c:v>
                </c:pt>
                <c:pt idx="71">
                  <c:v>67.578999999999994</c:v>
                </c:pt>
                <c:pt idx="72">
                  <c:v>68.930999999999997</c:v>
                </c:pt>
                <c:pt idx="73">
                  <c:v>51.366</c:v>
                </c:pt>
                <c:pt idx="74">
                  <c:v>48.201000000000001</c:v>
                </c:pt>
                <c:pt idx="75">
                  <c:v>48.088000000000001</c:v>
                </c:pt>
                <c:pt idx="76">
                  <c:v>46.521999999999998</c:v>
                </c:pt>
                <c:pt idx="77">
                  <c:v>46.862000000000002</c:v>
                </c:pt>
                <c:pt idx="78">
                  <c:v>45.786999999999999</c:v>
                </c:pt>
                <c:pt idx="79">
                  <c:v>45.752000000000002</c:v>
                </c:pt>
                <c:pt idx="80">
                  <c:v>47.197000000000003</c:v>
                </c:pt>
                <c:pt idx="81">
                  <c:v>54.12</c:v>
                </c:pt>
                <c:pt idx="82">
                  <c:v>57.99</c:v>
                </c:pt>
                <c:pt idx="83">
                  <c:v>60.883000000000003</c:v>
                </c:pt>
                <c:pt idx="84">
                  <c:v>64.783000000000001</c:v>
                </c:pt>
                <c:pt idx="85">
                  <c:v>62.396999999999998</c:v>
                </c:pt>
                <c:pt idx="86">
                  <c:v>59.837000000000003</c:v>
                </c:pt>
                <c:pt idx="87">
                  <c:v>58.890999999999998</c:v>
                </c:pt>
                <c:pt idx="88">
                  <c:v>58.936999999999998</c:v>
                </c:pt>
                <c:pt idx="89">
                  <c:v>59.241999999999997</c:v>
                </c:pt>
                <c:pt idx="90">
                  <c:v>60.179000000000002</c:v>
                </c:pt>
                <c:pt idx="91">
                  <c:v>59.935000000000002</c:v>
                </c:pt>
                <c:pt idx="92">
                  <c:v>59.234999999999999</c:v>
                </c:pt>
                <c:pt idx="93">
                  <c:v>60.22</c:v>
                </c:pt>
                <c:pt idx="94">
                  <c:v>59.527999999999999</c:v>
                </c:pt>
                <c:pt idx="95">
                  <c:v>59.497999999999998</c:v>
                </c:pt>
                <c:pt idx="96">
                  <c:v>59.911999999999999</c:v>
                </c:pt>
                <c:pt idx="97">
                  <c:v>59.723999999999997</c:v>
                </c:pt>
                <c:pt idx="98">
                  <c:v>59.238</c:v>
                </c:pt>
                <c:pt idx="99">
                  <c:v>59.177999999999997</c:v>
                </c:pt>
                <c:pt idx="100">
                  <c:v>58.941000000000003</c:v>
                </c:pt>
                <c:pt idx="101">
                  <c:v>59.634</c:v>
                </c:pt>
                <c:pt idx="102">
                  <c:v>59.445</c:v>
                </c:pt>
                <c:pt idx="103">
                  <c:v>59.820999999999998</c:v>
                </c:pt>
                <c:pt idx="104">
                  <c:v>60.143999999999998</c:v>
                </c:pt>
                <c:pt idx="105">
                  <c:v>60.052999999999997</c:v>
                </c:pt>
                <c:pt idx="106">
                  <c:v>60.689</c:v>
                </c:pt>
                <c:pt idx="107">
                  <c:v>60.42</c:v>
                </c:pt>
                <c:pt idx="108">
                  <c:v>59.838999999999999</c:v>
                </c:pt>
                <c:pt idx="109">
                  <c:v>59.725999999999999</c:v>
                </c:pt>
                <c:pt idx="110">
                  <c:v>60.241999999999997</c:v>
                </c:pt>
                <c:pt idx="111">
                  <c:v>60.268000000000001</c:v>
                </c:pt>
                <c:pt idx="112">
                  <c:v>61.244</c:v>
                </c:pt>
                <c:pt idx="113">
                  <c:v>62.95</c:v>
                </c:pt>
                <c:pt idx="114">
                  <c:v>64.588999999999999</c:v>
                </c:pt>
                <c:pt idx="115">
                  <c:v>64.912999999999997</c:v>
                </c:pt>
                <c:pt idx="116">
                  <c:v>65.325000000000003</c:v>
                </c:pt>
                <c:pt idx="117">
                  <c:v>57.23</c:v>
                </c:pt>
                <c:pt idx="118">
                  <c:v>51.662999999999997</c:v>
                </c:pt>
                <c:pt idx="119">
                  <c:v>50.329000000000001</c:v>
                </c:pt>
                <c:pt idx="120">
                  <c:v>48.896000000000001</c:v>
                </c:pt>
                <c:pt idx="121">
                  <c:v>47.756999999999998</c:v>
                </c:pt>
                <c:pt idx="122">
                  <c:v>47.917000000000002</c:v>
                </c:pt>
                <c:pt idx="123">
                  <c:v>46.829000000000001</c:v>
                </c:pt>
                <c:pt idx="124">
                  <c:v>48.826999999999998</c:v>
                </c:pt>
                <c:pt idx="125">
                  <c:v>51.122999999999998</c:v>
                </c:pt>
                <c:pt idx="126">
                  <c:v>54.593000000000004</c:v>
                </c:pt>
                <c:pt idx="127">
                  <c:v>58.688000000000002</c:v>
                </c:pt>
                <c:pt idx="128">
                  <c:v>59.482999999999997</c:v>
                </c:pt>
                <c:pt idx="129">
                  <c:v>62.180999999999997</c:v>
                </c:pt>
                <c:pt idx="130">
                  <c:v>63.53</c:v>
                </c:pt>
                <c:pt idx="131">
                  <c:v>64.697000000000003</c:v>
                </c:pt>
                <c:pt idx="132">
                  <c:v>68.45</c:v>
                </c:pt>
                <c:pt idx="133">
                  <c:v>68.641000000000005</c:v>
                </c:pt>
                <c:pt idx="134">
                  <c:v>68.953000000000003</c:v>
                </c:pt>
                <c:pt idx="135">
                  <c:v>69.638999999999996</c:v>
                </c:pt>
                <c:pt idx="136">
                  <c:v>69.891000000000005</c:v>
                </c:pt>
                <c:pt idx="137">
                  <c:v>70.23</c:v>
                </c:pt>
                <c:pt idx="138">
                  <c:v>70.391000000000005</c:v>
                </c:pt>
                <c:pt idx="139">
                  <c:v>70.816000000000003</c:v>
                </c:pt>
                <c:pt idx="140">
                  <c:v>70.802000000000007</c:v>
                </c:pt>
                <c:pt idx="141">
                  <c:v>71.188000000000002</c:v>
                </c:pt>
                <c:pt idx="142">
                  <c:v>71.227999999999994</c:v>
                </c:pt>
                <c:pt idx="143">
                  <c:v>71.396000000000001</c:v>
                </c:pt>
                <c:pt idx="144">
                  <c:v>70.891999999999996</c:v>
                </c:pt>
                <c:pt idx="145">
                  <c:v>70.733999999999995</c:v>
                </c:pt>
                <c:pt idx="146">
                  <c:v>70.543000000000006</c:v>
                </c:pt>
                <c:pt idx="147">
                  <c:v>70.616</c:v>
                </c:pt>
                <c:pt idx="148">
                  <c:v>70.372</c:v>
                </c:pt>
                <c:pt idx="149">
                  <c:v>70.073999999999998</c:v>
                </c:pt>
                <c:pt idx="150">
                  <c:v>70.266999999999996</c:v>
                </c:pt>
                <c:pt idx="151">
                  <c:v>70.319999999999993</c:v>
                </c:pt>
                <c:pt idx="152">
                  <c:v>70.167000000000002</c:v>
                </c:pt>
                <c:pt idx="153">
                  <c:v>70.427000000000007</c:v>
                </c:pt>
                <c:pt idx="154">
                  <c:v>70.575999999999993</c:v>
                </c:pt>
                <c:pt idx="155">
                  <c:v>72.028000000000006</c:v>
                </c:pt>
                <c:pt idx="156">
                  <c:v>70.911000000000001</c:v>
                </c:pt>
                <c:pt idx="157">
                  <c:v>71.117000000000004</c:v>
                </c:pt>
                <c:pt idx="158">
                  <c:v>71.052999999999997</c:v>
                </c:pt>
                <c:pt idx="159">
                  <c:v>71.388999999999996</c:v>
                </c:pt>
                <c:pt idx="160">
                  <c:v>71.900999999999996</c:v>
                </c:pt>
                <c:pt idx="161">
                  <c:v>63.997</c:v>
                </c:pt>
                <c:pt idx="162">
                  <c:v>58.115000000000002</c:v>
                </c:pt>
                <c:pt idx="163">
                  <c:v>53.433</c:v>
                </c:pt>
                <c:pt idx="164">
                  <c:v>47.613</c:v>
                </c:pt>
                <c:pt idx="165">
                  <c:v>44.548999999999999</c:v>
                </c:pt>
                <c:pt idx="166">
                  <c:v>42.2</c:v>
                </c:pt>
                <c:pt idx="167">
                  <c:v>40.631999999999998</c:v>
                </c:pt>
                <c:pt idx="168">
                  <c:v>39.606999999999999</c:v>
                </c:pt>
                <c:pt idx="169">
                  <c:v>38.911000000000001</c:v>
                </c:pt>
                <c:pt idx="170">
                  <c:v>38.411999999999999</c:v>
                </c:pt>
                <c:pt idx="171">
                  <c:v>38.622</c:v>
                </c:pt>
                <c:pt idx="172">
                  <c:v>37.918999999999997</c:v>
                </c:pt>
                <c:pt idx="173">
                  <c:v>38.234999999999999</c:v>
                </c:pt>
                <c:pt idx="174">
                  <c:v>38.573999999999998</c:v>
                </c:pt>
                <c:pt idx="175">
                  <c:v>39.44</c:v>
                </c:pt>
                <c:pt idx="176">
                  <c:v>40.159999999999997</c:v>
                </c:pt>
                <c:pt idx="177">
                  <c:v>41.542999999999999</c:v>
                </c:pt>
                <c:pt idx="178">
                  <c:v>42.85</c:v>
                </c:pt>
                <c:pt idx="179">
                  <c:v>43.375999999999998</c:v>
                </c:pt>
                <c:pt idx="180">
                  <c:v>45.798999999999999</c:v>
                </c:pt>
                <c:pt idx="181">
                  <c:v>45.970999999999997</c:v>
                </c:pt>
                <c:pt idx="182">
                  <c:v>47.854999999999997</c:v>
                </c:pt>
                <c:pt idx="183">
                  <c:v>55.719000000000001</c:v>
                </c:pt>
                <c:pt idx="184">
                  <c:v>56.872</c:v>
                </c:pt>
                <c:pt idx="185">
                  <c:v>57.963000000000001</c:v>
                </c:pt>
                <c:pt idx="186">
                  <c:v>59.415999999999997</c:v>
                </c:pt>
                <c:pt idx="187">
                  <c:v>62.06</c:v>
                </c:pt>
                <c:pt idx="188">
                  <c:v>62.298999999999999</c:v>
                </c:pt>
                <c:pt idx="189">
                  <c:v>63.917000000000002</c:v>
                </c:pt>
                <c:pt idx="190">
                  <c:v>64.924999999999997</c:v>
                </c:pt>
                <c:pt idx="191">
                  <c:v>44.698999999999998</c:v>
                </c:pt>
                <c:pt idx="192">
                  <c:v>45.015999999999998</c:v>
                </c:pt>
                <c:pt idx="193">
                  <c:v>42.54</c:v>
                </c:pt>
                <c:pt idx="194">
                  <c:v>38.680999999999997</c:v>
                </c:pt>
                <c:pt idx="195">
                  <c:v>40.61</c:v>
                </c:pt>
                <c:pt idx="196">
                  <c:v>44.881</c:v>
                </c:pt>
                <c:pt idx="197">
                  <c:v>48.595999999999997</c:v>
                </c:pt>
                <c:pt idx="198">
                  <c:v>53.563000000000002</c:v>
                </c:pt>
                <c:pt idx="199">
                  <c:v>56.289000000000001</c:v>
                </c:pt>
                <c:pt idx="200">
                  <c:v>57.350999999999999</c:v>
                </c:pt>
                <c:pt idx="201">
                  <c:v>55.295999999999999</c:v>
                </c:pt>
                <c:pt idx="202">
                  <c:v>54.646000000000001</c:v>
                </c:pt>
                <c:pt idx="203">
                  <c:v>54.146999999999998</c:v>
                </c:pt>
                <c:pt idx="204">
                  <c:v>52.847000000000001</c:v>
                </c:pt>
                <c:pt idx="205">
                  <c:v>52.534999999999997</c:v>
                </c:pt>
                <c:pt idx="206">
                  <c:v>52.841000000000001</c:v>
                </c:pt>
                <c:pt idx="207">
                  <c:v>52.902000000000001</c:v>
                </c:pt>
                <c:pt idx="208">
                  <c:v>53.091000000000001</c:v>
                </c:pt>
                <c:pt idx="209">
                  <c:v>53.587000000000003</c:v>
                </c:pt>
                <c:pt idx="210">
                  <c:v>54.328000000000003</c:v>
                </c:pt>
                <c:pt idx="211">
                  <c:v>55.19</c:v>
                </c:pt>
                <c:pt idx="212">
                  <c:v>57.241999999999997</c:v>
                </c:pt>
                <c:pt idx="213">
                  <c:v>58.524000000000001</c:v>
                </c:pt>
                <c:pt idx="214">
                  <c:v>51.55</c:v>
                </c:pt>
                <c:pt idx="215">
                  <c:v>45.231999999999999</c:v>
                </c:pt>
                <c:pt idx="216">
                  <c:v>43.878999999999998</c:v>
                </c:pt>
                <c:pt idx="217">
                  <c:v>42.430999999999997</c:v>
                </c:pt>
                <c:pt idx="218">
                  <c:v>38.908000000000001</c:v>
                </c:pt>
                <c:pt idx="219">
                  <c:v>39.180999999999997</c:v>
                </c:pt>
                <c:pt idx="220">
                  <c:v>39.886000000000003</c:v>
                </c:pt>
                <c:pt idx="221">
                  <c:v>38.270000000000003</c:v>
                </c:pt>
                <c:pt idx="222">
                  <c:v>39.688000000000002</c:v>
                </c:pt>
                <c:pt idx="223">
                  <c:v>39.558999999999997</c:v>
                </c:pt>
                <c:pt idx="224">
                  <c:v>40.008000000000003</c:v>
                </c:pt>
                <c:pt idx="225">
                  <c:v>40.676000000000002</c:v>
                </c:pt>
                <c:pt idx="226">
                  <c:v>42.933999999999997</c:v>
                </c:pt>
                <c:pt idx="227">
                  <c:v>48.865000000000002</c:v>
                </c:pt>
                <c:pt idx="228">
                  <c:v>54.283999999999999</c:v>
                </c:pt>
                <c:pt idx="229">
                  <c:v>56.517000000000003</c:v>
                </c:pt>
                <c:pt idx="230">
                  <c:v>56.481999999999999</c:v>
                </c:pt>
                <c:pt idx="231">
                  <c:v>58.155999999999999</c:v>
                </c:pt>
                <c:pt idx="232">
                  <c:v>57.514000000000003</c:v>
                </c:pt>
                <c:pt idx="233">
                  <c:v>58.179000000000002</c:v>
                </c:pt>
                <c:pt idx="234">
                  <c:v>59.415999999999997</c:v>
                </c:pt>
                <c:pt idx="235">
                  <c:v>58.508000000000003</c:v>
                </c:pt>
                <c:pt idx="236">
                  <c:v>58.841000000000001</c:v>
                </c:pt>
                <c:pt idx="237">
                  <c:v>58.893999999999998</c:v>
                </c:pt>
                <c:pt idx="238">
                  <c:v>58.314999999999998</c:v>
                </c:pt>
                <c:pt idx="239">
                  <c:v>58.429000000000002</c:v>
                </c:pt>
                <c:pt idx="240">
                  <c:v>57.329000000000001</c:v>
                </c:pt>
                <c:pt idx="241">
                  <c:v>56.127000000000002</c:v>
                </c:pt>
                <c:pt idx="242">
                  <c:v>56.3</c:v>
                </c:pt>
                <c:pt idx="243">
                  <c:v>56.109000000000002</c:v>
                </c:pt>
                <c:pt idx="244">
                  <c:v>55.698</c:v>
                </c:pt>
                <c:pt idx="245">
                  <c:v>55.932000000000002</c:v>
                </c:pt>
                <c:pt idx="246">
                  <c:v>56.344000000000001</c:v>
                </c:pt>
                <c:pt idx="247">
                  <c:v>56.219000000000001</c:v>
                </c:pt>
                <c:pt idx="248">
                  <c:v>56.698999999999998</c:v>
                </c:pt>
                <c:pt idx="249">
                  <c:v>57.298999999999999</c:v>
                </c:pt>
                <c:pt idx="250">
                  <c:v>57.39</c:v>
                </c:pt>
                <c:pt idx="251">
                  <c:v>58.177999999999997</c:v>
                </c:pt>
                <c:pt idx="252">
                  <c:v>55.747</c:v>
                </c:pt>
                <c:pt idx="253">
                  <c:v>55.716999999999999</c:v>
                </c:pt>
                <c:pt idx="254">
                  <c:v>56.238999999999997</c:v>
                </c:pt>
                <c:pt idx="255">
                  <c:v>55.304000000000002</c:v>
                </c:pt>
                <c:pt idx="256">
                  <c:v>55.707999999999998</c:v>
                </c:pt>
                <c:pt idx="257">
                  <c:v>56.256999999999998</c:v>
                </c:pt>
                <c:pt idx="258">
                  <c:v>56.848999999999997</c:v>
                </c:pt>
                <c:pt idx="259">
                  <c:v>57.32</c:v>
                </c:pt>
                <c:pt idx="260">
                  <c:v>58.421999999999997</c:v>
                </c:pt>
                <c:pt idx="261">
                  <c:v>58.009</c:v>
                </c:pt>
                <c:pt idx="262">
                  <c:v>59.856000000000002</c:v>
                </c:pt>
                <c:pt idx="263">
                  <c:v>48.545999999999999</c:v>
                </c:pt>
                <c:pt idx="264">
                  <c:v>43.746000000000002</c:v>
                </c:pt>
                <c:pt idx="265">
                  <c:v>43.055999999999997</c:v>
                </c:pt>
                <c:pt idx="266">
                  <c:v>42.238999999999997</c:v>
                </c:pt>
                <c:pt idx="267">
                  <c:v>41.603999999999999</c:v>
                </c:pt>
                <c:pt idx="268">
                  <c:v>40.716000000000001</c:v>
                </c:pt>
                <c:pt idx="269">
                  <c:v>40.204000000000001</c:v>
                </c:pt>
                <c:pt idx="270">
                  <c:v>38.950000000000003</c:v>
                </c:pt>
                <c:pt idx="271">
                  <c:v>38.21</c:v>
                </c:pt>
                <c:pt idx="272">
                  <c:v>37.808999999999997</c:v>
                </c:pt>
                <c:pt idx="273">
                  <c:v>38.802999999999997</c:v>
                </c:pt>
                <c:pt idx="274">
                  <c:v>40.686999999999998</c:v>
                </c:pt>
                <c:pt idx="275">
                  <c:v>48.037999999999997</c:v>
                </c:pt>
                <c:pt idx="276">
                  <c:v>53.19</c:v>
                </c:pt>
                <c:pt idx="277">
                  <c:v>55.210999999999999</c:v>
                </c:pt>
                <c:pt idx="278">
                  <c:v>53.048999999999999</c:v>
                </c:pt>
                <c:pt idx="279">
                  <c:v>54.600999999999999</c:v>
                </c:pt>
                <c:pt idx="280">
                  <c:v>55.567</c:v>
                </c:pt>
                <c:pt idx="281">
                  <c:v>54.661999999999999</c:v>
                </c:pt>
                <c:pt idx="282">
                  <c:v>55.661000000000001</c:v>
                </c:pt>
                <c:pt idx="283">
                  <c:v>54.930999999999997</c:v>
                </c:pt>
                <c:pt idx="284">
                  <c:v>55.637</c:v>
                </c:pt>
                <c:pt idx="285">
                  <c:v>56.848999999999997</c:v>
                </c:pt>
                <c:pt idx="286">
                  <c:v>55.889000000000003</c:v>
                </c:pt>
                <c:pt idx="287">
                  <c:v>56.753</c:v>
                </c:pt>
                <c:pt idx="288">
                  <c:v>56.268999999999998</c:v>
                </c:pt>
                <c:pt idx="289">
                  <c:v>56.273000000000003</c:v>
                </c:pt>
                <c:pt idx="290">
                  <c:v>55.936999999999998</c:v>
                </c:pt>
                <c:pt idx="291">
                  <c:v>56.124000000000002</c:v>
                </c:pt>
                <c:pt idx="292">
                  <c:v>56.798000000000002</c:v>
                </c:pt>
                <c:pt idx="293">
                  <c:v>56.646000000000001</c:v>
                </c:pt>
                <c:pt idx="294">
                  <c:v>56.828000000000003</c:v>
                </c:pt>
                <c:pt idx="295">
                  <c:v>56.767000000000003</c:v>
                </c:pt>
                <c:pt idx="296">
                  <c:v>57.929000000000002</c:v>
                </c:pt>
                <c:pt idx="297">
                  <c:v>57.747</c:v>
                </c:pt>
                <c:pt idx="298">
                  <c:v>56.158000000000001</c:v>
                </c:pt>
                <c:pt idx="299">
                  <c:v>55.665999999999997</c:v>
                </c:pt>
                <c:pt idx="300">
                  <c:v>54.064999999999998</c:v>
                </c:pt>
                <c:pt idx="301">
                  <c:v>52.206000000000003</c:v>
                </c:pt>
                <c:pt idx="302">
                  <c:v>52.478000000000002</c:v>
                </c:pt>
                <c:pt idx="303">
                  <c:v>52.79</c:v>
                </c:pt>
                <c:pt idx="304">
                  <c:v>53.69</c:v>
                </c:pt>
                <c:pt idx="305">
                  <c:v>54.28</c:v>
                </c:pt>
                <c:pt idx="306">
                  <c:v>55.268000000000001</c:v>
                </c:pt>
                <c:pt idx="307">
                  <c:v>56.009</c:v>
                </c:pt>
                <c:pt idx="308">
                  <c:v>59.204000000000001</c:v>
                </c:pt>
                <c:pt idx="309">
                  <c:v>58.183</c:v>
                </c:pt>
                <c:pt idx="310">
                  <c:v>55.633000000000003</c:v>
                </c:pt>
                <c:pt idx="311">
                  <c:v>50.301000000000002</c:v>
                </c:pt>
                <c:pt idx="312">
                  <c:v>45.421999999999997</c:v>
                </c:pt>
                <c:pt idx="313">
                  <c:v>42.862000000000002</c:v>
                </c:pt>
                <c:pt idx="314">
                  <c:v>40.134</c:v>
                </c:pt>
                <c:pt idx="315">
                  <c:v>38.070999999999998</c:v>
                </c:pt>
                <c:pt idx="316">
                  <c:v>39.161000000000001</c:v>
                </c:pt>
                <c:pt idx="317">
                  <c:v>39.351999999999997</c:v>
                </c:pt>
                <c:pt idx="318">
                  <c:v>38.195999999999998</c:v>
                </c:pt>
                <c:pt idx="319">
                  <c:v>38.997</c:v>
                </c:pt>
                <c:pt idx="320">
                  <c:v>38.317999999999998</c:v>
                </c:pt>
                <c:pt idx="321">
                  <c:v>38.83</c:v>
                </c:pt>
                <c:pt idx="322">
                  <c:v>39.268000000000001</c:v>
                </c:pt>
                <c:pt idx="323">
                  <c:v>39.588000000000001</c:v>
                </c:pt>
                <c:pt idx="324">
                  <c:v>49.322000000000003</c:v>
                </c:pt>
                <c:pt idx="325">
                  <c:v>53.165999999999997</c:v>
                </c:pt>
                <c:pt idx="326">
                  <c:v>53.255000000000003</c:v>
                </c:pt>
                <c:pt idx="327">
                  <c:v>53.066000000000003</c:v>
                </c:pt>
                <c:pt idx="328">
                  <c:v>53.213999999999999</c:v>
                </c:pt>
                <c:pt idx="329">
                  <c:v>52.926000000000002</c:v>
                </c:pt>
                <c:pt idx="330">
                  <c:v>51.991999999999997</c:v>
                </c:pt>
                <c:pt idx="331">
                  <c:v>53.186999999999998</c:v>
                </c:pt>
                <c:pt idx="332">
                  <c:v>52.414999999999999</c:v>
                </c:pt>
                <c:pt idx="333">
                  <c:v>52.030999999999999</c:v>
                </c:pt>
                <c:pt idx="334">
                  <c:v>51.064</c:v>
                </c:pt>
                <c:pt idx="335">
                  <c:v>50.588000000000001</c:v>
                </c:pt>
              </c:numCache>
            </c:numRef>
          </c:val>
          <c:smooth val="0"/>
          <c:extLst>
            <c:ext xmlns:c16="http://schemas.microsoft.com/office/drawing/2014/chart" uri="{C3380CC4-5D6E-409C-BE32-E72D297353CC}">
              <c16:uniqueId val="{00000002-B773-4566-BA73-02D46FFBCC10}"/>
            </c:ext>
          </c:extLst>
        </c:ser>
        <c:ser>
          <c:idx val="2"/>
          <c:order val="2"/>
          <c:tx>
            <c:strRef>
              <c:f>'All sp'!$I$1</c:f>
              <c:strCache>
                <c:ptCount val="1"/>
                <c:pt idx="0">
                  <c:v>Ambient 3</c:v>
                </c:pt>
              </c:strCache>
            </c:strRef>
          </c:tx>
          <c:spPr>
            <a:ln w="28575" cap="rnd">
              <a:solidFill>
                <a:srgbClr val="00B05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sp'!$I$2:$I$337</c:f>
              <c:numCache>
                <c:formatCode>General</c:formatCode>
                <c:ptCount val="336"/>
                <c:pt idx="0">
                  <c:v>79.385000000000005</c:v>
                </c:pt>
                <c:pt idx="1">
                  <c:v>79.016000000000005</c:v>
                </c:pt>
                <c:pt idx="2">
                  <c:v>78.623000000000005</c:v>
                </c:pt>
                <c:pt idx="3">
                  <c:v>78.248000000000005</c:v>
                </c:pt>
                <c:pt idx="4">
                  <c:v>77.989999999999995</c:v>
                </c:pt>
                <c:pt idx="5">
                  <c:v>78.177000000000007</c:v>
                </c:pt>
                <c:pt idx="6">
                  <c:v>76.965000000000003</c:v>
                </c:pt>
                <c:pt idx="7">
                  <c:v>78.036000000000001</c:v>
                </c:pt>
                <c:pt idx="8">
                  <c:v>76.417000000000002</c:v>
                </c:pt>
                <c:pt idx="9">
                  <c:v>75.850999999999999</c:v>
                </c:pt>
                <c:pt idx="10">
                  <c:v>75.623999999999995</c:v>
                </c:pt>
                <c:pt idx="11">
                  <c:v>75.869</c:v>
                </c:pt>
                <c:pt idx="12">
                  <c:v>74.59</c:v>
                </c:pt>
                <c:pt idx="13">
                  <c:v>74.756</c:v>
                </c:pt>
                <c:pt idx="14">
                  <c:v>74.552000000000007</c:v>
                </c:pt>
                <c:pt idx="15">
                  <c:v>74.840999999999994</c:v>
                </c:pt>
                <c:pt idx="16">
                  <c:v>74.936000000000007</c:v>
                </c:pt>
                <c:pt idx="17">
                  <c:v>75.197000000000003</c:v>
                </c:pt>
                <c:pt idx="18">
                  <c:v>75.831999999999994</c:v>
                </c:pt>
                <c:pt idx="19">
                  <c:v>75.756</c:v>
                </c:pt>
                <c:pt idx="20">
                  <c:v>76.106999999999999</c:v>
                </c:pt>
                <c:pt idx="21">
                  <c:v>76.852999999999994</c:v>
                </c:pt>
                <c:pt idx="22">
                  <c:v>77.625</c:v>
                </c:pt>
                <c:pt idx="23">
                  <c:v>77.635000000000005</c:v>
                </c:pt>
                <c:pt idx="24">
                  <c:v>78.343999999999994</c:v>
                </c:pt>
                <c:pt idx="25">
                  <c:v>75.263999999999996</c:v>
                </c:pt>
                <c:pt idx="26">
                  <c:v>78.611999999999995</c:v>
                </c:pt>
                <c:pt idx="27">
                  <c:v>72.88</c:v>
                </c:pt>
                <c:pt idx="28">
                  <c:v>70.974999999999994</c:v>
                </c:pt>
                <c:pt idx="29">
                  <c:v>68.213999999999999</c:v>
                </c:pt>
                <c:pt idx="30">
                  <c:v>66.81</c:v>
                </c:pt>
                <c:pt idx="31">
                  <c:v>68.218000000000004</c:v>
                </c:pt>
                <c:pt idx="32">
                  <c:v>69.236000000000004</c:v>
                </c:pt>
                <c:pt idx="33">
                  <c:v>72.168999999999997</c:v>
                </c:pt>
                <c:pt idx="34">
                  <c:v>73.253</c:v>
                </c:pt>
                <c:pt idx="35">
                  <c:v>72.438999999999993</c:v>
                </c:pt>
                <c:pt idx="36">
                  <c:v>74.38</c:v>
                </c:pt>
                <c:pt idx="37">
                  <c:v>73.778999999999996</c:v>
                </c:pt>
                <c:pt idx="38">
                  <c:v>71.988</c:v>
                </c:pt>
                <c:pt idx="39">
                  <c:v>71.811000000000007</c:v>
                </c:pt>
                <c:pt idx="40">
                  <c:v>71.108000000000004</c:v>
                </c:pt>
                <c:pt idx="41">
                  <c:v>71.061000000000007</c:v>
                </c:pt>
                <c:pt idx="42">
                  <c:v>71.563000000000002</c:v>
                </c:pt>
                <c:pt idx="43">
                  <c:v>71.558999999999997</c:v>
                </c:pt>
                <c:pt idx="44">
                  <c:v>71.582999999999998</c:v>
                </c:pt>
                <c:pt idx="45">
                  <c:v>70.683000000000007</c:v>
                </c:pt>
                <c:pt idx="46">
                  <c:v>71.944000000000003</c:v>
                </c:pt>
                <c:pt idx="47">
                  <c:v>70.590999999999994</c:v>
                </c:pt>
                <c:pt idx="48">
                  <c:v>70.436999999999998</c:v>
                </c:pt>
                <c:pt idx="49">
                  <c:v>70.515000000000001</c:v>
                </c:pt>
                <c:pt idx="50">
                  <c:v>69.956000000000003</c:v>
                </c:pt>
                <c:pt idx="51">
                  <c:v>71.427000000000007</c:v>
                </c:pt>
                <c:pt idx="52">
                  <c:v>70.506</c:v>
                </c:pt>
                <c:pt idx="53">
                  <c:v>69.424000000000007</c:v>
                </c:pt>
                <c:pt idx="54">
                  <c:v>69.436000000000007</c:v>
                </c:pt>
                <c:pt idx="55">
                  <c:v>70.379000000000005</c:v>
                </c:pt>
                <c:pt idx="56">
                  <c:v>70.245000000000005</c:v>
                </c:pt>
                <c:pt idx="57">
                  <c:v>69.075999999999993</c:v>
                </c:pt>
                <c:pt idx="58">
                  <c:v>69.537000000000006</c:v>
                </c:pt>
                <c:pt idx="59">
                  <c:v>69.444999999999993</c:v>
                </c:pt>
                <c:pt idx="60">
                  <c:v>70.141000000000005</c:v>
                </c:pt>
                <c:pt idx="61">
                  <c:v>68.66</c:v>
                </c:pt>
                <c:pt idx="62">
                  <c:v>69.427000000000007</c:v>
                </c:pt>
                <c:pt idx="63">
                  <c:v>70.453999999999994</c:v>
                </c:pt>
                <c:pt idx="64">
                  <c:v>69.873000000000005</c:v>
                </c:pt>
                <c:pt idx="65">
                  <c:v>71.168000000000006</c:v>
                </c:pt>
                <c:pt idx="66">
                  <c:v>70.141000000000005</c:v>
                </c:pt>
                <c:pt idx="67">
                  <c:v>68.817999999999998</c:v>
                </c:pt>
                <c:pt idx="68">
                  <c:v>69.379000000000005</c:v>
                </c:pt>
                <c:pt idx="69">
                  <c:v>69.534000000000006</c:v>
                </c:pt>
                <c:pt idx="70">
                  <c:v>71.141000000000005</c:v>
                </c:pt>
                <c:pt idx="71">
                  <c:v>71.929000000000002</c:v>
                </c:pt>
                <c:pt idx="72">
                  <c:v>73.546999999999997</c:v>
                </c:pt>
                <c:pt idx="73">
                  <c:v>71.75</c:v>
                </c:pt>
                <c:pt idx="74">
                  <c:v>67.572000000000003</c:v>
                </c:pt>
                <c:pt idx="75">
                  <c:v>57.887</c:v>
                </c:pt>
                <c:pt idx="76">
                  <c:v>56.707999999999998</c:v>
                </c:pt>
                <c:pt idx="77">
                  <c:v>54.106999999999999</c:v>
                </c:pt>
                <c:pt idx="78">
                  <c:v>55.575000000000003</c:v>
                </c:pt>
                <c:pt idx="79">
                  <c:v>54.716999999999999</c:v>
                </c:pt>
                <c:pt idx="80">
                  <c:v>57.283000000000001</c:v>
                </c:pt>
                <c:pt idx="81">
                  <c:v>64.427000000000007</c:v>
                </c:pt>
                <c:pt idx="82">
                  <c:v>66.691999999999993</c:v>
                </c:pt>
                <c:pt idx="83">
                  <c:v>67.22</c:v>
                </c:pt>
                <c:pt idx="84">
                  <c:v>69.606999999999999</c:v>
                </c:pt>
                <c:pt idx="85">
                  <c:v>67.001999999999995</c:v>
                </c:pt>
                <c:pt idx="86">
                  <c:v>65.518000000000001</c:v>
                </c:pt>
                <c:pt idx="87">
                  <c:v>64.623000000000005</c:v>
                </c:pt>
                <c:pt idx="88">
                  <c:v>65.05</c:v>
                </c:pt>
                <c:pt idx="89">
                  <c:v>65.914000000000001</c:v>
                </c:pt>
                <c:pt idx="90">
                  <c:v>66.031999999999996</c:v>
                </c:pt>
                <c:pt idx="91">
                  <c:v>65.349000000000004</c:v>
                </c:pt>
                <c:pt idx="92">
                  <c:v>66.052999999999997</c:v>
                </c:pt>
                <c:pt idx="93">
                  <c:v>65.48</c:v>
                </c:pt>
                <c:pt idx="94">
                  <c:v>66.691000000000003</c:v>
                </c:pt>
                <c:pt idx="95">
                  <c:v>64.953000000000003</c:v>
                </c:pt>
                <c:pt idx="96">
                  <c:v>64.825999999999993</c:v>
                </c:pt>
                <c:pt idx="97">
                  <c:v>64.759</c:v>
                </c:pt>
                <c:pt idx="98">
                  <c:v>66.022999999999996</c:v>
                </c:pt>
                <c:pt idx="99">
                  <c:v>65.11</c:v>
                </c:pt>
                <c:pt idx="100">
                  <c:v>64.847999999999999</c:v>
                </c:pt>
                <c:pt idx="101">
                  <c:v>64.759</c:v>
                </c:pt>
                <c:pt idx="102">
                  <c:v>64.602999999999994</c:v>
                </c:pt>
                <c:pt idx="103">
                  <c:v>63.905999999999999</c:v>
                </c:pt>
                <c:pt idx="104">
                  <c:v>64.781999999999996</c:v>
                </c:pt>
                <c:pt idx="105">
                  <c:v>65.400999999999996</c:v>
                </c:pt>
                <c:pt idx="106">
                  <c:v>65.792000000000002</c:v>
                </c:pt>
                <c:pt idx="107">
                  <c:v>65.027000000000001</c:v>
                </c:pt>
                <c:pt idx="108">
                  <c:v>65.102999999999994</c:v>
                </c:pt>
                <c:pt idx="109">
                  <c:v>64.489000000000004</c:v>
                </c:pt>
                <c:pt idx="110">
                  <c:v>64.994</c:v>
                </c:pt>
                <c:pt idx="111">
                  <c:v>65.289000000000001</c:v>
                </c:pt>
                <c:pt idx="112">
                  <c:v>66.072999999999993</c:v>
                </c:pt>
                <c:pt idx="113">
                  <c:v>67.429000000000002</c:v>
                </c:pt>
                <c:pt idx="114">
                  <c:v>69.307000000000002</c:v>
                </c:pt>
                <c:pt idx="115">
                  <c:v>70.063000000000002</c:v>
                </c:pt>
                <c:pt idx="116">
                  <c:v>70.611000000000004</c:v>
                </c:pt>
                <c:pt idx="117">
                  <c:v>68.575999999999993</c:v>
                </c:pt>
                <c:pt idx="118">
                  <c:v>57.781999999999996</c:v>
                </c:pt>
                <c:pt idx="119">
                  <c:v>54.972000000000001</c:v>
                </c:pt>
                <c:pt idx="120">
                  <c:v>52.5</c:v>
                </c:pt>
                <c:pt idx="121">
                  <c:v>52.430999999999997</c:v>
                </c:pt>
                <c:pt idx="122">
                  <c:v>51.216999999999999</c:v>
                </c:pt>
                <c:pt idx="123">
                  <c:v>50.610999999999997</c:v>
                </c:pt>
                <c:pt idx="124">
                  <c:v>51.591000000000001</c:v>
                </c:pt>
                <c:pt idx="125">
                  <c:v>53.35</c:v>
                </c:pt>
                <c:pt idx="126">
                  <c:v>56.982999999999997</c:v>
                </c:pt>
                <c:pt idx="127">
                  <c:v>60.136000000000003</c:v>
                </c:pt>
                <c:pt idx="128">
                  <c:v>61.713999999999999</c:v>
                </c:pt>
                <c:pt idx="129">
                  <c:v>64.102999999999994</c:v>
                </c:pt>
                <c:pt idx="130">
                  <c:v>66.099000000000004</c:v>
                </c:pt>
                <c:pt idx="131">
                  <c:v>69.28</c:v>
                </c:pt>
                <c:pt idx="132">
                  <c:v>72.075999999999993</c:v>
                </c:pt>
                <c:pt idx="133">
                  <c:v>72.843999999999994</c:v>
                </c:pt>
                <c:pt idx="134">
                  <c:v>73.063999999999993</c:v>
                </c:pt>
                <c:pt idx="135">
                  <c:v>73.168999999999997</c:v>
                </c:pt>
                <c:pt idx="136">
                  <c:v>73.302999999999997</c:v>
                </c:pt>
                <c:pt idx="137">
                  <c:v>73.522999999999996</c:v>
                </c:pt>
                <c:pt idx="138">
                  <c:v>73.542000000000002</c:v>
                </c:pt>
                <c:pt idx="139">
                  <c:v>74.099999999999994</c:v>
                </c:pt>
                <c:pt idx="140">
                  <c:v>73.691000000000003</c:v>
                </c:pt>
                <c:pt idx="141">
                  <c:v>74.075999999999993</c:v>
                </c:pt>
                <c:pt idx="142">
                  <c:v>74.227999999999994</c:v>
                </c:pt>
                <c:pt idx="143">
                  <c:v>74.105000000000004</c:v>
                </c:pt>
                <c:pt idx="144">
                  <c:v>73.552999999999997</c:v>
                </c:pt>
                <c:pt idx="145">
                  <c:v>73.486999999999995</c:v>
                </c:pt>
                <c:pt idx="146">
                  <c:v>73.239000000000004</c:v>
                </c:pt>
                <c:pt idx="147">
                  <c:v>73.343999999999994</c:v>
                </c:pt>
                <c:pt idx="148">
                  <c:v>73.472999999999999</c:v>
                </c:pt>
                <c:pt idx="149">
                  <c:v>72.977999999999994</c:v>
                </c:pt>
                <c:pt idx="150">
                  <c:v>72.882000000000005</c:v>
                </c:pt>
                <c:pt idx="151">
                  <c:v>72.62</c:v>
                </c:pt>
                <c:pt idx="152">
                  <c:v>72.587000000000003</c:v>
                </c:pt>
                <c:pt idx="153">
                  <c:v>72.873000000000005</c:v>
                </c:pt>
                <c:pt idx="154">
                  <c:v>73.105999999999995</c:v>
                </c:pt>
                <c:pt idx="155">
                  <c:v>73.777000000000001</c:v>
                </c:pt>
                <c:pt idx="156">
                  <c:v>73.378</c:v>
                </c:pt>
                <c:pt idx="157">
                  <c:v>73.616</c:v>
                </c:pt>
                <c:pt idx="158">
                  <c:v>73.72</c:v>
                </c:pt>
                <c:pt idx="159">
                  <c:v>74.251999999999995</c:v>
                </c:pt>
                <c:pt idx="160">
                  <c:v>74.930999999999997</c:v>
                </c:pt>
                <c:pt idx="161">
                  <c:v>68.525999999999996</c:v>
                </c:pt>
                <c:pt idx="162">
                  <c:v>61.325000000000003</c:v>
                </c:pt>
                <c:pt idx="163">
                  <c:v>57.326000000000001</c:v>
                </c:pt>
                <c:pt idx="164">
                  <c:v>52.320999999999998</c:v>
                </c:pt>
                <c:pt idx="165">
                  <c:v>47.673000000000002</c:v>
                </c:pt>
                <c:pt idx="166">
                  <c:v>45.223999999999997</c:v>
                </c:pt>
                <c:pt idx="167">
                  <c:v>43.914999999999999</c:v>
                </c:pt>
                <c:pt idx="168">
                  <c:v>42.588999999999999</c:v>
                </c:pt>
                <c:pt idx="169">
                  <c:v>41.765000000000001</c:v>
                </c:pt>
                <c:pt idx="170">
                  <c:v>41.298999999999999</c:v>
                </c:pt>
                <c:pt idx="171">
                  <c:v>41.250999999999998</c:v>
                </c:pt>
                <c:pt idx="172">
                  <c:v>41.424999999999997</c:v>
                </c:pt>
                <c:pt idx="173">
                  <c:v>41.036000000000001</c:v>
                </c:pt>
                <c:pt idx="174">
                  <c:v>40.658000000000001</c:v>
                </c:pt>
                <c:pt idx="175">
                  <c:v>41.488999999999997</c:v>
                </c:pt>
                <c:pt idx="176">
                  <c:v>43.363</c:v>
                </c:pt>
                <c:pt idx="177">
                  <c:v>44.039000000000001</c:v>
                </c:pt>
                <c:pt idx="178">
                  <c:v>46.003999999999998</c:v>
                </c:pt>
                <c:pt idx="179">
                  <c:v>46.747</c:v>
                </c:pt>
                <c:pt idx="180">
                  <c:v>49.244</c:v>
                </c:pt>
                <c:pt idx="181">
                  <c:v>49.945999999999998</c:v>
                </c:pt>
                <c:pt idx="182">
                  <c:v>50.597000000000001</c:v>
                </c:pt>
                <c:pt idx="183">
                  <c:v>56.57</c:v>
                </c:pt>
                <c:pt idx="184">
                  <c:v>62.985999999999997</c:v>
                </c:pt>
                <c:pt idx="185">
                  <c:v>63.692</c:v>
                </c:pt>
                <c:pt idx="186">
                  <c:v>66.388999999999996</c:v>
                </c:pt>
                <c:pt idx="187">
                  <c:v>68.358999999999995</c:v>
                </c:pt>
                <c:pt idx="188">
                  <c:v>69.06</c:v>
                </c:pt>
                <c:pt idx="189">
                  <c:v>70.397999999999996</c:v>
                </c:pt>
                <c:pt idx="190">
                  <c:v>71.3</c:v>
                </c:pt>
                <c:pt idx="191">
                  <c:v>61.588999999999999</c:v>
                </c:pt>
                <c:pt idx="192">
                  <c:v>58.398000000000003</c:v>
                </c:pt>
                <c:pt idx="193">
                  <c:v>49.04</c:v>
                </c:pt>
                <c:pt idx="194">
                  <c:v>45.674999999999997</c:v>
                </c:pt>
                <c:pt idx="195">
                  <c:v>47.341000000000001</c:v>
                </c:pt>
                <c:pt idx="196">
                  <c:v>51.677999999999997</c:v>
                </c:pt>
                <c:pt idx="197">
                  <c:v>61.250999999999998</c:v>
                </c:pt>
                <c:pt idx="198">
                  <c:v>63.343000000000004</c:v>
                </c:pt>
                <c:pt idx="199">
                  <c:v>64.561999999999998</c:v>
                </c:pt>
                <c:pt idx="200">
                  <c:v>64.552999999999997</c:v>
                </c:pt>
                <c:pt idx="201">
                  <c:v>64.427000000000007</c:v>
                </c:pt>
                <c:pt idx="202">
                  <c:v>62.066000000000003</c:v>
                </c:pt>
                <c:pt idx="203">
                  <c:v>61.34</c:v>
                </c:pt>
                <c:pt idx="204">
                  <c:v>62.741</c:v>
                </c:pt>
                <c:pt idx="205">
                  <c:v>61.542000000000002</c:v>
                </c:pt>
                <c:pt idx="206">
                  <c:v>62.435000000000002</c:v>
                </c:pt>
                <c:pt idx="207">
                  <c:v>61.448</c:v>
                </c:pt>
                <c:pt idx="208">
                  <c:v>62.648000000000003</c:v>
                </c:pt>
                <c:pt idx="209">
                  <c:v>61.784999999999997</c:v>
                </c:pt>
                <c:pt idx="210">
                  <c:v>62.326999999999998</c:v>
                </c:pt>
                <c:pt idx="211">
                  <c:v>62.715000000000003</c:v>
                </c:pt>
                <c:pt idx="212">
                  <c:v>65.364999999999995</c:v>
                </c:pt>
                <c:pt idx="213">
                  <c:v>66.465000000000003</c:v>
                </c:pt>
                <c:pt idx="214">
                  <c:v>67.442999999999998</c:v>
                </c:pt>
                <c:pt idx="215">
                  <c:v>60.920999999999999</c:v>
                </c:pt>
                <c:pt idx="216">
                  <c:v>54.155000000000001</c:v>
                </c:pt>
                <c:pt idx="217">
                  <c:v>46.945999999999998</c:v>
                </c:pt>
                <c:pt idx="218">
                  <c:v>43.881999999999998</c:v>
                </c:pt>
                <c:pt idx="219">
                  <c:v>42.301000000000002</c:v>
                </c:pt>
                <c:pt idx="220">
                  <c:v>44.023000000000003</c:v>
                </c:pt>
                <c:pt idx="221">
                  <c:v>42.365000000000002</c:v>
                </c:pt>
                <c:pt idx="222">
                  <c:v>43.383000000000003</c:v>
                </c:pt>
                <c:pt idx="223">
                  <c:v>42.551000000000002</c:v>
                </c:pt>
                <c:pt idx="224">
                  <c:v>42.87</c:v>
                </c:pt>
                <c:pt idx="225">
                  <c:v>44.393000000000001</c:v>
                </c:pt>
                <c:pt idx="226">
                  <c:v>46.063000000000002</c:v>
                </c:pt>
                <c:pt idx="227">
                  <c:v>48.853000000000002</c:v>
                </c:pt>
                <c:pt idx="228">
                  <c:v>59.664999999999999</c:v>
                </c:pt>
                <c:pt idx="229">
                  <c:v>62.067999999999998</c:v>
                </c:pt>
                <c:pt idx="230">
                  <c:v>63.317999999999998</c:v>
                </c:pt>
                <c:pt idx="231">
                  <c:v>64.777000000000001</c:v>
                </c:pt>
                <c:pt idx="232">
                  <c:v>64.531999999999996</c:v>
                </c:pt>
                <c:pt idx="233">
                  <c:v>65.034999999999997</c:v>
                </c:pt>
                <c:pt idx="234">
                  <c:v>65.153999999999996</c:v>
                </c:pt>
                <c:pt idx="235">
                  <c:v>64.917000000000002</c:v>
                </c:pt>
                <c:pt idx="236">
                  <c:v>65.741</c:v>
                </c:pt>
                <c:pt idx="237">
                  <c:v>65.293000000000006</c:v>
                </c:pt>
                <c:pt idx="238">
                  <c:v>64.281999999999996</c:v>
                </c:pt>
                <c:pt idx="239">
                  <c:v>63.825000000000003</c:v>
                </c:pt>
                <c:pt idx="240">
                  <c:v>64.977000000000004</c:v>
                </c:pt>
                <c:pt idx="241">
                  <c:v>63.006</c:v>
                </c:pt>
                <c:pt idx="242">
                  <c:v>63.113</c:v>
                </c:pt>
                <c:pt idx="243">
                  <c:v>62.866</c:v>
                </c:pt>
                <c:pt idx="244">
                  <c:v>62.853999999999999</c:v>
                </c:pt>
                <c:pt idx="245">
                  <c:v>61.973999999999997</c:v>
                </c:pt>
                <c:pt idx="246">
                  <c:v>62.051000000000002</c:v>
                </c:pt>
                <c:pt idx="247">
                  <c:v>62.915999999999997</c:v>
                </c:pt>
                <c:pt idx="248">
                  <c:v>62.933999999999997</c:v>
                </c:pt>
                <c:pt idx="249">
                  <c:v>62.988999999999997</c:v>
                </c:pt>
                <c:pt idx="250">
                  <c:v>62.87</c:v>
                </c:pt>
                <c:pt idx="251">
                  <c:v>64.501999999999995</c:v>
                </c:pt>
                <c:pt idx="252">
                  <c:v>61.771000000000001</c:v>
                </c:pt>
                <c:pt idx="253">
                  <c:v>61.826999999999998</c:v>
                </c:pt>
                <c:pt idx="254">
                  <c:v>63.082000000000001</c:v>
                </c:pt>
                <c:pt idx="255">
                  <c:v>62.618000000000002</c:v>
                </c:pt>
                <c:pt idx="256">
                  <c:v>63.37</c:v>
                </c:pt>
                <c:pt idx="257">
                  <c:v>63.459000000000003</c:v>
                </c:pt>
                <c:pt idx="258">
                  <c:v>63.356000000000002</c:v>
                </c:pt>
                <c:pt idx="259">
                  <c:v>64.762</c:v>
                </c:pt>
                <c:pt idx="260">
                  <c:v>65.513999999999996</c:v>
                </c:pt>
                <c:pt idx="261">
                  <c:v>66.524000000000001</c:v>
                </c:pt>
                <c:pt idx="262">
                  <c:v>67.057000000000002</c:v>
                </c:pt>
                <c:pt idx="263">
                  <c:v>60.055999999999997</c:v>
                </c:pt>
                <c:pt idx="264">
                  <c:v>49.334000000000003</c:v>
                </c:pt>
                <c:pt idx="265">
                  <c:v>47.277999999999999</c:v>
                </c:pt>
                <c:pt idx="266">
                  <c:v>45.045000000000002</c:v>
                </c:pt>
                <c:pt idx="267">
                  <c:v>44.482999999999997</c:v>
                </c:pt>
                <c:pt idx="268">
                  <c:v>43.954000000000001</c:v>
                </c:pt>
                <c:pt idx="269">
                  <c:v>42.521999999999998</c:v>
                </c:pt>
                <c:pt idx="270">
                  <c:v>42.237000000000002</c:v>
                </c:pt>
                <c:pt idx="271">
                  <c:v>41.406999999999996</c:v>
                </c:pt>
                <c:pt idx="272">
                  <c:v>41.045999999999999</c:v>
                </c:pt>
                <c:pt idx="273">
                  <c:v>41.551000000000002</c:v>
                </c:pt>
                <c:pt idx="274">
                  <c:v>43.804000000000002</c:v>
                </c:pt>
                <c:pt idx="275">
                  <c:v>50.247999999999998</c:v>
                </c:pt>
                <c:pt idx="276">
                  <c:v>60.433</c:v>
                </c:pt>
                <c:pt idx="277">
                  <c:v>60.698999999999998</c:v>
                </c:pt>
                <c:pt idx="278">
                  <c:v>60.177</c:v>
                </c:pt>
                <c:pt idx="279">
                  <c:v>61.033000000000001</c:v>
                </c:pt>
                <c:pt idx="280">
                  <c:v>61.377000000000002</c:v>
                </c:pt>
                <c:pt idx="281">
                  <c:v>61.271000000000001</c:v>
                </c:pt>
                <c:pt idx="282">
                  <c:v>61.234000000000002</c:v>
                </c:pt>
                <c:pt idx="283">
                  <c:v>61.627000000000002</c:v>
                </c:pt>
                <c:pt idx="284">
                  <c:v>61.81</c:v>
                </c:pt>
                <c:pt idx="285">
                  <c:v>63.890999999999998</c:v>
                </c:pt>
                <c:pt idx="286">
                  <c:v>63.398000000000003</c:v>
                </c:pt>
                <c:pt idx="287">
                  <c:v>64.444999999999993</c:v>
                </c:pt>
                <c:pt idx="288">
                  <c:v>63.414000000000001</c:v>
                </c:pt>
                <c:pt idx="289">
                  <c:v>63.978999999999999</c:v>
                </c:pt>
                <c:pt idx="290">
                  <c:v>63.27</c:v>
                </c:pt>
                <c:pt idx="291">
                  <c:v>65.078999999999994</c:v>
                </c:pt>
                <c:pt idx="292">
                  <c:v>64.135000000000005</c:v>
                </c:pt>
                <c:pt idx="293">
                  <c:v>63.125</c:v>
                </c:pt>
                <c:pt idx="294">
                  <c:v>64.343000000000004</c:v>
                </c:pt>
                <c:pt idx="295">
                  <c:v>63.779000000000003</c:v>
                </c:pt>
                <c:pt idx="296">
                  <c:v>64.736000000000004</c:v>
                </c:pt>
                <c:pt idx="297">
                  <c:v>63.728000000000002</c:v>
                </c:pt>
                <c:pt idx="298">
                  <c:v>62.439</c:v>
                </c:pt>
                <c:pt idx="299">
                  <c:v>62.076999999999998</c:v>
                </c:pt>
                <c:pt idx="300">
                  <c:v>61.201000000000001</c:v>
                </c:pt>
                <c:pt idx="301">
                  <c:v>60.262</c:v>
                </c:pt>
                <c:pt idx="302">
                  <c:v>61.365000000000002</c:v>
                </c:pt>
                <c:pt idx="303">
                  <c:v>61.817999999999998</c:v>
                </c:pt>
                <c:pt idx="304">
                  <c:v>61.676000000000002</c:v>
                </c:pt>
                <c:pt idx="305">
                  <c:v>61.804000000000002</c:v>
                </c:pt>
                <c:pt idx="306">
                  <c:v>62.762999999999998</c:v>
                </c:pt>
                <c:pt idx="307">
                  <c:v>63.634</c:v>
                </c:pt>
                <c:pt idx="308">
                  <c:v>65.445999999999998</c:v>
                </c:pt>
                <c:pt idx="309">
                  <c:v>67.631</c:v>
                </c:pt>
                <c:pt idx="310">
                  <c:v>67.194999999999993</c:v>
                </c:pt>
                <c:pt idx="311">
                  <c:v>70.466999999999999</c:v>
                </c:pt>
                <c:pt idx="312">
                  <c:v>58.598999999999997</c:v>
                </c:pt>
                <c:pt idx="313">
                  <c:v>50.005000000000003</c:v>
                </c:pt>
                <c:pt idx="314">
                  <c:v>44.006</c:v>
                </c:pt>
                <c:pt idx="315">
                  <c:v>42.286999999999999</c:v>
                </c:pt>
                <c:pt idx="316">
                  <c:v>42.347999999999999</c:v>
                </c:pt>
                <c:pt idx="317">
                  <c:v>43.372</c:v>
                </c:pt>
                <c:pt idx="318">
                  <c:v>42.13</c:v>
                </c:pt>
                <c:pt idx="319">
                  <c:v>42.96</c:v>
                </c:pt>
                <c:pt idx="320">
                  <c:v>41.515999999999998</c:v>
                </c:pt>
                <c:pt idx="321">
                  <c:v>41.511000000000003</c:v>
                </c:pt>
                <c:pt idx="322">
                  <c:v>43.61</c:v>
                </c:pt>
                <c:pt idx="323">
                  <c:v>44.087000000000003</c:v>
                </c:pt>
                <c:pt idx="324">
                  <c:v>50.652999999999999</c:v>
                </c:pt>
                <c:pt idx="325">
                  <c:v>57.993000000000002</c:v>
                </c:pt>
                <c:pt idx="326">
                  <c:v>60.168999999999997</c:v>
                </c:pt>
                <c:pt idx="327">
                  <c:v>59.226999999999997</c:v>
                </c:pt>
                <c:pt idx="328">
                  <c:v>60.006999999999998</c:v>
                </c:pt>
                <c:pt idx="329">
                  <c:v>60.841999999999999</c:v>
                </c:pt>
                <c:pt idx="330">
                  <c:v>60.113</c:v>
                </c:pt>
                <c:pt idx="331">
                  <c:v>60.496000000000002</c:v>
                </c:pt>
                <c:pt idx="332">
                  <c:v>60.792000000000002</c:v>
                </c:pt>
                <c:pt idx="333">
                  <c:v>58.762</c:v>
                </c:pt>
                <c:pt idx="334">
                  <c:v>58.664000000000001</c:v>
                </c:pt>
                <c:pt idx="335">
                  <c:v>58.414999999999999</c:v>
                </c:pt>
              </c:numCache>
            </c:numRef>
          </c:val>
          <c:smooth val="0"/>
          <c:extLst>
            <c:ext xmlns:c16="http://schemas.microsoft.com/office/drawing/2014/chart" uri="{C3380CC4-5D6E-409C-BE32-E72D297353CC}">
              <c16:uniqueId val="{00000003-B773-4566-BA73-02D46FFBCC10}"/>
            </c:ext>
          </c:extLst>
        </c:ser>
        <c:ser>
          <c:idx val="4"/>
          <c:order val="4"/>
          <c:tx>
            <c:strRef>
              <c:f>'All sp'!$E$1</c:f>
              <c:strCache>
                <c:ptCount val="1"/>
                <c:pt idx="0">
                  <c:v>SERF</c:v>
                </c:pt>
              </c:strCache>
            </c:strRef>
          </c:tx>
          <c:spPr>
            <a:ln w="28575" cap="rnd">
              <a:solidFill>
                <a:schemeClr val="accent1">
                  <a:lumMod val="50000"/>
                </a:schemeClr>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sp'!$E$2:$E$337</c:f>
              <c:numCache>
                <c:formatCode>General</c:formatCode>
                <c:ptCount val="336"/>
                <c:pt idx="0">
                  <c:v>80</c:v>
                </c:pt>
                <c:pt idx="1">
                  <c:v>77</c:v>
                </c:pt>
                <c:pt idx="2">
                  <c:v>77</c:v>
                </c:pt>
                <c:pt idx="3">
                  <c:v>79</c:v>
                </c:pt>
                <c:pt idx="4">
                  <c:v>81</c:v>
                </c:pt>
                <c:pt idx="5">
                  <c:v>83</c:v>
                </c:pt>
                <c:pt idx="6">
                  <c:v>83</c:v>
                </c:pt>
                <c:pt idx="7">
                  <c:v>84</c:v>
                </c:pt>
                <c:pt idx="8">
                  <c:v>85</c:v>
                </c:pt>
                <c:pt idx="9">
                  <c:v>86</c:v>
                </c:pt>
                <c:pt idx="10">
                  <c:v>87</c:v>
                </c:pt>
                <c:pt idx="11">
                  <c:v>88</c:v>
                </c:pt>
                <c:pt idx="12">
                  <c:v>88</c:v>
                </c:pt>
                <c:pt idx="13">
                  <c:v>88</c:v>
                </c:pt>
                <c:pt idx="14">
                  <c:v>87</c:v>
                </c:pt>
                <c:pt idx="15">
                  <c:v>86</c:v>
                </c:pt>
                <c:pt idx="16">
                  <c:v>81</c:v>
                </c:pt>
                <c:pt idx="17">
                  <c:v>76</c:v>
                </c:pt>
                <c:pt idx="18">
                  <c:v>73</c:v>
                </c:pt>
                <c:pt idx="19">
                  <c:v>69</c:v>
                </c:pt>
                <c:pt idx="20">
                  <c:v>65</c:v>
                </c:pt>
                <c:pt idx="21">
                  <c:v>62</c:v>
                </c:pt>
                <c:pt idx="22">
                  <c:v>59</c:v>
                </c:pt>
                <c:pt idx="23">
                  <c:v>56</c:v>
                </c:pt>
                <c:pt idx="24">
                  <c:v>54</c:v>
                </c:pt>
                <c:pt idx="25">
                  <c:v>48</c:v>
                </c:pt>
                <c:pt idx="26">
                  <c:v>46</c:v>
                </c:pt>
                <c:pt idx="27">
                  <c:v>46</c:v>
                </c:pt>
                <c:pt idx="28">
                  <c:v>45</c:v>
                </c:pt>
                <c:pt idx="29">
                  <c:v>43</c:v>
                </c:pt>
                <c:pt idx="30">
                  <c:v>44</c:v>
                </c:pt>
                <c:pt idx="31">
                  <c:v>45</c:v>
                </c:pt>
                <c:pt idx="32">
                  <c:v>42</c:v>
                </c:pt>
                <c:pt idx="33">
                  <c:v>43</c:v>
                </c:pt>
                <c:pt idx="34">
                  <c:v>45</c:v>
                </c:pt>
                <c:pt idx="35">
                  <c:v>47</c:v>
                </c:pt>
                <c:pt idx="36">
                  <c:v>49</c:v>
                </c:pt>
                <c:pt idx="37">
                  <c:v>53</c:v>
                </c:pt>
                <c:pt idx="38">
                  <c:v>53</c:v>
                </c:pt>
                <c:pt idx="39">
                  <c:v>51</c:v>
                </c:pt>
                <c:pt idx="40">
                  <c:v>59</c:v>
                </c:pt>
                <c:pt idx="41">
                  <c:v>63</c:v>
                </c:pt>
                <c:pt idx="42">
                  <c:v>67</c:v>
                </c:pt>
                <c:pt idx="43">
                  <c:v>70</c:v>
                </c:pt>
                <c:pt idx="44">
                  <c:v>72</c:v>
                </c:pt>
                <c:pt idx="45">
                  <c:v>73</c:v>
                </c:pt>
                <c:pt idx="46">
                  <c:v>74</c:v>
                </c:pt>
                <c:pt idx="47">
                  <c:v>75</c:v>
                </c:pt>
                <c:pt idx="48">
                  <c:v>76</c:v>
                </c:pt>
                <c:pt idx="49">
                  <c:v>79</c:v>
                </c:pt>
                <c:pt idx="50">
                  <c:v>81</c:v>
                </c:pt>
                <c:pt idx="51">
                  <c:v>82</c:v>
                </c:pt>
                <c:pt idx="52">
                  <c:v>83</c:v>
                </c:pt>
                <c:pt idx="53">
                  <c:v>84</c:v>
                </c:pt>
                <c:pt idx="54">
                  <c:v>85</c:v>
                </c:pt>
                <c:pt idx="55">
                  <c:v>87</c:v>
                </c:pt>
                <c:pt idx="56">
                  <c:v>87</c:v>
                </c:pt>
                <c:pt idx="57">
                  <c:v>89</c:v>
                </c:pt>
                <c:pt idx="58">
                  <c:v>89</c:v>
                </c:pt>
                <c:pt idx="59">
                  <c:v>90</c:v>
                </c:pt>
                <c:pt idx="60">
                  <c:v>90</c:v>
                </c:pt>
                <c:pt idx="61">
                  <c:v>91</c:v>
                </c:pt>
                <c:pt idx="62">
                  <c:v>91</c:v>
                </c:pt>
                <c:pt idx="63">
                  <c:v>93</c:v>
                </c:pt>
                <c:pt idx="64">
                  <c:v>88</c:v>
                </c:pt>
                <c:pt idx="65">
                  <c:v>85</c:v>
                </c:pt>
                <c:pt idx="66">
                  <c:v>79</c:v>
                </c:pt>
                <c:pt idx="67">
                  <c:v>67</c:v>
                </c:pt>
                <c:pt idx="68">
                  <c:v>55</c:v>
                </c:pt>
                <c:pt idx="69">
                  <c:v>50</c:v>
                </c:pt>
                <c:pt idx="70">
                  <c:v>46</c:v>
                </c:pt>
                <c:pt idx="71">
                  <c:v>44</c:v>
                </c:pt>
                <c:pt idx="72">
                  <c:v>38</c:v>
                </c:pt>
                <c:pt idx="73">
                  <c:v>35</c:v>
                </c:pt>
                <c:pt idx="74">
                  <c:v>34</c:v>
                </c:pt>
                <c:pt idx="75">
                  <c:v>34</c:v>
                </c:pt>
                <c:pt idx="76">
                  <c:v>35</c:v>
                </c:pt>
                <c:pt idx="77">
                  <c:v>37</c:v>
                </c:pt>
                <c:pt idx="78">
                  <c:v>35</c:v>
                </c:pt>
                <c:pt idx="79">
                  <c:v>35</c:v>
                </c:pt>
                <c:pt idx="80">
                  <c:v>37</c:v>
                </c:pt>
                <c:pt idx="81">
                  <c:v>37</c:v>
                </c:pt>
                <c:pt idx="82">
                  <c:v>37</c:v>
                </c:pt>
                <c:pt idx="83">
                  <c:v>38</c:v>
                </c:pt>
                <c:pt idx="84">
                  <c:v>39</c:v>
                </c:pt>
                <c:pt idx="85">
                  <c:v>42</c:v>
                </c:pt>
                <c:pt idx="86">
                  <c:v>43</c:v>
                </c:pt>
                <c:pt idx="87">
                  <c:v>51</c:v>
                </c:pt>
                <c:pt idx="88">
                  <c:v>54</c:v>
                </c:pt>
                <c:pt idx="89">
                  <c:v>59</c:v>
                </c:pt>
                <c:pt idx="90">
                  <c:v>63</c:v>
                </c:pt>
                <c:pt idx="91">
                  <c:v>65</c:v>
                </c:pt>
                <c:pt idx="92">
                  <c:v>68</c:v>
                </c:pt>
                <c:pt idx="93">
                  <c:v>68</c:v>
                </c:pt>
                <c:pt idx="94">
                  <c:v>72</c:v>
                </c:pt>
                <c:pt idx="95">
                  <c:v>75</c:v>
                </c:pt>
                <c:pt idx="96">
                  <c:v>73</c:v>
                </c:pt>
                <c:pt idx="97">
                  <c:v>73</c:v>
                </c:pt>
                <c:pt idx="98">
                  <c:v>70</c:v>
                </c:pt>
                <c:pt idx="99">
                  <c:v>71</c:v>
                </c:pt>
                <c:pt idx="100">
                  <c:v>66</c:v>
                </c:pt>
                <c:pt idx="101">
                  <c:v>68</c:v>
                </c:pt>
                <c:pt idx="102">
                  <c:v>71</c:v>
                </c:pt>
                <c:pt idx="103">
                  <c:v>74</c:v>
                </c:pt>
                <c:pt idx="104">
                  <c:v>77</c:v>
                </c:pt>
                <c:pt idx="105">
                  <c:v>80</c:v>
                </c:pt>
                <c:pt idx="106">
                  <c:v>81</c:v>
                </c:pt>
                <c:pt idx="107">
                  <c:v>83</c:v>
                </c:pt>
                <c:pt idx="108">
                  <c:v>84</c:v>
                </c:pt>
                <c:pt idx="109">
                  <c:v>85</c:v>
                </c:pt>
                <c:pt idx="110">
                  <c:v>87</c:v>
                </c:pt>
                <c:pt idx="111">
                  <c:v>89</c:v>
                </c:pt>
                <c:pt idx="112">
                  <c:v>90</c:v>
                </c:pt>
                <c:pt idx="113">
                  <c:v>89</c:v>
                </c:pt>
                <c:pt idx="114">
                  <c:v>69</c:v>
                </c:pt>
                <c:pt idx="115">
                  <c:v>57</c:v>
                </c:pt>
                <c:pt idx="116">
                  <c:v>49</c:v>
                </c:pt>
                <c:pt idx="117">
                  <c:v>44</c:v>
                </c:pt>
                <c:pt idx="118">
                  <c:v>41</c:v>
                </c:pt>
                <c:pt idx="119">
                  <c:v>40</c:v>
                </c:pt>
                <c:pt idx="120">
                  <c:v>38</c:v>
                </c:pt>
                <c:pt idx="121">
                  <c:v>36</c:v>
                </c:pt>
                <c:pt idx="122">
                  <c:v>31</c:v>
                </c:pt>
                <c:pt idx="123">
                  <c:v>33</c:v>
                </c:pt>
                <c:pt idx="124">
                  <c:v>33</c:v>
                </c:pt>
                <c:pt idx="125">
                  <c:v>36</c:v>
                </c:pt>
                <c:pt idx="126">
                  <c:v>37</c:v>
                </c:pt>
                <c:pt idx="127">
                  <c:v>46</c:v>
                </c:pt>
                <c:pt idx="128">
                  <c:v>49</c:v>
                </c:pt>
                <c:pt idx="129">
                  <c:v>51</c:v>
                </c:pt>
                <c:pt idx="130">
                  <c:v>54</c:v>
                </c:pt>
                <c:pt idx="131">
                  <c:v>58</c:v>
                </c:pt>
                <c:pt idx="132">
                  <c:v>63</c:v>
                </c:pt>
                <c:pt idx="133">
                  <c:v>66</c:v>
                </c:pt>
                <c:pt idx="134">
                  <c:v>70</c:v>
                </c:pt>
                <c:pt idx="135">
                  <c:v>71</c:v>
                </c:pt>
                <c:pt idx="136">
                  <c:v>75</c:v>
                </c:pt>
                <c:pt idx="137">
                  <c:v>77</c:v>
                </c:pt>
                <c:pt idx="138">
                  <c:v>81</c:v>
                </c:pt>
                <c:pt idx="139">
                  <c:v>82</c:v>
                </c:pt>
                <c:pt idx="140">
                  <c:v>84</c:v>
                </c:pt>
                <c:pt idx="141">
                  <c:v>85</c:v>
                </c:pt>
                <c:pt idx="142">
                  <c:v>85</c:v>
                </c:pt>
                <c:pt idx="143">
                  <c:v>86</c:v>
                </c:pt>
                <c:pt idx="144">
                  <c:v>88</c:v>
                </c:pt>
                <c:pt idx="145">
                  <c:v>88</c:v>
                </c:pt>
                <c:pt idx="146">
                  <c:v>89</c:v>
                </c:pt>
                <c:pt idx="147">
                  <c:v>90</c:v>
                </c:pt>
                <c:pt idx="148">
                  <c:v>91</c:v>
                </c:pt>
                <c:pt idx="149">
                  <c:v>91</c:v>
                </c:pt>
                <c:pt idx="150">
                  <c:v>92</c:v>
                </c:pt>
                <c:pt idx="151">
                  <c:v>92</c:v>
                </c:pt>
                <c:pt idx="152">
                  <c:v>92</c:v>
                </c:pt>
                <c:pt idx="153">
                  <c:v>93</c:v>
                </c:pt>
                <c:pt idx="154">
                  <c:v>93</c:v>
                </c:pt>
                <c:pt idx="155">
                  <c:v>93</c:v>
                </c:pt>
                <c:pt idx="156">
                  <c:v>93</c:v>
                </c:pt>
                <c:pt idx="157">
                  <c:v>93</c:v>
                </c:pt>
                <c:pt idx="158">
                  <c:v>91</c:v>
                </c:pt>
                <c:pt idx="159">
                  <c:v>90</c:v>
                </c:pt>
                <c:pt idx="160">
                  <c:v>86</c:v>
                </c:pt>
                <c:pt idx="161">
                  <c:v>58</c:v>
                </c:pt>
                <c:pt idx="162">
                  <c:v>47</c:v>
                </c:pt>
                <c:pt idx="163">
                  <c:v>41</c:v>
                </c:pt>
                <c:pt idx="164">
                  <c:v>33</c:v>
                </c:pt>
                <c:pt idx="165">
                  <c:v>30</c:v>
                </c:pt>
                <c:pt idx="166">
                  <c:v>29</c:v>
                </c:pt>
                <c:pt idx="167">
                  <c:v>27</c:v>
                </c:pt>
                <c:pt idx="168">
                  <c:v>26</c:v>
                </c:pt>
                <c:pt idx="169">
                  <c:v>26</c:v>
                </c:pt>
                <c:pt idx="170">
                  <c:v>24</c:v>
                </c:pt>
                <c:pt idx="171">
                  <c:v>23</c:v>
                </c:pt>
                <c:pt idx="172">
                  <c:v>24</c:v>
                </c:pt>
                <c:pt idx="173">
                  <c:v>24</c:v>
                </c:pt>
                <c:pt idx="174">
                  <c:v>25</c:v>
                </c:pt>
                <c:pt idx="175">
                  <c:v>25</c:v>
                </c:pt>
                <c:pt idx="176">
                  <c:v>24</c:v>
                </c:pt>
                <c:pt idx="177">
                  <c:v>26</c:v>
                </c:pt>
                <c:pt idx="178">
                  <c:v>29</c:v>
                </c:pt>
                <c:pt idx="179">
                  <c:v>31</c:v>
                </c:pt>
                <c:pt idx="180">
                  <c:v>32</c:v>
                </c:pt>
                <c:pt idx="181">
                  <c:v>33</c:v>
                </c:pt>
                <c:pt idx="182">
                  <c:v>35</c:v>
                </c:pt>
                <c:pt idx="183">
                  <c:v>36</c:v>
                </c:pt>
                <c:pt idx="184">
                  <c:v>36</c:v>
                </c:pt>
                <c:pt idx="185">
                  <c:v>36</c:v>
                </c:pt>
                <c:pt idx="186">
                  <c:v>38</c:v>
                </c:pt>
                <c:pt idx="187">
                  <c:v>39</c:v>
                </c:pt>
                <c:pt idx="188">
                  <c:v>39</c:v>
                </c:pt>
                <c:pt idx="189">
                  <c:v>36</c:v>
                </c:pt>
                <c:pt idx="190">
                  <c:v>31</c:v>
                </c:pt>
                <c:pt idx="191">
                  <c:v>28</c:v>
                </c:pt>
                <c:pt idx="192">
                  <c:v>27</c:v>
                </c:pt>
                <c:pt idx="193">
                  <c:v>26</c:v>
                </c:pt>
                <c:pt idx="194">
                  <c:v>26</c:v>
                </c:pt>
                <c:pt idx="195">
                  <c:v>26</c:v>
                </c:pt>
                <c:pt idx="196">
                  <c:v>28</c:v>
                </c:pt>
                <c:pt idx="197">
                  <c:v>28</c:v>
                </c:pt>
                <c:pt idx="198">
                  <c:v>28</c:v>
                </c:pt>
                <c:pt idx="199">
                  <c:v>29</c:v>
                </c:pt>
                <c:pt idx="200">
                  <c:v>30</c:v>
                </c:pt>
                <c:pt idx="201">
                  <c:v>32</c:v>
                </c:pt>
                <c:pt idx="202">
                  <c:v>34</c:v>
                </c:pt>
                <c:pt idx="203">
                  <c:v>36</c:v>
                </c:pt>
                <c:pt idx="204">
                  <c:v>39</c:v>
                </c:pt>
                <c:pt idx="205">
                  <c:v>41</c:v>
                </c:pt>
                <c:pt idx="206">
                  <c:v>43</c:v>
                </c:pt>
                <c:pt idx="207">
                  <c:v>43</c:v>
                </c:pt>
                <c:pt idx="208">
                  <c:v>42</c:v>
                </c:pt>
                <c:pt idx="209">
                  <c:v>41</c:v>
                </c:pt>
                <c:pt idx="210">
                  <c:v>41</c:v>
                </c:pt>
                <c:pt idx="211">
                  <c:v>40</c:v>
                </c:pt>
                <c:pt idx="212">
                  <c:v>38</c:v>
                </c:pt>
                <c:pt idx="213">
                  <c:v>37</c:v>
                </c:pt>
                <c:pt idx="214">
                  <c:v>34</c:v>
                </c:pt>
                <c:pt idx="215">
                  <c:v>33</c:v>
                </c:pt>
                <c:pt idx="216">
                  <c:v>32</c:v>
                </c:pt>
                <c:pt idx="217">
                  <c:v>30</c:v>
                </c:pt>
                <c:pt idx="218">
                  <c:v>30</c:v>
                </c:pt>
                <c:pt idx="219">
                  <c:v>29</c:v>
                </c:pt>
                <c:pt idx="220">
                  <c:v>29</c:v>
                </c:pt>
                <c:pt idx="221">
                  <c:v>29</c:v>
                </c:pt>
                <c:pt idx="222">
                  <c:v>30</c:v>
                </c:pt>
                <c:pt idx="223">
                  <c:v>31</c:v>
                </c:pt>
                <c:pt idx="224">
                  <c:v>32</c:v>
                </c:pt>
                <c:pt idx="225">
                  <c:v>33</c:v>
                </c:pt>
                <c:pt idx="226">
                  <c:v>34</c:v>
                </c:pt>
                <c:pt idx="227">
                  <c:v>35</c:v>
                </c:pt>
                <c:pt idx="228">
                  <c:v>37</c:v>
                </c:pt>
                <c:pt idx="229">
                  <c:v>37</c:v>
                </c:pt>
                <c:pt idx="230">
                  <c:v>39</c:v>
                </c:pt>
                <c:pt idx="231">
                  <c:v>39</c:v>
                </c:pt>
                <c:pt idx="232">
                  <c:v>41</c:v>
                </c:pt>
                <c:pt idx="233">
                  <c:v>42</c:v>
                </c:pt>
                <c:pt idx="234">
                  <c:v>42</c:v>
                </c:pt>
                <c:pt idx="235">
                  <c:v>43</c:v>
                </c:pt>
                <c:pt idx="236">
                  <c:v>44</c:v>
                </c:pt>
                <c:pt idx="237">
                  <c:v>43</c:v>
                </c:pt>
                <c:pt idx="238">
                  <c:v>44</c:v>
                </c:pt>
                <c:pt idx="239">
                  <c:v>46</c:v>
                </c:pt>
                <c:pt idx="240">
                  <c:v>47</c:v>
                </c:pt>
                <c:pt idx="241">
                  <c:v>48</c:v>
                </c:pt>
                <c:pt idx="242">
                  <c:v>51</c:v>
                </c:pt>
                <c:pt idx="243">
                  <c:v>53</c:v>
                </c:pt>
                <c:pt idx="244">
                  <c:v>55</c:v>
                </c:pt>
                <c:pt idx="245">
                  <c:v>55</c:v>
                </c:pt>
                <c:pt idx="246">
                  <c:v>59</c:v>
                </c:pt>
                <c:pt idx="247">
                  <c:v>61</c:v>
                </c:pt>
                <c:pt idx="248">
                  <c:v>64</c:v>
                </c:pt>
                <c:pt idx="249">
                  <c:v>65</c:v>
                </c:pt>
                <c:pt idx="250">
                  <c:v>67</c:v>
                </c:pt>
                <c:pt idx="251">
                  <c:v>69</c:v>
                </c:pt>
                <c:pt idx="252">
                  <c:v>70</c:v>
                </c:pt>
                <c:pt idx="253">
                  <c:v>70</c:v>
                </c:pt>
                <c:pt idx="254">
                  <c:v>69</c:v>
                </c:pt>
                <c:pt idx="255">
                  <c:v>71</c:v>
                </c:pt>
                <c:pt idx="256">
                  <c:v>72</c:v>
                </c:pt>
                <c:pt idx="257">
                  <c:v>64</c:v>
                </c:pt>
                <c:pt idx="258">
                  <c:v>48</c:v>
                </c:pt>
                <c:pt idx="259">
                  <c:v>43</c:v>
                </c:pt>
                <c:pt idx="260">
                  <c:v>41</c:v>
                </c:pt>
                <c:pt idx="261">
                  <c:v>41</c:v>
                </c:pt>
                <c:pt idx="262">
                  <c:v>43</c:v>
                </c:pt>
                <c:pt idx="263">
                  <c:v>36</c:v>
                </c:pt>
                <c:pt idx="264">
                  <c:v>34</c:v>
                </c:pt>
                <c:pt idx="265">
                  <c:v>31</c:v>
                </c:pt>
                <c:pt idx="266">
                  <c:v>29</c:v>
                </c:pt>
                <c:pt idx="267">
                  <c:v>29</c:v>
                </c:pt>
                <c:pt idx="268">
                  <c:v>30</c:v>
                </c:pt>
                <c:pt idx="269">
                  <c:v>29</c:v>
                </c:pt>
                <c:pt idx="270">
                  <c:v>29</c:v>
                </c:pt>
                <c:pt idx="271">
                  <c:v>29</c:v>
                </c:pt>
                <c:pt idx="272">
                  <c:v>30</c:v>
                </c:pt>
                <c:pt idx="273">
                  <c:v>30</c:v>
                </c:pt>
                <c:pt idx="274">
                  <c:v>32</c:v>
                </c:pt>
                <c:pt idx="275">
                  <c:v>34</c:v>
                </c:pt>
                <c:pt idx="276">
                  <c:v>36</c:v>
                </c:pt>
                <c:pt idx="277">
                  <c:v>39</c:v>
                </c:pt>
                <c:pt idx="278">
                  <c:v>43</c:v>
                </c:pt>
                <c:pt idx="279">
                  <c:v>48</c:v>
                </c:pt>
                <c:pt idx="280">
                  <c:v>50</c:v>
                </c:pt>
                <c:pt idx="281">
                  <c:v>55</c:v>
                </c:pt>
                <c:pt idx="282">
                  <c:v>58</c:v>
                </c:pt>
                <c:pt idx="283">
                  <c:v>62</c:v>
                </c:pt>
                <c:pt idx="284">
                  <c:v>64</c:v>
                </c:pt>
                <c:pt idx="285">
                  <c:v>67</c:v>
                </c:pt>
                <c:pt idx="286">
                  <c:v>68</c:v>
                </c:pt>
                <c:pt idx="287">
                  <c:v>68</c:v>
                </c:pt>
                <c:pt idx="288">
                  <c:v>68</c:v>
                </c:pt>
                <c:pt idx="289">
                  <c:v>67</c:v>
                </c:pt>
                <c:pt idx="290">
                  <c:v>65</c:v>
                </c:pt>
                <c:pt idx="291">
                  <c:v>61</c:v>
                </c:pt>
                <c:pt idx="292">
                  <c:v>56</c:v>
                </c:pt>
                <c:pt idx="293">
                  <c:v>50</c:v>
                </c:pt>
                <c:pt idx="294">
                  <c:v>45</c:v>
                </c:pt>
                <c:pt idx="295">
                  <c:v>41</c:v>
                </c:pt>
                <c:pt idx="296">
                  <c:v>40</c:v>
                </c:pt>
                <c:pt idx="297">
                  <c:v>41</c:v>
                </c:pt>
                <c:pt idx="298">
                  <c:v>43</c:v>
                </c:pt>
                <c:pt idx="299">
                  <c:v>43</c:v>
                </c:pt>
                <c:pt idx="300">
                  <c:v>44</c:v>
                </c:pt>
                <c:pt idx="301">
                  <c:v>45</c:v>
                </c:pt>
                <c:pt idx="302">
                  <c:v>45</c:v>
                </c:pt>
                <c:pt idx="303">
                  <c:v>45</c:v>
                </c:pt>
                <c:pt idx="304">
                  <c:v>45</c:v>
                </c:pt>
                <c:pt idx="305">
                  <c:v>43</c:v>
                </c:pt>
                <c:pt idx="306">
                  <c:v>41</c:v>
                </c:pt>
                <c:pt idx="307">
                  <c:v>41</c:v>
                </c:pt>
                <c:pt idx="308">
                  <c:v>39</c:v>
                </c:pt>
                <c:pt idx="309">
                  <c:v>36</c:v>
                </c:pt>
                <c:pt idx="310">
                  <c:v>36</c:v>
                </c:pt>
                <c:pt idx="311">
                  <c:v>33</c:v>
                </c:pt>
                <c:pt idx="312">
                  <c:v>30</c:v>
                </c:pt>
                <c:pt idx="313">
                  <c:v>30</c:v>
                </c:pt>
                <c:pt idx="314">
                  <c:v>27</c:v>
                </c:pt>
                <c:pt idx="315">
                  <c:v>28</c:v>
                </c:pt>
                <c:pt idx="316">
                  <c:v>29</c:v>
                </c:pt>
                <c:pt idx="317">
                  <c:v>30</c:v>
                </c:pt>
                <c:pt idx="318">
                  <c:v>29</c:v>
                </c:pt>
                <c:pt idx="319">
                  <c:v>29</c:v>
                </c:pt>
                <c:pt idx="320">
                  <c:v>30</c:v>
                </c:pt>
                <c:pt idx="321">
                  <c:v>31</c:v>
                </c:pt>
                <c:pt idx="322">
                  <c:v>32</c:v>
                </c:pt>
                <c:pt idx="323">
                  <c:v>33</c:v>
                </c:pt>
                <c:pt idx="324">
                  <c:v>34</c:v>
                </c:pt>
                <c:pt idx="325">
                  <c:v>37</c:v>
                </c:pt>
                <c:pt idx="326">
                  <c:v>38</c:v>
                </c:pt>
                <c:pt idx="327">
                  <c:v>40</c:v>
                </c:pt>
                <c:pt idx="328">
                  <c:v>41</c:v>
                </c:pt>
                <c:pt idx="329">
                  <c:v>42</c:v>
                </c:pt>
                <c:pt idx="330">
                  <c:v>43</c:v>
                </c:pt>
                <c:pt idx="331">
                  <c:v>44</c:v>
                </c:pt>
                <c:pt idx="332">
                  <c:v>45</c:v>
                </c:pt>
                <c:pt idx="333">
                  <c:v>43</c:v>
                </c:pt>
                <c:pt idx="334">
                  <c:v>41</c:v>
                </c:pt>
                <c:pt idx="335">
                  <c:v>42</c:v>
                </c:pt>
              </c:numCache>
            </c:numRef>
          </c:val>
          <c:smooth val="0"/>
          <c:extLst>
            <c:ext xmlns:c16="http://schemas.microsoft.com/office/drawing/2014/chart" uri="{C3380CC4-5D6E-409C-BE32-E72D297353CC}">
              <c16:uniqueId val="{00000004-B773-4566-BA73-02D46FFBCC10}"/>
            </c:ext>
          </c:extLst>
        </c:ser>
        <c:ser>
          <c:idx val="5"/>
          <c:order val="5"/>
          <c:tx>
            <c:strRef>
              <c:f>'All sp'!$F$1</c:f>
              <c:strCache>
                <c:ptCount val="1"/>
                <c:pt idx="0">
                  <c:v>Entrance</c:v>
                </c:pt>
              </c:strCache>
            </c:strRef>
          </c:tx>
          <c:spPr>
            <a:ln w="28575" cap="rnd">
              <a:solidFill>
                <a:srgbClr val="BD1DAA"/>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sp'!$F$2:$F$337</c:f>
              <c:numCache>
                <c:formatCode>General</c:formatCode>
                <c:ptCount val="336"/>
                <c:pt idx="0">
                  <c:v>85.013999999999996</c:v>
                </c:pt>
                <c:pt idx="1">
                  <c:v>82.111999999999995</c:v>
                </c:pt>
                <c:pt idx="2">
                  <c:v>83.010999999999996</c:v>
                </c:pt>
                <c:pt idx="3">
                  <c:v>83.268000000000001</c:v>
                </c:pt>
                <c:pt idx="4">
                  <c:v>83.600999999999999</c:v>
                </c:pt>
                <c:pt idx="5">
                  <c:v>82.968000000000004</c:v>
                </c:pt>
                <c:pt idx="6">
                  <c:v>82.52</c:v>
                </c:pt>
                <c:pt idx="7">
                  <c:v>80.423000000000002</c:v>
                </c:pt>
                <c:pt idx="8">
                  <c:v>82.504000000000005</c:v>
                </c:pt>
                <c:pt idx="9">
                  <c:v>80.009</c:v>
                </c:pt>
                <c:pt idx="10">
                  <c:v>76.840999999999994</c:v>
                </c:pt>
                <c:pt idx="11">
                  <c:v>76.275999999999996</c:v>
                </c:pt>
                <c:pt idx="12">
                  <c:v>79.173000000000002</c:v>
                </c:pt>
                <c:pt idx="13">
                  <c:v>77.778000000000006</c:v>
                </c:pt>
                <c:pt idx="14">
                  <c:v>74.263000000000005</c:v>
                </c:pt>
                <c:pt idx="15">
                  <c:v>81.72</c:v>
                </c:pt>
                <c:pt idx="16">
                  <c:v>80.593999999999994</c:v>
                </c:pt>
                <c:pt idx="17">
                  <c:v>77.811999999999998</c:v>
                </c:pt>
                <c:pt idx="18">
                  <c:v>77.968999999999994</c:v>
                </c:pt>
                <c:pt idx="19">
                  <c:v>75.695999999999998</c:v>
                </c:pt>
                <c:pt idx="20">
                  <c:v>72.983000000000004</c:v>
                </c:pt>
                <c:pt idx="21">
                  <c:v>63.570999999999998</c:v>
                </c:pt>
                <c:pt idx="22">
                  <c:v>58.948</c:v>
                </c:pt>
                <c:pt idx="23">
                  <c:v>57.445999999999998</c:v>
                </c:pt>
                <c:pt idx="24">
                  <c:v>55.401000000000003</c:v>
                </c:pt>
                <c:pt idx="25">
                  <c:v>54.189</c:v>
                </c:pt>
                <c:pt idx="26">
                  <c:v>56.095999999999997</c:v>
                </c:pt>
                <c:pt idx="27">
                  <c:v>52.49</c:v>
                </c:pt>
                <c:pt idx="28">
                  <c:v>53.165999999999997</c:v>
                </c:pt>
                <c:pt idx="29">
                  <c:v>52.274000000000001</c:v>
                </c:pt>
                <c:pt idx="30">
                  <c:v>49.895000000000003</c:v>
                </c:pt>
                <c:pt idx="31">
                  <c:v>49.491</c:v>
                </c:pt>
                <c:pt idx="32">
                  <c:v>51.408000000000001</c:v>
                </c:pt>
                <c:pt idx="33">
                  <c:v>48.82</c:v>
                </c:pt>
                <c:pt idx="34">
                  <c:v>49.015000000000001</c:v>
                </c:pt>
                <c:pt idx="35">
                  <c:v>60.036999999999999</c:v>
                </c:pt>
                <c:pt idx="36">
                  <c:v>55.747</c:v>
                </c:pt>
                <c:pt idx="37">
                  <c:v>66.179000000000002</c:v>
                </c:pt>
                <c:pt idx="38">
                  <c:v>66.106999999999999</c:v>
                </c:pt>
                <c:pt idx="39">
                  <c:v>62.122</c:v>
                </c:pt>
                <c:pt idx="40">
                  <c:v>66.45</c:v>
                </c:pt>
                <c:pt idx="41">
                  <c:v>67.881</c:v>
                </c:pt>
                <c:pt idx="42">
                  <c:v>71.210999999999999</c:v>
                </c:pt>
                <c:pt idx="43">
                  <c:v>71.789000000000001</c:v>
                </c:pt>
                <c:pt idx="44">
                  <c:v>73.308999999999997</c:v>
                </c:pt>
                <c:pt idx="45">
                  <c:v>70.616</c:v>
                </c:pt>
                <c:pt idx="46">
                  <c:v>74.004000000000005</c:v>
                </c:pt>
                <c:pt idx="47">
                  <c:v>72.289000000000001</c:v>
                </c:pt>
                <c:pt idx="48">
                  <c:v>71.227999999999994</c:v>
                </c:pt>
                <c:pt idx="49">
                  <c:v>72.697999999999993</c:v>
                </c:pt>
                <c:pt idx="50">
                  <c:v>73.649000000000001</c:v>
                </c:pt>
                <c:pt idx="51">
                  <c:v>73.616</c:v>
                </c:pt>
                <c:pt idx="52">
                  <c:v>74.3</c:v>
                </c:pt>
                <c:pt idx="53">
                  <c:v>72.484999999999999</c:v>
                </c:pt>
                <c:pt idx="54">
                  <c:v>74.588999999999999</c:v>
                </c:pt>
                <c:pt idx="55">
                  <c:v>75.917000000000002</c:v>
                </c:pt>
                <c:pt idx="56">
                  <c:v>76.180999999999997</c:v>
                </c:pt>
                <c:pt idx="57">
                  <c:v>73.438000000000002</c:v>
                </c:pt>
                <c:pt idx="58">
                  <c:v>77.418999999999997</c:v>
                </c:pt>
                <c:pt idx="59">
                  <c:v>77.777000000000001</c:v>
                </c:pt>
                <c:pt idx="60">
                  <c:v>76.313999999999993</c:v>
                </c:pt>
                <c:pt idx="61">
                  <c:v>73.320999999999998</c:v>
                </c:pt>
                <c:pt idx="62">
                  <c:v>76.564999999999998</c:v>
                </c:pt>
                <c:pt idx="63">
                  <c:v>77.914000000000001</c:v>
                </c:pt>
                <c:pt idx="64">
                  <c:v>74.762</c:v>
                </c:pt>
                <c:pt idx="65">
                  <c:v>74.337000000000003</c:v>
                </c:pt>
                <c:pt idx="66">
                  <c:v>71.064999999999998</c:v>
                </c:pt>
                <c:pt idx="67">
                  <c:v>61.22</c:v>
                </c:pt>
                <c:pt idx="68">
                  <c:v>56.866</c:v>
                </c:pt>
                <c:pt idx="69">
                  <c:v>50.65</c:v>
                </c:pt>
                <c:pt idx="70">
                  <c:v>46.893999999999998</c:v>
                </c:pt>
                <c:pt idx="71">
                  <c:v>43.954999999999998</c:v>
                </c:pt>
                <c:pt idx="72">
                  <c:v>42.042000000000002</c:v>
                </c:pt>
                <c:pt idx="73">
                  <c:v>39.835999999999999</c:v>
                </c:pt>
                <c:pt idx="74">
                  <c:v>40.286999999999999</c:v>
                </c:pt>
                <c:pt idx="75">
                  <c:v>42.173999999999999</c:v>
                </c:pt>
                <c:pt idx="76">
                  <c:v>39.4</c:v>
                </c:pt>
                <c:pt idx="77">
                  <c:v>42.603999999999999</c:v>
                </c:pt>
                <c:pt idx="78">
                  <c:v>38.524000000000001</c:v>
                </c:pt>
                <c:pt idx="79">
                  <c:v>40.369</c:v>
                </c:pt>
                <c:pt idx="80">
                  <c:v>41.307000000000002</c:v>
                </c:pt>
                <c:pt idx="81">
                  <c:v>46.645000000000003</c:v>
                </c:pt>
                <c:pt idx="82">
                  <c:v>46.51</c:v>
                </c:pt>
                <c:pt idx="83">
                  <c:v>52.253</c:v>
                </c:pt>
                <c:pt idx="84">
                  <c:v>61.671999999999997</c:v>
                </c:pt>
                <c:pt idx="85">
                  <c:v>64.644999999999996</c:v>
                </c:pt>
                <c:pt idx="86">
                  <c:v>62.237000000000002</c:v>
                </c:pt>
                <c:pt idx="87">
                  <c:v>60.643999999999998</c:v>
                </c:pt>
                <c:pt idx="88">
                  <c:v>58.005000000000003</c:v>
                </c:pt>
                <c:pt idx="89">
                  <c:v>63.646000000000001</c:v>
                </c:pt>
                <c:pt idx="90">
                  <c:v>65.277000000000001</c:v>
                </c:pt>
                <c:pt idx="91">
                  <c:v>60.085999999999999</c:v>
                </c:pt>
                <c:pt idx="92">
                  <c:v>59.555</c:v>
                </c:pt>
                <c:pt idx="93">
                  <c:v>63.652000000000001</c:v>
                </c:pt>
                <c:pt idx="94">
                  <c:v>62.048000000000002</c:v>
                </c:pt>
                <c:pt idx="95">
                  <c:v>61.054000000000002</c:v>
                </c:pt>
                <c:pt idx="96">
                  <c:v>63.783000000000001</c:v>
                </c:pt>
                <c:pt idx="97">
                  <c:v>63.051000000000002</c:v>
                </c:pt>
                <c:pt idx="98">
                  <c:v>65.058999999999997</c:v>
                </c:pt>
                <c:pt idx="99">
                  <c:v>65.141999999999996</c:v>
                </c:pt>
                <c:pt idx="100">
                  <c:v>63.375</c:v>
                </c:pt>
                <c:pt idx="101">
                  <c:v>63.905000000000001</c:v>
                </c:pt>
                <c:pt idx="102">
                  <c:v>65.444000000000003</c:v>
                </c:pt>
                <c:pt idx="103">
                  <c:v>62.915999999999997</c:v>
                </c:pt>
                <c:pt idx="104">
                  <c:v>68.194000000000003</c:v>
                </c:pt>
                <c:pt idx="105">
                  <c:v>69.760000000000005</c:v>
                </c:pt>
                <c:pt idx="106">
                  <c:v>73.503</c:v>
                </c:pt>
                <c:pt idx="107">
                  <c:v>71.867999999999995</c:v>
                </c:pt>
                <c:pt idx="108">
                  <c:v>73.929000000000002</c:v>
                </c:pt>
                <c:pt idx="109">
                  <c:v>72.903999999999996</c:v>
                </c:pt>
                <c:pt idx="110">
                  <c:v>74.558999999999997</c:v>
                </c:pt>
                <c:pt idx="111">
                  <c:v>75.034000000000006</c:v>
                </c:pt>
                <c:pt idx="112">
                  <c:v>75.813999999999993</c:v>
                </c:pt>
                <c:pt idx="113">
                  <c:v>76.974999999999994</c:v>
                </c:pt>
                <c:pt idx="114">
                  <c:v>77.283000000000001</c:v>
                </c:pt>
                <c:pt idx="115">
                  <c:v>75.305000000000007</c:v>
                </c:pt>
                <c:pt idx="116">
                  <c:v>58.926000000000002</c:v>
                </c:pt>
                <c:pt idx="117">
                  <c:v>53.197000000000003</c:v>
                </c:pt>
                <c:pt idx="118">
                  <c:v>46.442</c:v>
                </c:pt>
                <c:pt idx="119">
                  <c:v>44.045000000000002</c:v>
                </c:pt>
                <c:pt idx="120">
                  <c:v>43.276000000000003</c:v>
                </c:pt>
                <c:pt idx="121">
                  <c:v>41.377000000000002</c:v>
                </c:pt>
                <c:pt idx="122">
                  <c:v>39.872999999999998</c:v>
                </c:pt>
                <c:pt idx="123">
                  <c:v>39.546999999999997</c:v>
                </c:pt>
                <c:pt idx="124">
                  <c:v>38.984000000000002</c:v>
                </c:pt>
                <c:pt idx="125">
                  <c:v>42.959000000000003</c:v>
                </c:pt>
                <c:pt idx="126">
                  <c:v>47.584000000000003</c:v>
                </c:pt>
                <c:pt idx="127">
                  <c:v>51.866999999999997</c:v>
                </c:pt>
                <c:pt idx="128">
                  <c:v>53.231000000000002</c:v>
                </c:pt>
                <c:pt idx="129">
                  <c:v>57.832000000000001</c:v>
                </c:pt>
                <c:pt idx="130">
                  <c:v>62.725000000000001</c:v>
                </c:pt>
                <c:pt idx="131">
                  <c:v>65.558999999999997</c:v>
                </c:pt>
                <c:pt idx="132">
                  <c:v>69.965000000000003</c:v>
                </c:pt>
                <c:pt idx="133">
                  <c:v>75.284000000000006</c:v>
                </c:pt>
                <c:pt idx="134">
                  <c:v>76.361000000000004</c:v>
                </c:pt>
                <c:pt idx="135">
                  <c:v>76.713999999999999</c:v>
                </c:pt>
                <c:pt idx="136">
                  <c:v>77.846999999999994</c:v>
                </c:pt>
                <c:pt idx="137">
                  <c:v>78.572999999999993</c:v>
                </c:pt>
                <c:pt idx="138">
                  <c:v>78.724999999999994</c:v>
                </c:pt>
                <c:pt idx="139">
                  <c:v>81.275000000000006</c:v>
                </c:pt>
                <c:pt idx="140">
                  <c:v>80.414000000000001</c:v>
                </c:pt>
                <c:pt idx="141">
                  <c:v>81.921999999999997</c:v>
                </c:pt>
                <c:pt idx="142">
                  <c:v>83.376999999999995</c:v>
                </c:pt>
                <c:pt idx="143">
                  <c:v>82.953999999999994</c:v>
                </c:pt>
                <c:pt idx="144">
                  <c:v>82.372</c:v>
                </c:pt>
                <c:pt idx="145">
                  <c:v>83.902000000000001</c:v>
                </c:pt>
                <c:pt idx="146">
                  <c:v>83.688999999999993</c:v>
                </c:pt>
                <c:pt idx="147">
                  <c:v>84.491</c:v>
                </c:pt>
                <c:pt idx="148">
                  <c:v>84.408000000000001</c:v>
                </c:pt>
                <c:pt idx="149">
                  <c:v>84.926000000000002</c:v>
                </c:pt>
                <c:pt idx="150">
                  <c:v>84.781000000000006</c:v>
                </c:pt>
                <c:pt idx="151">
                  <c:v>85.674999999999997</c:v>
                </c:pt>
                <c:pt idx="152">
                  <c:v>85.805000000000007</c:v>
                </c:pt>
                <c:pt idx="153">
                  <c:v>86.430999999999997</c:v>
                </c:pt>
                <c:pt idx="154">
                  <c:v>85.372</c:v>
                </c:pt>
                <c:pt idx="155">
                  <c:v>86.364999999999995</c:v>
                </c:pt>
                <c:pt idx="156">
                  <c:v>84.438999999999993</c:v>
                </c:pt>
                <c:pt idx="157">
                  <c:v>84.456000000000003</c:v>
                </c:pt>
                <c:pt idx="158">
                  <c:v>83.664000000000001</c:v>
                </c:pt>
                <c:pt idx="159">
                  <c:v>82.703000000000003</c:v>
                </c:pt>
                <c:pt idx="160">
                  <c:v>81.534999999999997</c:v>
                </c:pt>
                <c:pt idx="161">
                  <c:v>58.539000000000001</c:v>
                </c:pt>
                <c:pt idx="162">
                  <c:v>50.23</c:v>
                </c:pt>
                <c:pt idx="163">
                  <c:v>45.402999999999999</c:v>
                </c:pt>
                <c:pt idx="164">
                  <c:v>38.906999999999996</c:v>
                </c:pt>
                <c:pt idx="165">
                  <c:v>34.805999999999997</c:v>
                </c:pt>
                <c:pt idx="166">
                  <c:v>34.607999999999997</c:v>
                </c:pt>
                <c:pt idx="167">
                  <c:v>33.874000000000002</c:v>
                </c:pt>
                <c:pt idx="168">
                  <c:v>30.712</c:v>
                </c:pt>
                <c:pt idx="169">
                  <c:v>29.88</c:v>
                </c:pt>
                <c:pt idx="170">
                  <c:v>30.28</c:v>
                </c:pt>
                <c:pt idx="171">
                  <c:v>29.841000000000001</c:v>
                </c:pt>
                <c:pt idx="172">
                  <c:v>28.914000000000001</c:v>
                </c:pt>
                <c:pt idx="173">
                  <c:v>29.670999999999999</c:v>
                </c:pt>
                <c:pt idx="174">
                  <c:v>30.629000000000001</c:v>
                </c:pt>
                <c:pt idx="175">
                  <c:v>32.295000000000002</c:v>
                </c:pt>
                <c:pt idx="176">
                  <c:v>33.005000000000003</c:v>
                </c:pt>
                <c:pt idx="177">
                  <c:v>34.232999999999997</c:v>
                </c:pt>
                <c:pt idx="178">
                  <c:v>37.094999999999999</c:v>
                </c:pt>
                <c:pt idx="179">
                  <c:v>38.698999999999998</c:v>
                </c:pt>
                <c:pt idx="180">
                  <c:v>38.506999999999998</c:v>
                </c:pt>
                <c:pt idx="181">
                  <c:v>40.776000000000003</c:v>
                </c:pt>
                <c:pt idx="182">
                  <c:v>41.527000000000001</c:v>
                </c:pt>
                <c:pt idx="183">
                  <c:v>46.396000000000001</c:v>
                </c:pt>
                <c:pt idx="184">
                  <c:v>50.168999999999997</c:v>
                </c:pt>
                <c:pt idx="185">
                  <c:v>46.722000000000001</c:v>
                </c:pt>
                <c:pt idx="186">
                  <c:v>42.843000000000004</c:v>
                </c:pt>
                <c:pt idx="187">
                  <c:v>42.713000000000001</c:v>
                </c:pt>
                <c:pt idx="188">
                  <c:v>48.914999999999999</c:v>
                </c:pt>
                <c:pt idx="189">
                  <c:v>35.997999999999998</c:v>
                </c:pt>
                <c:pt idx="190">
                  <c:v>35.743000000000002</c:v>
                </c:pt>
                <c:pt idx="191">
                  <c:v>29.754000000000001</c:v>
                </c:pt>
                <c:pt idx="192">
                  <c:v>30.358000000000001</c:v>
                </c:pt>
                <c:pt idx="193">
                  <c:v>32.485999999999997</c:v>
                </c:pt>
                <c:pt idx="194">
                  <c:v>30.667999999999999</c:v>
                </c:pt>
                <c:pt idx="195">
                  <c:v>30.416</c:v>
                </c:pt>
                <c:pt idx="196">
                  <c:v>31.387</c:v>
                </c:pt>
                <c:pt idx="197">
                  <c:v>32.506999999999998</c:v>
                </c:pt>
                <c:pt idx="198">
                  <c:v>31.789000000000001</c:v>
                </c:pt>
                <c:pt idx="199">
                  <c:v>34.143000000000001</c:v>
                </c:pt>
                <c:pt idx="200">
                  <c:v>43.860999999999997</c:v>
                </c:pt>
                <c:pt idx="201">
                  <c:v>45.433999999999997</c:v>
                </c:pt>
                <c:pt idx="202">
                  <c:v>51.158000000000001</c:v>
                </c:pt>
                <c:pt idx="203">
                  <c:v>48.920999999999999</c:v>
                </c:pt>
                <c:pt idx="204">
                  <c:v>43.375</c:v>
                </c:pt>
                <c:pt idx="205">
                  <c:v>51.789000000000001</c:v>
                </c:pt>
                <c:pt idx="206">
                  <c:v>48.975999999999999</c:v>
                </c:pt>
                <c:pt idx="207">
                  <c:v>51.74</c:v>
                </c:pt>
                <c:pt idx="208">
                  <c:v>50.408000000000001</c:v>
                </c:pt>
                <c:pt idx="209">
                  <c:v>45.890999999999998</c:v>
                </c:pt>
                <c:pt idx="210">
                  <c:v>46.63</c:v>
                </c:pt>
                <c:pt idx="211">
                  <c:v>44.15</c:v>
                </c:pt>
                <c:pt idx="212">
                  <c:v>42.942999999999998</c:v>
                </c:pt>
                <c:pt idx="213">
                  <c:v>41.783000000000001</c:v>
                </c:pt>
                <c:pt idx="214">
                  <c:v>39.698999999999998</c:v>
                </c:pt>
                <c:pt idx="215">
                  <c:v>38.933</c:v>
                </c:pt>
                <c:pt idx="216">
                  <c:v>35.625</c:v>
                </c:pt>
                <c:pt idx="217">
                  <c:v>34.914000000000001</c:v>
                </c:pt>
                <c:pt idx="218">
                  <c:v>33.795999999999999</c:v>
                </c:pt>
                <c:pt idx="219">
                  <c:v>32.295000000000002</c:v>
                </c:pt>
                <c:pt idx="220">
                  <c:v>33.043999999999997</c:v>
                </c:pt>
                <c:pt idx="221">
                  <c:v>34.063000000000002</c:v>
                </c:pt>
                <c:pt idx="222">
                  <c:v>35.524000000000001</c:v>
                </c:pt>
                <c:pt idx="223">
                  <c:v>35.374000000000002</c:v>
                </c:pt>
                <c:pt idx="224">
                  <c:v>35.192999999999998</c:v>
                </c:pt>
                <c:pt idx="225">
                  <c:v>37.341000000000001</c:v>
                </c:pt>
                <c:pt idx="226">
                  <c:v>38.709000000000003</c:v>
                </c:pt>
                <c:pt idx="227">
                  <c:v>40.139000000000003</c:v>
                </c:pt>
                <c:pt idx="228">
                  <c:v>40.709000000000003</c:v>
                </c:pt>
                <c:pt idx="229">
                  <c:v>54.848999999999997</c:v>
                </c:pt>
                <c:pt idx="230">
                  <c:v>42.838000000000001</c:v>
                </c:pt>
                <c:pt idx="231">
                  <c:v>56.155000000000001</c:v>
                </c:pt>
                <c:pt idx="232">
                  <c:v>52.622999999999998</c:v>
                </c:pt>
                <c:pt idx="233">
                  <c:v>47.697000000000003</c:v>
                </c:pt>
                <c:pt idx="234">
                  <c:v>50.554000000000002</c:v>
                </c:pt>
                <c:pt idx="235">
                  <c:v>53.744</c:v>
                </c:pt>
                <c:pt idx="236">
                  <c:v>57.948999999999998</c:v>
                </c:pt>
                <c:pt idx="237">
                  <c:v>51.518000000000001</c:v>
                </c:pt>
                <c:pt idx="238">
                  <c:v>56.822000000000003</c:v>
                </c:pt>
                <c:pt idx="239">
                  <c:v>51.162999999999997</c:v>
                </c:pt>
                <c:pt idx="240">
                  <c:v>57.671999999999997</c:v>
                </c:pt>
                <c:pt idx="241">
                  <c:v>58.29</c:v>
                </c:pt>
                <c:pt idx="242">
                  <c:v>62.006</c:v>
                </c:pt>
                <c:pt idx="243">
                  <c:v>60.073999999999998</c:v>
                </c:pt>
                <c:pt idx="244">
                  <c:v>57.396000000000001</c:v>
                </c:pt>
                <c:pt idx="245">
                  <c:v>61.323999999999998</c:v>
                </c:pt>
                <c:pt idx="246">
                  <c:v>61.097999999999999</c:v>
                </c:pt>
                <c:pt idx="247">
                  <c:v>62.869</c:v>
                </c:pt>
                <c:pt idx="248">
                  <c:v>65.575999999999993</c:v>
                </c:pt>
                <c:pt idx="249">
                  <c:v>64.578000000000003</c:v>
                </c:pt>
                <c:pt idx="250">
                  <c:v>61.939</c:v>
                </c:pt>
                <c:pt idx="251">
                  <c:v>65.120999999999995</c:v>
                </c:pt>
                <c:pt idx="252">
                  <c:v>61.335000000000001</c:v>
                </c:pt>
                <c:pt idx="253">
                  <c:v>59.875</c:v>
                </c:pt>
                <c:pt idx="254">
                  <c:v>63.773000000000003</c:v>
                </c:pt>
                <c:pt idx="255">
                  <c:v>62.384999999999998</c:v>
                </c:pt>
                <c:pt idx="256">
                  <c:v>61.866</c:v>
                </c:pt>
                <c:pt idx="257">
                  <c:v>58.015999999999998</c:v>
                </c:pt>
                <c:pt idx="258">
                  <c:v>51.997</c:v>
                </c:pt>
                <c:pt idx="259">
                  <c:v>48.406999999999996</c:v>
                </c:pt>
                <c:pt idx="260">
                  <c:v>44.817</c:v>
                </c:pt>
                <c:pt idx="261">
                  <c:v>42.167000000000002</c:v>
                </c:pt>
                <c:pt idx="262">
                  <c:v>41.938000000000002</c:v>
                </c:pt>
                <c:pt idx="263">
                  <c:v>39.872999999999998</c:v>
                </c:pt>
                <c:pt idx="264">
                  <c:v>37.591000000000001</c:v>
                </c:pt>
                <c:pt idx="265">
                  <c:v>37.07</c:v>
                </c:pt>
                <c:pt idx="266">
                  <c:v>35.197000000000003</c:v>
                </c:pt>
                <c:pt idx="267">
                  <c:v>34.165999999999997</c:v>
                </c:pt>
                <c:pt idx="268">
                  <c:v>35.502000000000002</c:v>
                </c:pt>
                <c:pt idx="269">
                  <c:v>33.418999999999997</c:v>
                </c:pt>
                <c:pt idx="270">
                  <c:v>32.237000000000002</c:v>
                </c:pt>
                <c:pt idx="271">
                  <c:v>33.881999999999998</c:v>
                </c:pt>
                <c:pt idx="272">
                  <c:v>33.402000000000001</c:v>
                </c:pt>
                <c:pt idx="273">
                  <c:v>34.616999999999997</c:v>
                </c:pt>
                <c:pt idx="274">
                  <c:v>37.58</c:v>
                </c:pt>
                <c:pt idx="275">
                  <c:v>40.698</c:v>
                </c:pt>
                <c:pt idx="276">
                  <c:v>45.749000000000002</c:v>
                </c:pt>
                <c:pt idx="277">
                  <c:v>55.286000000000001</c:v>
                </c:pt>
                <c:pt idx="278">
                  <c:v>56.069000000000003</c:v>
                </c:pt>
                <c:pt idx="279">
                  <c:v>54.195</c:v>
                </c:pt>
                <c:pt idx="280">
                  <c:v>59.030999999999999</c:v>
                </c:pt>
                <c:pt idx="281">
                  <c:v>60.296999999999997</c:v>
                </c:pt>
                <c:pt idx="282">
                  <c:v>61.438000000000002</c:v>
                </c:pt>
                <c:pt idx="283">
                  <c:v>61.390999999999998</c:v>
                </c:pt>
                <c:pt idx="284">
                  <c:v>60.274999999999999</c:v>
                </c:pt>
                <c:pt idx="285">
                  <c:v>61.475999999999999</c:v>
                </c:pt>
                <c:pt idx="286">
                  <c:v>51.831000000000003</c:v>
                </c:pt>
                <c:pt idx="287">
                  <c:v>46.284999999999997</c:v>
                </c:pt>
                <c:pt idx="288">
                  <c:v>54.008000000000003</c:v>
                </c:pt>
                <c:pt idx="289">
                  <c:v>56.884999999999998</c:v>
                </c:pt>
                <c:pt idx="290">
                  <c:v>45.100999999999999</c:v>
                </c:pt>
                <c:pt idx="291">
                  <c:v>48.366</c:v>
                </c:pt>
                <c:pt idx="292">
                  <c:v>51.238</c:v>
                </c:pt>
                <c:pt idx="293">
                  <c:v>48.753</c:v>
                </c:pt>
                <c:pt idx="294">
                  <c:v>53.767000000000003</c:v>
                </c:pt>
                <c:pt idx="295">
                  <c:v>41.046999999999997</c:v>
                </c:pt>
                <c:pt idx="296">
                  <c:v>42.61</c:v>
                </c:pt>
                <c:pt idx="297">
                  <c:v>44.116</c:v>
                </c:pt>
                <c:pt idx="298">
                  <c:v>48.356999999999999</c:v>
                </c:pt>
                <c:pt idx="299">
                  <c:v>45.274999999999999</c:v>
                </c:pt>
                <c:pt idx="300">
                  <c:v>52.185000000000002</c:v>
                </c:pt>
                <c:pt idx="301">
                  <c:v>52.773000000000003</c:v>
                </c:pt>
                <c:pt idx="302">
                  <c:v>53.021000000000001</c:v>
                </c:pt>
                <c:pt idx="303">
                  <c:v>50.527999999999999</c:v>
                </c:pt>
                <c:pt idx="304">
                  <c:v>48.892000000000003</c:v>
                </c:pt>
                <c:pt idx="305">
                  <c:v>53.040999999999997</c:v>
                </c:pt>
                <c:pt idx="306">
                  <c:v>43.591000000000001</c:v>
                </c:pt>
                <c:pt idx="307">
                  <c:v>43.673000000000002</c:v>
                </c:pt>
                <c:pt idx="308">
                  <c:v>41.078000000000003</c:v>
                </c:pt>
                <c:pt idx="309">
                  <c:v>39.316000000000003</c:v>
                </c:pt>
                <c:pt idx="310">
                  <c:v>38.753999999999998</c:v>
                </c:pt>
                <c:pt idx="311">
                  <c:v>35.515999999999998</c:v>
                </c:pt>
                <c:pt idx="312">
                  <c:v>33.853000000000002</c:v>
                </c:pt>
                <c:pt idx="313">
                  <c:v>35.106000000000002</c:v>
                </c:pt>
                <c:pt idx="314">
                  <c:v>34.292999999999999</c:v>
                </c:pt>
                <c:pt idx="315">
                  <c:v>32.581000000000003</c:v>
                </c:pt>
                <c:pt idx="316">
                  <c:v>33.292000000000002</c:v>
                </c:pt>
                <c:pt idx="317">
                  <c:v>34.006999999999998</c:v>
                </c:pt>
                <c:pt idx="318">
                  <c:v>34.130000000000003</c:v>
                </c:pt>
                <c:pt idx="319">
                  <c:v>33.780999999999999</c:v>
                </c:pt>
                <c:pt idx="320">
                  <c:v>34.621000000000002</c:v>
                </c:pt>
                <c:pt idx="321">
                  <c:v>34.183999999999997</c:v>
                </c:pt>
                <c:pt idx="322">
                  <c:v>35.261000000000003</c:v>
                </c:pt>
                <c:pt idx="323">
                  <c:v>36.988999999999997</c:v>
                </c:pt>
                <c:pt idx="324">
                  <c:v>38.343000000000004</c:v>
                </c:pt>
                <c:pt idx="325">
                  <c:v>39.695999999999998</c:v>
                </c:pt>
                <c:pt idx="326">
                  <c:v>44.691000000000003</c:v>
                </c:pt>
                <c:pt idx="327">
                  <c:v>48.847000000000001</c:v>
                </c:pt>
                <c:pt idx="328">
                  <c:v>50.082000000000001</c:v>
                </c:pt>
                <c:pt idx="329">
                  <c:v>49.390999999999998</c:v>
                </c:pt>
                <c:pt idx="330">
                  <c:v>53.679000000000002</c:v>
                </c:pt>
                <c:pt idx="331">
                  <c:v>49.603999999999999</c:v>
                </c:pt>
                <c:pt idx="332">
                  <c:v>53.008000000000003</c:v>
                </c:pt>
                <c:pt idx="333">
                  <c:v>53.895000000000003</c:v>
                </c:pt>
                <c:pt idx="334">
                  <c:v>53.32</c:v>
                </c:pt>
                <c:pt idx="335">
                  <c:v>52.921999999999997</c:v>
                </c:pt>
              </c:numCache>
            </c:numRef>
          </c:val>
          <c:smooth val="0"/>
          <c:extLst>
            <c:ext xmlns:c16="http://schemas.microsoft.com/office/drawing/2014/chart" uri="{C3380CC4-5D6E-409C-BE32-E72D297353CC}">
              <c16:uniqueId val="{00000005-B773-4566-BA73-02D46FFBCC10}"/>
            </c:ext>
          </c:extLst>
        </c:ser>
        <c:dLbls>
          <c:showLegendKey val="0"/>
          <c:showVal val="0"/>
          <c:showCatName val="0"/>
          <c:showSerName val="0"/>
          <c:showPercent val="0"/>
          <c:showBubbleSize val="0"/>
        </c:dLbls>
        <c:marker val="1"/>
        <c:smooth val="0"/>
        <c:axId val="781589103"/>
        <c:axId val="555600479"/>
      </c:lineChart>
      <c:catAx>
        <c:axId val="7815891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a:t>
                </a:r>
                <a:r>
                  <a:rPr lang="en-AU" baseline="0"/>
                  <a:t> &amp; Day</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600479"/>
        <c:crosses val="autoZero"/>
        <c:auto val="1"/>
        <c:lblAlgn val="ctr"/>
        <c:lblOffset val="100"/>
        <c:noMultiLvlLbl val="0"/>
      </c:catAx>
      <c:valAx>
        <c:axId val="555600479"/>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58910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20255395175093"/>
          <c:y val="9.2873727451330601E-2"/>
          <c:w val="0.86942341546991975"/>
          <c:h val="0.68156208996825929"/>
        </c:manualLayout>
      </c:layout>
      <c:lineChart>
        <c:grouping val="standard"/>
        <c:varyColors val="0"/>
        <c:ser>
          <c:idx val="0"/>
          <c:order val="0"/>
          <c:spPr>
            <a:ln w="28575"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859F-4652-B7FF-CD0D3A8FC26B}"/>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859F-4652-B7FF-CD0D3A8FC26B}"/>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859F-4652-B7FF-CD0D3A8FC26B}"/>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859F-4652-B7FF-CD0D3A8FC26B}"/>
              </c:ext>
            </c:extLst>
          </c:dPt>
          <c:dPt>
            <c:idx val="4"/>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859F-4652-B7FF-CD0D3A8FC26B}"/>
              </c:ext>
            </c:extLst>
          </c:dPt>
          <c:dPt>
            <c:idx val="5"/>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859F-4652-B7FF-CD0D3A8FC26B}"/>
              </c:ext>
            </c:extLst>
          </c:dPt>
          <c:dPt>
            <c:idx val="6"/>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6-859F-4652-B7FF-CD0D3A8FC26B}"/>
              </c:ext>
            </c:extLst>
          </c:dPt>
          <c:dPt>
            <c:idx val="7"/>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7-859F-4652-B7FF-CD0D3A8FC26B}"/>
              </c:ext>
            </c:extLst>
          </c:dPt>
          <c:dPt>
            <c:idx val="8"/>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8-859F-4652-B7FF-CD0D3A8FC26B}"/>
              </c:ext>
            </c:extLst>
          </c:dPt>
          <c:dPt>
            <c:idx val="9"/>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9-859F-4652-B7FF-CD0D3A8FC26B}"/>
              </c:ext>
            </c:extLst>
          </c:dPt>
          <c:dPt>
            <c:idx val="10"/>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859F-4652-B7FF-CD0D3A8FC26B}"/>
              </c:ext>
            </c:extLst>
          </c:dPt>
          <c:dPt>
            <c:idx val="11"/>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859F-4652-B7FF-CD0D3A8FC26B}"/>
              </c:ext>
            </c:extLst>
          </c:dPt>
          <c:dPt>
            <c:idx val="12"/>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859F-4652-B7FF-CD0D3A8FC26B}"/>
              </c:ext>
            </c:extLst>
          </c:dPt>
          <c:dPt>
            <c:idx val="13"/>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859F-4652-B7FF-CD0D3A8FC26B}"/>
              </c:ext>
            </c:extLst>
          </c:dPt>
          <c:dPt>
            <c:idx val="14"/>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859F-4652-B7FF-CD0D3A8FC26B}"/>
              </c:ext>
            </c:extLst>
          </c:dPt>
          <c:dPt>
            <c:idx val="15"/>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859F-4652-B7FF-CD0D3A8FC26B}"/>
              </c:ext>
            </c:extLst>
          </c:dPt>
          <c:dPt>
            <c:idx val="16"/>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0-859F-4652-B7FF-CD0D3A8FC26B}"/>
              </c:ext>
            </c:extLst>
          </c:dPt>
          <c:dPt>
            <c:idx val="17"/>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1-859F-4652-B7FF-CD0D3A8FC26B}"/>
              </c:ext>
            </c:extLst>
          </c:dPt>
          <c:dPt>
            <c:idx val="18"/>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2-859F-4652-B7FF-CD0D3A8FC26B}"/>
              </c:ext>
            </c:extLst>
          </c:dPt>
          <c:dPt>
            <c:idx val="19"/>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3-859F-4652-B7FF-CD0D3A8FC26B}"/>
              </c:ext>
            </c:extLst>
          </c:dPt>
          <c:dPt>
            <c:idx val="20"/>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4-859F-4652-B7FF-CD0D3A8FC26B}"/>
              </c:ext>
            </c:extLst>
          </c:dPt>
          <c:dPt>
            <c:idx val="21"/>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5-859F-4652-B7FF-CD0D3A8FC26B}"/>
              </c:ext>
            </c:extLst>
          </c:dPt>
          <c:dPt>
            <c:idx val="22"/>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6-859F-4652-B7FF-CD0D3A8FC26B}"/>
              </c:ext>
            </c:extLst>
          </c:dPt>
          <c:dPt>
            <c:idx val="23"/>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7-859F-4652-B7FF-CD0D3A8FC26B}"/>
              </c:ext>
            </c:extLst>
          </c:dPt>
          <c:dPt>
            <c:idx val="24"/>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8-859F-4652-B7FF-CD0D3A8FC26B}"/>
              </c:ext>
            </c:extLst>
          </c:dPt>
          <c:dPt>
            <c:idx val="25"/>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9-859F-4652-B7FF-CD0D3A8FC26B}"/>
              </c:ext>
            </c:extLst>
          </c:dPt>
          <c:dPt>
            <c:idx val="2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A-859F-4652-B7FF-CD0D3A8FC26B}"/>
              </c:ext>
            </c:extLst>
          </c:dPt>
          <c:dPt>
            <c:idx val="2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B-859F-4652-B7FF-CD0D3A8FC26B}"/>
              </c:ext>
            </c:extLst>
          </c:dPt>
          <c:dPt>
            <c:idx val="2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C-859F-4652-B7FF-CD0D3A8FC26B}"/>
              </c:ext>
            </c:extLst>
          </c:dPt>
          <c:dPt>
            <c:idx val="2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D-859F-4652-B7FF-CD0D3A8FC26B}"/>
              </c:ext>
            </c:extLst>
          </c:dPt>
          <c:dPt>
            <c:idx val="30"/>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E-859F-4652-B7FF-CD0D3A8FC26B}"/>
              </c:ext>
            </c:extLst>
          </c:dPt>
          <c:dPt>
            <c:idx val="31"/>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F-859F-4652-B7FF-CD0D3A8FC26B}"/>
              </c:ext>
            </c:extLst>
          </c:dPt>
          <c:errBars>
            <c:errDir val="y"/>
            <c:errBarType val="both"/>
            <c:errValType val="cust"/>
            <c:noEndCap val="0"/>
            <c:plus>
              <c:numRef>
                <c:f>'Summer everythhing'!$F$3:$F$34</c:f>
                <c:numCache>
                  <c:formatCode>General</c:formatCode>
                  <c:ptCount val="32"/>
                  <c:pt idx="0">
                    <c:v>2.3445938029616253</c:v>
                  </c:pt>
                  <c:pt idx="1">
                    <c:v>2.3445938029616253</c:v>
                  </c:pt>
                  <c:pt idx="2">
                    <c:v>2.3445938029616253</c:v>
                  </c:pt>
                  <c:pt idx="3">
                    <c:v>1.4823378256383644</c:v>
                  </c:pt>
                  <c:pt idx="4">
                    <c:v>1.6958544963873246</c:v>
                  </c:pt>
                  <c:pt idx="5">
                    <c:v>1.5352828438648729</c:v>
                  </c:pt>
                  <c:pt idx="6">
                    <c:v>1.4632414322042084</c:v>
                  </c:pt>
                  <c:pt idx="7">
                    <c:v>1.835666548006361</c:v>
                  </c:pt>
                  <c:pt idx="8">
                    <c:v>2.2672222683392818</c:v>
                  </c:pt>
                  <c:pt idx="9">
                    <c:v>2.1221215458162828</c:v>
                  </c:pt>
                  <c:pt idx="10">
                    <c:v>1.7212882216055396</c:v>
                  </c:pt>
                  <c:pt idx="11">
                    <c:v>0.13985288949610844</c:v>
                  </c:pt>
                  <c:pt idx="12">
                    <c:v>0.31266535279958874</c:v>
                  </c:pt>
                  <c:pt idx="13">
                    <c:v>0.30453279923232685</c:v>
                  </c:pt>
                  <c:pt idx="14">
                    <c:v>0.62808009018190147</c:v>
                  </c:pt>
                  <c:pt idx="15">
                    <c:v>0.6277098862685625</c:v>
                  </c:pt>
                  <c:pt idx="16">
                    <c:v>2.1221215458162828</c:v>
                  </c:pt>
                  <c:pt idx="17">
                    <c:v>1.7212882216055396</c:v>
                  </c:pt>
                  <c:pt idx="18">
                    <c:v>2.2672222683392818</c:v>
                  </c:pt>
                  <c:pt idx="19">
                    <c:v>1.7212882216055396</c:v>
                  </c:pt>
                  <c:pt idx="20">
                    <c:v>2.2672222683392818</c:v>
                  </c:pt>
                  <c:pt idx="21">
                    <c:v>2.1221215458162828</c:v>
                  </c:pt>
                  <c:pt idx="22">
                    <c:v>0.21672127434219332</c:v>
                  </c:pt>
                  <c:pt idx="23">
                    <c:v>0.46850891637433534</c:v>
                  </c:pt>
                  <c:pt idx="24">
                    <c:v>0.33745532063695144</c:v>
                  </c:pt>
                  <c:pt idx="25">
                    <c:v>0.31674872291469491</c:v>
                  </c:pt>
                  <c:pt idx="26">
                    <c:v>0.60018824647299684</c:v>
                  </c:pt>
                  <c:pt idx="27">
                    <c:v>0.38863877603638342</c:v>
                  </c:pt>
                  <c:pt idx="28">
                    <c:v>1.0821116116202483</c:v>
                  </c:pt>
                  <c:pt idx="29">
                    <c:v>1.0718511001936519</c:v>
                  </c:pt>
                  <c:pt idx="30">
                    <c:v>0.61325991102935873</c:v>
                  </c:pt>
                  <c:pt idx="31">
                    <c:v>0.41422399834940393</c:v>
                  </c:pt>
                </c:numCache>
              </c:numRef>
            </c:plus>
            <c:minus>
              <c:numRef>
                <c:f>'Summer everythhing'!$F$3:$F$34</c:f>
                <c:numCache>
                  <c:formatCode>General</c:formatCode>
                  <c:ptCount val="32"/>
                  <c:pt idx="0">
                    <c:v>2.3445938029616253</c:v>
                  </c:pt>
                  <c:pt idx="1">
                    <c:v>2.3445938029616253</c:v>
                  </c:pt>
                  <c:pt idx="2">
                    <c:v>2.3445938029616253</c:v>
                  </c:pt>
                  <c:pt idx="3">
                    <c:v>1.4823378256383644</c:v>
                  </c:pt>
                  <c:pt idx="4">
                    <c:v>1.6958544963873246</c:v>
                  </c:pt>
                  <c:pt idx="5">
                    <c:v>1.5352828438648729</c:v>
                  </c:pt>
                  <c:pt idx="6">
                    <c:v>1.4632414322042084</c:v>
                  </c:pt>
                  <c:pt idx="7">
                    <c:v>1.835666548006361</c:v>
                  </c:pt>
                  <c:pt idx="8">
                    <c:v>2.2672222683392818</c:v>
                  </c:pt>
                  <c:pt idx="9">
                    <c:v>2.1221215458162828</c:v>
                  </c:pt>
                  <c:pt idx="10">
                    <c:v>1.7212882216055396</c:v>
                  </c:pt>
                  <c:pt idx="11">
                    <c:v>0.13985288949610844</c:v>
                  </c:pt>
                  <c:pt idx="12">
                    <c:v>0.31266535279958874</c:v>
                  </c:pt>
                  <c:pt idx="13">
                    <c:v>0.30453279923232685</c:v>
                  </c:pt>
                  <c:pt idx="14">
                    <c:v>0.62808009018190147</c:v>
                  </c:pt>
                  <c:pt idx="15">
                    <c:v>0.6277098862685625</c:v>
                  </c:pt>
                  <c:pt idx="16">
                    <c:v>2.1221215458162828</c:v>
                  </c:pt>
                  <c:pt idx="17">
                    <c:v>1.7212882216055396</c:v>
                  </c:pt>
                  <c:pt idx="18">
                    <c:v>2.2672222683392818</c:v>
                  </c:pt>
                  <c:pt idx="19">
                    <c:v>1.7212882216055396</c:v>
                  </c:pt>
                  <c:pt idx="20">
                    <c:v>2.2672222683392818</c:v>
                  </c:pt>
                  <c:pt idx="21">
                    <c:v>2.1221215458162828</c:v>
                  </c:pt>
                  <c:pt idx="22">
                    <c:v>0.21672127434219332</c:v>
                  </c:pt>
                  <c:pt idx="23">
                    <c:v>0.46850891637433534</c:v>
                  </c:pt>
                  <c:pt idx="24">
                    <c:v>0.33745532063695144</c:v>
                  </c:pt>
                  <c:pt idx="25">
                    <c:v>0.31674872291469491</c:v>
                  </c:pt>
                  <c:pt idx="26">
                    <c:v>0.60018824647299684</c:v>
                  </c:pt>
                  <c:pt idx="27">
                    <c:v>0.38863877603638342</c:v>
                  </c:pt>
                  <c:pt idx="28">
                    <c:v>1.0821116116202483</c:v>
                  </c:pt>
                  <c:pt idx="29">
                    <c:v>1.0718511001936519</c:v>
                  </c:pt>
                  <c:pt idx="30">
                    <c:v>0.61325991102935873</c:v>
                  </c:pt>
                  <c:pt idx="31">
                    <c:v>0.41422399834940393</c:v>
                  </c:pt>
                </c:numCache>
              </c:numRef>
            </c:minus>
            <c:spPr>
              <a:noFill/>
              <a:ln w="9525" cap="flat" cmpd="sng" algn="ctr">
                <a:solidFill>
                  <a:schemeClr val="tx1">
                    <a:lumMod val="65000"/>
                    <a:lumOff val="35000"/>
                  </a:schemeClr>
                </a:solidFill>
                <a:round/>
              </a:ln>
              <a:effectLst/>
            </c:spPr>
          </c:errBars>
          <c:cat>
            <c:multiLvlStrRef>
              <c:f>'Summer everythhing'!$B$3:$C$34</c:f>
              <c:multiLvlStrCache>
                <c:ptCount val="32"/>
                <c:lvl>
                  <c:pt idx="0">
                    <c:v>Z1 - Ex</c:v>
                  </c:pt>
                  <c:pt idx="1">
                    <c:v>Z2 - Ex</c:v>
                  </c:pt>
                  <c:pt idx="2">
                    <c:v>Z3 - Ex</c:v>
                  </c:pt>
                  <c:pt idx="3">
                    <c:v>Z2 - Ex</c:v>
                  </c:pt>
                  <c:pt idx="4">
                    <c:v>Z3.0 - Ex</c:v>
                  </c:pt>
                  <c:pt idx="5">
                    <c:v>Z3.1 - Ex</c:v>
                  </c:pt>
                  <c:pt idx="6">
                    <c:v>Z3.0 - Ex</c:v>
                  </c:pt>
                  <c:pt idx="7">
                    <c:v>Z3.1 - Ex</c:v>
                  </c:pt>
                  <c:pt idx="8">
                    <c:v>Z1 - A1</c:v>
                  </c:pt>
                  <c:pt idx="9">
                    <c:v>Z2 -  A2</c:v>
                  </c:pt>
                  <c:pt idx="10">
                    <c:v>Z3 -  A3</c:v>
                  </c:pt>
                  <c:pt idx="11">
                    <c:v>Z2 -  A2</c:v>
                  </c:pt>
                  <c:pt idx="12">
                    <c:v>Z3.0 -  A3</c:v>
                  </c:pt>
                  <c:pt idx="13">
                    <c:v>Z3.1 -  A3</c:v>
                  </c:pt>
                  <c:pt idx="14">
                    <c:v>Z3.0 -  A3</c:v>
                  </c:pt>
                  <c:pt idx="15">
                    <c:v>Z3.1 -  A3</c:v>
                  </c:pt>
                  <c:pt idx="16">
                    <c:v>Z1 -  A2</c:v>
                  </c:pt>
                  <c:pt idx="17">
                    <c:v>Z1 -  A3</c:v>
                  </c:pt>
                  <c:pt idx="18">
                    <c:v>Z2 -  A1</c:v>
                  </c:pt>
                  <c:pt idx="19">
                    <c:v>Z2 -  A3</c:v>
                  </c:pt>
                  <c:pt idx="20">
                    <c:v>Z3 -  A1</c:v>
                  </c:pt>
                  <c:pt idx="21">
                    <c:v>Z3 -  A2</c:v>
                  </c:pt>
                  <c:pt idx="22">
                    <c:v>Z2 -  A1</c:v>
                  </c:pt>
                  <c:pt idx="23">
                    <c:v>Z2 -  A3</c:v>
                  </c:pt>
                  <c:pt idx="24">
                    <c:v>Z3.0 -  A1</c:v>
                  </c:pt>
                  <c:pt idx="25">
                    <c:v>Z3.0 -  A2</c:v>
                  </c:pt>
                  <c:pt idx="26">
                    <c:v>Z3.1 -  A1</c:v>
                  </c:pt>
                  <c:pt idx="27">
                    <c:v>Z3.1 -  A2</c:v>
                  </c:pt>
                  <c:pt idx="28">
                    <c:v>Z3.0 - A1</c:v>
                  </c:pt>
                  <c:pt idx="29">
                    <c:v>Z3.0 - A2</c:v>
                  </c:pt>
                  <c:pt idx="30">
                    <c:v>Z3.1 - A1</c:v>
                  </c:pt>
                  <c:pt idx="31">
                    <c:v>Z3.1 - A2</c:v>
                  </c:pt>
                </c:lvl>
                <c:lvl>
                  <c:pt idx="0">
                    <c:v>Roosts vs external</c:v>
                  </c:pt>
                  <c:pt idx="8">
                    <c:v>Roosts vs local ambient</c:v>
                  </c:pt>
                  <c:pt idx="16">
                    <c:v>Roosts vs non-local ambients</c:v>
                  </c:pt>
                </c:lvl>
              </c:multiLvlStrCache>
            </c:multiLvlStrRef>
          </c:cat>
          <c:val>
            <c:numRef>
              <c:f>'Summer everythhing'!$E$3:$E$34</c:f>
              <c:numCache>
                <c:formatCode>General</c:formatCode>
                <c:ptCount val="32"/>
                <c:pt idx="0">
                  <c:v>24.472516551724141</c:v>
                </c:pt>
                <c:pt idx="1">
                  <c:v>24.472516551724141</c:v>
                </c:pt>
                <c:pt idx="2">
                  <c:v>24.472516551724141</c:v>
                </c:pt>
                <c:pt idx="3">
                  <c:v>12.166679113300495</c:v>
                </c:pt>
                <c:pt idx="4">
                  <c:v>12.29580226600986</c:v>
                </c:pt>
                <c:pt idx="5">
                  <c:v>9.5393539901477844</c:v>
                </c:pt>
                <c:pt idx="6">
                  <c:v>14.789225911330041</c:v>
                </c:pt>
                <c:pt idx="7">
                  <c:v>14.92995497536946</c:v>
                </c:pt>
                <c:pt idx="8">
                  <c:v>11.124295566502463</c:v>
                </c:pt>
                <c:pt idx="9">
                  <c:v>11.537596059113309</c:v>
                </c:pt>
                <c:pt idx="10">
                  <c:v>9.1026354679803063</c:v>
                </c:pt>
                <c:pt idx="11">
                  <c:v>-3.3955665024630508</c:v>
                </c:pt>
                <c:pt idx="12">
                  <c:v>-3.2032019704433412</c:v>
                </c:pt>
                <c:pt idx="13">
                  <c:v>-3.0740788177339766</c:v>
                </c:pt>
                <c:pt idx="14">
                  <c:v>-0.58065517241379483</c:v>
                </c:pt>
                <c:pt idx="15">
                  <c:v>-0.43992610837437546</c:v>
                </c:pt>
                <c:pt idx="16">
                  <c:v>11.537596059113309</c:v>
                </c:pt>
                <c:pt idx="17">
                  <c:v>9.1026354679803063</c:v>
                </c:pt>
                <c:pt idx="18">
                  <c:v>11.124295566502463</c:v>
                </c:pt>
                <c:pt idx="19">
                  <c:v>9.1026354679803063</c:v>
                </c:pt>
                <c:pt idx="20">
                  <c:v>11.124295566502463</c:v>
                </c:pt>
                <c:pt idx="21">
                  <c:v>11.537596059113309</c:v>
                </c:pt>
                <c:pt idx="22">
                  <c:v>-3.8088669950738967</c:v>
                </c:pt>
                <c:pt idx="23">
                  <c:v>-5.8305270935960527</c:v>
                </c:pt>
                <c:pt idx="24">
                  <c:v>-1.1815418719211854</c:v>
                </c:pt>
                <c:pt idx="25">
                  <c:v>-0.76824137931033931</c:v>
                </c:pt>
                <c:pt idx="26">
                  <c:v>-1.0524187192118208</c:v>
                </c:pt>
                <c:pt idx="27">
                  <c:v>-0.63911822660097484</c:v>
                </c:pt>
                <c:pt idx="28">
                  <c:v>1.4410049261083608</c:v>
                </c:pt>
                <c:pt idx="29">
                  <c:v>1.854305418719207</c:v>
                </c:pt>
                <c:pt idx="30">
                  <c:v>1.5817339901477803</c:v>
                </c:pt>
                <c:pt idx="31">
                  <c:v>1.9950344827586264</c:v>
                </c:pt>
              </c:numCache>
            </c:numRef>
          </c:val>
          <c:smooth val="0"/>
          <c:extLst>
            <c:ext xmlns:c16="http://schemas.microsoft.com/office/drawing/2014/chart" uri="{C3380CC4-5D6E-409C-BE32-E72D297353CC}">
              <c16:uniqueId val="{00000020-859F-4652-B7FF-CD0D3A8FC26B}"/>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max val="100"/>
          <c:min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063419587508352"/>
          <c:y val="8.8462956137117577E-2"/>
          <c:w val="0.86499177354658718"/>
          <c:h val="0.70395616323853349"/>
        </c:manualLayout>
      </c:layout>
      <c:lineChart>
        <c:grouping val="standard"/>
        <c:varyColors val="0"/>
        <c:ser>
          <c:idx val="0"/>
          <c:order val="0"/>
          <c:tx>
            <c:strRef>
              <c:f>'Winter everything'!$E$3:$E$22</c:f>
              <c:strCache>
                <c:ptCount val="20"/>
                <c:pt idx="0">
                  <c:v>52.51795455</c:v>
                </c:pt>
                <c:pt idx="1">
                  <c:v>54.24025974</c:v>
                </c:pt>
                <c:pt idx="2">
                  <c:v>54.24025974</c:v>
                </c:pt>
                <c:pt idx="3">
                  <c:v>8.525116883</c:v>
                </c:pt>
                <c:pt idx="4">
                  <c:v>22.64443506</c:v>
                </c:pt>
                <c:pt idx="5">
                  <c:v>45.02879221</c:v>
                </c:pt>
                <c:pt idx="6">
                  <c:v>46.58266234</c:v>
                </c:pt>
                <c:pt idx="7">
                  <c:v>40.74261039</c:v>
                </c:pt>
                <c:pt idx="8">
                  <c:v>0.867519481</c:v>
                </c:pt>
                <c:pt idx="9">
                  <c:v>9.146785714</c:v>
                </c:pt>
                <c:pt idx="10">
                  <c:v>44.86035714</c:v>
                </c:pt>
                <c:pt idx="11">
                  <c:v>39.02030519</c:v>
                </c:pt>
                <c:pt idx="12">
                  <c:v>46.7510974</c:v>
                </c:pt>
                <c:pt idx="13">
                  <c:v>40.74261039</c:v>
                </c:pt>
                <c:pt idx="14">
                  <c:v>46.7510974</c:v>
                </c:pt>
                <c:pt idx="15">
                  <c:v>46.58266234</c:v>
                </c:pt>
                <c:pt idx="16">
                  <c:v>1.035954545</c:v>
                </c:pt>
                <c:pt idx="17">
                  <c:v>-4.972532468</c:v>
                </c:pt>
                <c:pt idx="18">
                  <c:v>15.15527273</c:v>
                </c:pt>
                <c:pt idx="19">
                  <c:v>14.98683766</c:v>
                </c:pt>
              </c:strCache>
            </c:strRef>
          </c:tx>
          <c:spPr>
            <a:ln w="28575"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8564-4A36-ABA8-841FA4A50180}"/>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8564-4A36-ABA8-841FA4A50180}"/>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8564-4A36-ABA8-841FA4A50180}"/>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8564-4A36-ABA8-841FA4A50180}"/>
              </c:ext>
            </c:extLst>
          </c:dPt>
          <c:dPt>
            <c:idx val="4"/>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4-8564-4A36-ABA8-841FA4A50180}"/>
              </c:ext>
            </c:extLst>
          </c:dPt>
          <c:dPt>
            <c:idx val="5"/>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5-8564-4A36-ABA8-841FA4A50180}"/>
              </c:ext>
            </c:extLst>
          </c:dPt>
          <c:dPt>
            <c:idx val="6"/>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6-8564-4A36-ABA8-841FA4A50180}"/>
              </c:ext>
            </c:extLst>
          </c:dPt>
          <c:dPt>
            <c:idx val="7"/>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7-8564-4A36-ABA8-841FA4A50180}"/>
              </c:ext>
            </c:extLst>
          </c:dPt>
          <c:dPt>
            <c:idx val="8"/>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8-8564-4A36-ABA8-841FA4A50180}"/>
              </c:ext>
            </c:extLst>
          </c:dPt>
          <c:dPt>
            <c:idx val="9"/>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9-8564-4A36-ABA8-841FA4A50180}"/>
              </c:ext>
            </c:extLst>
          </c:dPt>
          <c:dPt>
            <c:idx val="10"/>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8564-4A36-ABA8-841FA4A50180}"/>
              </c:ext>
            </c:extLst>
          </c:dPt>
          <c:dPt>
            <c:idx val="11"/>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B-8564-4A36-ABA8-841FA4A50180}"/>
              </c:ext>
            </c:extLst>
          </c:dPt>
          <c:dPt>
            <c:idx val="12"/>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C-8564-4A36-ABA8-841FA4A50180}"/>
              </c:ext>
            </c:extLst>
          </c:dPt>
          <c:dPt>
            <c:idx val="13"/>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D-8564-4A36-ABA8-841FA4A50180}"/>
              </c:ext>
            </c:extLst>
          </c:dPt>
          <c:dPt>
            <c:idx val="14"/>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E-8564-4A36-ABA8-841FA4A50180}"/>
              </c:ext>
            </c:extLst>
          </c:dPt>
          <c:dPt>
            <c:idx val="15"/>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F-8564-4A36-ABA8-841FA4A50180}"/>
              </c:ext>
            </c:extLst>
          </c:dPt>
          <c:dPt>
            <c:idx val="1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0-8564-4A36-ABA8-841FA4A50180}"/>
              </c:ext>
            </c:extLst>
          </c:dPt>
          <c:dPt>
            <c:idx val="1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1-8564-4A36-ABA8-841FA4A50180}"/>
              </c:ext>
            </c:extLst>
          </c:dPt>
          <c:dPt>
            <c:idx val="1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2-8564-4A36-ABA8-841FA4A50180}"/>
              </c:ext>
            </c:extLst>
          </c:dPt>
          <c:dPt>
            <c:idx val="1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3-8564-4A36-ABA8-841FA4A50180}"/>
              </c:ext>
            </c:extLst>
          </c:dPt>
          <c:errBars>
            <c:errDir val="y"/>
            <c:errBarType val="both"/>
            <c:errValType val="cust"/>
            <c:noEndCap val="0"/>
            <c:plus>
              <c:numRef>
                <c:f>'Winter everything'!$F$3:$F$22</c:f>
                <c:numCache>
                  <c:formatCode>General</c:formatCode>
                  <c:ptCount val="20"/>
                  <c:pt idx="0">
                    <c:v>8.6251792877520952</c:v>
                  </c:pt>
                  <c:pt idx="1">
                    <c:v>9.7594947159867544</c:v>
                  </c:pt>
                  <c:pt idx="2">
                    <c:v>9.7594947159867544</c:v>
                  </c:pt>
                  <c:pt idx="3">
                    <c:v>4.6282376759140282</c:v>
                  </c:pt>
                  <c:pt idx="4">
                    <c:v>6.3668904548955476</c:v>
                  </c:pt>
                  <c:pt idx="5">
                    <c:v>6.6376988820628275</c:v>
                  </c:pt>
                  <c:pt idx="6">
                    <c:v>7.8058285141681925</c:v>
                  </c:pt>
                  <c:pt idx="7">
                    <c:v>8.1919473210622265</c:v>
                  </c:pt>
                  <c:pt idx="8">
                    <c:v>1.573659473434885</c:v>
                  </c:pt>
                  <c:pt idx="9">
                    <c:v>3.2549439924125676</c:v>
                  </c:pt>
                  <c:pt idx="10">
                    <c:v>6.6387478851871737</c:v>
                  </c:pt>
                  <c:pt idx="11">
                    <c:v>7.0345226505145479</c:v>
                  </c:pt>
                  <c:pt idx="12">
                    <c:v>7.8212755528565019</c:v>
                  </c:pt>
                  <c:pt idx="13">
                    <c:v>8.1919473210622265</c:v>
                  </c:pt>
                  <c:pt idx="14">
                    <c:v>7.8212755528565019</c:v>
                  </c:pt>
                  <c:pt idx="15">
                    <c:v>7.8058285141681925</c:v>
                  </c:pt>
                  <c:pt idx="16">
                    <c:v>3.1777255548254328</c:v>
                  </c:pt>
                  <c:pt idx="17">
                    <c:v>0.60940667059145137</c:v>
                  </c:pt>
                  <c:pt idx="18">
                    <c:v>6.2587271883822408</c:v>
                  </c:pt>
                  <c:pt idx="19">
                    <c:v>4.8329924319213537</c:v>
                  </c:pt>
                </c:numCache>
              </c:numRef>
            </c:plus>
            <c:minus>
              <c:numRef>
                <c:f>'Winter everything'!$F$3:$F$22</c:f>
                <c:numCache>
                  <c:formatCode>General</c:formatCode>
                  <c:ptCount val="20"/>
                  <c:pt idx="0">
                    <c:v>8.6251792877520952</c:v>
                  </c:pt>
                  <c:pt idx="1">
                    <c:v>9.7594947159867544</c:v>
                  </c:pt>
                  <c:pt idx="2">
                    <c:v>9.7594947159867544</c:v>
                  </c:pt>
                  <c:pt idx="3">
                    <c:v>4.6282376759140282</c:v>
                  </c:pt>
                  <c:pt idx="4">
                    <c:v>6.3668904548955476</c:v>
                  </c:pt>
                  <c:pt idx="5">
                    <c:v>6.6376988820628275</c:v>
                  </c:pt>
                  <c:pt idx="6">
                    <c:v>7.8058285141681925</c:v>
                  </c:pt>
                  <c:pt idx="7">
                    <c:v>8.1919473210622265</c:v>
                  </c:pt>
                  <c:pt idx="8">
                    <c:v>1.573659473434885</c:v>
                  </c:pt>
                  <c:pt idx="9">
                    <c:v>3.2549439924125676</c:v>
                  </c:pt>
                  <c:pt idx="10">
                    <c:v>6.6387478851871737</c:v>
                  </c:pt>
                  <c:pt idx="11">
                    <c:v>7.0345226505145479</c:v>
                  </c:pt>
                  <c:pt idx="12">
                    <c:v>7.8212755528565019</c:v>
                  </c:pt>
                  <c:pt idx="13">
                    <c:v>8.1919473210622265</c:v>
                  </c:pt>
                  <c:pt idx="14">
                    <c:v>7.8212755528565019</c:v>
                  </c:pt>
                  <c:pt idx="15">
                    <c:v>7.8058285141681925</c:v>
                  </c:pt>
                  <c:pt idx="16">
                    <c:v>3.1777255548254328</c:v>
                  </c:pt>
                  <c:pt idx="17">
                    <c:v>0.60940667059145137</c:v>
                  </c:pt>
                  <c:pt idx="18">
                    <c:v>6.2587271883822408</c:v>
                  </c:pt>
                  <c:pt idx="19">
                    <c:v>4.8329924319213537</c:v>
                  </c:pt>
                </c:numCache>
              </c:numRef>
            </c:minus>
            <c:spPr>
              <a:noFill/>
              <a:ln w="9525" cap="flat" cmpd="sng" algn="ctr">
                <a:solidFill>
                  <a:schemeClr val="tx1">
                    <a:lumMod val="65000"/>
                    <a:lumOff val="35000"/>
                  </a:schemeClr>
                </a:solidFill>
                <a:round/>
              </a:ln>
              <a:effectLst/>
            </c:spPr>
          </c:errBars>
          <c:cat>
            <c:multiLvlStrRef>
              <c:f>'Winter everything'!$B$3:$C$22</c:f>
              <c:multiLvlStrCache>
                <c:ptCount val="20"/>
                <c:lvl>
                  <c:pt idx="0">
                    <c:v>Z1 - Ex</c:v>
                  </c:pt>
                  <c:pt idx="1">
                    <c:v>Z2 -  Ex</c:v>
                  </c:pt>
                  <c:pt idx="2">
                    <c:v>Z3 -  Ex</c:v>
                  </c:pt>
                  <c:pt idx="3">
                    <c:v>Z2 -  Ex</c:v>
                  </c:pt>
                  <c:pt idx="4">
                    <c:v>Z3 -  Ex</c:v>
                  </c:pt>
                  <c:pt idx="5">
                    <c:v>Z1 - A1</c:v>
                  </c:pt>
                  <c:pt idx="6">
                    <c:v>Z2 -  A2</c:v>
                  </c:pt>
                  <c:pt idx="7">
                    <c:v>Z3 -  A3</c:v>
                  </c:pt>
                  <c:pt idx="8">
                    <c:v>Z2 -  A2</c:v>
                  </c:pt>
                  <c:pt idx="9">
                    <c:v>Z3 -  A3</c:v>
                  </c:pt>
                  <c:pt idx="10">
                    <c:v>Z1 -  A2</c:v>
                  </c:pt>
                  <c:pt idx="11">
                    <c:v>Z1 -  A3</c:v>
                  </c:pt>
                  <c:pt idx="12">
                    <c:v>Z2 -  A1</c:v>
                  </c:pt>
                  <c:pt idx="13">
                    <c:v>Z2 -  A3</c:v>
                  </c:pt>
                  <c:pt idx="14">
                    <c:v>Z3 -  A1</c:v>
                  </c:pt>
                  <c:pt idx="15">
                    <c:v>Z3 -  A2</c:v>
                  </c:pt>
                  <c:pt idx="16">
                    <c:v>Z2 -  A1</c:v>
                  </c:pt>
                  <c:pt idx="17">
                    <c:v>Z2 -  A3</c:v>
                  </c:pt>
                  <c:pt idx="18">
                    <c:v>Z3 -  A1</c:v>
                  </c:pt>
                  <c:pt idx="19">
                    <c:v>Z3 -  A2</c:v>
                  </c:pt>
                </c:lvl>
                <c:lvl>
                  <c:pt idx="0">
                    <c:v>Roosts vs external</c:v>
                  </c:pt>
                  <c:pt idx="5">
                    <c:v>Roosts vs local ambient</c:v>
                  </c:pt>
                  <c:pt idx="10">
                    <c:v>Roosts vs non-local ambients</c:v>
                  </c:pt>
                </c:lvl>
              </c:multiLvlStrCache>
            </c:multiLvlStrRef>
          </c:cat>
          <c:val>
            <c:numRef>
              <c:f>'Winter everything'!$E$3:$E$22</c:f>
              <c:numCache>
                <c:formatCode>General</c:formatCode>
                <c:ptCount val="20"/>
                <c:pt idx="0">
                  <c:v>52.517954545454543</c:v>
                </c:pt>
                <c:pt idx="1">
                  <c:v>54.240259740259738</c:v>
                </c:pt>
                <c:pt idx="2">
                  <c:v>54.240259740259738</c:v>
                </c:pt>
                <c:pt idx="3">
                  <c:v>8.5251168831168815</c:v>
                </c:pt>
                <c:pt idx="4">
                  <c:v>22.64443506493506</c:v>
                </c:pt>
                <c:pt idx="5">
                  <c:v>45.028792207792208</c:v>
                </c:pt>
                <c:pt idx="6">
                  <c:v>46.582662337662342</c:v>
                </c:pt>
                <c:pt idx="7">
                  <c:v>40.742610389610391</c:v>
                </c:pt>
                <c:pt idx="8">
                  <c:v>0.86751948051948247</c:v>
                </c:pt>
                <c:pt idx="9">
                  <c:v>9.146785714285711</c:v>
                </c:pt>
                <c:pt idx="10">
                  <c:v>44.860357142857147</c:v>
                </c:pt>
                <c:pt idx="11">
                  <c:v>39.020305194805196</c:v>
                </c:pt>
                <c:pt idx="12">
                  <c:v>46.751097402597409</c:v>
                </c:pt>
                <c:pt idx="13">
                  <c:v>40.742610389610391</c:v>
                </c:pt>
                <c:pt idx="14">
                  <c:v>46.751097402597409</c:v>
                </c:pt>
                <c:pt idx="15">
                  <c:v>46.582662337662342</c:v>
                </c:pt>
                <c:pt idx="16">
                  <c:v>1.0359545454545491</c:v>
                </c:pt>
                <c:pt idx="17">
                  <c:v>-4.9725324675324662</c:v>
                </c:pt>
                <c:pt idx="18">
                  <c:v>15.155272727272727</c:v>
                </c:pt>
                <c:pt idx="19">
                  <c:v>14.986837662337662</c:v>
                </c:pt>
              </c:numCache>
            </c:numRef>
          </c:val>
          <c:smooth val="0"/>
          <c:extLst>
            <c:ext xmlns:c16="http://schemas.microsoft.com/office/drawing/2014/chart" uri="{C3380CC4-5D6E-409C-BE32-E72D297353CC}">
              <c16:uniqueId val="{00000014-8564-4A36-ABA8-841FA4A50180}"/>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1521774795897908E-2"/>
          <c:y val="0.14572912426472115"/>
          <c:w val="0.89976855996782523"/>
          <c:h val="0.67097523380459234"/>
        </c:manualLayout>
      </c:layout>
      <c:lineChart>
        <c:grouping val="standard"/>
        <c:varyColors val="0"/>
        <c:ser>
          <c:idx val="0"/>
          <c:order val="0"/>
          <c:spPr>
            <a:ln w="25400"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60D6-4ECF-A03D-1D6CE5C5048A}"/>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60D6-4ECF-A03D-1D6CE5C5048A}"/>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60D6-4ECF-A03D-1D6CE5C5048A}"/>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60D6-4ECF-A03D-1D6CE5C5048A}"/>
              </c:ext>
            </c:extLst>
          </c:dPt>
          <c:dPt>
            <c:idx val="4"/>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60D6-4ECF-A03D-1D6CE5C5048A}"/>
              </c:ext>
            </c:extLst>
          </c:dPt>
          <c:dPt>
            <c:idx val="5"/>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60D6-4ECF-A03D-1D6CE5C5048A}"/>
              </c:ext>
            </c:extLst>
          </c:dPt>
          <c:dPt>
            <c:idx val="6"/>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6-60D6-4ECF-A03D-1D6CE5C5048A}"/>
              </c:ext>
            </c:extLst>
          </c:dPt>
          <c:dPt>
            <c:idx val="7"/>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7-60D6-4ECF-A03D-1D6CE5C5048A}"/>
              </c:ext>
            </c:extLst>
          </c:dPt>
          <c:dPt>
            <c:idx val="8"/>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8-60D6-4ECF-A03D-1D6CE5C5048A}"/>
              </c:ext>
            </c:extLst>
          </c:dPt>
          <c:dPt>
            <c:idx val="9"/>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9-60D6-4ECF-A03D-1D6CE5C5048A}"/>
              </c:ext>
            </c:extLst>
          </c:dPt>
          <c:dPt>
            <c:idx val="10"/>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60D6-4ECF-A03D-1D6CE5C5048A}"/>
              </c:ext>
            </c:extLst>
          </c:dPt>
          <c:dPt>
            <c:idx val="11"/>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60D6-4ECF-A03D-1D6CE5C5048A}"/>
              </c:ext>
            </c:extLst>
          </c:dPt>
          <c:dPt>
            <c:idx val="12"/>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60D6-4ECF-A03D-1D6CE5C5048A}"/>
              </c:ext>
            </c:extLst>
          </c:dPt>
          <c:dPt>
            <c:idx val="13"/>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60D6-4ECF-A03D-1D6CE5C5048A}"/>
              </c:ext>
            </c:extLst>
          </c:dPt>
          <c:dPt>
            <c:idx val="14"/>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60D6-4ECF-A03D-1D6CE5C5048A}"/>
              </c:ext>
            </c:extLst>
          </c:dPt>
          <c:dPt>
            <c:idx val="15"/>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60D6-4ECF-A03D-1D6CE5C5048A}"/>
              </c:ext>
            </c:extLst>
          </c:dPt>
          <c:dPt>
            <c:idx val="22"/>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0-60D6-4ECF-A03D-1D6CE5C5048A}"/>
              </c:ext>
            </c:extLst>
          </c:dPt>
          <c:dPt>
            <c:idx val="23"/>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1-60D6-4ECF-A03D-1D6CE5C5048A}"/>
              </c:ext>
            </c:extLst>
          </c:dPt>
          <c:dPt>
            <c:idx val="24"/>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2-60D6-4ECF-A03D-1D6CE5C5048A}"/>
              </c:ext>
            </c:extLst>
          </c:dPt>
          <c:dPt>
            <c:idx val="25"/>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3-60D6-4ECF-A03D-1D6CE5C5048A}"/>
              </c:ext>
            </c:extLst>
          </c:dPt>
          <c:dPt>
            <c:idx val="2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4-60D6-4ECF-A03D-1D6CE5C5048A}"/>
              </c:ext>
            </c:extLst>
          </c:dPt>
          <c:dPt>
            <c:idx val="2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5-60D6-4ECF-A03D-1D6CE5C5048A}"/>
              </c:ext>
            </c:extLst>
          </c:dPt>
          <c:dPt>
            <c:idx val="2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6-60D6-4ECF-A03D-1D6CE5C5048A}"/>
              </c:ext>
            </c:extLst>
          </c:dPt>
          <c:dPt>
            <c:idx val="2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7-60D6-4ECF-A03D-1D6CE5C5048A}"/>
              </c:ext>
            </c:extLst>
          </c:dPt>
          <c:dPt>
            <c:idx val="30"/>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8-60D6-4ECF-A03D-1D6CE5C5048A}"/>
              </c:ext>
            </c:extLst>
          </c:dPt>
          <c:dPt>
            <c:idx val="31"/>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9-60D6-4ECF-A03D-1D6CE5C5048A}"/>
              </c:ext>
            </c:extLst>
          </c:dPt>
          <c:errBars>
            <c:errDir val="y"/>
            <c:errBarType val="both"/>
            <c:errValType val="cust"/>
            <c:noEndCap val="0"/>
            <c:plus>
              <c:numRef>
                <c:f>'Summer everythhing'!$R$3:$R$34</c:f>
                <c:numCache>
                  <c:formatCode>General</c:formatCode>
                  <c:ptCount val="32"/>
                  <c:pt idx="0">
                    <c:v>3.399771284757533</c:v>
                  </c:pt>
                  <c:pt idx="1">
                    <c:v>3.399771284757533</c:v>
                  </c:pt>
                  <c:pt idx="2">
                    <c:v>3.399771284757533</c:v>
                  </c:pt>
                  <c:pt idx="3">
                    <c:v>2.3073393153762507</c:v>
                  </c:pt>
                  <c:pt idx="4">
                    <c:v>2.2804672047620462</c:v>
                  </c:pt>
                  <c:pt idx="5">
                    <c:v>2.4341726369099104</c:v>
                  </c:pt>
                  <c:pt idx="6">
                    <c:v>2.7070675906025081</c:v>
                  </c:pt>
                  <c:pt idx="7">
                    <c:v>1.7068919522796804</c:v>
                  </c:pt>
                  <c:pt idx="8">
                    <c:v>1.5156391076908502</c:v>
                  </c:pt>
                  <c:pt idx="9">
                    <c:v>1.7270152203812705</c:v>
                  </c:pt>
                  <c:pt idx="10">
                    <c:v>1.632846944100135</c:v>
                  </c:pt>
                  <c:pt idx="11">
                    <c:v>0.71251980757763966</c:v>
                  </c:pt>
                  <c:pt idx="12">
                    <c:v>0.39231140449295943</c:v>
                  </c:pt>
                  <c:pt idx="13">
                    <c:v>0.58639771973830923</c:v>
                  </c:pt>
                  <c:pt idx="14">
                    <c:v>0.45921345799094088</c:v>
                  </c:pt>
                  <c:pt idx="15">
                    <c:v>1.5546463692214167</c:v>
                  </c:pt>
                  <c:pt idx="16">
                    <c:v>1.7270152203812701</c:v>
                  </c:pt>
                  <c:pt idx="17">
                    <c:v>1.632846944100135</c:v>
                  </c:pt>
                  <c:pt idx="18">
                    <c:v>1.5156391076908502</c:v>
                  </c:pt>
                  <c:pt idx="19">
                    <c:v>1.632846944100135</c:v>
                  </c:pt>
                  <c:pt idx="20">
                    <c:v>1.5156391076908502</c:v>
                  </c:pt>
                  <c:pt idx="21">
                    <c:v>1.7270152203812705</c:v>
                  </c:pt>
                  <c:pt idx="22">
                    <c:v>1.1562121859968475</c:v>
                  </c:pt>
                  <c:pt idx="23">
                    <c:v>0.99701683608079816</c:v>
                  </c:pt>
                  <c:pt idx="24">
                    <c:v>1.1767585219778995</c:v>
                  </c:pt>
                  <c:pt idx="25">
                    <c:v>0.62107606312791885</c:v>
                  </c:pt>
                  <c:pt idx="26">
                    <c:v>0.89942976644200145</c:v>
                  </c:pt>
                  <c:pt idx="27">
                    <c:v>0.84783988829877432</c:v>
                  </c:pt>
                  <c:pt idx="28">
                    <c:v>0.80731952133204776</c:v>
                  </c:pt>
                  <c:pt idx="29">
                    <c:v>0.53097264748850292</c:v>
                  </c:pt>
                  <c:pt idx="30">
                    <c:v>1.3098276513306908</c:v>
                  </c:pt>
                  <c:pt idx="31">
                    <c:v>1.5715163438690669</c:v>
                  </c:pt>
                </c:numCache>
              </c:numRef>
            </c:plus>
            <c:minus>
              <c:numRef>
                <c:f>'Summer everythhing'!$R$3:$R$34</c:f>
                <c:numCache>
                  <c:formatCode>General</c:formatCode>
                  <c:ptCount val="32"/>
                  <c:pt idx="0">
                    <c:v>3.399771284757533</c:v>
                  </c:pt>
                  <c:pt idx="1">
                    <c:v>3.399771284757533</c:v>
                  </c:pt>
                  <c:pt idx="2">
                    <c:v>3.399771284757533</c:v>
                  </c:pt>
                  <c:pt idx="3">
                    <c:v>2.3073393153762507</c:v>
                  </c:pt>
                  <c:pt idx="4">
                    <c:v>2.2804672047620462</c:v>
                  </c:pt>
                  <c:pt idx="5">
                    <c:v>2.4341726369099104</c:v>
                  </c:pt>
                  <c:pt idx="6">
                    <c:v>2.7070675906025081</c:v>
                  </c:pt>
                  <c:pt idx="7">
                    <c:v>1.7068919522796804</c:v>
                  </c:pt>
                  <c:pt idx="8">
                    <c:v>1.5156391076908502</c:v>
                  </c:pt>
                  <c:pt idx="9">
                    <c:v>1.7270152203812705</c:v>
                  </c:pt>
                  <c:pt idx="10">
                    <c:v>1.632846944100135</c:v>
                  </c:pt>
                  <c:pt idx="11">
                    <c:v>0.71251980757763966</c:v>
                  </c:pt>
                  <c:pt idx="12">
                    <c:v>0.39231140449295943</c:v>
                  </c:pt>
                  <c:pt idx="13">
                    <c:v>0.58639771973830923</c:v>
                  </c:pt>
                  <c:pt idx="14">
                    <c:v>0.45921345799094088</c:v>
                  </c:pt>
                  <c:pt idx="15">
                    <c:v>1.5546463692214167</c:v>
                  </c:pt>
                  <c:pt idx="16">
                    <c:v>1.7270152203812701</c:v>
                  </c:pt>
                  <c:pt idx="17">
                    <c:v>1.632846944100135</c:v>
                  </c:pt>
                  <c:pt idx="18">
                    <c:v>1.5156391076908502</c:v>
                  </c:pt>
                  <c:pt idx="19">
                    <c:v>1.632846944100135</c:v>
                  </c:pt>
                  <c:pt idx="20">
                    <c:v>1.5156391076908502</c:v>
                  </c:pt>
                  <c:pt idx="21">
                    <c:v>1.7270152203812705</c:v>
                  </c:pt>
                  <c:pt idx="22">
                    <c:v>1.1562121859968475</c:v>
                  </c:pt>
                  <c:pt idx="23">
                    <c:v>0.99701683608079816</c:v>
                  </c:pt>
                  <c:pt idx="24">
                    <c:v>1.1767585219778995</c:v>
                  </c:pt>
                  <c:pt idx="25">
                    <c:v>0.62107606312791885</c:v>
                  </c:pt>
                  <c:pt idx="26">
                    <c:v>0.89942976644200145</c:v>
                  </c:pt>
                  <c:pt idx="27">
                    <c:v>0.84783988829877432</c:v>
                  </c:pt>
                  <c:pt idx="28">
                    <c:v>0.80731952133204776</c:v>
                  </c:pt>
                  <c:pt idx="29">
                    <c:v>0.53097264748850292</c:v>
                  </c:pt>
                  <c:pt idx="30">
                    <c:v>1.3098276513306908</c:v>
                  </c:pt>
                  <c:pt idx="31">
                    <c:v>1.5715163438690669</c:v>
                  </c:pt>
                </c:numCache>
              </c:numRef>
            </c:minus>
            <c:spPr>
              <a:noFill/>
              <a:ln w="9525" cap="flat" cmpd="sng" algn="ctr">
                <a:solidFill>
                  <a:schemeClr val="tx1">
                    <a:lumMod val="65000"/>
                    <a:lumOff val="35000"/>
                  </a:schemeClr>
                </a:solidFill>
                <a:round/>
              </a:ln>
              <a:effectLst/>
            </c:spPr>
          </c:errBars>
          <c:cat>
            <c:multiLvlStrRef>
              <c:f>'Summer everythhing'!$B$3:$C$34</c:f>
              <c:multiLvlStrCache>
                <c:ptCount val="32"/>
                <c:lvl>
                  <c:pt idx="0">
                    <c:v>Z1 - Ex</c:v>
                  </c:pt>
                  <c:pt idx="1">
                    <c:v>Z2 - Ex</c:v>
                  </c:pt>
                  <c:pt idx="2">
                    <c:v>Z3 - Ex</c:v>
                  </c:pt>
                  <c:pt idx="3">
                    <c:v>Z2 - Ex</c:v>
                  </c:pt>
                  <c:pt idx="4">
                    <c:v>Z3.0 - Ex</c:v>
                  </c:pt>
                  <c:pt idx="5">
                    <c:v>Z3.1 - Ex</c:v>
                  </c:pt>
                  <c:pt idx="6">
                    <c:v>Z3.0 - Ex</c:v>
                  </c:pt>
                  <c:pt idx="7">
                    <c:v>Z3.1 - Ex</c:v>
                  </c:pt>
                  <c:pt idx="8">
                    <c:v>Z1 - A1</c:v>
                  </c:pt>
                  <c:pt idx="9">
                    <c:v>Z2 -  A2</c:v>
                  </c:pt>
                  <c:pt idx="10">
                    <c:v>Z3 -  A3</c:v>
                  </c:pt>
                  <c:pt idx="11">
                    <c:v>Z2 -  A2</c:v>
                  </c:pt>
                  <c:pt idx="12">
                    <c:v>Z3.0 -  A3</c:v>
                  </c:pt>
                  <c:pt idx="13">
                    <c:v>Z3.1 -  A3</c:v>
                  </c:pt>
                  <c:pt idx="14">
                    <c:v>Z3.0 -  A3</c:v>
                  </c:pt>
                  <c:pt idx="15">
                    <c:v>Z3.1 -  A3</c:v>
                  </c:pt>
                  <c:pt idx="16">
                    <c:v>Z1 -  A2</c:v>
                  </c:pt>
                  <c:pt idx="17">
                    <c:v>Z1 -  A3</c:v>
                  </c:pt>
                  <c:pt idx="18">
                    <c:v>Z2 -  A1</c:v>
                  </c:pt>
                  <c:pt idx="19">
                    <c:v>Z2 -  A3</c:v>
                  </c:pt>
                  <c:pt idx="20">
                    <c:v>Z3 -  A1</c:v>
                  </c:pt>
                  <c:pt idx="21">
                    <c:v>Z3 -  A2</c:v>
                  </c:pt>
                  <c:pt idx="22">
                    <c:v>Z2 -  A1</c:v>
                  </c:pt>
                  <c:pt idx="23">
                    <c:v>Z2 -  A3</c:v>
                  </c:pt>
                  <c:pt idx="24">
                    <c:v>Z3.0 -  A1</c:v>
                  </c:pt>
                  <c:pt idx="25">
                    <c:v>Z3.0 -  A2</c:v>
                  </c:pt>
                  <c:pt idx="26">
                    <c:v>Z3.1 -  A1</c:v>
                  </c:pt>
                  <c:pt idx="27">
                    <c:v>Z3.1 -  A2</c:v>
                  </c:pt>
                  <c:pt idx="28">
                    <c:v>Z3.0 - A1</c:v>
                  </c:pt>
                  <c:pt idx="29">
                    <c:v>Z3.0 - A2</c:v>
                  </c:pt>
                  <c:pt idx="30">
                    <c:v>Z3.1 - A1</c:v>
                  </c:pt>
                  <c:pt idx="31">
                    <c:v>Z3.1 - A2</c:v>
                  </c:pt>
                </c:lvl>
                <c:lvl>
                  <c:pt idx="0">
                    <c:v>Roosts vs external</c:v>
                  </c:pt>
                  <c:pt idx="8">
                    <c:v>Roosts vs local ambient</c:v>
                  </c:pt>
                  <c:pt idx="16">
                    <c:v>Roosts vs non-local ambients</c:v>
                  </c:pt>
                </c:lvl>
              </c:multiLvlStrCache>
            </c:multiLvlStrRef>
          </c:cat>
          <c:val>
            <c:numRef>
              <c:f>'Summer everythhing'!$Q$3:$Q$34</c:f>
              <c:numCache>
                <c:formatCode>General</c:formatCode>
                <c:ptCount val="32"/>
                <c:pt idx="0">
                  <c:v>-43.141265714285701</c:v>
                </c:pt>
                <c:pt idx="1">
                  <c:v>-43.141265714285701</c:v>
                </c:pt>
                <c:pt idx="2">
                  <c:v>-43.141265714285701</c:v>
                </c:pt>
                <c:pt idx="3">
                  <c:v>-32.150408571428571</c:v>
                </c:pt>
                <c:pt idx="4">
                  <c:v>-36.081694285714278</c:v>
                </c:pt>
                <c:pt idx="5">
                  <c:v>-30.122408571428569</c:v>
                </c:pt>
                <c:pt idx="6">
                  <c:v>-36.083122857142847</c:v>
                </c:pt>
                <c:pt idx="7">
                  <c:v>-28.884122857142849</c:v>
                </c:pt>
                <c:pt idx="8">
                  <c:v>-10.474285714285717</c:v>
                </c:pt>
                <c:pt idx="9">
                  <c:v>-9.4517142857142851</c:v>
                </c:pt>
                <c:pt idx="10">
                  <c:v>-8.7121428571428599</c:v>
                </c:pt>
                <c:pt idx="11">
                  <c:v>3.5671428571428572</c:v>
                </c:pt>
                <c:pt idx="12">
                  <c:v>2.2787142857142806</c:v>
                </c:pt>
                <c:pt idx="13">
                  <c:v>-1.6525714285714324</c:v>
                </c:pt>
                <c:pt idx="14">
                  <c:v>-1.6540000000000046</c:v>
                </c:pt>
                <c:pt idx="15">
                  <c:v>5.5449999999999973</c:v>
                </c:pt>
                <c:pt idx="16">
                  <c:v>-9.4517142857142851</c:v>
                </c:pt>
                <c:pt idx="17">
                  <c:v>-8.7121428571428599</c:v>
                </c:pt>
                <c:pt idx="18">
                  <c:v>-10.474285714285717</c:v>
                </c:pt>
                <c:pt idx="19">
                  <c:v>-8.7121428571428599</c:v>
                </c:pt>
                <c:pt idx="20">
                  <c:v>-10.474285714285717</c:v>
                </c:pt>
                <c:pt idx="21">
                  <c:v>-9.4517142857142851</c:v>
                </c:pt>
                <c:pt idx="22">
                  <c:v>2.544571428571424</c:v>
                </c:pt>
                <c:pt idx="23">
                  <c:v>4.3067142857142828</c:v>
                </c:pt>
                <c:pt idx="24">
                  <c:v>0.51657142857142246</c:v>
                </c:pt>
                <c:pt idx="25">
                  <c:v>1.5391428571428551</c:v>
                </c:pt>
                <c:pt idx="26">
                  <c:v>-3.4147142857142905</c:v>
                </c:pt>
                <c:pt idx="27">
                  <c:v>-2.3921428571428578</c:v>
                </c:pt>
                <c:pt idx="28">
                  <c:v>-3.4161428571428627</c:v>
                </c:pt>
                <c:pt idx="29">
                  <c:v>-2.39357142857143</c:v>
                </c:pt>
                <c:pt idx="30">
                  <c:v>3.7828571428571394</c:v>
                </c:pt>
                <c:pt idx="31">
                  <c:v>4.805428571428572</c:v>
                </c:pt>
              </c:numCache>
            </c:numRef>
          </c:val>
          <c:smooth val="0"/>
          <c:extLst>
            <c:ext xmlns:c16="http://schemas.microsoft.com/office/drawing/2014/chart" uri="{C3380CC4-5D6E-409C-BE32-E72D297353CC}">
              <c16:uniqueId val="{0000001A-60D6-4ECF-A03D-1D6CE5C5048A}"/>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max val="3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20255395175093"/>
          <c:y val="9.683426443202979E-2"/>
          <c:w val="0.86942341546991975"/>
          <c:h val="0.69342013812519243"/>
        </c:manualLayout>
      </c:layout>
      <c:lineChart>
        <c:grouping val="standard"/>
        <c:varyColors val="0"/>
        <c:ser>
          <c:idx val="0"/>
          <c:order val="0"/>
          <c:spPr>
            <a:ln w="25400"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E145-4A2C-BDFF-F87B22635884}"/>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E145-4A2C-BDFF-F87B22635884}"/>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E145-4A2C-BDFF-F87B22635884}"/>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E145-4A2C-BDFF-F87B22635884}"/>
              </c:ext>
            </c:extLst>
          </c:dPt>
          <c:dPt>
            <c:idx val="4"/>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4-E145-4A2C-BDFF-F87B22635884}"/>
              </c:ext>
            </c:extLst>
          </c:dPt>
          <c:dPt>
            <c:idx val="5"/>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5-E145-4A2C-BDFF-F87B22635884}"/>
              </c:ext>
            </c:extLst>
          </c:dPt>
          <c:dPt>
            <c:idx val="6"/>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6-E145-4A2C-BDFF-F87B22635884}"/>
              </c:ext>
            </c:extLst>
          </c:dPt>
          <c:dPt>
            <c:idx val="7"/>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7-E145-4A2C-BDFF-F87B22635884}"/>
              </c:ext>
            </c:extLst>
          </c:dPt>
          <c:dPt>
            <c:idx val="8"/>
            <c:marker>
              <c:symbol val="x"/>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8-E145-4A2C-BDFF-F87B22635884}"/>
              </c:ext>
            </c:extLst>
          </c:dPt>
          <c:dPt>
            <c:idx val="9"/>
            <c:marker>
              <c:symbol val="x"/>
              <c:size val="5"/>
              <c:spPr>
                <a:solidFill>
                  <a:srgbClr val="00B050"/>
                </a:solidFill>
                <a:ln w="9525">
                  <a:solidFill>
                    <a:srgbClr val="00B050"/>
                  </a:solidFill>
                </a:ln>
                <a:effectLst/>
              </c:spPr>
            </c:marker>
            <c:bubble3D val="0"/>
            <c:extLst>
              <c:ext xmlns:c16="http://schemas.microsoft.com/office/drawing/2014/chart" uri="{C3380CC4-5D6E-409C-BE32-E72D297353CC}">
                <c16:uniqueId val="{00000009-E145-4A2C-BDFF-F87B22635884}"/>
              </c:ext>
            </c:extLst>
          </c:dPt>
          <c:dPt>
            <c:idx val="1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A-E145-4A2C-BDFF-F87B22635884}"/>
              </c:ext>
            </c:extLst>
          </c:dPt>
          <c:dPt>
            <c:idx val="1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E145-4A2C-BDFF-F87B22635884}"/>
              </c:ext>
            </c:extLst>
          </c:dPt>
          <c:dPt>
            <c:idx val="1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C-E145-4A2C-BDFF-F87B22635884}"/>
              </c:ext>
            </c:extLst>
          </c:dPt>
          <c:dPt>
            <c:idx val="1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D-E145-4A2C-BDFF-F87B22635884}"/>
              </c:ext>
            </c:extLst>
          </c:dPt>
          <c:errBars>
            <c:errDir val="y"/>
            <c:errBarType val="both"/>
            <c:errValType val="cust"/>
            <c:noEndCap val="0"/>
            <c:plus>
              <c:numRef>
                <c:f>'Winter everything'!$R$3:$R$22</c:f>
                <c:numCache>
                  <c:formatCode>General</c:formatCode>
                  <c:ptCount val="20"/>
                  <c:pt idx="0">
                    <c:v>21.466196938442529</c:v>
                  </c:pt>
                  <c:pt idx="1">
                    <c:v>21.240123755356446</c:v>
                  </c:pt>
                  <c:pt idx="2">
                    <c:v>21.240123755356446</c:v>
                  </c:pt>
                  <c:pt idx="3">
                    <c:v>21.259168508355792</c:v>
                  </c:pt>
                  <c:pt idx="4">
                    <c:v>25.255262169260796</c:v>
                  </c:pt>
                  <c:pt idx="5">
                    <c:v>6.3089741298747271</c:v>
                  </c:pt>
                  <c:pt idx="6">
                    <c:v>5.1116286846291734</c:v>
                  </c:pt>
                  <c:pt idx="7">
                    <c:v>7.3055124359884003</c:v>
                  </c:pt>
                  <c:pt idx="8">
                    <c:v>2.7916839004443137</c:v>
                  </c:pt>
                  <c:pt idx="9">
                    <c:v>5.5967991447493119</c:v>
                  </c:pt>
                  <c:pt idx="10">
                    <c:v>4.9188044956744035</c:v>
                  </c:pt>
                  <c:pt idx="11">
                    <c:v>6.6149997156534504</c:v>
                  </c:pt>
                  <c:pt idx="12">
                    <c:v>6.4319038098410255</c:v>
                  </c:pt>
                  <c:pt idx="13">
                    <c:v>7.3055124359884003</c:v>
                  </c:pt>
                  <c:pt idx="14">
                    <c:v>6.4319038098410255</c:v>
                  </c:pt>
                  <c:pt idx="15">
                    <c:v>5.1116286846291734</c:v>
                  </c:pt>
                  <c:pt idx="16">
                    <c:v>4.6914875293551841</c:v>
                  </c:pt>
                  <c:pt idx="17">
                    <c:v>5.044487179561659</c:v>
                  </c:pt>
                  <c:pt idx="18">
                    <c:v>12.103306256281105</c:v>
                  </c:pt>
                  <c:pt idx="19">
                    <c:v>10.766431778360706</c:v>
                  </c:pt>
                </c:numCache>
              </c:numRef>
            </c:plus>
            <c:minus>
              <c:numRef>
                <c:f>'Winter everything'!$R$3:$R$22</c:f>
                <c:numCache>
                  <c:formatCode>General</c:formatCode>
                  <c:ptCount val="20"/>
                  <c:pt idx="0">
                    <c:v>21.466196938442529</c:v>
                  </c:pt>
                  <c:pt idx="1">
                    <c:v>21.240123755356446</c:v>
                  </c:pt>
                  <c:pt idx="2">
                    <c:v>21.240123755356446</c:v>
                  </c:pt>
                  <c:pt idx="3">
                    <c:v>21.259168508355792</c:v>
                  </c:pt>
                  <c:pt idx="4">
                    <c:v>25.255262169260796</c:v>
                  </c:pt>
                  <c:pt idx="5">
                    <c:v>6.3089741298747271</c:v>
                  </c:pt>
                  <c:pt idx="6">
                    <c:v>5.1116286846291734</c:v>
                  </c:pt>
                  <c:pt idx="7">
                    <c:v>7.3055124359884003</c:v>
                  </c:pt>
                  <c:pt idx="8">
                    <c:v>2.7916839004443137</c:v>
                  </c:pt>
                  <c:pt idx="9">
                    <c:v>5.5967991447493119</c:v>
                  </c:pt>
                  <c:pt idx="10">
                    <c:v>4.9188044956744035</c:v>
                  </c:pt>
                  <c:pt idx="11">
                    <c:v>6.6149997156534504</c:v>
                  </c:pt>
                  <c:pt idx="12">
                    <c:v>6.4319038098410255</c:v>
                  </c:pt>
                  <c:pt idx="13">
                    <c:v>7.3055124359884003</c:v>
                  </c:pt>
                  <c:pt idx="14">
                    <c:v>6.4319038098410255</c:v>
                  </c:pt>
                  <c:pt idx="15">
                    <c:v>5.1116286846291734</c:v>
                  </c:pt>
                  <c:pt idx="16">
                    <c:v>4.6914875293551841</c:v>
                  </c:pt>
                  <c:pt idx="17">
                    <c:v>5.044487179561659</c:v>
                  </c:pt>
                  <c:pt idx="18">
                    <c:v>12.103306256281105</c:v>
                  </c:pt>
                  <c:pt idx="19">
                    <c:v>10.766431778360706</c:v>
                  </c:pt>
                </c:numCache>
              </c:numRef>
            </c:minus>
            <c:spPr>
              <a:noFill/>
              <a:ln w="9525" cap="flat" cmpd="sng" algn="ctr">
                <a:solidFill>
                  <a:schemeClr val="tx1">
                    <a:lumMod val="65000"/>
                    <a:lumOff val="35000"/>
                  </a:schemeClr>
                </a:solidFill>
                <a:round/>
              </a:ln>
              <a:effectLst/>
            </c:spPr>
          </c:errBars>
          <c:cat>
            <c:multiLvlStrRef>
              <c:f>'Winter everything'!$B$3:$C$22</c:f>
              <c:multiLvlStrCache>
                <c:ptCount val="20"/>
                <c:lvl>
                  <c:pt idx="0">
                    <c:v>Z1 - Ex</c:v>
                  </c:pt>
                  <c:pt idx="1">
                    <c:v>Z2 -  Ex</c:v>
                  </c:pt>
                  <c:pt idx="2">
                    <c:v>Z3 -  Ex</c:v>
                  </c:pt>
                  <c:pt idx="3">
                    <c:v>Z2 -  Ex</c:v>
                  </c:pt>
                  <c:pt idx="4">
                    <c:v>Z3 -  Ex</c:v>
                  </c:pt>
                  <c:pt idx="5">
                    <c:v>Z1 - A1</c:v>
                  </c:pt>
                  <c:pt idx="6">
                    <c:v>Z2 -  A2</c:v>
                  </c:pt>
                  <c:pt idx="7">
                    <c:v>Z3 -  A3</c:v>
                  </c:pt>
                  <c:pt idx="8">
                    <c:v>Z2 -  A2</c:v>
                  </c:pt>
                  <c:pt idx="9">
                    <c:v>Z3 -  A3</c:v>
                  </c:pt>
                  <c:pt idx="10">
                    <c:v>Z1 -  A2</c:v>
                  </c:pt>
                  <c:pt idx="11">
                    <c:v>Z1 -  A3</c:v>
                  </c:pt>
                  <c:pt idx="12">
                    <c:v>Z2 -  A1</c:v>
                  </c:pt>
                  <c:pt idx="13">
                    <c:v>Z2 -  A3</c:v>
                  </c:pt>
                  <c:pt idx="14">
                    <c:v>Z3 -  A1</c:v>
                  </c:pt>
                  <c:pt idx="15">
                    <c:v>Z3 -  A2</c:v>
                  </c:pt>
                  <c:pt idx="16">
                    <c:v>Z2 -  A1</c:v>
                  </c:pt>
                  <c:pt idx="17">
                    <c:v>Z2 -  A3</c:v>
                  </c:pt>
                  <c:pt idx="18">
                    <c:v>Z3 -  A1</c:v>
                  </c:pt>
                  <c:pt idx="19">
                    <c:v>Z3 -  A2</c:v>
                  </c:pt>
                </c:lvl>
                <c:lvl>
                  <c:pt idx="0">
                    <c:v>Roosts vs external</c:v>
                  </c:pt>
                  <c:pt idx="5">
                    <c:v>Roosts vs local ambient</c:v>
                  </c:pt>
                  <c:pt idx="10">
                    <c:v>Roosts vs non-local ambients</c:v>
                  </c:pt>
                </c:lvl>
              </c:multiLvlStrCache>
            </c:multiLvlStrRef>
          </c:cat>
          <c:val>
            <c:numRef>
              <c:f>'Winter everything'!$Q$3:$Q$22</c:f>
              <c:numCache>
                <c:formatCode>General</c:formatCode>
                <c:ptCount val="20"/>
                <c:pt idx="0">
                  <c:v>-43.054000000000009</c:v>
                </c:pt>
                <c:pt idx="1">
                  <c:v>-44.142857142857146</c:v>
                </c:pt>
                <c:pt idx="2">
                  <c:v>-44.142857142857146</c:v>
                </c:pt>
                <c:pt idx="3">
                  <c:v>-18.164000000000001</c:v>
                </c:pt>
                <c:pt idx="4">
                  <c:v>-11.834285714285718</c:v>
                </c:pt>
                <c:pt idx="5">
                  <c:v>-22.950714285714287</c:v>
                </c:pt>
                <c:pt idx="6">
                  <c:v>-22.868857142857141</c:v>
                </c:pt>
                <c:pt idx="7">
                  <c:v>-23.660571428571423</c:v>
                </c:pt>
                <c:pt idx="8">
                  <c:v>3.1100000000000003</c:v>
                </c:pt>
                <c:pt idx="9">
                  <c:v>8.6479999999999979</c:v>
                </c:pt>
                <c:pt idx="10">
                  <c:v>-21.78</c:v>
                </c:pt>
                <c:pt idx="11">
                  <c:v>-22.571714285714283</c:v>
                </c:pt>
                <c:pt idx="12">
                  <c:v>-24.039571428571431</c:v>
                </c:pt>
                <c:pt idx="13">
                  <c:v>-23.660571428571423</c:v>
                </c:pt>
                <c:pt idx="14">
                  <c:v>-24.039571428571431</c:v>
                </c:pt>
                <c:pt idx="15">
                  <c:v>-22.868857142857141</c:v>
                </c:pt>
                <c:pt idx="16">
                  <c:v>1.9392857142857147</c:v>
                </c:pt>
                <c:pt idx="17">
                  <c:v>2.3182857142857167</c:v>
                </c:pt>
                <c:pt idx="18">
                  <c:v>8.2689999999999966</c:v>
                </c:pt>
                <c:pt idx="19">
                  <c:v>9.4397142857142828</c:v>
                </c:pt>
              </c:numCache>
            </c:numRef>
          </c:val>
          <c:smooth val="0"/>
          <c:extLst>
            <c:ext xmlns:c16="http://schemas.microsoft.com/office/drawing/2014/chart" uri="{C3380CC4-5D6E-409C-BE32-E72D297353CC}">
              <c16:uniqueId val="{0000000E-E145-4A2C-BDFF-F87B22635884}"/>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074936622286274"/>
          <c:y val="9.4415581229916362E-2"/>
          <c:w val="0.84072085715631661"/>
          <c:h val="0.77769666642137025"/>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Summary!$A$16:$A$18</c:f>
              <c:numCache>
                <c:formatCode>General</c:formatCode>
                <c:ptCount val="3"/>
                <c:pt idx="0">
                  <c:v>1</c:v>
                </c:pt>
                <c:pt idx="1">
                  <c:v>1</c:v>
                </c:pt>
                <c:pt idx="2">
                  <c:v>1</c:v>
                </c:pt>
              </c:numCache>
            </c:numRef>
          </c:xVal>
          <c:yVal>
            <c:numRef>
              <c:f>Summary!$D$16:$D$18</c:f>
              <c:numCache>
                <c:formatCode>General</c:formatCode>
                <c:ptCount val="3"/>
                <c:pt idx="0">
                  <c:v>100</c:v>
                </c:pt>
                <c:pt idx="1">
                  <c:v>100</c:v>
                </c:pt>
                <c:pt idx="2">
                  <c:v>100</c:v>
                </c:pt>
              </c:numCache>
            </c:numRef>
          </c:yVal>
          <c:smooth val="0"/>
          <c:extLst>
            <c:ext xmlns:c16="http://schemas.microsoft.com/office/drawing/2014/chart" uri="{C3380CC4-5D6E-409C-BE32-E72D297353CC}">
              <c16:uniqueId val="{00000000-6367-4D58-89E6-3C6848BF4365}"/>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6367-4D58-89E6-3C6848BF4365}"/>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2-6367-4D58-89E6-3C6848BF4365}"/>
              </c:ext>
            </c:extLst>
          </c:dPt>
          <c:xVal>
            <c:numRef>
              <c:f>Summary!$C$16:$C$18</c:f>
              <c:numCache>
                <c:formatCode>General</c:formatCode>
                <c:ptCount val="3"/>
                <c:pt idx="0">
                  <c:v>2</c:v>
                </c:pt>
                <c:pt idx="1">
                  <c:v>2</c:v>
                </c:pt>
                <c:pt idx="2">
                  <c:v>2</c:v>
                </c:pt>
              </c:numCache>
            </c:numRef>
          </c:xVal>
          <c:yVal>
            <c:numRef>
              <c:f>Summary!$B$16:$B$18</c:f>
              <c:numCache>
                <c:formatCode>General</c:formatCode>
                <c:ptCount val="3"/>
                <c:pt idx="0">
                  <c:v>86.861428571428561</c:v>
                </c:pt>
                <c:pt idx="1">
                  <c:v>88.214646811515365</c:v>
                </c:pt>
                <c:pt idx="2">
                  <c:v>85.508210331341758</c:v>
                </c:pt>
              </c:numCache>
            </c:numRef>
          </c:yVal>
          <c:smooth val="0"/>
          <c:extLst>
            <c:ext xmlns:c16="http://schemas.microsoft.com/office/drawing/2014/chart" uri="{C3380CC4-5D6E-409C-BE32-E72D297353CC}">
              <c16:uniqueId val="{00000003-6367-4D58-89E6-3C6848BF4365}"/>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6367-4D58-89E6-3C6848BF4365}"/>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6367-4D58-89E6-3C6848BF4365}"/>
              </c:ext>
            </c:extLst>
          </c:dPt>
          <c:xVal>
            <c:numRef>
              <c:f>Summary!$E$16:$E$18</c:f>
              <c:numCache>
                <c:formatCode>General</c:formatCode>
                <c:ptCount val="3"/>
                <c:pt idx="0">
                  <c:v>3</c:v>
                </c:pt>
                <c:pt idx="1">
                  <c:v>3</c:v>
                </c:pt>
                <c:pt idx="2">
                  <c:v>3</c:v>
                </c:pt>
              </c:numCache>
            </c:numRef>
          </c:xVal>
          <c:yVal>
            <c:numRef>
              <c:f>Summary!$F$16:$F$18</c:f>
              <c:numCache>
                <c:formatCode>General</c:formatCode>
                <c:ptCount val="3"/>
                <c:pt idx="0">
                  <c:v>90.387073891625604</c:v>
                </c:pt>
                <c:pt idx="1">
                  <c:v>91.383109255872725</c:v>
                </c:pt>
                <c:pt idx="2">
                  <c:v>89.391038527378484</c:v>
                </c:pt>
              </c:numCache>
            </c:numRef>
          </c:yVal>
          <c:smooth val="0"/>
          <c:extLst>
            <c:ext xmlns:c16="http://schemas.microsoft.com/office/drawing/2014/chart" uri="{C3380CC4-5D6E-409C-BE32-E72D297353CC}">
              <c16:uniqueId val="{00000006-6367-4D58-89E6-3C6848BF4365}"/>
            </c:ext>
          </c:extLst>
        </c:ser>
        <c:ser>
          <c:idx val="3"/>
          <c:order val="3"/>
          <c:tx>
            <c:strRef>
              <c:f>Summary!$A$20</c:f>
              <c:strCache>
                <c:ptCount val="1"/>
                <c:pt idx="0">
                  <c:v>Winter</c:v>
                </c:pt>
              </c:strCache>
            </c:strRef>
          </c:tx>
          <c:spPr>
            <a:ln w="2540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Summary!$D$21:$D$23</c:f>
              <c:numCache>
                <c:formatCode>General</c:formatCode>
                <c:ptCount val="3"/>
                <c:pt idx="0">
                  <c:v>98.277694805194798</c:v>
                </c:pt>
                <c:pt idx="1">
                  <c:v>100</c:v>
                </c:pt>
                <c:pt idx="2">
                  <c:v>100</c:v>
                </c:pt>
              </c:numCache>
            </c:numRef>
          </c:yVal>
          <c:smooth val="0"/>
          <c:extLst>
            <c:ext xmlns:c16="http://schemas.microsoft.com/office/drawing/2014/chart" uri="{C3380CC4-5D6E-409C-BE32-E72D297353CC}">
              <c16:uniqueId val="{00000007-6367-4D58-89E6-3C6848BF4365}"/>
            </c:ext>
          </c:extLst>
        </c:ser>
        <c:ser>
          <c:idx val="4"/>
          <c:order val="4"/>
          <c:spPr>
            <a:ln w="25400" cap="rnd">
              <a:no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Summary!$B$21</c:f>
              <c:numCache>
                <c:formatCode>General</c:formatCode>
                <c:ptCount val="1"/>
                <c:pt idx="0">
                  <c:v>54.284857142857142</c:v>
                </c:pt>
              </c:numCache>
            </c:numRef>
          </c:yVal>
          <c:smooth val="0"/>
          <c:extLst>
            <c:ext xmlns:c16="http://schemas.microsoft.com/office/drawing/2014/chart" uri="{C3380CC4-5D6E-409C-BE32-E72D297353CC}">
              <c16:uniqueId val="{00000008-6367-4D58-89E6-3C6848BF4365}"/>
            </c:ext>
          </c:extLst>
        </c:ser>
        <c:ser>
          <c:idx val="5"/>
          <c:order val="5"/>
          <c:spPr>
            <a:ln w="25400" cap="rnd">
              <a:no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Summary!$F$21</c:f>
              <c:numCache>
                <c:formatCode>General</c:formatCode>
                <c:ptCount val="1"/>
                <c:pt idx="0">
                  <c:v>68.404175324675307</c:v>
                </c:pt>
              </c:numCache>
            </c:numRef>
          </c:yVal>
          <c:smooth val="0"/>
          <c:extLst>
            <c:ext xmlns:c16="http://schemas.microsoft.com/office/drawing/2014/chart" uri="{C3380CC4-5D6E-409C-BE32-E72D297353CC}">
              <c16:uniqueId val="{00000009-6367-4D58-89E6-3C6848BF4365}"/>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29804679101155"/>
              <c:y val="0.9364378593897136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layout>
        <c:manualLayout>
          <c:xMode val="edge"/>
          <c:yMode val="edge"/>
          <c:x val="0.36323045759319966"/>
          <c:y val="2.8305246890867618E-2"/>
          <c:w val="0.26910740194592908"/>
          <c:h val="4.293923183266214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33396085848232"/>
          <c:y val="9.8043517467941765E-2"/>
          <c:w val="0.86610265008697529"/>
          <c:h val="0.798219380464785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Summary!$A$16:$A$18</c:f>
              <c:numCache>
                <c:formatCode>General</c:formatCode>
                <c:ptCount val="3"/>
                <c:pt idx="0">
                  <c:v>1</c:v>
                </c:pt>
                <c:pt idx="1">
                  <c:v>1</c:v>
                </c:pt>
                <c:pt idx="2">
                  <c:v>1</c:v>
                </c:pt>
              </c:numCache>
            </c:numRef>
          </c:xVal>
          <c:yVal>
            <c:numRef>
              <c:f>Summary!$K$16:$K$18</c:f>
              <c:numCache>
                <c:formatCode>General</c:formatCode>
                <c:ptCount val="3"/>
                <c:pt idx="0">
                  <c:v>100</c:v>
                </c:pt>
                <c:pt idx="1">
                  <c:v>100</c:v>
                </c:pt>
                <c:pt idx="2">
                  <c:v>100</c:v>
                </c:pt>
              </c:numCache>
            </c:numRef>
          </c:yVal>
          <c:smooth val="0"/>
          <c:extLst>
            <c:ext xmlns:c16="http://schemas.microsoft.com/office/drawing/2014/chart" uri="{C3380CC4-5D6E-409C-BE32-E72D297353CC}">
              <c16:uniqueId val="{00000000-5F2B-4E15-86A6-97D6D7316D2A}"/>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5F2B-4E15-86A6-97D6D7316D2A}"/>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2-5F2B-4E15-86A6-97D6D7316D2A}"/>
              </c:ext>
            </c:extLst>
          </c:dPt>
          <c:xVal>
            <c:numRef>
              <c:f>Summary!$C$16:$C$18</c:f>
              <c:numCache>
                <c:formatCode>General</c:formatCode>
                <c:ptCount val="3"/>
                <c:pt idx="0">
                  <c:v>2</c:v>
                </c:pt>
                <c:pt idx="1">
                  <c:v>2</c:v>
                </c:pt>
                <c:pt idx="2">
                  <c:v>2</c:v>
                </c:pt>
              </c:numCache>
            </c:numRef>
          </c:xVal>
          <c:yVal>
            <c:numRef>
              <c:f>Summary!$I$16:$I$18</c:f>
              <c:numCache>
                <c:formatCode>General</c:formatCode>
                <c:ptCount val="3"/>
                <c:pt idx="0">
                  <c:v>91.161714285714282</c:v>
                </c:pt>
                <c:pt idx="1">
                  <c:v>92.334340414973539</c:v>
                </c:pt>
                <c:pt idx="2">
                  <c:v>89.989088156455026</c:v>
                </c:pt>
              </c:numCache>
            </c:numRef>
          </c:yVal>
          <c:smooth val="0"/>
          <c:extLst>
            <c:ext xmlns:c16="http://schemas.microsoft.com/office/drawing/2014/chart" uri="{C3380CC4-5D6E-409C-BE32-E72D297353CC}">
              <c16:uniqueId val="{00000003-5F2B-4E15-86A6-97D6D7316D2A}"/>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5F2B-4E15-86A6-97D6D7316D2A}"/>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5F2B-4E15-86A6-97D6D7316D2A}"/>
              </c:ext>
            </c:extLst>
          </c:dPt>
          <c:xVal>
            <c:numRef>
              <c:f>Summary!$E$16:$E$18</c:f>
              <c:numCache>
                <c:formatCode>General</c:formatCode>
                <c:ptCount val="3"/>
                <c:pt idx="0">
                  <c:v>3</c:v>
                </c:pt>
                <c:pt idx="1">
                  <c:v>3</c:v>
                </c:pt>
                <c:pt idx="2">
                  <c:v>3</c:v>
                </c:pt>
              </c:numCache>
            </c:numRef>
          </c:xVal>
          <c:yVal>
            <c:numRef>
              <c:f>Summary!$M$16:$M$18</c:f>
              <c:numCache>
                <c:formatCode>General</c:formatCode>
                <c:ptCount val="3"/>
                <c:pt idx="0">
                  <c:v>95.340928571428577</c:v>
                </c:pt>
                <c:pt idx="1">
                  <c:v>95.835555119145297</c:v>
                </c:pt>
                <c:pt idx="2">
                  <c:v>94.846302023711857</c:v>
                </c:pt>
              </c:numCache>
            </c:numRef>
          </c:yVal>
          <c:smooth val="0"/>
          <c:extLst>
            <c:ext xmlns:c16="http://schemas.microsoft.com/office/drawing/2014/chart" uri="{C3380CC4-5D6E-409C-BE32-E72D297353CC}">
              <c16:uniqueId val="{00000006-5F2B-4E15-86A6-97D6D7316D2A}"/>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Summary!$K$21:$K$23</c:f>
              <c:numCache>
                <c:formatCode>General</c:formatCode>
                <c:ptCount val="3"/>
                <c:pt idx="0">
                  <c:v>98.785857142857139</c:v>
                </c:pt>
                <c:pt idx="1">
                  <c:v>100</c:v>
                </c:pt>
                <c:pt idx="2">
                  <c:v>100</c:v>
                </c:pt>
              </c:numCache>
            </c:numRef>
          </c:yVal>
          <c:smooth val="0"/>
          <c:extLst>
            <c:ext xmlns:c16="http://schemas.microsoft.com/office/drawing/2014/chart" uri="{C3380CC4-5D6E-409C-BE32-E72D297353CC}">
              <c16:uniqueId val="{00000007-5F2B-4E15-86A6-97D6D7316D2A}"/>
            </c:ext>
          </c:extLst>
        </c:ser>
        <c:ser>
          <c:idx val="4"/>
          <c:order val="4"/>
          <c:spPr>
            <a:ln w="19050" cap="rnd">
              <a:no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Summary!$I$21</c:f>
              <c:numCache>
                <c:formatCode>General</c:formatCode>
                <c:ptCount val="1"/>
                <c:pt idx="0">
                  <c:v>68.287571428571411</c:v>
                </c:pt>
              </c:numCache>
            </c:numRef>
          </c:yVal>
          <c:smooth val="0"/>
          <c:extLst>
            <c:ext xmlns:c16="http://schemas.microsoft.com/office/drawing/2014/chart" uri="{C3380CC4-5D6E-409C-BE32-E72D297353CC}">
              <c16:uniqueId val="{00000008-5F2B-4E15-86A6-97D6D7316D2A}"/>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Summary!$M$21</c:f>
              <c:numCache>
                <c:formatCode>General</c:formatCode>
                <c:ptCount val="1"/>
                <c:pt idx="0">
                  <c:v>83.929000000000002</c:v>
                </c:pt>
              </c:numCache>
            </c:numRef>
          </c:yVal>
          <c:smooth val="0"/>
          <c:extLst>
            <c:ext xmlns:c16="http://schemas.microsoft.com/office/drawing/2014/chart" uri="{C3380CC4-5D6E-409C-BE32-E72D297353CC}">
              <c16:uniqueId val="{00000009-5F2B-4E15-86A6-97D6D7316D2A}"/>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299764960369078"/>
              <c:y val="0.9464392311855289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layout>
        <c:manualLayout>
          <c:xMode val="edge"/>
          <c:yMode val="edge"/>
          <c:x val="0.36884259566381689"/>
          <c:y val="4.4492800564147138E-2"/>
          <c:w val="0.26695497299017601"/>
          <c:h val="4.393336831920232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Summer!$D$1</c:f>
              <c:strCache>
                <c:ptCount val="1"/>
                <c:pt idx="0">
                  <c:v>M. australis</c:v>
                </c:pt>
              </c:strCache>
            </c:strRef>
          </c:tx>
          <c:spPr>
            <a:ln w="28575" cap="rnd">
              <a:solidFill>
                <a:srgbClr val="4F81BD"/>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Summer!$D$2:$D$21</c:f>
              <c:numCache>
                <c:formatCode>General</c:formatCode>
                <c:ptCount val="20"/>
                <c:pt idx="0">
                  <c:v>0</c:v>
                </c:pt>
                <c:pt idx="1">
                  <c:v>34</c:v>
                </c:pt>
                <c:pt idx="2">
                  <c:v>131</c:v>
                </c:pt>
                <c:pt idx="3">
                  <c:v>85</c:v>
                </c:pt>
                <c:pt idx="4">
                  <c:v>10</c:v>
                </c:pt>
                <c:pt idx="5">
                  <c:v>5</c:v>
                </c:pt>
                <c:pt idx="7">
                  <c:v>0</c:v>
                </c:pt>
                <c:pt idx="8">
                  <c:v>11</c:v>
                </c:pt>
                <c:pt idx="9">
                  <c:v>70</c:v>
                </c:pt>
                <c:pt idx="10">
                  <c:v>13</c:v>
                </c:pt>
                <c:pt idx="11">
                  <c:v>12</c:v>
                </c:pt>
                <c:pt idx="12">
                  <c:v>1</c:v>
                </c:pt>
                <c:pt idx="14">
                  <c:v>0</c:v>
                </c:pt>
                <c:pt idx="15">
                  <c:v>82</c:v>
                </c:pt>
                <c:pt idx="16">
                  <c:v>177</c:v>
                </c:pt>
                <c:pt idx="17">
                  <c:v>64</c:v>
                </c:pt>
                <c:pt idx="18">
                  <c:v>50</c:v>
                </c:pt>
                <c:pt idx="19">
                  <c:v>5</c:v>
                </c:pt>
              </c:numCache>
            </c:numRef>
          </c:val>
          <c:smooth val="1"/>
          <c:extLst>
            <c:ext xmlns:c16="http://schemas.microsoft.com/office/drawing/2014/chart" uri="{C3380CC4-5D6E-409C-BE32-E72D297353CC}">
              <c16:uniqueId val="{00000000-F8D5-4953-A090-3CD34F6B5F79}"/>
            </c:ext>
          </c:extLst>
        </c:ser>
        <c:ser>
          <c:idx val="1"/>
          <c:order val="1"/>
          <c:tx>
            <c:strRef>
              <c:f>Summer!$E$1</c:f>
              <c:strCache>
                <c:ptCount val="1"/>
                <c:pt idx="0">
                  <c:v>M. macropus</c:v>
                </c:pt>
              </c:strCache>
            </c:strRef>
          </c:tx>
          <c:spPr>
            <a:ln w="28575" cap="rnd">
              <a:solidFill>
                <a:schemeClr val="accent2"/>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Summer!$E$2:$E$21</c:f>
              <c:numCache>
                <c:formatCode>General</c:formatCode>
                <c:ptCount val="20"/>
                <c:pt idx="0">
                  <c:v>0</c:v>
                </c:pt>
                <c:pt idx="1">
                  <c:v>7</c:v>
                </c:pt>
                <c:pt idx="2">
                  <c:v>10</c:v>
                </c:pt>
                <c:pt idx="3">
                  <c:v>39</c:v>
                </c:pt>
                <c:pt idx="4">
                  <c:v>30</c:v>
                </c:pt>
                <c:pt idx="5">
                  <c:v>24</c:v>
                </c:pt>
                <c:pt idx="7">
                  <c:v>0</c:v>
                </c:pt>
                <c:pt idx="8">
                  <c:v>4</c:v>
                </c:pt>
                <c:pt idx="9">
                  <c:v>9</c:v>
                </c:pt>
                <c:pt idx="10">
                  <c:v>24</c:v>
                </c:pt>
                <c:pt idx="11">
                  <c:v>62</c:v>
                </c:pt>
                <c:pt idx="12">
                  <c:v>38</c:v>
                </c:pt>
                <c:pt idx="14">
                  <c:v>1</c:v>
                </c:pt>
                <c:pt idx="15">
                  <c:v>0</c:v>
                </c:pt>
                <c:pt idx="16">
                  <c:v>6</c:v>
                </c:pt>
                <c:pt idx="17">
                  <c:v>0</c:v>
                </c:pt>
                <c:pt idx="18">
                  <c:v>36</c:v>
                </c:pt>
                <c:pt idx="19">
                  <c:v>3</c:v>
                </c:pt>
              </c:numCache>
            </c:numRef>
          </c:val>
          <c:smooth val="1"/>
          <c:extLst>
            <c:ext xmlns:c16="http://schemas.microsoft.com/office/drawing/2014/chart" uri="{C3380CC4-5D6E-409C-BE32-E72D297353CC}">
              <c16:uniqueId val="{00000001-F8D5-4953-A090-3CD34F6B5F79}"/>
            </c:ext>
          </c:extLst>
        </c:ser>
        <c:ser>
          <c:idx val="2"/>
          <c:order val="2"/>
          <c:tx>
            <c:strRef>
              <c:f>Summer!$F$1</c:f>
              <c:strCache>
                <c:ptCount val="1"/>
                <c:pt idx="0">
                  <c:v>R. megaphyllus</c:v>
                </c:pt>
              </c:strCache>
            </c:strRef>
          </c:tx>
          <c:spPr>
            <a:ln w="28575" cap="rnd">
              <a:solidFill>
                <a:srgbClr val="00B050"/>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Summer!$F$2:$F$21</c:f>
              <c:numCache>
                <c:formatCode>General</c:formatCode>
                <c:ptCount val="20"/>
                <c:pt idx="0">
                  <c:v>0</c:v>
                </c:pt>
                <c:pt idx="1">
                  <c:v>0</c:v>
                </c:pt>
                <c:pt idx="2">
                  <c:v>11</c:v>
                </c:pt>
                <c:pt idx="3">
                  <c:v>8</c:v>
                </c:pt>
                <c:pt idx="4">
                  <c:v>19</c:v>
                </c:pt>
                <c:pt idx="5">
                  <c:v>3</c:v>
                </c:pt>
                <c:pt idx="7">
                  <c:v>0</c:v>
                </c:pt>
                <c:pt idx="8">
                  <c:v>4</c:v>
                </c:pt>
                <c:pt idx="9">
                  <c:v>6</c:v>
                </c:pt>
                <c:pt idx="10">
                  <c:v>0</c:v>
                </c:pt>
                <c:pt idx="11">
                  <c:v>5</c:v>
                </c:pt>
                <c:pt idx="12">
                  <c:v>3</c:v>
                </c:pt>
                <c:pt idx="14">
                  <c:v>2</c:v>
                </c:pt>
                <c:pt idx="15">
                  <c:v>20</c:v>
                </c:pt>
                <c:pt idx="16">
                  <c:v>13</c:v>
                </c:pt>
                <c:pt idx="17">
                  <c:v>6</c:v>
                </c:pt>
                <c:pt idx="18">
                  <c:v>13</c:v>
                </c:pt>
                <c:pt idx="19">
                  <c:v>2</c:v>
                </c:pt>
              </c:numCache>
            </c:numRef>
          </c:val>
          <c:smooth val="1"/>
          <c:extLst>
            <c:ext xmlns:c16="http://schemas.microsoft.com/office/drawing/2014/chart" uri="{C3380CC4-5D6E-409C-BE32-E72D297353CC}">
              <c16:uniqueId val="{00000002-F8D5-4953-A090-3CD34F6B5F79}"/>
            </c:ext>
          </c:extLst>
        </c:ser>
        <c:ser>
          <c:idx val="3"/>
          <c:order val="3"/>
          <c:tx>
            <c:strRef>
              <c:f>Summer!$G$1</c:f>
              <c:strCache>
                <c:ptCount val="1"/>
                <c:pt idx="0">
                  <c:v>M. orianae oceanesis</c:v>
                </c:pt>
              </c:strCache>
            </c:strRef>
          </c:tx>
          <c:spPr>
            <a:ln w="28575" cap="rnd">
              <a:solidFill>
                <a:schemeClr val="bg2">
                  <a:lumMod val="75000"/>
                </a:schemeClr>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Summer!$G$2:$G$21</c:f>
              <c:numCache>
                <c:formatCode>General</c:formatCode>
                <c:ptCount val="20"/>
                <c:pt idx="0">
                  <c:v>0</c:v>
                </c:pt>
                <c:pt idx="1">
                  <c:v>4</c:v>
                </c:pt>
                <c:pt idx="2">
                  <c:v>5</c:v>
                </c:pt>
                <c:pt idx="3">
                  <c:v>2</c:v>
                </c:pt>
                <c:pt idx="4">
                  <c:v>0</c:v>
                </c:pt>
                <c:pt idx="5">
                  <c:v>0</c:v>
                </c:pt>
                <c:pt idx="7">
                  <c:v>0</c:v>
                </c:pt>
                <c:pt idx="8">
                  <c:v>0</c:v>
                </c:pt>
                <c:pt idx="9">
                  <c:v>0</c:v>
                </c:pt>
                <c:pt idx="10">
                  <c:v>0</c:v>
                </c:pt>
                <c:pt idx="11">
                  <c:v>0</c:v>
                </c:pt>
                <c:pt idx="12">
                  <c:v>9</c:v>
                </c:pt>
                <c:pt idx="14">
                  <c:v>3</c:v>
                </c:pt>
                <c:pt idx="15">
                  <c:v>0</c:v>
                </c:pt>
                <c:pt idx="16">
                  <c:v>0</c:v>
                </c:pt>
                <c:pt idx="17">
                  <c:v>8</c:v>
                </c:pt>
                <c:pt idx="18">
                  <c:v>1</c:v>
                </c:pt>
                <c:pt idx="19">
                  <c:v>0</c:v>
                </c:pt>
              </c:numCache>
            </c:numRef>
          </c:val>
          <c:smooth val="1"/>
          <c:extLst>
            <c:ext xmlns:c16="http://schemas.microsoft.com/office/drawing/2014/chart" uri="{C3380CC4-5D6E-409C-BE32-E72D297353CC}">
              <c16:uniqueId val="{00000003-F8D5-4953-A090-3CD34F6B5F79}"/>
            </c:ext>
          </c:extLst>
        </c:ser>
        <c:dLbls>
          <c:showLegendKey val="0"/>
          <c:showVal val="0"/>
          <c:showCatName val="0"/>
          <c:showSerName val="0"/>
          <c:showPercent val="0"/>
          <c:showBubbleSize val="0"/>
        </c:dLbls>
        <c:smooth val="0"/>
        <c:axId val="1667393231"/>
        <c:axId val="1404707823"/>
      </c:lineChart>
      <c:catAx>
        <c:axId val="166739323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Day &amp; Time</a:t>
                </a:r>
                <a:r>
                  <a:rPr lang="en-AU" baseline="0"/>
                  <a:t> </a:t>
                </a:r>
              </a:p>
              <a:p>
                <a:pPr>
                  <a:defRPr/>
                </a:pPr>
                <a:r>
                  <a:rPr lang="en-AU" baseline="0"/>
                  <a:t>(hour after official sunset)</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4707823"/>
        <c:crosses val="autoZero"/>
        <c:auto val="1"/>
        <c:lblAlgn val="ctr"/>
        <c:lblOffset val="100"/>
        <c:noMultiLvlLbl val="0"/>
      </c:catAx>
      <c:valAx>
        <c:axId val="1404707823"/>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passes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7393231"/>
        <c:crosses val="autoZero"/>
        <c:crossBetween val="between"/>
      </c:valAx>
      <c:spPr>
        <a:noFill/>
        <a:ln>
          <a:noFill/>
        </a:ln>
        <a:effectLst/>
      </c:spPr>
    </c:plotArea>
    <c:legend>
      <c:legendPos val="t"/>
      <c:legendEntry>
        <c:idx val="0"/>
        <c:txPr>
          <a:bodyPr rot="0" spcFirstLastPara="1" vertOverflow="ellipsis" vert="horz" wrap="square" anchor="ctr" anchorCtr="1"/>
          <a:lstStyle/>
          <a:p>
            <a:pPr>
              <a:defRPr sz="900" b="0" i="1" u="none" strike="noStrike" kern="1200" baseline="0">
                <a:solidFill>
                  <a:schemeClr val="tx1">
                    <a:lumMod val="65000"/>
                    <a:lumOff val="35000"/>
                  </a:schemeClr>
                </a:solidFill>
                <a:latin typeface="+mn-lt"/>
                <a:ea typeface="+mn-ea"/>
                <a:cs typeface="+mn-cs"/>
              </a:defRPr>
            </a:pPr>
            <a:endParaRPr lang="en-US"/>
          </a:p>
        </c:txPr>
      </c:legendEntry>
      <c:legendEntry>
        <c:idx val="1"/>
        <c:txPr>
          <a:bodyPr rot="0" spcFirstLastPara="1" vertOverflow="ellipsis" vert="horz" wrap="square" anchor="ctr" anchorCtr="1"/>
          <a:lstStyle/>
          <a:p>
            <a:pPr>
              <a:defRPr sz="900" b="0" i="1" u="none" strike="noStrike" kern="1200" baseline="0">
                <a:solidFill>
                  <a:schemeClr val="tx1">
                    <a:lumMod val="65000"/>
                    <a:lumOff val="35000"/>
                  </a:schemeClr>
                </a:solidFill>
                <a:latin typeface="+mn-lt"/>
                <a:ea typeface="+mn-ea"/>
                <a:cs typeface="+mn-cs"/>
              </a:defRPr>
            </a:pPr>
            <a:endParaRPr lang="en-US"/>
          </a:p>
        </c:txPr>
      </c:legendEntry>
      <c:legendEntry>
        <c:idx val="2"/>
        <c:txPr>
          <a:bodyPr rot="0" spcFirstLastPara="1" vertOverflow="ellipsis" vert="horz" wrap="square" anchor="ctr" anchorCtr="1"/>
          <a:lstStyle/>
          <a:p>
            <a:pPr>
              <a:defRPr sz="900" b="0" i="1" u="none" strike="noStrike" kern="1200" baseline="0">
                <a:solidFill>
                  <a:schemeClr val="tx1">
                    <a:lumMod val="65000"/>
                    <a:lumOff val="35000"/>
                  </a:schemeClr>
                </a:solidFill>
                <a:latin typeface="+mn-lt"/>
                <a:ea typeface="+mn-ea"/>
                <a:cs typeface="+mn-cs"/>
              </a:defRPr>
            </a:pPr>
            <a:endParaRPr lang="en-US"/>
          </a:p>
        </c:txPr>
      </c:legendEntry>
      <c:legendEntry>
        <c:idx val="3"/>
        <c:txPr>
          <a:bodyPr rot="0" spcFirstLastPara="1" vertOverflow="ellipsis" vert="horz" wrap="square" anchor="ctr" anchorCtr="1"/>
          <a:lstStyle/>
          <a:p>
            <a:pPr>
              <a:defRPr sz="900" b="0" i="1" u="none" strike="noStrike" kern="1200" baseline="0">
                <a:solidFill>
                  <a:schemeClr val="tx1">
                    <a:lumMod val="65000"/>
                    <a:lumOff val="35000"/>
                  </a:schemeClr>
                </a:solidFill>
                <a:latin typeface="+mn-lt"/>
                <a:ea typeface="+mn-ea"/>
                <a:cs typeface="+mn-cs"/>
              </a:defRPr>
            </a:pPr>
            <a:endParaRPr lang="en-US"/>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292505814349098"/>
          <c:y val="7.3004383009581009E-2"/>
          <c:w val="0.87094888328884179"/>
          <c:h val="0.82325853634492874"/>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Summary!$A$16:$A$18</c:f>
              <c:numCache>
                <c:formatCode>General</c:formatCode>
                <c:ptCount val="3"/>
                <c:pt idx="0">
                  <c:v>1</c:v>
                </c:pt>
                <c:pt idx="1">
                  <c:v>1</c:v>
                </c:pt>
                <c:pt idx="2">
                  <c:v>1</c:v>
                </c:pt>
              </c:numCache>
            </c:numRef>
          </c:xVal>
          <c:yVal>
            <c:numRef>
              <c:f>Summary!$R$16:$R$18</c:f>
              <c:numCache>
                <c:formatCode>General</c:formatCode>
                <c:ptCount val="3"/>
                <c:pt idx="0">
                  <c:v>100</c:v>
                </c:pt>
                <c:pt idx="1">
                  <c:v>100</c:v>
                </c:pt>
                <c:pt idx="2">
                  <c:v>100</c:v>
                </c:pt>
              </c:numCache>
            </c:numRef>
          </c:yVal>
          <c:smooth val="0"/>
          <c:extLst>
            <c:ext xmlns:c16="http://schemas.microsoft.com/office/drawing/2014/chart" uri="{C3380CC4-5D6E-409C-BE32-E72D297353CC}">
              <c16:uniqueId val="{00000000-B38C-4621-9080-1079AD8CE8C0}"/>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B38C-4621-9080-1079AD8CE8C0}"/>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2-B38C-4621-9080-1079AD8CE8C0}"/>
              </c:ext>
            </c:extLst>
          </c:dPt>
          <c:xVal>
            <c:numRef>
              <c:f>Summary!$C$16:$C$18</c:f>
              <c:numCache>
                <c:formatCode>General</c:formatCode>
                <c:ptCount val="3"/>
                <c:pt idx="0">
                  <c:v>2</c:v>
                </c:pt>
                <c:pt idx="1">
                  <c:v>2</c:v>
                </c:pt>
                <c:pt idx="2">
                  <c:v>2</c:v>
                </c:pt>
              </c:numCache>
            </c:numRef>
          </c:xVal>
          <c:yVal>
            <c:numRef>
              <c:f>Summary!$P$16:$P$18</c:f>
              <c:numCache>
                <c:formatCode>General</c:formatCode>
                <c:ptCount val="3"/>
                <c:pt idx="0">
                  <c:v>80.805285714285702</c:v>
                </c:pt>
                <c:pt idx="1">
                  <c:v>82.337507133869593</c:v>
                </c:pt>
                <c:pt idx="2">
                  <c:v>79.273064294701811</c:v>
                </c:pt>
              </c:numCache>
            </c:numRef>
          </c:yVal>
          <c:smooth val="0"/>
          <c:extLst>
            <c:ext xmlns:c16="http://schemas.microsoft.com/office/drawing/2014/chart" uri="{C3380CC4-5D6E-409C-BE32-E72D297353CC}">
              <c16:uniqueId val="{00000003-B38C-4621-9080-1079AD8CE8C0}"/>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B38C-4621-9080-1079AD8CE8C0}"/>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B38C-4621-9080-1079AD8CE8C0}"/>
              </c:ext>
            </c:extLst>
          </c:dPt>
          <c:xVal>
            <c:numRef>
              <c:f>Summary!$E$16:$E$18</c:f>
              <c:numCache>
                <c:formatCode>General</c:formatCode>
                <c:ptCount val="3"/>
                <c:pt idx="0">
                  <c:v>3</c:v>
                </c:pt>
                <c:pt idx="1">
                  <c:v>3</c:v>
                </c:pt>
                <c:pt idx="2">
                  <c:v>3</c:v>
                </c:pt>
              </c:numCache>
            </c:numRef>
          </c:xVal>
          <c:yVal>
            <c:numRef>
              <c:f>Summary!$T$16:$T$18</c:f>
              <c:numCache>
                <c:formatCode>General</c:formatCode>
                <c:ptCount val="3"/>
                <c:pt idx="0">
                  <c:v>84.683285714285731</c:v>
                </c:pt>
                <c:pt idx="1">
                  <c:v>85.849011157759875</c:v>
                </c:pt>
                <c:pt idx="2">
                  <c:v>83.517560270811586</c:v>
                </c:pt>
              </c:numCache>
            </c:numRef>
          </c:yVal>
          <c:smooth val="0"/>
          <c:extLst>
            <c:ext xmlns:c16="http://schemas.microsoft.com/office/drawing/2014/chart" uri="{C3380CC4-5D6E-409C-BE32-E72D297353CC}">
              <c16:uniqueId val="{00000006-B38C-4621-9080-1079AD8CE8C0}"/>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Summary!$R$21:$R$23</c:f>
              <c:numCache>
                <c:formatCode>General</c:formatCode>
                <c:ptCount val="3"/>
                <c:pt idx="0">
                  <c:v>97.697000000000003</c:v>
                </c:pt>
                <c:pt idx="1">
                  <c:v>100</c:v>
                </c:pt>
                <c:pt idx="2">
                  <c:v>100</c:v>
                </c:pt>
              </c:numCache>
            </c:numRef>
          </c:yVal>
          <c:smooth val="0"/>
          <c:extLst>
            <c:ext xmlns:c16="http://schemas.microsoft.com/office/drawing/2014/chart" uri="{C3380CC4-5D6E-409C-BE32-E72D297353CC}">
              <c16:uniqueId val="{00000007-B38C-4621-9080-1079AD8CE8C0}"/>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Summary!$P$21</c:f>
              <c:numCache>
                <c:formatCode>General</c:formatCode>
                <c:ptCount val="1"/>
                <c:pt idx="0">
                  <c:v>42.308714285714288</c:v>
                </c:pt>
              </c:numCache>
            </c:numRef>
          </c:yVal>
          <c:smooth val="0"/>
          <c:extLst>
            <c:ext xmlns:c16="http://schemas.microsoft.com/office/drawing/2014/chart" uri="{C3380CC4-5D6E-409C-BE32-E72D297353CC}">
              <c16:uniqueId val="{00000008-B38C-4621-9080-1079AD8CE8C0}"/>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Summary!$T$21</c:f>
              <c:numCache>
                <c:formatCode>General</c:formatCode>
                <c:ptCount val="1"/>
                <c:pt idx="0">
                  <c:v>51.620428571428576</c:v>
                </c:pt>
              </c:numCache>
            </c:numRef>
          </c:yVal>
          <c:smooth val="0"/>
          <c:extLst>
            <c:ext xmlns:c16="http://schemas.microsoft.com/office/drawing/2014/chart" uri="{C3380CC4-5D6E-409C-BE32-E72D297353CC}">
              <c16:uniqueId val="{00000009-B38C-4621-9080-1079AD8CE8C0}"/>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a:t>
                </a:r>
                <a:r>
                  <a:rPr lang="en-AU" baseline="0"/>
                  <a:t> humidity (%)</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489216643728119"/>
          <c:y val="9.8043517467941765E-2"/>
          <c:w val="0.8645501623612456"/>
          <c:h val="0.798219380464785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Summary!$A$16:$A$18</c:f>
              <c:numCache>
                <c:formatCode>General</c:formatCode>
                <c:ptCount val="3"/>
                <c:pt idx="0">
                  <c:v>1</c:v>
                </c:pt>
                <c:pt idx="1">
                  <c:v>1</c:v>
                </c:pt>
                <c:pt idx="2">
                  <c:v>1</c:v>
                </c:pt>
              </c:numCache>
            </c:numRef>
          </c:xVal>
          <c:yVal>
            <c:numRef>
              <c:f>Summary!$Y$16:$Y$18</c:f>
              <c:numCache>
                <c:formatCode>General</c:formatCode>
                <c:ptCount val="3"/>
                <c:pt idx="0">
                  <c:v>0</c:v>
                </c:pt>
                <c:pt idx="1">
                  <c:v>0</c:v>
                </c:pt>
                <c:pt idx="2">
                  <c:v>0</c:v>
                </c:pt>
              </c:numCache>
            </c:numRef>
          </c:yVal>
          <c:smooth val="0"/>
          <c:extLst>
            <c:ext xmlns:c16="http://schemas.microsoft.com/office/drawing/2014/chart" uri="{C3380CC4-5D6E-409C-BE32-E72D297353CC}">
              <c16:uniqueId val="{00000000-5AA9-4443-AFF1-86B0EA7EE527}"/>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5AA9-4443-AFF1-86B0EA7EE52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2-5AA9-4443-AFF1-86B0EA7EE527}"/>
              </c:ext>
            </c:extLst>
          </c:dPt>
          <c:xVal>
            <c:numRef>
              <c:f>Summary!$C$16:$C$18</c:f>
              <c:numCache>
                <c:formatCode>General</c:formatCode>
                <c:ptCount val="3"/>
                <c:pt idx="0">
                  <c:v>2</c:v>
                </c:pt>
                <c:pt idx="1">
                  <c:v>2</c:v>
                </c:pt>
                <c:pt idx="2">
                  <c:v>2</c:v>
                </c:pt>
              </c:numCache>
            </c:numRef>
          </c:xVal>
          <c:yVal>
            <c:numRef>
              <c:f>Summary!$W$16:$W$18</c:f>
              <c:numCache>
                <c:formatCode>General</c:formatCode>
                <c:ptCount val="3"/>
                <c:pt idx="0">
                  <c:v>10.35642857142857</c:v>
                </c:pt>
                <c:pt idx="1">
                  <c:v>11.631773957897563</c:v>
                </c:pt>
                <c:pt idx="2">
                  <c:v>9.0810831849595761</c:v>
                </c:pt>
              </c:numCache>
            </c:numRef>
          </c:yVal>
          <c:smooth val="0"/>
          <c:extLst>
            <c:ext xmlns:c16="http://schemas.microsoft.com/office/drawing/2014/chart" uri="{C3380CC4-5D6E-409C-BE32-E72D297353CC}">
              <c16:uniqueId val="{00000003-5AA9-4443-AFF1-86B0EA7EE527}"/>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5AA9-4443-AFF1-86B0EA7EE52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5AA9-4443-AFF1-86B0EA7EE527}"/>
              </c:ext>
            </c:extLst>
          </c:dPt>
          <c:xVal>
            <c:numRef>
              <c:f>Summary!$E$16:$E$18</c:f>
              <c:numCache>
                <c:formatCode>General</c:formatCode>
                <c:ptCount val="3"/>
                <c:pt idx="0">
                  <c:v>3</c:v>
                </c:pt>
                <c:pt idx="1">
                  <c:v>3</c:v>
                </c:pt>
                <c:pt idx="2">
                  <c:v>3</c:v>
                </c:pt>
              </c:numCache>
            </c:numRef>
          </c:xVal>
          <c:yVal>
            <c:numRef>
              <c:f>Summary!$AA$16:$AA$18</c:f>
              <c:numCache>
                <c:formatCode>General</c:formatCode>
                <c:ptCount val="3"/>
                <c:pt idx="0">
                  <c:v>10.657642857142857</c:v>
                </c:pt>
                <c:pt idx="1">
                  <c:v>11.652454089011187</c:v>
                </c:pt>
                <c:pt idx="2">
                  <c:v>9.6628316252745279</c:v>
                </c:pt>
              </c:numCache>
            </c:numRef>
          </c:yVal>
          <c:smooth val="0"/>
          <c:extLst>
            <c:ext xmlns:c16="http://schemas.microsoft.com/office/drawing/2014/chart" uri="{C3380CC4-5D6E-409C-BE32-E72D297353CC}">
              <c16:uniqueId val="{00000006-5AA9-4443-AFF1-86B0EA7EE527}"/>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Summary!$Y$21:$Y$23</c:f>
              <c:numCache>
                <c:formatCode>General</c:formatCode>
                <c:ptCount val="3"/>
                <c:pt idx="0">
                  <c:v>1.0888571428571427</c:v>
                </c:pt>
                <c:pt idx="1">
                  <c:v>0</c:v>
                </c:pt>
                <c:pt idx="2">
                  <c:v>0</c:v>
                </c:pt>
              </c:numCache>
            </c:numRef>
          </c:yVal>
          <c:smooth val="0"/>
          <c:extLst>
            <c:ext xmlns:c16="http://schemas.microsoft.com/office/drawing/2014/chart" uri="{C3380CC4-5D6E-409C-BE32-E72D297353CC}">
              <c16:uniqueId val="{00000007-5AA9-4443-AFF1-86B0EA7EE527}"/>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Summary!$W$21</c:f>
              <c:numCache>
                <c:formatCode>General</c:formatCode>
                <c:ptCount val="1"/>
                <c:pt idx="0">
                  <c:v>25.978857142857141</c:v>
                </c:pt>
              </c:numCache>
            </c:numRef>
          </c:yVal>
          <c:smooth val="0"/>
          <c:extLst>
            <c:ext xmlns:c16="http://schemas.microsoft.com/office/drawing/2014/chart" uri="{C3380CC4-5D6E-409C-BE32-E72D297353CC}">
              <c16:uniqueId val="{00000008-5AA9-4443-AFF1-86B0EA7EE527}"/>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Summary!$AA$21</c:f>
              <c:numCache>
                <c:formatCode>General</c:formatCode>
                <c:ptCount val="1"/>
                <c:pt idx="0">
                  <c:v>32.308571428571426</c:v>
                </c:pt>
              </c:numCache>
            </c:numRef>
          </c:yVal>
          <c:smooth val="0"/>
          <c:extLst>
            <c:ext xmlns:c16="http://schemas.microsoft.com/office/drawing/2014/chart" uri="{C3380CC4-5D6E-409C-BE32-E72D297353CC}">
              <c16:uniqueId val="{00000009-5AA9-4443-AFF1-86B0EA7EE527}"/>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7642909889882553E-2"/>
          <c:y val="0.16419472989605113"/>
          <c:w val="0.47272253600583103"/>
          <c:h val="0.73187419369189022"/>
        </c:manualLayout>
      </c:layout>
      <c:pieChart>
        <c:varyColors val="1"/>
        <c:ser>
          <c:idx val="0"/>
          <c:order val="0"/>
          <c:dPt>
            <c:idx val="0"/>
            <c:bubble3D val="0"/>
            <c:spPr>
              <a:solidFill>
                <a:srgbClr val="00B0F0"/>
              </a:solidFill>
              <a:ln w="19050">
                <a:solidFill>
                  <a:schemeClr val="lt1"/>
                </a:solidFill>
              </a:ln>
              <a:effectLst/>
            </c:spPr>
            <c:extLst>
              <c:ext xmlns:c16="http://schemas.microsoft.com/office/drawing/2014/chart" uri="{C3380CC4-5D6E-409C-BE32-E72D297353CC}">
                <c16:uniqueId val="{00000001-6A5D-48E6-BA7D-C1C07042BE3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A5D-48E6-BA7D-C1C07042BE3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A5D-48E6-BA7D-C1C07042BE38}"/>
              </c:ext>
            </c:extLst>
          </c:dPt>
          <c:dPt>
            <c:idx val="3"/>
            <c:bubble3D val="0"/>
            <c:spPr>
              <a:solidFill>
                <a:sysClr val="window" lastClr="FFFFFF">
                  <a:lumMod val="85000"/>
                </a:sysClr>
              </a:solidFill>
              <a:ln w="19050">
                <a:solidFill>
                  <a:schemeClr val="lt1"/>
                </a:solidFill>
              </a:ln>
              <a:effectLst/>
            </c:spPr>
            <c:extLst>
              <c:ext xmlns:c16="http://schemas.microsoft.com/office/drawing/2014/chart" uri="{C3380CC4-5D6E-409C-BE32-E72D297353CC}">
                <c16:uniqueId val="{00000007-6A5D-48E6-BA7D-C1C07042BE38}"/>
              </c:ext>
            </c:extLst>
          </c:dPt>
          <c:dPt>
            <c:idx val="4"/>
            <c:bubble3D val="0"/>
            <c:spPr>
              <a:solidFill>
                <a:srgbClr val="1F497D">
                  <a:lumMod val="60000"/>
                  <a:lumOff val="40000"/>
                </a:srgbClr>
              </a:solidFill>
              <a:ln w="19050">
                <a:solidFill>
                  <a:schemeClr val="lt1"/>
                </a:solidFill>
              </a:ln>
              <a:effectLst/>
            </c:spPr>
            <c:extLst>
              <c:ext xmlns:c16="http://schemas.microsoft.com/office/drawing/2014/chart" uri="{C3380CC4-5D6E-409C-BE32-E72D297353CC}">
                <c16:uniqueId val="{00000009-6A5D-48E6-BA7D-C1C07042BE38}"/>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6A5D-48E6-BA7D-C1C07042BE38}"/>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6A5D-48E6-BA7D-C1C07042BE38}"/>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6A5D-48E6-BA7D-C1C07042BE38}"/>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6A5D-48E6-BA7D-C1C07042BE38}"/>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6A5D-48E6-BA7D-C1C07042BE38}"/>
              </c:ext>
            </c:extLst>
          </c:dPt>
          <c:dPt>
            <c:idx val="10"/>
            <c:bubble3D val="0"/>
            <c:spPr>
              <a:solidFill>
                <a:srgbClr val="FFFF00"/>
              </a:solidFill>
              <a:ln w="19050">
                <a:solidFill>
                  <a:schemeClr val="lt1"/>
                </a:solidFill>
              </a:ln>
              <a:effectLst/>
            </c:spPr>
            <c:extLst>
              <c:ext xmlns:c16="http://schemas.microsoft.com/office/drawing/2014/chart" uri="{C3380CC4-5D6E-409C-BE32-E72D297353CC}">
                <c16:uniqueId val="{00000015-6A5D-48E6-BA7D-C1C07042BE3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Sheet1!$A$29:$A$39</c:f>
              <c:strCache>
                <c:ptCount val="11"/>
                <c:pt idx="0">
                  <c:v>Ozimops ridei/ Ozimops petersi</c:v>
                </c:pt>
                <c:pt idx="1">
                  <c:v>Myotis macropus</c:v>
                </c:pt>
                <c:pt idx="2">
                  <c:v>Scotorepens greyii</c:v>
                </c:pt>
                <c:pt idx="3">
                  <c:v>Chalinolobus gouldii</c:v>
                </c:pt>
                <c:pt idx="4">
                  <c:v>Miniopterus australis</c:v>
                </c:pt>
                <c:pt idx="5">
                  <c:v>Falsiistrellus tasmaniensis</c:v>
                </c:pt>
                <c:pt idx="6">
                  <c:v>Chalinolobus nigrogriseus</c:v>
                </c:pt>
                <c:pt idx="7">
                  <c:v>Scoteanax rueppellii</c:v>
                </c:pt>
                <c:pt idx="8">
                  <c:v>Ozimops lumsdenae </c:v>
                </c:pt>
                <c:pt idx="9">
                  <c:v>Vespadelus pumilus</c:v>
                </c:pt>
                <c:pt idx="10">
                  <c:v>Rhinolophus megaphyllus</c:v>
                </c:pt>
              </c:strCache>
            </c:strRef>
          </c:cat>
          <c:val>
            <c:numRef>
              <c:f>Sheet1!$B$29:$B$39</c:f>
              <c:numCache>
                <c:formatCode>General</c:formatCode>
                <c:ptCount val="11"/>
                <c:pt idx="0">
                  <c:v>1550</c:v>
                </c:pt>
                <c:pt idx="1">
                  <c:v>746</c:v>
                </c:pt>
                <c:pt idx="2">
                  <c:v>553</c:v>
                </c:pt>
                <c:pt idx="3">
                  <c:v>429</c:v>
                </c:pt>
                <c:pt idx="4">
                  <c:v>356</c:v>
                </c:pt>
                <c:pt idx="5">
                  <c:v>210</c:v>
                </c:pt>
                <c:pt idx="6">
                  <c:v>134</c:v>
                </c:pt>
                <c:pt idx="7">
                  <c:v>65</c:v>
                </c:pt>
                <c:pt idx="8">
                  <c:v>52</c:v>
                </c:pt>
                <c:pt idx="9">
                  <c:v>37</c:v>
                </c:pt>
                <c:pt idx="10">
                  <c:v>21</c:v>
                </c:pt>
              </c:numCache>
            </c:numRef>
          </c:val>
          <c:extLst>
            <c:ext xmlns:c16="http://schemas.microsoft.com/office/drawing/2014/chart" uri="{C3380CC4-5D6E-409C-BE32-E72D297353CC}">
              <c16:uniqueId val="{00000016-6A5D-48E6-BA7D-C1C07042BE38}"/>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62702987451954717"/>
          <c:y val="0.14839561064861129"/>
          <c:w val="0.33875891106605227"/>
          <c:h val="0.73029884333841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6.9140418493555802E-2"/>
          <c:y val="0.10181169892356935"/>
          <c:w val="0.56907132675333372"/>
          <c:h val="0.87760511068191949"/>
        </c:manualLayout>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192-4EB3-8E27-A4F0BA5F5F6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192-4EB3-8E27-A4F0BA5F5F6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192-4EB3-8E27-A4F0BA5F5F66}"/>
              </c:ext>
            </c:extLst>
          </c:dPt>
          <c:dPt>
            <c:idx val="3"/>
            <c:bubble3D val="0"/>
            <c:spPr>
              <a:solidFill>
                <a:schemeClr val="bg2"/>
              </a:solidFill>
              <a:ln w="19050">
                <a:solidFill>
                  <a:schemeClr val="lt1"/>
                </a:solidFill>
              </a:ln>
              <a:effectLst/>
            </c:spPr>
            <c:extLst>
              <c:ext xmlns:c16="http://schemas.microsoft.com/office/drawing/2014/chart" uri="{C3380CC4-5D6E-409C-BE32-E72D297353CC}">
                <c16:uniqueId val="{00000007-6192-4EB3-8E27-A4F0BA5F5F66}"/>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192-4EB3-8E27-A4F0BA5F5F66}"/>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6192-4EB3-8E27-A4F0BA5F5F66}"/>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6192-4EB3-8E27-A4F0BA5F5F66}"/>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6192-4EB3-8E27-A4F0BA5F5F66}"/>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6192-4EB3-8E27-A4F0BA5F5F66}"/>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6192-4EB3-8E27-A4F0BA5F5F66}"/>
              </c:ext>
            </c:extLst>
          </c:dPt>
          <c:dPt>
            <c:idx val="10"/>
            <c:bubble3D val="0"/>
            <c:spPr>
              <a:solidFill>
                <a:srgbClr val="FFFF00"/>
              </a:solidFill>
              <a:ln w="19050">
                <a:solidFill>
                  <a:schemeClr val="lt1"/>
                </a:solidFill>
              </a:ln>
              <a:effectLst/>
            </c:spPr>
            <c:extLst>
              <c:ext xmlns:c16="http://schemas.microsoft.com/office/drawing/2014/chart" uri="{C3380CC4-5D6E-409C-BE32-E72D297353CC}">
                <c16:uniqueId val="{00000015-6192-4EB3-8E27-A4F0BA5F5F6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Sheet1!$A$29:$A$39</c:f>
              <c:strCache>
                <c:ptCount val="11"/>
                <c:pt idx="0">
                  <c:v>Mormopterus sp2/3</c:v>
                </c:pt>
                <c:pt idx="1">
                  <c:v>Myotis macropus</c:v>
                </c:pt>
                <c:pt idx="2">
                  <c:v>Scotorepens sp./ greyii</c:v>
                </c:pt>
                <c:pt idx="3">
                  <c:v>Chalinolobus gouldii</c:v>
                </c:pt>
                <c:pt idx="4">
                  <c:v>Miniopterus australis</c:v>
                </c:pt>
                <c:pt idx="5">
                  <c:v>Falsiistrellus tasmaniensis</c:v>
                </c:pt>
                <c:pt idx="6">
                  <c:v>Chalinolobus nigrogriseus</c:v>
                </c:pt>
                <c:pt idx="7">
                  <c:v>Scoteanax rueppellii</c:v>
                </c:pt>
                <c:pt idx="8">
                  <c:v>Mormopterus beccarii</c:v>
                </c:pt>
                <c:pt idx="9">
                  <c:v>Vespadelus pumilus</c:v>
                </c:pt>
                <c:pt idx="10">
                  <c:v>Rhinolophus megaphyllus</c:v>
                </c:pt>
              </c:strCache>
            </c:strRef>
          </c:cat>
          <c:val>
            <c:numRef>
              <c:f>Sheet1!$B$29:$B$39</c:f>
              <c:numCache>
                <c:formatCode>General</c:formatCode>
                <c:ptCount val="11"/>
                <c:pt idx="0">
                  <c:v>1550</c:v>
                </c:pt>
                <c:pt idx="1">
                  <c:v>746</c:v>
                </c:pt>
                <c:pt idx="2">
                  <c:v>553</c:v>
                </c:pt>
                <c:pt idx="3">
                  <c:v>429</c:v>
                </c:pt>
                <c:pt idx="4">
                  <c:v>356</c:v>
                </c:pt>
                <c:pt idx="5">
                  <c:v>210</c:v>
                </c:pt>
                <c:pt idx="6">
                  <c:v>134</c:v>
                </c:pt>
                <c:pt idx="7">
                  <c:v>65</c:v>
                </c:pt>
                <c:pt idx="8">
                  <c:v>52</c:v>
                </c:pt>
                <c:pt idx="9">
                  <c:v>37</c:v>
                </c:pt>
                <c:pt idx="10">
                  <c:v>21</c:v>
                </c:pt>
              </c:numCache>
            </c:numRef>
          </c:val>
          <c:extLst>
            <c:ext xmlns:c16="http://schemas.microsoft.com/office/drawing/2014/chart" uri="{C3380CC4-5D6E-409C-BE32-E72D297353CC}">
              <c16:uniqueId val="{00000016-6192-4EB3-8E27-A4F0BA5F5F66}"/>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67456073804727901"/>
          <c:y val="0.10889077124830447"/>
          <c:w val="0.25712735387358654"/>
          <c:h val="0.77440747890788131"/>
        </c:manualLayout>
      </c:layout>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6.6923482879930121E-2"/>
          <c:y val="0.10601893513310837"/>
          <c:w val="0.49459795204713874"/>
          <c:h val="0.80676384201974749"/>
        </c:manualLayout>
      </c:layout>
      <c:pieChart>
        <c:varyColors val="1"/>
        <c:ser>
          <c:idx val="0"/>
          <c:order val="0"/>
          <c:dPt>
            <c:idx val="0"/>
            <c:bubble3D val="0"/>
            <c:spPr>
              <a:solidFill>
                <a:srgbClr val="F79646">
                  <a:lumMod val="75000"/>
                </a:srgbClr>
              </a:solidFill>
              <a:ln w="19050">
                <a:solidFill>
                  <a:schemeClr val="lt1"/>
                </a:solidFill>
              </a:ln>
              <a:effectLst/>
            </c:spPr>
            <c:extLst>
              <c:ext xmlns:c16="http://schemas.microsoft.com/office/drawing/2014/chart" uri="{C3380CC4-5D6E-409C-BE32-E72D297353CC}">
                <c16:uniqueId val="{00000001-7A81-4AF2-AF79-538D4315FAAF}"/>
              </c:ext>
            </c:extLst>
          </c:dPt>
          <c:dPt>
            <c:idx val="1"/>
            <c:bubble3D val="0"/>
            <c:spPr>
              <a:solidFill>
                <a:srgbClr val="BC8F00"/>
              </a:solidFill>
              <a:ln w="19050">
                <a:solidFill>
                  <a:schemeClr val="lt1"/>
                </a:solidFill>
              </a:ln>
              <a:effectLst/>
            </c:spPr>
            <c:extLst>
              <c:ext xmlns:c16="http://schemas.microsoft.com/office/drawing/2014/chart" uri="{C3380CC4-5D6E-409C-BE32-E72D297353CC}">
                <c16:uniqueId val="{00000003-7A81-4AF2-AF79-538D4315FAAF}"/>
              </c:ext>
            </c:extLst>
          </c:dPt>
          <c:dPt>
            <c:idx val="2"/>
            <c:bubble3D val="0"/>
            <c:spPr>
              <a:solidFill>
                <a:srgbClr val="1F497D">
                  <a:lumMod val="60000"/>
                  <a:lumOff val="40000"/>
                </a:srgbClr>
              </a:solidFill>
              <a:ln w="19050">
                <a:solidFill>
                  <a:schemeClr val="lt1"/>
                </a:solidFill>
              </a:ln>
              <a:effectLst/>
            </c:spPr>
            <c:extLst>
              <c:ext xmlns:c16="http://schemas.microsoft.com/office/drawing/2014/chart" uri="{C3380CC4-5D6E-409C-BE32-E72D297353CC}">
                <c16:uniqueId val="{00000005-7A81-4AF2-AF79-538D4315FAAF}"/>
              </c:ext>
            </c:extLst>
          </c:dPt>
          <c:dPt>
            <c:idx val="3"/>
            <c:bubble3D val="0"/>
            <c:spPr>
              <a:solidFill>
                <a:srgbClr val="FFFF00"/>
              </a:solidFill>
              <a:ln w="19050">
                <a:solidFill>
                  <a:schemeClr val="lt1"/>
                </a:solidFill>
              </a:ln>
              <a:effectLst/>
            </c:spPr>
            <c:extLst>
              <c:ext xmlns:c16="http://schemas.microsoft.com/office/drawing/2014/chart" uri="{C3380CC4-5D6E-409C-BE32-E72D297353CC}">
                <c16:uniqueId val="{00000007-7A81-4AF2-AF79-538D4315FAAF}"/>
              </c:ext>
            </c:extLst>
          </c:dPt>
          <c:dPt>
            <c:idx val="4"/>
            <c:bubble3D val="0"/>
            <c:spPr>
              <a:solidFill>
                <a:srgbClr val="4F81BD">
                  <a:lumMod val="75000"/>
                </a:srgbClr>
              </a:solidFill>
              <a:ln w="19050">
                <a:solidFill>
                  <a:schemeClr val="lt1"/>
                </a:solidFill>
              </a:ln>
              <a:effectLst/>
            </c:spPr>
            <c:extLst>
              <c:ext xmlns:c16="http://schemas.microsoft.com/office/drawing/2014/chart" uri="{C3380CC4-5D6E-409C-BE32-E72D297353CC}">
                <c16:uniqueId val="{00000009-7A81-4AF2-AF79-538D4315FAAF}"/>
              </c:ext>
            </c:extLst>
          </c:dPt>
          <c:dPt>
            <c:idx val="5"/>
            <c:bubble3D val="0"/>
            <c:spPr>
              <a:solidFill>
                <a:srgbClr val="00B0F0"/>
              </a:solidFill>
              <a:ln w="19050">
                <a:solidFill>
                  <a:schemeClr val="lt1"/>
                </a:solidFill>
              </a:ln>
              <a:effectLst/>
            </c:spPr>
            <c:extLst>
              <c:ext xmlns:c16="http://schemas.microsoft.com/office/drawing/2014/chart" uri="{C3380CC4-5D6E-409C-BE32-E72D297353CC}">
                <c16:uniqueId val="{0000000B-7A81-4AF2-AF79-538D4315FAAF}"/>
              </c:ext>
            </c:extLst>
          </c:dPt>
          <c:dPt>
            <c:idx val="6"/>
            <c:bubble3D val="0"/>
            <c:spPr>
              <a:solidFill>
                <a:sysClr val="window" lastClr="FFFFFF">
                  <a:lumMod val="50000"/>
                </a:sysClr>
              </a:solidFill>
              <a:ln w="19050">
                <a:solidFill>
                  <a:schemeClr val="lt1"/>
                </a:solidFill>
              </a:ln>
              <a:effectLst/>
            </c:spPr>
            <c:extLst>
              <c:ext xmlns:c16="http://schemas.microsoft.com/office/drawing/2014/chart" uri="{C3380CC4-5D6E-409C-BE32-E72D297353CC}">
                <c16:uniqueId val="{0000000D-7A81-4AF2-AF79-538D4315FAAF}"/>
              </c:ext>
            </c:extLst>
          </c:dPt>
          <c:dPt>
            <c:idx val="7"/>
            <c:bubble3D val="0"/>
            <c:spPr>
              <a:solidFill>
                <a:srgbClr val="772C2A"/>
              </a:solidFill>
              <a:ln w="19050">
                <a:solidFill>
                  <a:schemeClr val="lt1"/>
                </a:solidFill>
              </a:ln>
              <a:effectLst/>
            </c:spPr>
            <c:extLst>
              <c:ext xmlns:c16="http://schemas.microsoft.com/office/drawing/2014/chart" uri="{C3380CC4-5D6E-409C-BE32-E72D297353CC}">
                <c16:uniqueId val="{0000000F-7A81-4AF2-AF79-538D4315FAAF}"/>
              </c:ext>
            </c:extLst>
          </c:dPt>
          <c:dPt>
            <c:idx val="8"/>
            <c:bubble3D val="0"/>
            <c:spPr>
              <a:solidFill>
                <a:srgbClr val="8AAC46"/>
              </a:solidFill>
              <a:ln w="19050">
                <a:solidFill>
                  <a:schemeClr val="lt1"/>
                </a:solidFill>
              </a:ln>
              <a:effectLst/>
            </c:spPr>
            <c:extLst>
              <c:ext xmlns:c16="http://schemas.microsoft.com/office/drawing/2014/chart" uri="{C3380CC4-5D6E-409C-BE32-E72D297353CC}">
                <c16:uniqueId val="{00000011-7A81-4AF2-AF79-538D4315FAAF}"/>
              </c:ext>
            </c:extLst>
          </c:dPt>
          <c:dPt>
            <c:idx val="9"/>
            <c:bubble3D val="0"/>
            <c:spPr>
              <a:solidFill>
                <a:sysClr val="window" lastClr="FFFFFF">
                  <a:lumMod val="85000"/>
                </a:sysClr>
              </a:solidFill>
              <a:ln w="19050">
                <a:solidFill>
                  <a:schemeClr val="lt1"/>
                </a:solidFill>
              </a:ln>
              <a:effectLst/>
            </c:spPr>
            <c:extLst>
              <c:ext xmlns:c16="http://schemas.microsoft.com/office/drawing/2014/chart" uri="{C3380CC4-5D6E-409C-BE32-E72D297353CC}">
                <c16:uniqueId val="{00000013-7A81-4AF2-AF79-538D4315FAAF}"/>
              </c:ext>
            </c:extLst>
          </c:dPt>
          <c:dLbls>
            <c:dLbl>
              <c:idx val="4"/>
              <c:layout>
                <c:manualLayout>
                  <c:x val="7.6478136186312476E-3"/>
                  <c:y val="4.611923509561305E-4"/>
                </c:manualLayout>
              </c:layout>
              <c:dLblPos val="bestFit"/>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7A81-4AF2-AF79-538D4315FAAF}"/>
                </c:ext>
              </c:extLst>
            </c:dLbl>
            <c:dLbl>
              <c:idx val="5"/>
              <c:layout>
                <c:manualLayout>
                  <c:x val="-1.0557272665451558E-2"/>
                  <c:y val="8.3933258342707168E-3"/>
                </c:manualLayout>
              </c:layout>
              <c:dLblPos val="bestFit"/>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B-7A81-4AF2-AF79-538D4315FAA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Sheet1!$K$29:$K$38</c:f>
              <c:strCache>
                <c:ptCount val="10"/>
                <c:pt idx="0">
                  <c:v>Myotis macropus</c:v>
                </c:pt>
                <c:pt idx="1">
                  <c:v>Vespadelus pumilus</c:v>
                </c:pt>
                <c:pt idx="2">
                  <c:v>Miniopterus australis</c:v>
                </c:pt>
                <c:pt idx="3">
                  <c:v>Rhinolophus megaphyllus</c:v>
                </c:pt>
                <c:pt idx="4">
                  <c:v>Chalinolobus nigrogriseus</c:v>
                </c:pt>
                <c:pt idx="5">
                  <c:v>Ozimops ridei/ Ozimops petersi</c:v>
                </c:pt>
                <c:pt idx="6">
                  <c:v>Scotorepens greyii</c:v>
                </c:pt>
                <c:pt idx="7">
                  <c:v>Vespadelus troughtoni</c:v>
                </c:pt>
                <c:pt idx="8">
                  <c:v>Falsistrellus tasmaniensis</c:v>
                </c:pt>
                <c:pt idx="9">
                  <c:v>Chalinolobus gouldii</c:v>
                </c:pt>
              </c:strCache>
            </c:strRef>
          </c:cat>
          <c:val>
            <c:numRef>
              <c:f>Sheet1!$L$29:$L$38</c:f>
              <c:numCache>
                <c:formatCode>General</c:formatCode>
                <c:ptCount val="10"/>
                <c:pt idx="0">
                  <c:v>759</c:v>
                </c:pt>
                <c:pt idx="1">
                  <c:v>329</c:v>
                </c:pt>
                <c:pt idx="2">
                  <c:v>217</c:v>
                </c:pt>
                <c:pt idx="3">
                  <c:v>143</c:v>
                </c:pt>
                <c:pt idx="4">
                  <c:v>104</c:v>
                </c:pt>
                <c:pt idx="5">
                  <c:v>84</c:v>
                </c:pt>
                <c:pt idx="6">
                  <c:v>81</c:v>
                </c:pt>
                <c:pt idx="7">
                  <c:v>49</c:v>
                </c:pt>
                <c:pt idx="8">
                  <c:v>18</c:v>
                </c:pt>
                <c:pt idx="9">
                  <c:v>8</c:v>
                </c:pt>
              </c:numCache>
            </c:numRef>
          </c:val>
          <c:extLst>
            <c:ext xmlns:c16="http://schemas.microsoft.com/office/drawing/2014/chart" uri="{C3380CC4-5D6E-409C-BE32-E72D297353CC}">
              <c16:uniqueId val="{00000014-7A81-4AF2-AF79-538D4315FAAF}"/>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64695052928810437"/>
          <c:y val="0.14136670416197974"/>
          <c:w val="0.31416260718048233"/>
          <c:h val="0.70933008373953255"/>
        </c:manualLayout>
      </c:layout>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6.9669011839410253E-2"/>
          <c:y val="6.4103208597296679E-2"/>
          <c:w val="0.59786095789606997"/>
          <c:h val="0.87780399599887149"/>
        </c:manualLayout>
      </c:layout>
      <c:pieChart>
        <c:varyColors val="1"/>
        <c:ser>
          <c:idx val="0"/>
          <c:order val="0"/>
          <c:dPt>
            <c:idx val="0"/>
            <c:bubble3D val="0"/>
            <c:spPr>
              <a:solidFill>
                <a:schemeClr val="accent2"/>
              </a:solidFill>
              <a:ln w="19050">
                <a:solidFill>
                  <a:schemeClr val="lt1"/>
                </a:solidFill>
              </a:ln>
              <a:effectLst/>
            </c:spPr>
            <c:extLst>
              <c:ext xmlns:c16="http://schemas.microsoft.com/office/drawing/2014/chart" uri="{C3380CC4-5D6E-409C-BE32-E72D297353CC}">
                <c16:uniqueId val="{00000001-A254-4C51-84D0-58819755D2E4}"/>
              </c:ext>
            </c:extLst>
          </c:dPt>
          <c:dPt>
            <c:idx val="1"/>
            <c:bubble3D val="0"/>
            <c:spPr>
              <a:solidFill>
                <a:schemeClr val="accent4">
                  <a:lumMod val="75000"/>
                </a:schemeClr>
              </a:solidFill>
              <a:ln w="19050">
                <a:solidFill>
                  <a:schemeClr val="lt1"/>
                </a:solidFill>
              </a:ln>
              <a:effectLst/>
            </c:spPr>
            <c:extLst>
              <c:ext xmlns:c16="http://schemas.microsoft.com/office/drawing/2014/chart" uri="{C3380CC4-5D6E-409C-BE32-E72D297353CC}">
                <c16:uniqueId val="{00000003-A254-4C51-84D0-58819755D2E4}"/>
              </c:ext>
            </c:extLst>
          </c:dPt>
          <c:dPt>
            <c:idx val="2"/>
            <c:bubble3D val="0"/>
            <c:spPr>
              <a:solidFill>
                <a:schemeClr val="accent5"/>
              </a:solidFill>
              <a:ln w="19050">
                <a:solidFill>
                  <a:schemeClr val="lt1"/>
                </a:solidFill>
              </a:ln>
              <a:effectLst/>
            </c:spPr>
            <c:extLst>
              <c:ext xmlns:c16="http://schemas.microsoft.com/office/drawing/2014/chart" uri="{C3380CC4-5D6E-409C-BE32-E72D297353CC}">
                <c16:uniqueId val="{00000005-A254-4C51-84D0-58819755D2E4}"/>
              </c:ext>
            </c:extLst>
          </c:dPt>
          <c:dPt>
            <c:idx val="3"/>
            <c:bubble3D val="0"/>
            <c:spPr>
              <a:solidFill>
                <a:srgbClr val="FFFF00"/>
              </a:solidFill>
              <a:ln w="19050">
                <a:solidFill>
                  <a:schemeClr val="lt1"/>
                </a:solidFill>
              </a:ln>
              <a:effectLst/>
            </c:spPr>
            <c:extLst>
              <c:ext xmlns:c16="http://schemas.microsoft.com/office/drawing/2014/chart" uri="{C3380CC4-5D6E-409C-BE32-E72D297353CC}">
                <c16:uniqueId val="{00000007-A254-4C51-84D0-58819755D2E4}"/>
              </c:ext>
            </c:extLst>
          </c:dPt>
          <c:dPt>
            <c:idx val="4"/>
            <c:bubble3D val="0"/>
            <c:spPr>
              <a:solidFill>
                <a:srgbClr val="FFC000"/>
              </a:solidFill>
              <a:ln w="19050">
                <a:solidFill>
                  <a:schemeClr val="lt1"/>
                </a:solidFill>
              </a:ln>
              <a:effectLst/>
            </c:spPr>
            <c:extLst>
              <c:ext xmlns:c16="http://schemas.microsoft.com/office/drawing/2014/chart" uri="{C3380CC4-5D6E-409C-BE32-E72D297353CC}">
                <c16:uniqueId val="{00000009-A254-4C51-84D0-58819755D2E4}"/>
              </c:ext>
            </c:extLst>
          </c:dPt>
          <c:dPt>
            <c:idx val="5"/>
            <c:bubble3D val="0"/>
            <c:spPr>
              <a:solidFill>
                <a:schemeClr val="accent1"/>
              </a:solidFill>
              <a:ln w="19050">
                <a:solidFill>
                  <a:schemeClr val="lt1"/>
                </a:solidFill>
              </a:ln>
              <a:effectLst/>
            </c:spPr>
            <c:extLst>
              <c:ext xmlns:c16="http://schemas.microsoft.com/office/drawing/2014/chart" uri="{C3380CC4-5D6E-409C-BE32-E72D297353CC}">
                <c16:uniqueId val="{0000000B-A254-4C51-84D0-58819755D2E4}"/>
              </c:ext>
            </c:extLst>
          </c:dPt>
          <c:dPt>
            <c:idx val="6"/>
            <c:bubble3D val="0"/>
            <c:spPr>
              <a:solidFill>
                <a:schemeClr val="bg1">
                  <a:lumMod val="65000"/>
                </a:schemeClr>
              </a:solidFill>
              <a:ln w="19050">
                <a:solidFill>
                  <a:schemeClr val="lt1"/>
                </a:solidFill>
              </a:ln>
              <a:effectLst/>
            </c:spPr>
            <c:extLst>
              <c:ext xmlns:c16="http://schemas.microsoft.com/office/drawing/2014/chart" uri="{C3380CC4-5D6E-409C-BE32-E72D297353CC}">
                <c16:uniqueId val="{0000000D-A254-4C51-84D0-58819755D2E4}"/>
              </c:ext>
            </c:extLst>
          </c:dPt>
          <c:dPt>
            <c:idx val="7"/>
            <c:bubble3D val="0"/>
            <c:spPr>
              <a:solidFill>
                <a:schemeClr val="accent6">
                  <a:lumMod val="50000"/>
                </a:schemeClr>
              </a:solidFill>
              <a:ln w="19050">
                <a:solidFill>
                  <a:schemeClr val="lt1"/>
                </a:solidFill>
              </a:ln>
              <a:effectLst/>
            </c:spPr>
            <c:extLst>
              <c:ext xmlns:c16="http://schemas.microsoft.com/office/drawing/2014/chart" uri="{C3380CC4-5D6E-409C-BE32-E72D297353CC}">
                <c16:uniqueId val="{0000000F-A254-4C51-84D0-58819755D2E4}"/>
              </c:ext>
            </c:extLst>
          </c:dPt>
          <c:dPt>
            <c:idx val="8"/>
            <c:bubble3D val="0"/>
            <c:spPr>
              <a:solidFill>
                <a:schemeClr val="accent6"/>
              </a:solidFill>
              <a:ln w="19050">
                <a:solidFill>
                  <a:schemeClr val="lt1"/>
                </a:solidFill>
              </a:ln>
              <a:effectLst/>
            </c:spPr>
            <c:extLst>
              <c:ext xmlns:c16="http://schemas.microsoft.com/office/drawing/2014/chart" uri="{C3380CC4-5D6E-409C-BE32-E72D297353CC}">
                <c16:uniqueId val="{00000011-A254-4C51-84D0-58819755D2E4}"/>
              </c:ext>
            </c:extLst>
          </c:dPt>
          <c:dPt>
            <c:idx val="9"/>
            <c:bubble3D val="0"/>
            <c:spPr>
              <a:solidFill>
                <a:schemeClr val="bg1">
                  <a:lumMod val="85000"/>
                </a:schemeClr>
              </a:solidFill>
              <a:ln w="19050">
                <a:solidFill>
                  <a:schemeClr val="lt1"/>
                </a:solidFill>
              </a:ln>
              <a:effectLst/>
            </c:spPr>
            <c:extLst>
              <c:ext xmlns:c16="http://schemas.microsoft.com/office/drawing/2014/chart" uri="{C3380CC4-5D6E-409C-BE32-E72D297353CC}">
                <c16:uniqueId val="{00000013-A254-4C51-84D0-58819755D2E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Sheet1!$K$29:$K$38</c:f>
              <c:strCache>
                <c:ptCount val="10"/>
                <c:pt idx="0">
                  <c:v>Myotis macropus</c:v>
                </c:pt>
                <c:pt idx="1">
                  <c:v>Vespadelus pumilus</c:v>
                </c:pt>
                <c:pt idx="2">
                  <c:v>Miniopterus australis</c:v>
                </c:pt>
                <c:pt idx="3">
                  <c:v>Rhinolophus megaphyllus</c:v>
                </c:pt>
                <c:pt idx="4">
                  <c:v>Chalinolobus nigrogriseus</c:v>
                </c:pt>
                <c:pt idx="5">
                  <c:v>Mormopterus sp2/3</c:v>
                </c:pt>
                <c:pt idx="6">
                  <c:v>Scotorepens sp</c:v>
                </c:pt>
                <c:pt idx="7">
                  <c:v>Vespadelus troughtoni</c:v>
                </c:pt>
                <c:pt idx="8">
                  <c:v>Falsistrellus tasmaniensis</c:v>
                </c:pt>
                <c:pt idx="9">
                  <c:v>Chalinolobus gouldii</c:v>
                </c:pt>
              </c:strCache>
            </c:strRef>
          </c:cat>
          <c:val>
            <c:numRef>
              <c:f>Sheet1!$L$29:$L$38</c:f>
              <c:numCache>
                <c:formatCode>General</c:formatCode>
                <c:ptCount val="10"/>
                <c:pt idx="0">
                  <c:v>759</c:v>
                </c:pt>
                <c:pt idx="1">
                  <c:v>329</c:v>
                </c:pt>
                <c:pt idx="2">
                  <c:v>217</c:v>
                </c:pt>
                <c:pt idx="3">
                  <c:v>143</c:v>
                </c:pt>
                <c:pt idx="4">
                  <c:v>104</c:v>
                </c:pt>
                <c:pt idx="5">
                  <c:v>84</c:v>
                </c:pt>
                <c:pt idx="6">
                  <c:v>81</c:v>
                </c:pt>
                <c:pt idx="7">
                  <c:v>49</c:v>
                </c:pt>
                <c:pt idx="8">
                  <c:v>18</c:v>
                </c:pt>
                <c:pt idx="9">
                  <c:v>8</c:v>
                </c:pt>
              </c:numCache>
            </c:numRef>
          </c:val>
          <c:extLst>
            <c:ext xmlns:c16="http://schemas.microsoft.com/office/drawing/2014/chart" uri="{C3380CC4-5D6E-409C-BE32-E72D297353CC}">
              <c16:uniqueId val="{00000014-A254-4C51-84D0-58819755D2E4}"/>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66348372511830178"/>
          <c:y val="9.1295775528058995E-2"/>
          <c:w val="0.28944153878575396"/>
          <c:h val="0.83286026746656672"/>
        </c:manualLayout>
      </c:layout>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'Taken out 0'!$A$22</c:f>
              <c:strCache>
                <c:ptCount val="1"/>
                <c:pt idx="0">
                  <c:v>Box 1</c:v>
                </c:pt>
              </c:strCache>
            </c:strRef>
          </c:tx>
          <c:spPr>
            <a:noFill/>
            <a:ln>
              <a:noFill/>
            </a:ln>
            <a:effectLst/>
          </c:spPr>
          <c:invertIfNegative val="0"/>
          <c:errBars>
            <c:errBarType val="minus"/>
            <c:errValType val="cust"/>
            <c:noEndCap val="0"/>
            <c:plus>
              <c:numLit>
                <c:formatCode>General</c:formatCode>
                <c:ptCount val="1"/>
                <c:pt idx="0">
                  <c:v>1</c:v>
                </c:pt>
              </c:numLit>
            </c:plus>
            <c:minus>
              <c:numRef>
                <c:f>'Taken out 0'!$B$26:$M$26</c:f>
                <c:numCache>
                  <c:formatCode>General</c:formatCode>
                  <c:ptCount val="12"/>
                  <c:pt idx="0">
                    <c:v>0.55210369439371854</c:v>
                  </c:pt>
                  <c:pt idx="1">
                    <c:v>4.1039881353728269E-2</c:v>
                  </c:pt>
                  <c:pt idx="2">
                    <c:v>1.4132320485549243E-2</c:v>
                  </c:pt>
                  <c:pt idx="3">
                    <c:v>0.12377181904084367</c:v>
                  </c:pt>
                  <c:pt idx="4">
                    <c:v>8.3085792889753929E-2</c:v>
                  </c:pt>
                  <c:pt idx="5">
                    <c:v>8.0471175442725751E-2</c:v>
                  </c:pt>
                  <c:pt idx="6">
                    <c:v>0.1715862179426052</c:v>
                  </c:pt>
                  <c:pt idx="7">
                    <c:v>0.21436263152981905</c:v>
                  </c:pt>
                  <c:pt idx="8">
                    <c:v>0.37738771306639252</c:v>
                  </c:pt>
                  <c:pt idx="9">
                    <c:v>0.11985065708991516</c:v>
                  </c:pt>
                  <c:pt idx="10">
                    <c:v>6.3947869009284064E-2</c:v>
                  </c:pt>
                  <c:pt idx="11">
                    <c:v>2.5815850153884101E-3</c:v>
                  </c:pt>
                </c:numCache>
              </c:numRef>
            </c:minus>
            <c:spPr>
              <a:noFill/>
              <a:ln w="9525" cap="flat" cmpd="sng" algn="ctr">
                <a:solidFill>
                  <a:schemeClr val="tx1">
                    <a:lumMod val="65000"/>
                    <a:lumOff val="35000"/>
                  </a:schemeClr>
                </a:solidFill>
                <a:round/>
              </a:ln>
              <a:effectLst/>
            </c:spPr>
          </c:errBars>
          <c:cat>
            <c:multiLvlStrRef>
              <c:f>'Taken out 0'!$B$19:$M$21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0'!$B$22:$M$22</c:f>
              <c:numCache>
                <c:formatCode>General</c:formatCode>
                <c:ptCount val="12"/>
                <c:pt idx="0">
                  <c:v>1.5499901947974475</c:v>
                </c:pt>
                <c:pt idx="1">
                  <c:v>0.89537990467133888</c:v>
                </c:pt>
                <c:pt idx="2">
                  <c:v>0.78100732866599665</c:v>
                </c:pt>
                <c:pt idx="3">
                  <c:v>1.3238194505576075</c:v>
                </c:pt>
                <c:pt idx="4">
                  <c:v>1.3266728402808301</c:v>
                </c:pt>
                <c:pt idx="5">
                  <c:v>0.88522275992733146</c:v>
                </c:pt>
                <c:pt idx="6">
                  <c:v>0.99672008775612531</c:v>
                </c:pt>
                <c:pt idx="7">
                  <c:v>1.0366279688586069</c:v>
                </c:pt>
                <c:pt idx="8">
                  <c:v>1.4323078810525367</c:v>
                </c:pt>
                <c:pt idx="9">
                  <c:v>1.1531776794997104</c:v>
                </c:pt>
                <c:pt idx="10">
                  <c:v>1.2130075659799042</c:v>
                </c:pt>
                <c:pt idx="11">
                  <c:v>0.79631164017381306</c:v>
                </c:pt>
              </c:numCache>
            </c:numRef>
          </c:val>
          <c:extLst>
            <c:ext xmlns:c16="http://schemas.microsoft.com/office/drawing/2014/chart" uri="{C3380CC4-5D6E-409C-BE32-E72D297353CC}">
              <c16:uniqueId val="{00000000-FC68-45CD-BEE9-0B176181B127}"/>
            </c:ext>
          </c:extLst>
        </c:ser>
        <c:ser>
          <c:idx val="1"/>
          <c:order val="1"/>
          <c:tx>
            <c:strRef>
              <c:f>'Taken out 0'!$A$23</c:f>
              <c:strCache>
                <c:ptCount val="1"/>
                <c:pt idx="0">
                  <c:v>Box 2</c:v>
                </c:pt>
              </c:strCache>
            </c:strRef>
          </c:tx>
          <c:spPr>
            <a:solidFill>
              <a:schemeClr val="accent1"/>
            </a:solidFill>
            <a:ln>
              <a:solidFill>
                <a:schemeClr val="tx1"/>
              </a:solidFill>
            </a:ln>
            <a:effectLst/>
          </c:spPr>
          <c:invertIfNegative val="0"/>
          <c:dPt>
            <c:idx val="1"/>
            <c:invertIfNegative val="0"/>
            <c:bubble3D val="0"/>
            <c:spPr>
              <a:solidFill>
                <a:srgbClr val="00B050"/>
              </a:solidFill>
              <a:ln>
                <a:solidFill>
                  <a:schemeClr val="tx1"/>
                </a:solidFill>
              </a:ln>
              <a:effectLst/>
            </c:spPr>
            <c:extLst>
              <c:ext xmlns:c16="http://schemas.microsoft.com/office/drawing/2014/chart" uri="{C3380CC4-5D6E-409C-BE32-E72D297353CC}">
                <c16:uniqueId val="{00000002-FC68-45CD-BEE9-0B176181B127}"/>
              </c:ext>
            </c:extLst>
          </c:dPt>
          <c:dPt>
            <c:idx val="2"/>
            <c:invertIfNegative val="0"/>
            <c:bubble3D val="0"/>
            <c:spPr>
              <a:solidFill>
                <a:srgbClr val="FFFF00"/>
              </a:solidFill>
              <a:ln>
                <a:solidFill>
                  <a:schemeClr val="tx1"/>
                </a:solidFill>
              </a:ln>
              <a:effectLst/>
            </c:spPr>
            <c:extLst>
              <c:ext xmlns:c16="http://schemas.microsoft.com/office/drawing/2014/chart" uri="{C3380CC4-5D6E-409C-BE32-E72D297353CC}">
                <c16:uniqueId val="{00000004-FC68-45CD-BEE9-0B176181B127}"/>
              </c:ext>
            </c:extLst>
          </c:dPt>
          <c:dPt>
            <c:idx val="3"/>
            <c:invertIfNegative val="0"/>
            <c:bubble3D val="0"/>
            <c:spPr>
              <a:solidFill>
                <a:srgbClr val="00B050"/>
              </a:solidFill>
              <a:ln>
                <a:solidFill>
                  <a:schemeClr val="tx1"/>
                </a:solidFill>
              </a:ln>
              <a:effectLst/>
            </c:spPr>
            <c:extLst>
              <c:ext xmlns:c16="http://schemas.microsoft.com/office/drawing/2014/chart" uri="{C3380CC4-5D6E-409C-BE32-E72D297353CC}">
                <c16:uniqueId val="{00000006-FC68-45CD-BEE9-0B176181B127}"/>
              </c:ext>
            </c:extLst>
          </c:dPt>
          <c:dPt>
            <c:idx val="4"/>
            <c:invertIfNegative val="0"/>
            <c:bubble3D val="0"/>
            <c:spPr>
              <a:solidFill>
                <a:srgbClr val="FFFF00"/>
              </a:solidFill>
              <a:ln>
                <a:solidFill>
                  <a:schemeClr val="tx1"/>
                </a:solidFill>
              </a:ln>
              <a:effectLst/>
            </c:spPr>
            <c:extLst>
              <c:ext xmlns:c16="http://schemas.microsoft.com/office/drawing/2014/chart" uri="{C3380CC4-5D6E-409C-BE32-E72D297353CC}">
                <c16:uniqueId val="{00000008-FC68-45CD-BEE9-0B176181B127}"/>
              </c:ext>
            </c:extLst>
          </c:dPt>
          <c:dPt>
            <c:idx val="5"/>
            <c:invertIfNegative val="0"/>
            <c:bubble3D val="0"/>
            <c:spPr>
              <a:solidFill>
                <a:srgbClr val="00B050"/>
              </a:solidFill>
              <a:ln>
                <a:solidFill>
                  <a:schemeClr val="tx1"/>
                </a:solidFill>
              </a:ln>
              <a:effectLst/>
            </c:spPr>
            <c:extLst>
              <c:ext xmlns:c16="http://schemas.microsoft.com/office/drawing/2014/chart" uri="{C3380CC4-5D6E-409C-BE32-E72D297353CC}">
                <c16:uniqueId val="{0000000A-FC68-45CD-BEE9-0B176181B127}"/>
              </c:ext>
            </c:extLst>
          </c:dPt>
          <c:dPt>
            <c:idx val="7"/>
            <c:invertIfNegative val="0"/>
            <c:bubble3D val="0"/>
            <c:spPr>
              <a:solidFill>
                <a:srgbClr val="00B050"/>
              </a:solidFill>
              <a:ln>
                <a:solidFill>
                  <a:schemeClr val="tx1"/>
                </a:solidFill>
              </a:ln>
              <a:effectLst/>
            </c:spPr>
            <c:extLst>
              <c:ext xmlns:c16="http://schemas.microsoft.com/office/drawing/2014/chart" uri="{C3380CC4-5D6E-409C-BE32-E72D297353CC}">
                <c16:uniqueId val="{0000000C-FC68-45CD-BEE9-0B176181B127}"/>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0E-FC68-45CD-BEE9-0B176181B127}"/>
              </c:ext>
            </c:extLst>
          </c:dPt>
          <c:dPt>
            <c:idx val="9"/>
            <c:invertIfNegative val="0"/>
            <c:bubble3D val="0"/>
            <c:spPr>
              <a:solidFill>
                <a:srgbClr val="00B050"/>
              </a:solidFill>
              <a:ln>
                <a:solidFill>
                  <a:schemeClr val="tx1"/>
                </a:solidFill>
              </a:ln>
              <a:effectLst/>
            </c:spPr>
            <c:extLst>
              <c:ext xmlns:c16="http://schemas.microsoft.com/office/drawing/2014/chart" uri="{C3380CC4-5D6E-409C-BE32-E72D297353CC}">
                <c16:uniqueId val="{00000010-FC68-45CD-BEE9-0B176181B127}"/>
              </c:ext>
            </c:extLst>
          </c:dPt>
          <c:dPt>
            <c:idx val="10"/>
            <c:invertIfNegative val="0"/>
            <c:bubble3D val="0"/>
            <c:spPr>
              <a:solidFill>
                <a:srgbClr val="FFFF00"/>
              </a:solidFill>
              <a:ln>
                <a:solidFill>
                  <a:schemeClr val="tx1"/>
                </a:solidFill>
              </a:ln>
              <a:effectLst/>
            </c:spPr>
            <c:extLst>
              <c:ext xmlns:c16="http://schemas.microsoft.com/office/drawing/2014/chart" uri="{C3380CC4-5D6E-409C-BE32-E72D297353CC}">
                <c16:uniqueId val="{00000012-FC68-45CD-BEE9-0B176181B127}"/>
              </c:ext>
            </c:extLst>
          </c:dPt>
          <c:dPt>
            <c:idx val="11"/>
            <c:invertIfNegative val="0"/>
            <c:bubble3D val="0"/>
            <c:spPr>
              <a:solidFill>
                <a:srgbClr val="00B050"/>
              </a:solidFill>
              <a:ln>
                <a:solidFill>
                  <a:schemeClr val="tx1"/>
                </a:solidFill>
              </a:ln>
              <a:effectLst/>
            </c:spPr>
            <c:extLst>
              <c:ext xmlns:c16="http://schemas.microsoft.com/office/drawing/2014/chart" uri="{C3380CC4-5D6E-409C-BE32-E72D297353CC}">
                <c16:uniqueId val="{00000014-FC68-45CD-BEE9-0B176181B127}"/>
              </c:ext>
            </c:extLst>
          </c:dPt>
          <c:cat>
            <c:multiLvlStrRef>
              <c:f>'Taken out 0'!$B$19:$M$21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0'!$B$23:$M$23</c:f>
              <c:numCache>
                <c:formatCode>General</c:formatCode>
                <c:ptCount val="12"/>
                <c:pt idx="0">
                  <c:v>0.20596985291897663</c:v>
                </c:pt>
                <c:pt idx="1">
                  <c:v>0.30817098360741513</c:v>
                </c:pt>
                <c:pt idx="2">
                  <c:v>2.081122387734069E-2</c:v>
                </c:pt>
                <c:pt idx="3">
                  <c:v>4.6074431062180787E-2</c:v>
                </c:pt>
                <c:pt idx="4">
                  <c:v>0.41084668042113304</c:v>
                </c:pt>
                <c:pt idx="5">
                  <c:v>0.45628564077039813</c:v>
                </c:pt>
                <c:pt idx="6">
                  <c:v>0.11159334385502984</c:v>
                </c:pt>
                <c:pt idx="7">
                  <c:v>0.17275812913379696</c:v>
                </c:pt>
                <c:pt idx="8">
                  <c:v>0.20813386129322953</c:v>
                </c:pt>
                <c:pt idx="9">
                  <c:v>0.11985065708991516</c:v>
                </c:pt>
                <c:pt idx="10">
                  <c:v>5.8977814157249009E-2</c:v>
                </c:pt>
                <c:pt idx="11">
                  <c:v>0.41669592580609116</c:v>
                </c:pt>
              </c:numCache>
            </c:numRef>
          </c:val>
          <c:extLst>
            <c:ext xmlns:c16="http://schemas.microsoft.com/office/drawing/2014/chart" uri="{C3380CC4-5D6E-409C-BE32-E72D297353CC}">
              <c16:uniqueId val="{00000015-FC68-45CD-BEE9-0B176181B127}"/>
            </c:ext>
          </c:extLst>
        </c:ser>
        <c:ser>
          <c:idx val="2"/>
          <c:order val="2"/>
          <c:tx>
            <c:strRef>
              <c:f>'Taken out 0'!$A$24</c:f>
              <c:strCache>
                <c:ptCount val="1"/>
                <c:pt idx="0">
                  <c:v>Box 3</c:v>
                </c:pt>
              </c:strCache>
            </c:strRef>
          </c:tx>
          <c:spPr>
            <a:solidFill>
              <a:schemeClr val="accent1"/>
            </a:solidFill>
            <a:ln>
              <a:solidFill>
                <a:schemeClr val="tx1"/>
              </a:solidFill>
            </a:ln>
            <a:effectLst/>
          </c:spPr>
          <c:invertIfNegative val="0"/>
          <c:dPt>
            <c:idx val="1"/>
            <c:invertIfNegative val="0"/>
            <c:bubble3D val="0"/>
            <c:spPr>
              <a:solidFill>
                <a:srgbClr val="00B050"/>
              </a:solidFill>
              <a:ln>
                <a:solidFill>
                  <a:schemeClr val="tx1"/>
                </a:solidFill>
              </a:ln>
              <a:effectLst/>
            </c:spPr>
            <c:extLst>
              <c:ext xmlns:c16="http://schemas.microsoft.com/office/drawing/2014/chart" uri="{C3380CC4-5D6E-409C-BE32-E72D297353CC}">
                <c16:uniqueId val="{00000017-FC68-45CD-BEE9-0B176181B127}"/>
              </c:ext>
            </c:extLst>
          </c:dPt>
          <c:dPt>
            <c:idx val="2"/>
            <c:invertIfNegative val="0"/>
            <c:bubble3D val="0"/>
            <c:spPr>
              <a:solidFill>
                <a:srgbClr val="FFFF00"/>
              </a:solidFill>
              <a:ln>
                <a:solidFill>
                  <a:schemeClr val="tx1"/>
                </a:solidFill>
              </a:ln>
              <a:effectLst/>
            </c:spPr>
            <c:extLst>
              <c:ext xmlns:c16="http://schemas.microsoft.com/office/drawing/2014/chart" uri="{C3380CC4-5D6E-409C-BE32-E72D297353CC}">
                <c16:uniqueId val="{00000019-FC68-45CD-BEE9-0B176181B127}"/>
              </c:ext>
            </c:extLst>
          </c:dPt>
          <c:dPt>
            <c:idx val="3"/>
            <c:invertIfNegative val="0"/>
            <c:bubble3D val="0"/>
            <c:spPr>
              <a:solidFill>
                <a:srgbClr val="00B050"/>
              </a:solidFill>
              <a:ln>
                <a:solidFill>
                  <a:schemeClr val="tx1"/>
                </a:solidFill>
              </a:ln>
              <a:effectLst/>
            </c:spPr>
            <c:extLst>
              <c:ext xmlns:c16="http://schemas.microsoft.com/office/drawing/2014/chart" uri="{C3380CC4-5D6E-409C-BE32-E72D297353CC}">
                <c16:uniqueId val="{0000001B-FC68-45CD-BEE9-0B176181B127}"/>
              </c:ext>
            </c:extLst>
          </c:dPt>
          <c:dPt>
            <c:idx val="4"/>
            <c:invertIfNegative val="0"/>
            <c:bubble3D val="0"/>
            <c:spPr>
              <a:solidFill>
                <a:srgbClr val="FFFF00"/>
              </a:solidFill>
              <a:ln>
                <a:solidFill>
                  <a:schemeClr val="tx1"/>
                </a:solidFill>
              </a:ln>
              <a:effectLst/>
            </c:spPr>
            <c:extLst>
              <c:ext xmlns:c16="http://schemas.microsoft.com/office/drawing/2014/chart" uri="{C3380CC4-5D6E-409C-BE32-E72D297353CC}">
                <c16:uniqueId val="{0000001D-FC68-45CD-BEE9-0B176181B127}"/>
              </c:ext>
            </c:extLst>
          </c:dPt>
          <c:dPt>
            <c:idx val="5"/>
            <c:invertIfNegative val="0"/>
            <c:bubble3D val="0"/>
            <c:spPr>
              <a:solidFill>
                <a:srgbClr val="00B050"/>
              </a:solidFill>
              <a:ln>
                <a:solidFill>
                  <a:schemeClr val="tx1"/>
                </a:solidFill>
              </a:ln>
              <a:effectLst/>
            </c:spPr>
            <c:extLst>
              <c:ext xmlns:c16="http://schemas.microsoft.com/office/drawing/2014/chart" uri="{C3380CC4-5D6E-409C-BE32-E72D297353CC}">
                <c16:uniqueId val="{0000001F-FC68-45CD-BEE9-0B176181B127}"/>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21-FC68-45CD-BEE9-0B176181B127}"/>
              </c:ext>
            </c:extLst>
          </c:dPt>
          <c:dPt>
            <c:idx val="9"/>
            <c:invertIfNegative val="0"/>
            <c:bubble3D val="0"/>
            <c:spPr>
              <a:solidFill>
                <a:srgbClr val="00B050"/>
              </a:solidFill>
              <a:ln>
                <a:solidFill>
                  <a:schemeClr val="tx1"/>
                </a:solidFill>
              </a:ln>
              <a:effectLst/>
            </c:spPr>
            <c:extLst>
              <c:ext xmlns:c16="http://schemas.microsoft.com/office/drawing/2014/chart" uri="{C3380CC4-5D6E-409C-BE32-E72D297353CC}">
                <c16:uniqueId val="{00000023-FC68-45CD-BEE9-0B176181B127}"/>
              </c:ext>
            </c:extLst>
          </c:dPt>
          <c:dPt>
            <c:idx val="10"/>
            <c:invertIfNegative val="0"/>
            <c:bubble3D val="0"/>
            <c:spPr>
              <a:solidFill>
                <a:srgbClr val="FFFF00"/>
              </a:solidFill>
              <a:ln>
                <a:solidFill>
                  <a:schemeClr val="tx1"/>
                </a:solidFill>
              </a:ln>
              <a:effectLst/>
            </c:spPr>
            <c:extLst>
              <c:ext xmlns:c16="http://schemas.microsoft.com/office/drawing/2014/chart" uri="{C3380CC4-5D6E-409C-BE32-E72D297353CC}">
                <c16:uniqueId val="{00000025-FC68-45CD-BEE9-0B176181B127}"/>
              </c:ext>
            </c:extLst>
          </c:dPt>
          <c:dPt>
            <c:idx val="11"/>
            <c:invertIfNegative val="0"/>
            <c:bubble3D val="0"/>
            <c:spPr>
              <a:solidFill>
                <a:srgbClr val="00B050"/>
              </a:solidFill>
              <a:ln>
                <a:solidFill>
                  <a:schemeClr val="tx1"/>
                </a:solidFill>
              </a:ln>
              <a:effectLst/>
            </c:spPr>
            <c:extLst>
              <c:ext xmlns:c16="http://schemas.microsoft.com/office/drawing/2014/chart" uri="{C3380CC4-5D6E-409C-BE32-E72D297353CC}">
                <c16:uniqueId val="{00000027-FC68-45CD-BEE9-0B176181B127}"/>
              </c:ext>
            </c:extLst>
          </c:dPt>
          <c:errBars>
            <c:errBarType val="plus"/>
            <c:errValType val="cust"/>
            <c:noEndCap val="0"/>
            <c:plus>
              <c:numRef>
                <c:f>'Taken out 0'!$B$25:$M$25</c:f>
                <c:numCache>
                  <c:formatCode>General</c:formatCode>
                  <c:ptCount val="12"/>
                  <c:pt idx="0">
                    <c:v>0.18030742662836952</c:v>
                  </c:pt>
                  <c:pt idx="1">
                    <c:v>8.4617612766840322E-2</c:v>
                  </c:pt>
                  <c:pt idx="2">
                    <c:v>0.99358772300616072</c:v>
                  </c:pt>
                  <c:pt idx="3">
                    <c:v>7.4093509059220519E-2</c:v>
                  </c:pt>
                  <c:pt idx="4">
                    <c:v>0.3908830890969841</c:v>
                  </c:pt>
                  <c:pt idx="5">
                    <c:v>0.17700773743109743</c:v>
                  </c:pt>
                  <c:pt idx="6">
                    <c:v>0.7403226493516315</c:v>
                  </c:pt>
                  <c:pt idx="7">
                    <c:v>0.45450908747380669</c:v>
                  </c:pt>
                  <c:pt idx="8">
                    <c:v>0.10802650608432374</c:v>
                  </c:pt>
                  <c:pt idx="9">
                    <c:v>0.19873677586447225</c:v>
                  </c:pt>
                  <c:pt idx="10">
                    <c:v>8.0462848531908326E-2</c:v>
                  </c:pt>
                  <c:pt idx="11">
                    <c:v>0.34688678591826227</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'Taken out 0'!$B$19:$M$21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0'!$B$24:$M$24</c:f>
              <c:numCache>
                <c:formatCode>General</c:formatCode>
                <c:ptCount val="12"/>
                <c:pt idx="0">
                  <c:v>8.2037763663860286E-2</c:v>
                </c:pt>
                <c:pt idx="1">
                  <c:v>6.379052230902249E-2</c:v>
                </c:pt>
                <c:pt idx="2">
                  <c:v>0.48739728567487417</c:v>
                </c:pt>
                <c:pt idx="3">
                  <c:v>2.9514994401639738E-2</c:v>
                </c:pt>
                <c:pt idx="4">
                  <c:v>7.0436481360548697E-2</c:v>
                </c:pt>
                <c:pt idx="5">
                  <c:v>0.20496526380072488</c:v>
                </c:pt>
                <c:pt idx="6">
                  <c:v>0.31267473272989355</c:v>
                </c:pt>
                <c:pt idx="7">
                  <c:v>1.4736336432516151E-2</c:v>
                </c:pt>
                <c:pt idx="8">
                  <c:v>0.11834679229920653</c:v>
                </c:pt>
                <c:pt idx="9">
                  <c:v>0.19873677586447247</c:v>
                </c:pt>
                <c:pt idx="10">
                  <c:v>4.2719840990257385E-3</c:v>
                </c:pt>
                <c:pt idx="11">
                  <c:v>0.13584818227146811</c:v>
                </c:pt>
              </c:numCache>
            </c:numRef>
          </c:val>
          <c:extLst>
            <c:ext xmlns:c16="http://schemas.microsoft.com/office/drawing/2014/chart" uri="{C3380CC4-5D6E-409C-BE32-E72D297353CC}">
              <c16:uniqueId val="{00000028-FC68-45CD-BEE9-0B176181B127}"/>
            </c:ext>
          </c:extLst>
        </c:ser>
        <c:dLbls>
          <c:showLegendKey val="0"/>
          <c:showVal val="0"/>
          <c:showCatName val="0"/>
          <c:showSerName val="0"/>
          <c:showPercent val="0"/>
          <c:showBubbleSize val="0"/>
        </c:dLbls>
        <c:gapWidth val="150"/>
        <c:overlap val="100"/>
        <c:axId val="1643788927"/>
        <c:axId val="1643788511"/>
      </c:barChart>
      <c:catAx>
        <c:axId val="1643788927"/>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AU"/>
                  <a:t>Habitat, Vegetation Types &amp; Seasons</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43788511"/>
        <c:crosses val="autoZero"/>
        <c:auto val="1"/>
        <c:lblAlgn val="ctr"/>
        <c:lblOffset val="100"/>
        <c:noMultiLvlLbl val="0"/>
      </c:catAx>
      <c:valAx>
        <c:axId val="1643788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AU"/>
                  <a:t>Shannon Weaver Diversity Index</a:t>
                </a:r>
              </a:p>
            </c:rich>
          </c:tx>
          <c:layout>
            <c:manualLayout>
              <c:xMode val="edge"/>
              <c:yMode val="edge"/>
              <c:x val="2.1953896816684963E-2"/>
              <c:y val="7.55590551181102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43788927"/>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4">
    <c:autoUpdate val="0"/>
  </c:externalData>
  <c:userShapes r:id="rId5"/>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'Taken out 0'!$O$22</c:f>
              <c:strCache>
                <c:ptCount val="1"/>
                <c:pt idx="0">
                  <c:v>Box 1</c:v>
                </c:pt>
              </c:strCache>
            </c:strRef>
          </c:tx>
          <c:spPr>
            <a:noFill/>
            <a:ln>
              <a:noFill/>
            </a:ln>
            <a:effectLst/>
          </c:spPr>
          <c:invertIfNegative val="0"/>
          <c:errBars>
            <c:errBarType val="minus"/>
            <c:errValType val="cust"/>
            <c:noEndCap val="0"/>
            <c:plus>
              <c:numLit>
                <c:formatCode>General</c:formatCode>
                <c:ptCount val="1"/>
                <c:pt idx="0">
                  <c:v>1</c:v>
                </c:pt>
              </c:numLit>
            </c:plus>
            <c:minus>
              <c:numRef>
                <c:f>'Taken out 0'!$P$26:$AA$26</c:f>
                <c:numCache>
                  <c:formatCode>General</c:formatCode>
                  <c:ptCount val="12"/>
                  <c:pt idx="0">
                    <c:v>0.17439856343192633</c:v>
                  </c:pt>
                  <c:pt idx="1">
                    <c:v>2.3088832713068497E-3</c:v>
                  </c:pt>
                  <c:pt idx="2">
                    <c:v>0.15078087902975718</c:v>
                  </c:pt>
                  <c:pt idx="3">
                    <c:v>4.7608551576090008E-2</c:v>
                  </c:pt>
                  <c:pt idx="4">
                    <c:v>0.13324843719162072</c:v>
                  </c:pt>
                  <c:pt idx="5">
                    <c:v>8.0491723894398071E-2</c:v>
                  </c:pt>
                  <c:pt idx="6">
                    <c:v>0.18074546491245119</c:v>
                  </c:pt>
                  <c:pt idx="7">
                    <c:v>0.16745097045679391</c:v>
                  </c:pt>
                  <c:pt idx="8">
                    <c:v>2.0831217754228581E-2</c:v>
                  </c:pt>
                  <c:pt idx="9">
                    <c:v>5.6540132954433164E-2</c:v>
                  </c:pt>
                  <c:pt idx="10">
                    <c:v>1.2692289071317475E-2</c:v>
                  </c:pt>
                  <c:pt idx="11">
                    <c:v>0.15227888431496861</c:v>
                  </c:pt>
                </c:numCache>
              </c:numRef>
            </c:minus>
            <c:spPr>
              <a:noFill/>
              <a:ln w="9525" cap="flat" cmpd="sng" algn="ctr">
                <a:solidFill>
                  <a:schemeClr val="tx1">
                    <a:lumMod val="65000"/>
                    <a:lumOff val="35000"/>
                  </a:schemeClr>
                </a:solidFill>
                <a:round/>
              </a:ln>
              <a:effectLst/>
            </c:spPr>
          </c:errBars>
          <c:cat>
            <c:multiLvlStrRef>
              <c:f>'Taken out 0'!$P$19:$AA$21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0'!$P$22:$AA$22</c:f>
              <c:numCache>
                <c:formatCode>General</c:formatCode>
                <c:ptCount val="12"/>
                <c:pt idx="0">
                  <c:v>0.59892932455771541</c:v>
                </c:pt>
                <c:pt idx="1">
                  <c:v>0.53083130247970489</c:v>
                </c:pt>
                <c:pt idx="2">
                  <c:v>0.47648623302320009</c:v>
                </c:pt>
                <c:pt idx="3">
                  <c:v>0.60083297140918035</c:v>
                </c:pt>
                <c:pt idx="4">
                  <c:v>0.69922929332182338</c:v>
                </c:pt>
                <c:pt idx="5">
                  <c:v>0.49405222918046732</c:v>
                </c:pt>
                <c:pt idx="6">
                  <c:v>0.55628007267378521</c:v>
                </c:pt>
                <c:pt idx="7">
                  <c:v>0.76059003268636038</c:v>
                </c:pt>
                <c:pt idx="8">
                  <c:v>0.82153817031543397</c:v>
                </c:pt>
                <c:pt idx="9">
                  <c:v>0.80192801837801841</c:v>
                </c:pt>
                <c:pt idx="10">
                  <c:v>0.70990855747237303</c:v>
                </c:pt>
                <c:pt idx="11">
                  <c:v>0.72483409150575995</c:v>
                </c:pt>
              </c:numCache>
            </c:numRef>
          </c:val>
          <c:extLst>
            <c:ext xmlns:c16="http://schemas.microsoft.com/office/drawing/2014/chart" uri="{C3380CC4-5D6E-409C-BE32-E72D297353CC}">
              <c16:uniqueId val="{00000000-A2F3-42D4-81C6-5EFC36E36613}"/>
            </c:ext>
          </c:extLst>
        </c:ser>
        <c:ser>
          <c:idx val="1"/>
          <c:order val="1"/>
          <c:tx>
            <c:strRef>
              <c:f>'Taken out 0'!$O$23</c:f>
              <c:strCache>
                <c:ptCount val="1"/>
                <c:pt idx="0">
                  <c:v>Box 2</c:v>
                </c:pt>
              </c:strCache>
            </c:strRef>
          </c:tx>
          <c:spPr>
            <a:solidFill>
              <a:schemeClr val="accent2"/>
            </a:solidFill>
            <a:ln>
              <a:solidFill>
                <a:schemeClr val="tx1"/>
              </a:solidFill>
            </a:ln>
            <a:effectLst/>
          </c:spPr>
          <c:invertIfNegative val="0"/>
          <c:dPt>
            <c:idx val="0"/>
            <c:invertIfNegative val="0"/>
            <c:bubble3D val="0"/>
            <c:spPr>
              <a:solidFill>
                <a:schemeClr val="accent1"/>
              </a:solidFill>
              <a:ln>
                <a:solidFill>
                  <a:schemeClr val="tx1"/>
                </a:solidFill>
              </a:ln>
              <a:effectLst/>
            </c:spPr>
            <c:extLst>
              <c:ext xmlns:c16="http://schemas.microsoft.com/office/drawing/2014/chart" uri="{C3380CC4-5D6E-409C-BE32-E72D297353CC}">
                <c16:uniqueId val="{00000002-A2F3-42D4-81C6-5EFC36E36613}"/>
              </c:ext>
            </c:extLst>
          </c:dPt>
          <c:dPt>
            <c:idx val="1"/>
            <c:invertIfNegative val="0"/>
            <c:bubble3D val="0"/>
            <c:spPr>
              <a:solidFill>
                <a:srgbClr val="00B050"/>
              </a:solidFill>
              <a:ln>
                <a:solidFill>
                  <a:schemeClr val="tx1"/>
                </a:solidFill>
              </a:ln>
              <a:effectLst/>
            </c:spPr>
            <c:extLst>
              <c:ext xmlns:c16="http://schemas.microsoft.com/office/drawing/2014/chart" uri="{C3380CC4-5D6E-409C-BE32-E72D297353CC}">
                <c16:uniqueId val="{00000004-A2F3-42D4-81C6-5EFC36E36613}"/>
              </c:ext>
            </c:extLst>
          </c:dPt>
          <c:dPt>
            <c:idx val="2"/>
            <c:invertIfNegative val="0"/>
            <c:bubble3D val="0"/>
            <c:spPr>
              <a:solidFill>
                <a:srgbClr val="FFFF00"/>
              </a:solidFill>
              <a:ln>
                <a:solidFill>
                  <a:schemeClr val="tx1"/>
                </a:solidFill>
              </a:ln>
              <a:effectLst/>
            </c:spPr>
            <c:extLst>
              <c:ext xmlns:c16="http://schemas.microsoft.com/office/drawing/2014/chart" uri="{C3380CC4-5D6E-409C-BE32-E72D297353CC}">
                <c16:uniqueId val="{00000006-A2F3-42D4-81C6-5EFC36E36613}"/>
              </c:ext>
            </c:extLst>
          </c:dPt>
          <c:dPt>
            <c:idx val="3"/>
            <c:invertIfNegative val="0"/>
            <c:bubble3D val="0"/>
            <c:spPr>
              <a:solidFill>
                <a:srgbClr val="00B050"/>
              </a:solidFill>
              <a:ln>
                <a:solidFill>
                  <a:schemeClr val="tx1"/>
                </a:solidFill>
              </a:ln>
              <a:effectLst/>
            </c:spPr>
            <c:extLst>
              <c:ext xmlns:c16="http://schemas.microsoft.com/office/drawing/2014/chart" uri="{C3380CC4-5D6E-409C-BE32-E72D297353CC}">
                <c16:uniqueId val="{00000008-A2F3-42D4-81C6-5EFC36E36613}"/>
              </c:ext>
            </c:extLst>
          </c:dPt>
          <c:dPt>
            <c:idx val="4"/>
            <c:invertIfNegative val="0"/>
            <c:bubble3D val="0"/>
            <c:spPr>
              <a:solidFill>
                <a:srgbClr val="FFFF00"/>
              </a:solidFill>
              <a:ln>
                <a:solidFill>
                  <a:schemeClr val="tx1"/>
                </a:solidFill>
              </a:ln>
              <a:effectLst/>
            </c:spPr>
            <c:extLst>
              <c:ext xmlns:c16="http://schemas.microsoft.com/office/drawing/2014/chart" uri="{C3380CC4-5D6E-409C-BE32-E72D297353CC}">
                <c16:uniqueId val="{0000000A-A2F3-42D4-81C6-5EFC36E36613}"/>
              </c:ext>
            </c:extLst>
          </c:dPt>
          <c:dPt>
            <c:idx val="5"/>
            <c:invertIfNegative val="0"/>
            <c:bubble3D val="0"/>
            <c:spPr>
              <a:solidFill>
                <a:srgbClr val="00B050"/>
              </a:solidFill>
              <a:ln>
                <a:solidFill>
                  <a:schemeClr val="tx1"/>
                </a:solidFill>
              </a:ln>
              <a:effectLst/>
            </c:spPr>
            <c:extLst>
              <c:ext xmlns:c16="http://schemas.microsoft.com/office/drawing/2014/chart" uri="{C3380CC4-5D6E-409C-BE32-E72D297353CC}">
                <c16:uniqueId val="{0000000C-A2F3-42D4-81C6-5EFC36E36613}"/>
              </c:ext>
            </c:extLst>
          </c:dPt>
          <c:dPt>
            <c:idx val="6"/>
            <c:invertIfNegative val="0"/>
            <c:bubble3D val="0"/>
            <c:spPr>
              <a:solidFill>
                <a:schemeClr val="accent1"/>
              </a:solidFill>
              <a:ln>
                <a:solidFill>
                  <a:schemeClr val="tx1"/>
                </a:solidFill>
              </a:ln>
              <a:effectLst/>
            </c:spPr>
            <c:extLst>
              <c:ext xmlns:c16="http://schemas.microsoft.com/office/drawing/2014/chart" uri="{C3380CC4-5D6E-409C-BE32-E72D297353CC}">
                <c16:uniqueId val="{0000000E-A2F3-42D4-81C6-5EFC36E36613}"/>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10-A2F3-42D4-81C6-5EFC36E36613}"/>
              </c:ext>
            </c:extLst>
          </c:dPt>
          <c:dPt>
            <c:idx val="9"/>
            <c:invertIfNegative val="0"/>
            <c:bubble3D val="0"/>
            <c:spPr>
              <a:solidFill>
                <a:srgbClr val="00B050"/>
              </a:solidFill>
              <a:ln>
                <a:solidFill>
                  <a:schemeClr val="tx1"/>
                </a:solidFill>
              </a:ln>
              <a:effectLst/>
            </c:spPr>
            <c:extLst>
              <c:ext xmlns:c16="http://schemas.microsoft.com/office/drawing/2014/chart" uri="{C3380CC4-5D6E-409C-BE32-E72D297353CC}">
                <c16:uniqueId val="{00000012-A2F3-42D4-81C6-5EFC36E36613}"/>
              </c:ext>
            </c:extLst>
          </c:dPt>
          <c:dPt>
            <c:idx val="10"/>
            <c:invertIfNegative val="0"/>
            <c:bubble3D val="0"/>
            <c:spPr>
              <a:solidFill>
                <a:srgbClr val="FFFF00"/>
              </a:solidFill>
              <a:ln>
                <a:solidFill>
                  <a:schemeClr val="tx1"/>
                </a:solidFill>
              </a:ln>
              <a:effectLst/>
            </c:spPr>
            <c:extLst>
              <c:ext xmlns:c16="http://schemas.microsoft.com/office/drawing/2014/chart" uri="{C3380CC4-5D6E-409C-BE32-E72D297353CC}">
                <c16:uniqueId val="{00000014-A2F3-42D4-81C6-5EFC36E36613}"/>
              </c:ext>
            </c:extLst>
          </c:dPt>
          <c:dPt>
            <c:idx val="11"/>
            <c:invertIfNegative val="0"/>
            <c:bubble3D val="0"/>
            <c:spPr>
              <a:solidFill>
                <a:srgbClr val="00B050"/>
              </a:solidFill>
              <a:ln>
                <a:solidFill>
                  <a:schemeClr val="tx1"/>
                </a:solidFill>
              </a:ln>
              <a:effectLst/>
            </c:spPr>
            <c:extLst>
              <c:ext xmlns:c16="http://schemas.microsoft.com/office/drawing/2014/chart" uri="{C3380CC4-5D6E-409C-BE32-E72D297353CC}">
                <c16:uniqueId val="{00000016-A2F3-42D4-81C6-5EFC36E36613}"/>
              </c:ext>
            </c:extLst>
          </c:dPt>
          <c:cat>
            <c:multiLvlStrRef>
              <c:f>'Taken out 0'!$P$19:$AA$21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0'!$P$23:$AA$23</c:f>
              <c:numCache>
                <c:formatCode>General</c:formatCode>
                <c:ptCount val="12"/>
                <c:pt idx="0">
                  <c:v>0.13417928383884226</c:v>
                </c:pt>
                <c:pt idx="1">
                  <c:v>2.549951199525291E-2</c:v>
                </c:pt>
                <c:pt idx="2">
                  <c:v>0.11026118074420727</c:v>
                </c:pt>
                <c:pt idx="3">
                  <c:v>0.11870694257248382</c:v>
                </c:pt>
                <c:pt idx="4">
                  <c:v>5.474692180812557E-2</c:v>
                </c:pt>
                <c:pt idx="5">
                  <c:v>0.17757274971991222</c:v>
                </c:pt>
                <c:pt idx="6">
                  <c:v>6.2281431057879533E-2</c:v>
                </c:pt>
                <c:pt idx="7">
                  <c:v>3.3880964559035442E-3</c:v>
                </c:pt>
                <c:pt idx="8">
                  <c:v>4.1576918054168632E-2</c:v>
                </c:pt>
                <c:pt idx="9">
                  <c:v>5.6540132954433275E-2</c:v>
                </c:pt>
                <c:pt idx="10">
                  <c:v>0.11896280578007135</c:v>
                </c:pt>
                <c:pt idx="11">
                  <c:v>0.11325710656436272</c:v>
                </c:pt>
              </c:numCache>
            </c:numRef>
          </c:val>
          <c:extLst>
            <c:ext xmlns:c16="http://schemas.microsoft.com/office/drawing/2014/chart" uri="{C3380CC4-5D6E-409C-BE32-E72D297353CC}">
              <c16:uniqueId val="{00000017-A2F3-42D4-81C6-5EFC36E36613}"/>
            </c:ext>
          </c:extLst>
        </c:ser>
        <c:ser>
          <c:idx val="2"/>
          <c:order val="2"/>
          <c:tx>
            <c:strRef>
              <c:f>'Taken out 0'!$O$24</c:f>
              <c:strCache>
                <c:ptCount val="1"/>
                <c:pt idx="0">
                  <c:v>Box 3</c:v>
                </c:pt>
              </c:strCache>
            </c:strRef>
          </c:tx>
          <c:spPr>
            <a:solidFill>
              <a:schemeClr val="accent1"/>
            </a:solidFill>
            <a:ln>
              <a:solidFill>
                <a:schemeClr val="tx1"/>
              </a:solidFill>
            </a:ln>
            <a:effectLst/>
          </c:spPr>
          <c:invertIfNegative val="0"/>
          <c:dPt>
            <c:idx val="1"/>
            <c:invertIfNegative val="0"/>
            <c:bubble3D val="0"/>
            <c:spPr>
              <a:solidFill>
                <a:srgbClr val="00B050"/>
              </a:solidFill>
              <a:ln>
                <a:solidFill>
                  <a:schemeClr val="tx1"/>
                </a:solidFill>
              </a:ln>
              <a:effectLst/>
            </c:spPr>
            <c:extLst>
              <c:ext xmlns:c16="http://schemas.microsoft.com/office/drawing/2014/chart" uri="{C3380CC4-5D6E-409C-BE32-E72D297353CC}">
                <c16:uniqueId val="{00000019-A2F3-42D4-81C6-5EFC36E36613}"/>
              </c:ext>
            </c:extLst>
          </c:dPt>
          <c:dPt>
            <c:idx val="2"/>
            <c:invertIfNegative val="0"/>
            <c:bubble3D val="0"/>
            <c:spPr>
              <a:solidFill>
                <a:srgbClr val="FFFF00"/>
              </a:solidFill>
              <a:ln>
                <a:solidFill>
                  <a:schemeClr val="tx1"/>
                </a:solidFill>
              </a:ln>
              <a:effectLst/>
            </c:spPr>
            <c:extLst>
              <c:ext xmlns:c16="http://schemas.microsoft.com/office/drawing/2014/chart" uri="{C3380CC4-5D6E-409C-BE32-E72D297353CC}">
                <c16:uniqueId val="{0000001B-A2F3-42D4-81C6-5EFC36E36613}"/>
              </c:ext>
            </c:extLst>
          </c:dPt>
          <c:dPt>
            <c:idx val="3"/>
            <c:invertIfNegative val="0"/>
            <c:bubble3D val="0"/>
            <c:spPr>
              <a:solidFill>
                <a:srgbClr val="00B050"/>
              </a:solidFill>
              <a:ln>
                <a:solidFill>
                  <a:schemeClr val="tx1"/>
                </a:solidFill>
              </a:ln>
              <a:effectLst/>
            </c:spPr>
            <c:extLst>
              <c:ext xmlns:c16="http://schemas.microsoft.com/office/drawing/2014/chart" uri="{C3380CC4-5D6E-409C-BE32-E72D297353CC}">
                <c16:uniqueId val="{0000001D-A2F3-42D4-81C6-5EFC36E36613}"/>
              </c:ext>
            </c:extLst>
          </c:dPt>
          <c:dPt>
            <c:idx val="4"/>
            <c:invertIfNegative val="0"/>
            <c:bubble3D val="0"/>
            <c:spPr>
              <a:solidFill>
                <a:srgbClr val="FFFF00"/>
              </a:solidFill>
              <a:ln>
                <a:solidFill>
                  <a:schemeClr val="tx1"/>
                </a:solidFill>
              </a:ln>
              <a:effectLst/>
            </c:spPr>
            <c:extLst>
              <c:ext xmlns:c16="http://schemas.microsoft.com/office/drawing/2014/chart" uri="{C3380CC4-5D6E-409C-BE32-E72D297353CC}">
                <c16:uniqueId val="{0000001F-A2F3-42D4-81C6-5EFC36E36613}"/>
              </c:ext>
            </c:extLst>
          </c:dPt>
          <c:dPt>
            <c:idx val="5"/>
            <c:invertIfNegative val="0"/>
            <c:bubble3D val="0"/>
            <c:spPr>
              <a:solidFill>
                <a:srgbClr val="00B050"/>
              </a:solidFill>
              <a:ln>
                <a:solidFill>
                  <a:schemeClr val="tx1"/>
                </a:solidFill>
              </a:ln>
              <a:effectLst/>
            </c:spPr>
            <c:extLst>
              <c:ext xmlns:c16="http://schemas.microsoft.com/office/drawing/2014/chart" uri="{C3380CC4-5D6E-409C-BE32-E72D297353CC}">
                <c16:uniqueId val="{00000021-A2F3-42D4-81C6-5EFC36E36613}"/>
              </c:ext>
            </c:extLst>
          </c:dPt>
          <c:dPt>
            <c:idx val="7"/>
            <c:invertIfNegative val="0"/>
            <c:bubble3D val="0"/>
            <c:spPr>
              <a:solidFill>
                <a:srgbClr val="00B050"/>
              </a:solidFill>
              <a:ln>
                <a:solidFill>
                  <a:schemeClr val="tx1"/>
                </a:solidFill>
              </a:ln>
              <a:effectLst/>
            </c:spPr>
            <c:extLst>
              <c:ext xmlns:c16="http://schemas.microsoft.com/office/drawing/2014/chart" uri="{C3380CC4-5D6E-409C-BE32-E72D297353CC}">
                <c16:uniqueId val="{00000023-A2F3-42D4-81C6-5EFC36E36613}"/>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25-A2F3-42D4-81C6-5EFC36E36613}"/>
              </c:ext>
            </c:extLst>
          </c:dPt>
          <c:dPt>
            <c:idx val="9"/>
            <c:invertIfNegative val="0"/>
            <c:bubble3D val="0"/>
            <c:spPr>
              <a:solidFill>
                <a:srgbClr val="00B050"/>
              </a:solidFill>
              <a:ln>
                <a:solidFill>
                  <a:schemeClr val="tx1"/>
                </a:solidFill>
              </a:ln>
              <a:effectLst/>
            </c:spPr>
            <c:extLst>
              <c:ext xmlns:c16="http://schemas.microsoft.com/office/drawing/2014/chart" uri="{C3380CC4-5D6E-409C-BE32-E72D297353CC}">
                <c16:uniqueId val="{00000027-A2F3-42D4-81C6-5EFC36E36613}"/>
              </c:ext>
            </c:extLst>
          </c:dPt>
          <c:dPt>
            <c:idx val="10"/>
            <c:invertIfNegative val="0"/>
            <c:bubble3D val="0"/>
            <c:spPr>
              <a:solidFill>
                <a:srgbClr val="FFFF00"/>
              </a:solidFill>
              <a:ln>
                <a:solidFill>
                  <a:schemeClr val="tx1"/>
                </a:solidFill>
              </a:ln>
              <a:effectLst/>
            </c:spPr>
            <c:extLst>
              <c:ext xmlns:c16="http://schemas.microsoft.com/office/drawing/2014/chart" uri="{C3380CC4-5D6E-409C-BE32-E72D297353CC}">
                <c16:uniqueId val="{00000029-A2F3-42D4-81C6-5EFC36E36613}"/>
              </c:ext>
            </c:extLst>
          </c:dPt>
          <c:dPt>
            <c:idx val="11"/>
            <c:invertIfNegative val="0"/>
            <c:bubble3D val="0"/>
            <c:spPr>
              <a:solidFill>
                <a:srgbClr val="00B050"/>
              </a:solidFill>
              <a:ln>
                <a:solidFill>
                  <a:schemeClr val="tx1"/>
                </a:solidFill>
              </a:ln>
              <a:effectLst/>
            </c:spPr>
            <c:extLst>
              <c:ext xmlns:c16="http://schemas.microsoft.com/office/drawing/2014/chart" uri="{C3380CC4-5D6E-409C-BE32-E72D297353CC}">
                <c16:uniqueId val="{0000002B-A2F3-42D4-81C6-5EFC36E36613}"/>
              </c:ext>
            </c:extLst>
          </c:dPt>
          <c:errBars>
            <c:errBarType val="plus"/>
            <c:errValType val="cust"/>
            <c:noEndCap val="0"/>
            <c:plus>
              <c:numRef>
                <c:f>'Taken out 0'!$P$25:$AA$25</c:f>
                <c:numCache>
                  <c:formatCode>General</c:formatCode>
                  <c:ptCount val="12"/>
                  <c:pt idx="0">
                    <c:v>2.4407716704555327E-2</c:v>
                  </c:pt>
                  <c:pt idx="1">
                    <c:v>0.13250514448310202</c:v>
                  </c:pt>
                  <c:pt idx="2">
                    <c:v>0.22215632912708827</c:v>
                  </c:pt>
                  <c:pt idx="3">
                    <c:v>1.9344388010142488E-2</c:v>
                  </c:pt>
                  <c:pt idx="4">
                    <c:v>9.2678942145457022E-2</c:v>
                  </c:pt>
                  <c:pt idx="5">
                    <c:v>4.7066771493189385E-3</c:v>
                  </c:pt>
                  <c:pt idx="6">
                    <c:v>0.1395319935186482</c:v>
                  </c:pt>
                  <c:pt idx="7">
                    <c:v>7.11917776267601E-2</c:v>
                  </c:pt>
                  <c:pt idx="8">
                    <c:v>4.6861088016299735E-2</c:v>
                  </c:pt>
                  <c:pt idx="9">
                    <c:v>2.9913841361018823E-2</c:v>
                  </c:pt>
                  <c:pt idx="10">
                    <c:v>4.5625085140777455E-2</c:v>
                  </c:pt>
                  <c:pt idx="11">
                    <c:v>7.1411928215014631E-2</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'Taken out 0'!$P$19:$AA$21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0'!$P$24:$AA$24</c:f>
              <c:numCache>
                <c:formatCode>General</c:formatCode>
                <c:ptCount val="12"/>
                <c:pt idx="0">
                  <c:v>8.4182334929718605E-2</c:v>
                </c:pt>
                <c:pt idx="1">
                  <c:v>5.8972253449782519E-2</c:v>
                </c:pt>
                <c:pt idx="2">
                  <c:v>0.14309928539469019</c:v>
                </c:pt>
                <c:pt idx="3">
                  <c:v>0.10928555471716794</c:v>
                </c:pt>
                <c:pt idx="4">
                  <c:v>7.0331967267954987E-2</c:v>
                </c:pt>
                <c:pt idx="5">
                  <c:v>0.15719437830899485</c:v>
                </c:pt>
                <c:pt idx="6">
                  <c:v>0.1116819584502351</c:v>
                </c:pt>
                <c:pt idx="7">
                  <c:v>0.10840953390458352</c:v>
                </c:pt>
                <c:pt idx="8">
                  <c:v>5.0253541474858832E-2</c:v>
                </c:pt>
                <c:pt idx="9">
                  <c:v>2.9913841361018934E-2</c:v>
                </c:pt>
                <c:pt idx="10">
                  <c:v>4.6128636747555629E-2</c:v>
                </c:pt>
                <c:pt idx="11">
                  <c:v>3.6908801929877333E-2</c:v>
                </c:pt>
              </c:numCache>
            </c:numRef>
          </c:val>
          <c:extLst>
            <c:ext xmlns:c16="http://schemas.microsoft.com/office/drawing/2014/chart" uri="{C3380CC4-5D6E-409C-BE32-E72D297353CC}">
              <c16:uniqueId val="{0000002C-A2F3-42D4-81C6-5EFC36E36613}"/>
            </c:ext>
          </c:extLst>
        </c:ser>
        <c:dLbls>
          <c:showLegendKey val="0"/>
          <c:showVal val="0"/>
          <c:showCatName val="0"/>
          <c:showSerName val="0"/>
          <c:showPercent val="0"/>
          <c:showBubbleSize val="0"/>
        </c:dLbls>
        <c:gapWidth val="150"/>
        <c:overlap val="100"/>
        <c:axId val="1643788927"/>
        <c:axId val="1643788511"/>
      </c:barChart>
      <c:catAx>
        <c:axId val="1643788927"/>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AU"/>
                  <a:t>Habitat, Veregtation types &amp; Seasons</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43788511"/>
        <c:crosses val="autoZero"/>
        <c:auto val="1"/>
        <c:lblAlgn val="ctr"/>
        <c:lblOffset val="100"/>
        <c:noMultiLvlLbl val="0"/>
      </c:catAx>
      <c:valAx>
        <c:axId val="1643788511"/>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AU"/>
                  <a:t>Evenness score</a:t>
                </a:r>
              </a:p>
            </c:rich>
          </c:tx>
          <c:layout>
            <c:manualLayout>
              <c:xMode val="edge"/>
              <c:yMode val="edge"/>
              <c:x val="2.1953896816684963E-2"/>
              <c:y val="0.2007159074440848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437889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4">
    <c:autoUpdate val="0"/>
  </c:externalData>
  <c:userShapes r:id="rId5"/>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7097862767154111E-2"/>
          <c:y val="5.2536825753923613E-2"/>
          <c:w val="0.88337649654258332"/>
          <c:h val="0.40958868513528834"/>
        </c:manualLayout>
      </c:layout>
      <c:barChart>
        <c:barDir val="col"/>
        <c:grouping val="stacked"/>
        <c:varyColors val="0"/>
        <c:ser>
          <c:idx val="0"/>
          <c:order val="0"/>
          <c:tx>
            <c:strRef>
              <c:f>'Box plot of each sp vege'!$A$22</c:f>
              <c:strCache>
                <c:ptCount val="1"/>
                <c:pt idx="0">
                  <c:v>Box 1</c:v>
                </c:pt>
              </c:strCache>
            </c:strRef>
          </c:tx>
          <c:spPr>
            <a:noFill/>
            <a:ln>
              <a:noFill/>
            </a:ln>
            <a:effectLst/>
          </c:spPr>
          <c:invertIfNegative val="0"/>
          <c:errBars>
            <c:errBarType val="both"/>
            <c:errValType val="cust"/>
            <c:noEndCap val="0"/>
            <c:plus>
              <c:numLit>
                <c:formatCode>General</c:formatCode>
                <c:ptCount val="1"/>
                <c:pt idx="0">
                  <c:v>1</c:v>
                </c:pt>
              </c:numLit>
            </c:plus>
            <c:minus>
              <c:numRef>
                <c:f>'Box plot of each sp vege'!$B$26:$S$26</c:f>
                <c:numCache>
                  <c:formatCode>General</c:formatCode>
                  <c:ptCount val="18"/>
                  <c:pt idx="0">
                    <c:v>7</c:v>
                  </c:pt>
                  <c:pt idx="1">
                    <c:v>0</c:v>
                  </c:pt>
                  <c:pt idx="2">
                    <c:v>0</c:v>
                  </c:pt>
                  <c:pt idx="3">
                    <c:v>1</c:v>
                  </c:pt>
                  <c:pt idx="4">
                    <c:v>0</c:v>
                  </c:pt>
                  <c:pt idx="5">
                    <c:v>0</c:v>
                  </c:pt>
                  <c:pt idx="6">
                    <c:v>3</c:v>
                  </c:pt>
                  <c:pt idx="7">
                    <c:v>1</c:v>
                  </c:pt>
                  <c:pt idx="8">
                    <c:v>3</c:v>
                  </c:pt>
                  <c:pt idx="9">
                    <c:v>7</c:v>
                  </c:pt>
                  <c:pt idx="10">
                    <c:v>0</c:v>
                  </c:pt>
                  <c:pt idx="11">
                    <c:v>0</c:v>
                  </c:pt>
                  <c:pt idx="12">
                    <c:v>1</c:v>
                  </c:pt>
                  <c:pt idx="13">
                    <c:v>10</c:v>
                  </c:pt>
                  <c:pt idx="14">
                    <c:v>0</c:v>
                  </c:pt>
                  <c:pt idx="15">
                    <c:v>0</c:v>
                  </c:pt>
                  <c:pt idx="16">
                    <c:v>2</c:v>
                  </c:pt>
                  <c:pt idx="17">
                    <c:v>0</c:v>
                  </c:pt>
                </c:numCache>
              </c:numRef>
            </c:minus>
            <c:spPr>
              <a:noFill/>
              <a:ln w="9525" cap="flat" cmpd="sng" algn="ctr">
                <a:solidFill>
                  <a:schemeClr val="tx1">
                    <a:lumMod val="65000"/>
                    <a:lumOff val="35000"/>
                  </a:schemeClr>
                </a:solidFill>
                <a:round/>
              </a:ln>
              <a:effectLst/>
            </c:spPr>
          </c:errBars>
          <c:cat>
            <c:multiLvlStrRef>
              <c:f>'Box plot of each sp vege'!$B$19:$S$21</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vege'!$B$22:$S$22</c:f>
              <c:numCache>
                <c:formatCode>General</c:formatCode>
                <c:ptCount val="18"/>
                <c:pt idx="0">
                  <c:v>7</c:v>
                </c:pt>
                <c:pt idx="1">
                  <c:v>0</c:v>
                </c:pt>
                <c:pt idx="2">
                  <c:v>0</c:v>
                </c:pt>
                <c:pt idx="3">
                  <c:v>1</c:v>
                </c:pt>
                <c:pt idx="4">
                  <c:v>0</c:v>
                </c:pt>
                <c:pt idx="5">
                  <c:v>0</c:v>
                </c:pt>
                <c:pt idx="6">
                  <c:v>3</c:v>
                </c:pt>
                <c:pt idx="7">
                  <c:v>1</c:v>
                </c:pt>
                <c:pt idx="8">
                  <c:v>3</c:v>
                </c:pt>
                <c:pt idx="9">
                  <c:v>10</c:v>
                </c:pt>
                <c:pt idx="10">
                  <c:v>0</c:v>
                </c:pt>
                <c:pt idx="11">
                  <c:v>0</c:v>
                </c:pt>
                <c:pt idx="12">
                  <c:v>8</c:v>
                </c:pt>
                <c:pt idx="13">
                  <c:v>12</c:v>
                </c:pt>
                <c:pt idx="14">
                  <c:v>3</c:v>
                </c:pt>
                <c:pt idx="15">
                  <c:v>13</c:v>
                </c:pt>
                <c:pt idx="16">
                  <c:v>2</c:v>
                </c:pt>
                <c:pt idx="17">
                  <c:v>0</c:v>
                </c:pt>
              </c:numCache>
            </c:numRef>
          </c:val>
          <c:extLst>
            <c:ext xmlns:c16="http://schemas.microsoft.com/office/drawing/2014/chart" uri="{C3380CC4-5D6E-409C-BE32-E72D297353CC}">
              <c16:uniqueId val="{00000000-98D4-464E-A670-4D09150A7287}"/>
            </c:ext>
          </c:extLst>
        </c:ser>
        <c:ser>
          <c:idx val="1"/>
          <c:order val="1"/>
          <c:tx>
            <c:strRef>
              <c:f>'Box plot of each sp vege'!$A$23</c:f>
              <c:strCache>
                <c:ptCount val="1"/>
                <c:pt idx="0">
                  <c:v>Box 2</c:v>
                </c:pt>
              </c:strCache>
            </c:strRef>
          </c:tx>
          <c:spPr>
            <a:solidFill>
              <a:schemeClr val="accent1"/>
            </a:solidFill>
            <a:ln>
              <a:solidFill>
                <a:schemeClr val="tx1"/>
              </a:solidFill>
            </a:ln>
            <a:effectLst/>
          </c:spPr>
          <c:invertIfNegative val="0"/>
          <c:dPt>
            <c:idx val="14"/>
            <c:invertIfNegative val="0"/>
            <c:bubble3D val="0"/>
            <c:spPr>
              <a:solidFill>
                <a:srgbClr val="FFFF00"/>
              </a:solidFill>
              <a:ln>
                <a:solidFill>
                  <a:schemeClr val="tx1"/>
                </a:solidFill>
              </a:ln>
              <a:effectLst/>
            </c:spPr>
            <c:extLst>
              <c:ext xmlns:c16="http://schemas.microsoft.com/office/drawing/2014/chart" uri="{C3380CC4-5D6E-409C-BE32-E72D297353CC}">
                <c16:uniqueId val="{00000002-98D4-464E-A670-4D09150A7287}"/>
              </c:ext>
            </c:extLst>
          </c:dPt>
          <c:dPt>
            <c:idx val="16"/>
            <c:invertIfNegative val="0"/>
            <c:bubble3D val="0"/>
            <c:spPr>
              <a:solidFill>
                <a:srgbClr val="FF0000"/>
              </a:solidFill>
              <a:ln>
                <a:solidFill>
                  <a:schemeClr val="tx1"/>
                </a:solidFill>
              </a:ln>
              <a:effectLst/>
            </c:spPr>
            <c:extLst>
              <c:ext xmlns:c16="http://schemas.microsoft.com/office/drawing/2014/chart" uri="{C3380CC4-5D6E-409C-BE32-E72D297353CC}">
                <c16:uniqueId val="{00000004-98D4-464E-A670-4D09150A7287}"/>
              </c:ext>
            </c:extLst>
          </c:dPt>
          <c:cat>
            <c:multiLvlStrRef>
              <c:f>'Box plot of each sp vege'!$B$19:$S$21</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vege'!$B$23:$S$23</c:f>
              <c:numCache>
                <c:formatCode>General</c:formatCode>
                <c:ptCount val="18"/>
                <c:pt idx="0">
                  <c:v>120</c:v>
                </c:pt>
                <c:pt idx="1">
                  <c:v>0</c:v>
                </c:pt>
                <c:pt idx="2">
                  <c:v>0</c:v>
                </c:pt>
                <c:pt idx="3">
                  <c:v>12</c:v>
                </c:pt>
                <c:pt idx="4">
                  <c:v>0</c:v>
                </c:pt>
                <c:pt idx="5">
                  <c:v>1</c:v>
                </c:pt>
                <c:pt idx="6">
                  <c:v>1</c:v>
                </c:pt>
                <c:pt idx="7">
                  <c:v>1</c:v>
                </c:pt>
                <c:pt idx="8">
                  <c:v>0</c:v>
                </c:pt>
                <c:pt idx="9">
                  <c:v>0</c:v>
                </c:pt>
                <c:pt idx="10">
                  <c:v>0</c:v>
                </c:pt>
                <c:pt idx="11">
                  <c:v>0</c:v>
                </c:pt>
                <c:pt idx="12">
                  <c:v>6</c:v>
                </c:pt>
                <c:pt idx="13">
                  <c:v>1</c:v>
                </c:pt>
                <c:pt idx="14">
                  <c:v>3</c:v>
                </c:pt>
                <c:pt idx="15">
                  <c:v>4</c:v>
                </c:pt>
                <c:pt idx="16">
                  <c:v>4</c:v>
                </c:pt>
                <c:pt idx="17">
                  <c:v>1</c:v>
                </c:pt>
              </c:numCache>
            </c:numRef>
          </c:val>
          <c:extLst>
            <c:ext xmlns:c16="http://schemas.microsoft.com/office/drawing/2014/chart" uri="{C3380CC4-5D6E-409C-BE32-E72D297353CC}">
              <c16:uniqueId val="{00000005-98D4-464E-A670-4D09150A7287}"/>
            </c:ext>
          </c:extLst>
        </c:ser>
        <c:ser>
          <c:idx val="2"/>
          <c:order val="2"/>
          <c:tx>
            <c:strRef>
              <c:f>'Box plot of each sp vege'!$A$24</c:f>
              <c:strCache>
                <c:ptCount val="1"/>
                <c:pt idx="0">
                  <c:v>Box 3</c:v>
                </c:pt>
              </c:strCache>
            </c:strRef>
          </c:tx>
          <c:spPr>
            <a:solidFill>
              <a:schemeClr val="accent1"/>
            </a:solidFill>
            <a:ln>
              <a:solidFill>
                <a:schemeClr val="tx1"/>
              </a:solidFill>
            </a:ln>
            <a:effectLst/>
          </c:spPr>
          <c:invertIfNegative val="0"/>
          <c:dPt>
            <c:idx val="4"/>
            <c:invertIfNegative val="0"/>
            <c:bubble3D val="0"/>
            <c:spPr>
              <a:solidFill>
                <a:srgbClr val="FF0000"/>
              </a:solidFill>
              <a:ln>
                <a:solidFill>
                  <a:schemeClr val="tx1"/>
                </a:solidFill>
              </a:ln>
              <a:effectLst/>
            </c:spPr>
            <c:extLst>
              <c:ext xmlns:c16="http://schemas.microsoft.com/office/drawing/2014/chart" uri="{C3380CC4-5D6E-409C-BE32-E72D297353CC}">
                <c16:uniqueId val="{00000007-98D4-464E-A670-4D09150A7287}"/>
              </c:ext>
            </c:extLst>
          </c:dPt>
          <c:dPt>
            <c:idx val="5"/>
            <c:invertIfNegative val="0"/>
            <c:bubble3D val="0"/>
            <c:spPr>
              <a:solidFill>
                <a:srgbClr val="FFFF00"/>
              </a:solidFill>
              <a:ln>
                <a:solidFill>
                  <a:schemeClr val="tx1"/>
                </a:solidFill>
              </a:ln>
              <a:effectLst/>
            </c:spPr>
            <c:extLst>
              <c:ext xmlns:c16="http://schemas.microsoft.com/office/drawing/2014/chart" uri="{C3380CC4-5D6E-409C-BE32-E72D297353CC}">
                <c16:uniqueId val="{00000009-98D4-464E-A670-4D09150A7287}"/>
              </c:ext>
            </c:extLst>
          </c:dPt>
          <c:dPt>
            <c:idx val="7"/>
            <c:invertIfNegative val="0"/>
            <c:bubble3D val="0"/>
            <c:spPr>
              <a:solidFill>
                <a:srgbClr val="FF0000"/>
              </a:solidFill>
              <a:ln>
                <a:solidFill>
                  <a:schemeClr val="tx1"/>
                </a:solidFill>
              </a:ln>
              <a:effectLst/>
            </c:spPr>
            <c:extLst>
              <c:ext xmlns:c16="http://schemas.microsoft.com/office/drawing/2014/chart" uri="{C3380CC4-5D6E-409C-BE32-E72D297353CC}">
                <c16:uniqueId val="{0000000B-98D4-464E-A670-4D09150A7287}"/>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0D-98D4-464E-A670-4D09150A7287}"/>
              </c:ext>
            </c:extLst>
          </c:dPt>
          <c:dPt>
            <c:idx val="13"/>
            <c:invertIfNegative val="0"/>
            <c:bubble3D val="0"/>
            <c:spPr>
              <a:solidFill>
                <a:srgbClr val="FF0000"/>
              </a:solidFill>
              <a:ln>
                <a:solidFill>
                  <a:schemeClr val="tx1"/>
                </a:solidFill>
              </a:ln>
              <a:effectLst/>
            </c:spPr>
            <c:extLst>
              <c:ext xmlns:c16="http://schemas.microsoft.com/office/drawing/2014/chart" uri="{C3380CC4-5D6E-409C-BE32-E72D297353CC}">
                <c16:uniqueId val="{0000000F-98D4-464E-A670-4D09150A7287}"/>
              </c:ext>
            </c:extLst>
          </c:dPt>
          <c:dPt>
            <c:idx val="14"/>
            <c:invertIfNegative val="0"/>
            <c:bubble3D val="0"/>
            <c:spPr>
              <a:solidFill>
                <a:srgbClr val="FFFF00"/>
              </a:solidFill>
              <a:ln>
                <a:solidFill>
                  <a:schemeClr val="tx1"/>
                </a:solidFill>
              </a:ln>
              <a:effectLst/>
            </c:spPr>
            <c:extLst>
              <c:ext xmlns:c16="http://schemas.microsoft.com/office/drawing/2014/chart" uri="{C3380CC4-5D6E-409C-BE32-E72D297353CC}">
                <c16:uniqueId val="{00000011-98D4-464E-A670-4D09150A7287}"/>
              </c:ext>
            </c:extLst>
          </c:dPt>
          <c:dPt>
            <c:idx val="16"/>
            <c:invertIfNegative val="0"/>
            <c:bubble3D val="0"/>
            <c:spPr>
              <a:solidFill>
                <a:srgbClr val="FF0000"/>
              </a:solidFill>
              <a:ln>
                <a:solidFill>
                  <a:schemeClr val="tx1"/>
                </a:solidFill>
              </a:ln>
              <a:effectLst/>
            </c:spPr>
            <c:extLst>
              <c:ext xmlns:c16="http://schemas.microsoft.com/office/drawing/2014/chart" uri="{C3380CC4-5D6E-409C-BE32-E72D297353CC}">
                <c16:uniqueId val="{00000013-98D4-464E-A670-4D09150A7287}"/>
              </c:ext>
            </c:extLst>
          </c:dPt>
          <c:errBars>
            <c:errBarType val="plus"/>
            <c:errValType val="cust"/>
            <c:noEndCap val="0"/>
            <c:plus>
              <c:numRef>
                <c:f>'Box plot of each sp vege'!$B$25:$S$25</c:f>
                <c:numCache>
                  <c:formatCode>General</c:formatCode>
                  <c:ptCount val="18"/>
                  <c:pt idx="0">
                    <c:v>102</c:v>
                  </c:pt>
                  <c:pt idx="1">
                    <c:v>1</c:v>
                  </c:pt>
                  <c:pt idx="2">
                    <c:v>2</c:v>
                  </c:pt>
                  <c:pt idx="3">
                    <c:v>301</c:v>
                  </c:pt>
                  <c:pt idx="4">
                    <c:v>1</c:v>
                  </c:pt>
                  <c:pt idx="5">
                    <c:v>4</c:v>
                  </c:pt>
                  <c:pt idx="6">
                    <c:v>4</c:v>
                  </c:pt>
                  <c:pt idx="7">
                    <c:v>3</c:v>
                  </c:pt>
                  <c:pt idx="8">
                    <c:v>1</c:v>
                  </c:pt>
                  <c:pt idx="9">
                    <c:v>103</c:v>
                  </c:pt>
                  <c:pt idx="10">
                    <c:v>0</c:v>
                  </c:pt>
                  <c:pt idx="11">
                    <c:v>4</c:v>
                  </c:pt>
                  <c:pt idx="12">
                    <c:v>75</c:v>
                  </c:pt>
                  <c:pt idx="13">
                    <c:v>10</c:v>
                  </c:pt>
                  <c:pt idx="14">
                    <c:v>24</c:v>
                  </c:pt>
                  <c:pt idx="15">
                    <c:v>13</c:v>
                  </c:pt>
                  <c:pt idx="16">
                    <c:v>42</c:v>
                  </c:pt>
                  <c:pt idx="17">
                    <c:v>5</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'Box plot of each sp vege'!$B$19:$S$21</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vege'!$B$24:$S$24</c:f>
              <c:numCache>
                <c:formatCode>General</c:formatCode>
                <c:ptCount val="18"/>
                <c:pt idx="0">
                  <c:v>46</c:v>
                </c:pt>
                <c:pt idx="1">
                  <c:v>0</c:v>
                </c:pt>
                <c:pt idx="2">
                  <c:v>0</c:v>
                </c:pt>
                <c:pt idx="3">
                  <c:v>14</c:v>
                </c:pt>
                <c:pt idx="4">
                  <c:v>2</c:v>
                </c:pt>
                <c:pt idx="5">
                  <c:v>3</c:v>
                </c:pt>
                <c:pt idx="6">
                  <c:v>7</c:v>
                </c:pt>
                <c:pt idx="7">
                  <c:v>2</c:v>
                </c:pt>
                <c:pt idx="8">
                  <c:v>1</c:v>
                </c:pt>
                <c:pt idx="9">
                  <c:v>298</c:v>
                </c:pt>
                <c:pt idx="10">
                  <c:v>0</c:v>
                </c:pt>
                <c:pt idx="11">
                  <c:v>0</c:v>
                </c:pt>
                <c:pt idx="12">
                  <c:v>0</c:v>
                </c:pt>
                <c:pt idx="13">
                  <c:v>3</c:v>
                </c:pt>
                <c:pt idx="14">
                  <c:v>1</c:v>
                </c:pt>
                <c:pt idx="15">
                  <c:v>4</c:v>
                </c:pt>
                <c:pt idx="16">
                  <c:v>1</c:v>
                </c:pt>
                <c:pt idx="17">
                  <c:v>0</c:v>
                </c:pt>
              </c:numCache>
            </c:numRef>
          </c:val>
          <c:extLst>
            <c:ext xmlns:c16="http://schemas.microsoft.com/office/drawing/2014/chart" uri="{C3380CC4-5D6E-409C-BE32-E72D297353CC}">
              <c16:uniqueId val="{00000014-98D4-464E-A670-4D09150A7287}"/>
            </c:ext>
          </c:extLst>
        </c:ser>
        <c:dLbls>
          <c:showLegendKey val="0"/>
          <c:showVal val="0"/>
          <c:showCatName val="0"/>
          <c:showSerName val="0"/>
          <c:showPercent val="0"/>
          <c:showBubbleSize val="0"/>
        </c:dLbls>
        <c:gapWidth val="150"/>
        <c:overlap val="100"/>
        <c:axId val="1537539199"/>
        <c:axId val="1537537535"/>
      </c:barChart>
      <c:catAx>
        <c:axId val="15375391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Vegetation types, Species &amp; Seasons</a:t>
                </a:r>
              </a:p>
            </c:rich>
          </c:tx>
          <c:layout>
            <c:manualLayout>
              <c:xMode val="edge"/>
              <c:yMode val="edge"/>
              <c:x val="0.36758817938455368"/>
              <c:y val="0.9308527059117610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537535"/>
        <c:crosses val="autoZero"/>
        <c:auto val="1"/>
        <c:lblAlgn val="ctr"/>
        <c:lblOffset val="100"/>
        <c:noMultiLvlLbl val="0"/>
      </c:catAx>
      <c:valAx>
        <c:axId val="15375375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search-phase passes</a:t>
                </a:r>
              </a:p>
            </c:rich>
          </c:tx>
          <c:layout>
            <c:manualLayout>
              <c:xMode val="edge"/>
              <c:yMode val="edge"/>
              <c:x val="1.0810334754667295E-2"/>
              <c:y val="3.789995000624921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5391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35451390645746"/>
          <c:y val="7.8732235366015826E-2"/>
          <c:w val="0.86885393203536243"/>
          <c:h val="0.41356096208419507"/>
        </c:manualLayout>
      </c:layout>
      <c:barChart>
        <c:barDir val="col"/>
        <c:grouping val="stacked"/>
        <c:varyColors val="0"/>
        <c:ser>
          <c:idx val="0"/>
          <c:order val="0"/>
          <c:tx>
            <c:strRef>
              <c:f>'Box plot of each sp vege'!$A$78</c:f>
              <c:strCache>
                <c:ptCount val="1"/>
                <c:pt idx="0">
                  <c:v>Box 1</c:v>
                </c:pt>
              </c:strCache>
            </c:strRef>
          </c:tx>
          <c:spPr>
            <a:solidFill>
              <a:schemeClr val="accent1"/>
            </a:solidFill>
            <a:ln>
              <a:noFill/>
            </a:ln>
            <a:effectLst/>
          </c:spPr>
          <c:invertIfNegative val="0"/>
          <c:dPt>
            <c:idx val="0"/>
            <c:invertIfNegative val="0"/>
            <c:bubble3D val="0"/>
            <c:spPr>
              <a:noFill/>
              <a:ln>
                <a:noFill/>
              </a:ln>
              <a:effectLst/>
            </c:spPr>
            <c:extLst>
              <c:ext xmlns:c16="http://schemas.microsoft.com/office/drawing/2014/chart" uri="{C3380CC4-5D6E-409C-BE32-E72D297353CC}">
                <c16:uniqueId val="{00000001-946B-476C-A446-85A51F5E9984}"/>
              </c:ext>
            </c:extLst>
          </c:dPt>
          <c:errBars>
            <c:errBarType val="minus"/>
            <c:errValType val="cust"/>
            <c:noEndCap val="0"/>
            <c:plus>
              <c:numLit>
                <c:formatCode>General</c:formatCode>
                <c:ptCount val="1"/>
                <c:pt idx="0">
                  <c:v>1</c:v>
                </c:pt>
              </c:numLit>
            </c:plus>
            <c:minus>
              <c:numRef>
                <c:f>'Box plot of each sp vege'!$B$82:$S$82</c:f>
                <c:numCache>
                  <c:formatCode>General</c:formatCode>
                  <c:ptCount val="18"/>
                  <c:pt idx="0">
                    <c:v>2</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numCache>
              </c:numRef>
            </c:minus>
            <c:spPr>
              <a:noFill/>
              <a:ln w="9525" cap="flat" cmpd="sng" algn="ctr">
                <a:solidFill>
                  <a:schemeClr val="tx1">
                    <a:lumMod val="65000"/>
                    <a:lumOff val="35000"/>
                  </a:schemeClr>
                </a:solidFill>
                <a:round/>
              </a:ln>
              <a:effectLst/>
            </c:spPr>
          </c:errBars>
          <c:cat>
            <c:multiLvlStrRef>
              <c:f>'Box plot of each sp vege'!$B$75:$S$77</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vege'!$B$78:$S$78</c:f>
              <c:numCache>
                <c:formatCode>General</c:formatCode>
                <c:ptCount val="18"/>
                <c:pt idx="0">
                  <c:v>2</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numCache>
            </c:numRef>
          </c:val>
          <c:extLst>
            <c:ext xmlns:c16="http://schemas.microsoft.com/office/drawing/2014/chart" uri="{C3380CC4-5D6E-409C-BE32-E72D297353CC}">
              <c16:uniqueId val="{00000002-946B-476C-A446-85A51F5E9984}"/>
            </c:ext>
          </c:extLst>
        </c:ser>
        <c:ser>
          <c:idx val="1"/>
          <c:order val="1"/>
          <c:tx>
            <c:strRef>
              <c:f>'Box plot of each sp vege'!$A$79</c:f>
              <c:strCache>
                <c:ptCount val="1"/>
                <c:pt idx="0">
                  <c:v>Box 2</c:v>
                </c:pt>
              </c:strCache>
            </c:strRef>
          </c:tx>
          <c:spPr>
            <a:solidFill>
              <a:schemeClr val="accent2"/>
            </a:solidFill>
            <a:ln>
              <a:noFill/>
            </a:ln>
            <a:effectLst/>
          </c:spPr>
          <c:invertIfNegative val="0"/>
          <c:dPt>
            <c:idx val="0"/>
            <c:invertIfNegative val="0"/>
            <c:bubble3D val="0"/>
            <c:spPr>
              <a:solidFill>
                <a:schemeClr val="accent1"/>
              </a:solidFill>
              <a:ln>
                <a:solidFill>
                  <a:schemeClr val="tx1"/>
                </a:solidFill>
              </a:ln>
              <a:effectLst/>
            </c:spPr>
            <c:extLst>
              <c:ext xmlns:c16="http://schemas.microsoft.com/office/drawing/2014/chart" uri="{C3380CC4-5D6E-409C-BE32-E72D297353CC}">
                <c16:uniqueId val="{00000004-946B-476C-A446-85A51F5E9984}"/>
              </c:ext>
            </c:extLst>
          </c:dPt>
          <c:dPt>
            <c:idx val="9"/>
            <c:invertIfNegative val="0"/>
            <c:bubble3D val="0"/>
            <c:spPr>
              <a:solidFill>
                <a:schemeClr val="accent1"/>
              </a:solidFill>
              <a:ln>
                <a:solidFill>
                  <a:schemeClr val="tx1"/>
                </a:solidFill>
              </a:ln>
              <a:effectLst/>
            </c:spPr>
            <c:extLst>
              <c:ext xmlns:c16="http://schemas.microsoft.com/office/drawing/2014/chart" uri="{C3380CC4-5D6E-409C-BE32-E72D297353CC}">
                <c16:uniqueId val="{00000006-946B-476C-A446-85A51F5E9984}"/>
              </c:ext>
            </c:extLst>
          </c:dPt>
          <c:cat>
            <c:multiLvlStrRef>
              <c:f>'Box plot of each sp vege'!$B$75:$S$77</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vege'!$B$79:$S$79</c:f>
              <c:numCache>
                <c:formatCode>General</c:formatCode>
                <c:ptCount val="18"/>
                <c:pt idx="0">
                  <c:v>25</c:v>
                </c:pt>
                <c:pt idx="1">
                  <c:v>0</c:v>
                </c:pt>
                <c:pt idx="2">
                  <c:v>0</c:v>
                </c:pt>
                <c:pt idx="3">
                  <c:v>0</c:v>
                </c:pt>
                <c:pt idx="4">
                  <c:v>0</c:v>
                </c:pt>
                <c:pt idx="5">
                  <c:v>0</c:v>
                </c:pt>
                <c:pt idx="6">
                  <c:v>0</c:v>
                </c:pt>
                <c:pt idx="7">
                  <c:v>0</c:v>
                </c:pt>
                <c:pt idx="8">
                  <c:v>0</c:v>
                </c:pt>
                <c:pt idx="9">
                  <c:v>3</c:v>
                </c:pt>
                <c:pt idx="10">
                  <c:v>0</c:v>
                </c:pt>
                <c:pt idx="11">
                  <c:v>0</c:v>
                </c:pt>
                <c:pt idx="12">
                  <c:v>0</c:v>
                </c:pt>
                <c:pt idx="13">
                  <c:v>0</c:v>
                </c:pt>
                <c:pt idx="14">
                  <c:v>0</c:v>
                </c:pt>
                <c:pt idx="15">
                  <c:v>0</c:v>
                </c:pt>
                <c:pt idx="16">
                  <c:v>0</c:v>
                </c:pt>
                <c:pt idx="17">
                  <c:v>0</c:v>
                </c:pt>
              </c:numCache>
            </c:numRef>
          </c:val>
          <c:extLst>
            <c:ext xmlns:c16="http://schemas.microsoft.com/office/drawing/2014/chart" uri="{C3380CC4-5D6E-409C-BE32-E72D297353CC}">
              <c16:uniqueId val="{00000007-946B-476C-A446-85A51F5E9984}"/>
            </c:ext>
          </c:extLst>
        </c:ser>
        <c:ser>
          <c:idx val="2"/>
          <c:order val="2"/>
          <c:tx>
            <c:strRef>
              <c:f>'Box plot of each sp vege'!$A$80</c:f>
              <c:strCache>
                <c:ptCount val="1"/>
                <c:pt idx="0">
                  <c:v>Box 3</c:v>
                </c:pt>
              </c:strCache>
            </c:strRef>
          </c:tx>
          <c:spPr>
            <a:solidFill>
              <a:schemeClr val="accent1"/>
            </a:solidFill>
            <a:ln>
              <a:solidFill>
                <a:schemeClr val="tx1"/>
              </a:solidFill>
            </a:ln>
            <a:effectLst/>
          </c:spPr>
          <c:invertIfNegative val="0"/>
          <c:dPt>
            <c:idx val="13"/>
            <c:invertIfNegative val="0"/>
            <c:bubble3D val="0"/>
            <c:spPr>
              <a:solidFill>
                <a:srgbClr val="FF0000"/>
              </a:solidFill>
              <a:ln>
                <a:solidFill>
                  <a:schemeClr val="tx1"/>
                </a:solidFill>
              </a:ln>
              <a:effectLst/>
            </c:spPr>
            <c:extLst>
              <c:ext xmlns:c16="http://schemas.microsoft.com/office/drawing/2014/chart" uri="{C3380CC4-5D6E-409C-BE32-E72D297353CC}">
                <c16:uniqueId val="{00000009-946B-476C-A446-85A51F5E9984}"/>
              </c:ext>
            </c:extLst>
          </c:dPt>
          <c:dPt>
            <c:idx val="14"/>
            <c:invertIfNegative val="0"/>
            <c:bubble3D val="0"/>
            <c:spPr>
              <a:solidFill>
                <a:srgbClr val="FFFF00"/>
              </a:solidFill>
              <a:ln>
                <a:solidFill>
                  <a:schemeClr val="tx1"/>
                </a:solidFill>
              </a:ln>
              <a:effectLst/>
            </c:spPr>
            <c:extLst>
              <c:ext xmlns:c16="http://schemas.microsoft.com/office/drawing/2014/chart" uri="{C3380CC4-5D6E-409C-BE32-E72D297353CC}">
                <c16:uniqueId val="{0000000B-946B-476C-A446-85A51F5E9984}"/>
              </c:ext>
            </c:extLst>
          </c:dPt>
          <c:errBars>
            <c:errBarType val="plus"/>
            <c:errValType val="cust"/>
            <c:noEndCap val="0"/>
            <c:plus>
              <c:numRef>
                <c:f>'Box plot of each sp vege'!$B$81:$S$81</c:f>
                <c:numCache>
                  <c:formatCode>General</c:formatCode>
                  <c:ptCount val="18"/>
                  <c:pt idx="0">
                    <c:v>102</c:v>
                  </c:pt>
                  <c:pt idx="1">
                    <c:v>0</c:v>
                  </c:pt>
                  <c:pt idx="2">
                    <c:v>0</c:v>
                  </c:pt>
                  <c:pt idx="3">
                    <c:v>13</c:v>
                  </c:pt>
                  <c:pt idx="4">
                    <c:v>0</c:v>
                  </c:pt>
                  <c:pt idx="5">
                    <c:v>4</c:v>
                  </c:pt>
                  <c:pt idx="6">
                    <c:v>0</c:v>
                  </c:pt>
                  <c:pt idx="7">
                    <c:v>0</c:v>
                  </c:pt>
                  <c:pt idx="8">
                    <c:v>0</c:v>
                  </c:pt>
                  <c:pt idx="9">
                    <c:v>96</c:v>
                  </c:pt>
                  <c:pt idx="10">
                    <c:v>0</c:v>
                  </c:pt>
                  <c:pt idx="11">
                    <c:v>0</c:v>
                  </c:pt>
                  <c:pt idx="12">
                    <c:v>1</c:v>
                  </c:pt>
                  <c:pt idx="13">
                    <c:v>2</c:v>
                  </c:pt>
                  <c:pt idx="14">
                    <c:v>0</c:v>
                  </c:pt>
                  <c:pt idx="15">
                    <c:v>0</c:v>
                  </c:pt>
                  <c:pt idx="16">
                    <c:v>0</c:v>
                  </c:pt>
                  <c:pt idx="17">
                    <c:v>0</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'Box plot of each sp vege'!$B$75:$S$77</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vege'!$B$80:$S$80</c:f>
              <c:numCache>
                <c:formatCode>General</c:formatCode>
                <c:ptCount val="18"/>
                <c:pt idx="0">
                  <c:v>15</c:v>
                </c:pt>
                <c:pt idx="1">
                  <c:v>0</c:v>
                </c:pt>
                <c:pt idx="2">
                  <c:v>0</c:v>
                </c:pt>
                <c:pt idx="3">
                  <c:v>1</c:v>
                </c:pt>
                <c:pt idx="4">
                  <c:v>0</c:v>
                </c:pt>
                <c:pt idx="5">
                  <c:v>1</c:v>
                </c:pt>
                <c:pt idx="6">
                  <c:v>0</c:v>
                </c:pt>
                <c:pt idx="7">
                  <c:v>0</c:v>
                </c:pt>
                <c:pt idx="8">
                  <c:v>0</c:v>
                </c:pt>
                <c:pt idx="9">
                  <c:v>54</c:v>
                </c:pt>
                <c:pt idx="10">
                  <c:v>0</c:v>
                </c:pt>
                <c:pt idx="11">
                  <c:v>0</c:v>
                </c:pt>
                <c:pt idx="12">
                  <c:v>0</c:v>
                </c:pt>
                <c:pt idx="13">
                  <c:v>1</c:v>
                </c:pt>
                <c:pt idx="14">
                  <c:v>2</c:v>
                </c:pt>
                <c:pt idx="15">
                  <c:v>0</c:v>
                </c:pt>
                <c:pt idx="16">
                  <c:v>0</c:v>
                </c:pt>
                <c:pt idx="17">
                  <c:v>0</c:v>
                </c:pt>
              </c:numCache>
            </c:numRef>
          </c:val>
          <c:extLst>
            <c:ext xmlns:c16="http://schemas.microsoft.com/office/drawing/2014/chart" uri="{C3380CC4-5D6E-409C-BE32-E72D297353CC}">
              <c16:uniqueId val="{0000000C-946B-476C-A446-85A51F5E9984}"/>
            </c:ext>
          </c:extLst>
        </c:ser>
        <c:dLbls>
          <c:showLegendKey val="0"/>
          <c:showVal val="0"/>
          <c:showCatName val="0"/>
          <c:showSerName val="0"/>
          <c:showPercent val="0"/>
          <c:showBubbleSize val="0"/>
        </c:dLbls>
        <c:gapWidth val="150"/>
        <c:overlap val="100"/>
        <c:axId val="1537539199"/>
        <c:axId val="1537537535"/>
      </c:barChart>
      <c:catAx>
        <c:axId val="15375391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Vegetation types,</a:t>
                </a:r>
                <a:r>
                  <a:rPr lang="en-AU" baseline="0"/>
                  <a:t> Species &amp; Seasons</a:t>
                </a:r>
                <a:endParaRPr lang="en-AU"/>
              </a:p>
            </c:rich>
          </c:tx>
          <c:layout>
            <c:manualLayout>
              <c:xMode val="edge"/>
              <c:yMode val="edge"/>
              <c:x val="0.35853483636947331"/>
              <c:y val="0.9420760404949380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537535"/>
        <c:crosses val="autoZero"/>
        <c:auto val="1"/>
        <c:lblAlgn val="ctr"/>
        <c:lblOffset val="100"/>
        <c:noMultiLvlLbl val="0"/>
      </c:catAx>
      <c:valAx>
        <c:axId val="15375375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feeding</a:t>
                </a:r>
                <a:r>
                  <a:rPr lang="en-AU" baseline="0"/>
                  <a:t> passes</a:t>
                </a:r>
                <a:endParaRPr lang="en-AU"/>
              </a:p>
            </c:rich>
          </c:tx>
          <c:layout>
            <c:manualLayout>
              <c:xMode val="edge"/>
              <c:yMode val="edge"/>
              <c:x val="1.9932967054057307E-2"/>
              <c:y val="7.3097262842144725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5391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Summer!$D$1</c:f>
              <c:strCache>
                <c:ptCount val="1"/>
                <c:pt idx="0">
                  <c:v>M. australis</c:v>
                </c:pt>
              </c:strCache>
            </c:strRef>
          </c:tx>
          <c:spPr>
            <a:ln w="28575" cap="rnd">
              <a:solidFill>
                <a:schemeClr val="accent1"/>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Summer!$D$2:$D$21</c:f>
              <c:numCache>
                <c:formatCode>General</c:formatCode>
                <c:ptCount val="20"/>
                <c:pt idx="0">
                  <c:v>0</c:v>
                </c:pt>
                <c:pt idx="1">
                  <c:v>34</c:v>
                </c:pt>
                <c:pt idx="2">
                  <c:v>131</c:v>
                </c:pt>
                <c:pt idx="3">
                  <c:v>85</c:v>
                </c:pt>
                <c:pt idx="4">
                  <c:v>10</c:v>
                </c:pt>
                <c:pt idx="5">
                  <c:v>5</c:v>
                </c:pt>
                <c:pt idx="7">
                  <c:v>0</c:v>
                </c:pt>
                <c:pt idx="8">
                  <c:v>11</c:v>
                </c:pt>
                <c:pt idx="9">
                  <c:v>70</c:v>
                </c:pt>
                <c:pt idx="10">
                  <c:v>13</c:v>
                </c:pt>
                <c:pt idx="11">
                  <c:v>12</c:v>
                </c:pt>
                <c:pt idx="12">
                  <c:v>1</c:v>
                </c:pt>
                <c:pt idx="14">
                  <c:v>0</c:v>
                </c:pt>
                <c:pt idx="15">
                  <c:v>82</c:v>
                </c:pt>
                <c:pt idx="16">
                  <c:v>177</c:v>
                </c:pt>
                <c:pt idx="17">
                  <c:v>64</c:v>
                </c:pt>
                <c:pt idx="18">
                  <c:v>50</c:v>
                </c:pt>
                <c:pt idx="19">
                  <c:v>5</c:v>
                </c:pt>
              </c:numCache>
            </c:numRef>
          </c:val>
          <c:smooth val="1"/>
          <c:extLst>
            <c:ext xmlns:c16="http://schemas.microsoft.com/office/drawing/2014/chart" uri="{C3380CC4-5D6E-409C-BE32-E72D297353CC}">
              <c16:uniqueId val="{00000000-A329-42BD-8BDE-61D3C20450E7}"/>
            </c:ext>
          </c:extLst>
        </c:ser>
        <c:ser>
          <c:idx val="1"/>
          <c:order val="1"/>
          <c:tx>
            <c:strRef>
              <c:f>Summer!$E$1</c:f>
              <c:strCache>
                <c:ptCount val="1"/>
                <c:pt idx="0">
                  <c:v>M. macropus</c:v>
                </c:pt>
              </c:strCache>
            </c:strRef>
          </c:tx>
          <c:spPr>
            <a:ln w="28575" cap="rnd">
              <a:solidFill>
                <a:schemeClr val="accent6">
                  <a:lumMod val="75000"/>
                </a:schemeClr>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Summer!$E$2:$E$21</c:f>
              <c:numCache>
                <c:formatCode>General</c:formatCode>
                <c:ptCount val="20"/>
                <c:pt idx="0">
                  <c:v>0</c:v>
                </c:pt>
                <c:pt idx="1">
                  <c:v>7</c:v>
                </c:pt>
                <c:pt idx="2">
                  <c:v>10</c:v>
                </c:pt>
                <c:pt idx="3">
                  <c:v>39</c:v>
                </c:pt>
                <c:pt idx="4">
                  <c:v>30</c:v>
                </c:pt>
                <c:pt idx="5">
                  <c:v>24</c:v>
                </c:pt>
                <c:pt idx="7">
                  <c:v>0</c:v>
                </c:pt>
                <c:pt idx="8">
                  <c:v>4</c:v>
                </c:pt>
                <c:pt idx="9">
                  <c:v>9</c:v>
                </c:pt>
                <c:pt idx="10">
                  <c:v>24</c:v>
                </c:pt>
                <c:pt idx="11">
                  <c:v>62</c:v>
                </c:pt>
                <c:pt idx="12">
                  <c:v>38</c:v>
                </c:pt>
                <c:pt idx="14">
                  <c:v>1</c:v>
                </c:pt>
                <c:pt idx="15">
                  <c:v>0</c:v>
                </c:pt>
                <c:pt idx="16">
                  <c:v>6</c:v>
                </c:pt>
                <c:pt idx="17">
                  <c:v>0</c:v>
                </c:pt>
                <c:pt idx="18">
                  <c:v>36</c:v>
                </c:pt>
                <c:pt idx="19">
                  <c:v>3</c:v>
                </c:pt>
              </c:numCache>
            </c:numRef>
          </c:val>
          <c:smooth val="1"/>
          <c:extLst>
            <c:ext xmlns:c16="http://schemas.microsoft.com/office/drawing/2014/chart" uri="{C3380CC4-5D6E-409C-BE32-E72D297353CC}">
              <c16:uniqueId val="{00000001-A329-42BD-8BDE-61D3C20450E7}"/>
            </c:ext>
          </c:extLst>
        </c:ser>
        <c:ser>
          <c:idx val="2"/>
          <c:order val="2"/>
          <c:tx>
            <c:strRef>
              <c:f>Summer!$F$1</c:f>
              <c:strCache>
                <c:ptCount val="1"/>
                <c:pt idx="0">
                  <c:v>R. megaphyllus</c:v>
                </c:pt>
              </c:strCache>
            </c:strRef>
          </c:tx>
          <c:spPr>
            <a:ln w="28575" cap="rnd">
              <a:solidFill>
                <a:srgbClr val="00B050"/>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Summer!$F$2:$F$21</c:f>
              <c:numCache>
                <c:formatCode>General</c:formatCode>
                <c:ptCount val="20"/>
                <c:pt idx="0">
                  <c:v>0</c:v>
                </c:pt>
                <c:pt idx="1">
                  <c:v>0</c:v>
                </c:pt>
                <c:pt idx="2">
                  <c:v>11</c:v>
                </c:pt>
                <c:pt idx="3">
                  <c:v>8</c:v>
                </c:pt>
                <c:pt idx="4">
                  <c:v>19</c:v>
                </c:pt>
                <c:pt idx="5">
                  <c:v>3</c:v>
                </c:pt>
                <c:pt idx="7">
                  <c:v>0</c:v>
                </c:pt>
                <c:pt idx="8">
                  <c:v>4</c:v>
                </c:pt>
                <c:pt idx="9">
                  <c:v>6</c:v>
                </c:pt>
                <c:pt idx="10">
                  <c:v>0</c:v>
                </c:pt>
                <c:pt idx="11">
                  <c:v>5</c:v>
                </c:pt>
                <c:pt idx="12">
                  <c:v>3</c:v>
                </c:pt>
                <c:pt idx="14">
                  <c:v>2</c:v>
                </c:pt>
                <c:pt idx="15">
                  <c:v>20</c:v>
                </c:pt>
                <c:pt idx="16">
                  <c:v>13</c:v>
                </c:pt>
                <c:pt idx="17">
                  <c:v>6</c:v>
                </c:pt>
                <c:pt idx="18">
                  <c:v>13</c:v>
                </c:pt>
                <c:pt idx="19">
                  <c:v>2</c:v>
                </c:pt>
              </c:numCache>
            </c:numRef>
          </c:val>
          <c:smooth val="1"/>
          <c:extLst>
            <c:ext xmlns:c16="http://schemas.microsoft.com/office/drawing/2014/chart" uri="{C3380CC4-5D6E-409C-BE32-E72D297353CC}">
              <c16:uniqueId val="{00000002-A329-42BD-8BDE-61D3C20450E7}"/>
            </c:ext>
          </c:extLst>
        </c:ser>
        <c:ser>
          <c:idx val="3"/>
          <c:order val="3"/>
          <c:tx>
            <c:strRef>
              <c:f>Summer!$G$1</c:f>
              <c:strCache>
                <c:ptCount val="1"/>
                <c:pt idx="0">
                  <c:v>M. schreibersii oceanesis</c:v>
                </c:pt>
              </c:strCache>
            </c:strRef>
          </c:tx>
          <c:spPr>
            <a:ln w="28575" cap="rnd">
              <a:solidFill>
                <a:schemeClr val="bg2">
                  <a:lumMod val="75000"/>
                </a:schemeClr>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Summer!$G$2:$G$21</c:f>
              <c:numCache>
                <c:formatCode>General</c:formatCode>
                <c:ptCount val="20"/>
                <c:pt idx="0">
                  <c:v>0</c:v>
                </c:pt>
                <c:pt idx="1">
                  <c:v>4</c:v>
                </c:pt>
                <c:pt idx="2">
                  <c:v>5</c:v>
                </c:pt>
                <c:pt idx="3">
                  <c:v>2</c:v>
                </c:pt>
                <c:pt idx="4">
                  <c:v>0</c:v>
                </c:pt>
                <c:pt idx="5">
                  <c:v>0</c:v>
                </c:pt>
                <c:pt idx="7">
                  <c:v>0</c:v>
                </c:pt>
                <c:pt idx="8">
                  <c:v>0</c:v>
                </c:pt>
                <c:pt idx="9">
                  <c:v>0</c:v>
                </c:pt>
                <c:pt idx="10">
                  <c:v>0</c:v>
                </c:pt>
                <c:pt idx="11">
                  <c:v>0</c:v>
                </c:pt>
                <c:pt idx="12">
                  <c:v>9</c:v>
                </c:pt>
                <c:pt idx="14">
                  <c:v>3</c:v>
                </c:pt>
                <c:pt idx="15">
                  <c:v>0</c:v>
                </c:pt>
                <c:pt idx="16">
                  <c:v>0</c:v>
                </c:pt>
                <c:pt idx="17">
                  <c:v>8</c:v>
                </c:pt>
                <c:pt idx="18">
                  <c:v>1</c:v>
                </c:pt>
                <c:pt idx="19">
                  <c:v>0</c:v>
                </c:pt>
              </c:numCache>
            </c:numRef>
          </c:val>
          <c:smooth val="1"/>
          <c:extLst>
            <c:ext xmlns:c16="http://schemas.microsoft.com/office/drawing/2014/chart" uri="{C3380CC4-5D6E-409C-BE32-E72D297353CC}">
              <c16:uniqueId val="{00000003-A329-42BD-8BDE-61D3C20450E7}"/>
            </c:ext>
          </c:extLst>
        </c:ser>
        <c:dLbls>
          <c:showLegendKey val="0"/>
          <c:showVal val="0"/>
          <c:showCatName val="0"/>
          <c:showSerName val="0"/>
          <c:showPercent val="0"/>
          <c:showBubbleSize val="0"/>
        </c:dLbls>
        <c:smooth val="0"/>
        <c:axId val="1667393231"/>
        <c:axId val="1404707823"/>
      </c:lineChart>
      <c:catAx>
        <c:axId val="166739323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Day &amp; Time </a:t>
                </a:r>
              </a:p>
              <a:p>
                <a:pPr>
                  <a:defRPr/>
                </a:pPr>
                <a:r>
                  <a:rPr lang="en-AU"/>
                  <a:t>(hour after official sunset)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404707823"/>
        <c:crosses val="autoZero"/>
        <c:auto val="1"/>
        <c:lblAlgn val="ctr"/>
        <c:lblOffset val="100"/>
        <c:noMultiLvlLbl val="0"/>
      </c:catAx>
      <c:valAx>
        <c:axId val="1404707823"/>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passes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667393231"/>
        <c:crosses val="autoZero"/>
        <c:crossBetween val="between"/>
      </c:valAx>
      <c:spPr>
        <a:noFill/>
        <a:ln>
          <a:noFill/>
        </a:ln>
        <a:effectLst/>
      </c:spPr>
    </c:plotArea>
    <c:legend>
      <c:legendPos val="t"/>
      <c:legendEntry>
        <c:idx val="0"/>
        <c:txPr>
          <a:bodyPr rot="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legendEntry>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userShapes r:id="rId5"/>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8645324443933577E-2"/>
          <c:y val="5.0890585241730277E-2"/>
          <c:w val="0.87698066938712949"/>
          <c:h val="0.58570510053349512"/>
        </c:manualLayout>
      </c:layout>
      <c:barChart>
        <c:barDir val="col"/>
        <c:grouping val="stacked"/>
        <c:varyColors val="0"/>
        <c:ser>
          <c:idx val="0"/>
          <c:order val="0"/>
          <c:tx>
            <c:strRef>
              <c:f>'Box plot of each sp habitat'!$A$22</c:f>
              <c:strCache>
                <c:ptCount val="1"/>
                <c:pt idx="0">
                  <c:v>Box 1</c:v>
                </c:pt>
              </c:strCache>
            </c:strRef>
          </c:tx>
          <c:spPr>
            <a:noFill/>
            <a:ln>
              <a:noFill/>
            </a:ln>
            <a:effectLst/>
          </c:spPr>
          <c:invertIfNegative val="0"/>
          <c:errBars>
            <c:errBarType val="minus"/>
            <c:errValType val="cust"/>
            <c:noEndCap val="0"/>
            <c:plus>
              <c:numLit>
                <c:formatCode>General</c:formatCode>
                <c:ptCount val="1"/>
                <c:pt idx="0">
                  <c:v>1</c:v>
                </c:pt>
              </c:numLit>
            </c:plus>
            <c:minus>
              <c:numRef>
                <c:f>'Box plot of each sp habitat'!$B$26:$M$26</c:f>
                <c:numCache>
                  <c:formatCode>General</c:formatCode>
                  <c:ptCount val="12"/>
                  <c:pt idx="0">
                    <c:v>2</c:v>
                  </c:pt>
                  <c:pt idx="1">
                    <c:v>0</c:v>
                  </c:pt>
                  <c:pt idx="2">
                    <c:v>1</c:v>
                  </c:pt>
                  <c:pt idx="3">
                    <c:v>1</c:v>
                  </c:pt>
                  <c:pt idx="4">
                    <c:v>3</c:v>
                  </c:pt>
                  <c:pt idx="5">
                    <c:v>0</c:v>
                  </c:pt>
                  <c:pt idx="6">
                    <c:v>7</c:v>
                  </c:pt>
                  <c:pt idx="7">
                    <c:v>0</c:v>
                  </c:pt>
                  <c:pt idx="8">
                    <c:v>1</c:v>
                  </c:pt>
                  <c:pt idx="9">
                    <c:v>1</c:v>
                  </c:pt>
                  <c:pt idx="10">
                    <c:v>13</c:v>
                  </c:pt>
                  <c:pt idx="11">
                    <c:v>0</c:v>
                  </c:pt>
                </c:numCache>
              </c:numRef>
            </c:minus>
            <c:spPr>
              <a:noFill/>
              <a:ln w="9525" cap="flat" cmpd="sng" algn="ctr">
                <a:solidFill>
                  <a:schemeClr val="tx1">
                    <a:lumMod val="65000"/>
                    <a:lumOff val="35000"/>
                  </a:schemeClr>
                </a:solidFill>
                <a:round/>
              </a:ln>
              <a:effectLst/>
            </c:spPr>
          </c:errBars>
          <c:cat>
            <c:multiLvlStrRef>
              <c:f>'Box plot of each sp habitat'!$B$19:$M$21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habitat'!$B$22:$M$22</c:f>
              <c:numCache>
                <c:formatCode>General</c:formatCode>
                <c:ptCount val="12"/>
                <c:pt idx="0">
                  <c:v>2</c:v>
                </c:pt>
                <c:pt idx="1">
                  <c:v>0</c:v>
                </c:pt>
                <c:pt idx="2">
                  <c:v>4</c:v>
                </c:pt>
                <c:pt idx="3">
                  <c:v>1</c:v>
                </c:pt>
                <c:pt idx="4">
                  <c:v>6</c:v>
                </c:pt>
                <c:pt idx="5">
                  <c:v>3</c:v>
                </c:pt>
                <c:pt idx="6">
                  <c:v>10</c:v>
                </c:pt>
                <c:pt idx="7">
                  <c:v>0</c:v>
                </c:pt>
                <c:pt idx="8">
                  <c:v>21</c:v>
                </c:pt>
                <c:pt idx="9">
                  <c:v>2</c:v>
                </c:pt>
                <c:pt idx="10">
                  <c:v>15</c:v>
                </c:pt>
                <c:pt idx="11">
                  <c:v>1</c:v>
                </c:pt>
              </c:numCache>
            </c:numRef>
          </c:val>
          <c:extLst>
            <c:ext xmlns:c16="http://schemas.microsoft.com/office/drawing/2014/chart" uri="{C3380CC4-5D6E-409C-BE32-E72D297353CC}">
              <c16:uniqueId val="{00000000-DC35-4905-AF5A-5BCDE2912881}"/>
            </c:ext>
          </c:extLst>
        </c:ser>
        <c:ser>
          <c:idx val="1"/>
          <c:order val="1"/>
          <c:tx>
            <c:strRef>
              <c:f>'Box plot of each sp habitat'!$A$23</c:f>
              <c:strCache>
                <c:ptCount val="1"/>
                <c:pt idx="0">
                  <c:v>Box 2</c:v>
                </c:pt>
              </c:strCache>
            </c:strRef>
          </c:tx>
          <c:spPr>
            <a:solidFill>
              <a:schemeClr val="accent1"/>
            </a:solidFill>
            <a:ln>
              <a:solidFill>
                <a:schemeClr val="tx1"/>
              </a:solidFill>
            </a:ln>
            <a:effectLst/>
          </c:spPr>
          <c:invertIfNegative val="0"/>
          <c:dPt>
            <c:idx val="3"/>
            <c:invertIfNegative val="0"/>
            <c:bubble3D val="0"/>
            <c:spPr>
              <a:solidFill>
                <a:srgbClr val="FFFF00"/>
              </a:solidFill>
              <a:ln>
                <a:solidFill>
                  <a:schemeClr val="tx1"/>
                </a:solidFill>
              </a:ln>
              <a:effectLst/>
            </c:spPr>
            <c:extLst>
              <c:ext xmlns:c16="http://schemas.microsoft.com/office/drawing/2014/chart" uri="{C3380CC4-5D6E-409C-BE32-E72D297353CC}">
                <c16:uniqueId val="{00000002-DC35-4905-AF5A-5BCDE2912881}"/>
              </c:ext>
            </c:extLst>
          </c:dPt>
          <c:dPt>
            <c:idx val="5"/>
            <c:invertIfNegative val="0"/>
            <c:bubble3D val="0"/>
            <c:spPr>
              <a:solidFill>
                <a:srgbClr val="FFFF00"/>
              </a:solidFill>
              <a:ln>
                <a:solidFill>
                  <a:schemeClr val="tx1"/>
                </a:solidFill>
              </a:ln>
              <a:effectLst/>
            </c:spPr>
            <c:extLst>
              <c:ext xmlns:c16="http://schemas.microsoft.com/office/drawing/2014/chart" uri="{C3380CC4-5D6E-409C-BE32-E72D297353CC}">
                <c16:uniqueId val="{00000004-DC35-4905-AF5A-5BCDE2912881}"/>
              </c:ext>
            </c:extLst>
          </c:dPt>
          <c:dPt>
            <c:idx val="9"/>
            <c:invertIfNegative val="0"/>
            <c:bubble3D val="0"/>
            <c:spPr>
              <a:solidFill>
                <a:srgbClr val="FFFF00"/>
              </a:solidFill>
              <a:ln>
                <a:solidFill>
                  <a:schemeClr val="tx1"/>
                </a:solidFill>
              </a:ln>
              <a:effectLst/>
            </c:spPr>
            <c:extLst>
              <c:ext xmlns:c16="http://schemas.microsoft.com/office/drawing/2014/chart" uri="{C3380CC4-5D6E-409C-BE32-E72D297353CC}">
                <c16:uniqueId val="{00000006-DC35-4905-AF5A-5BCDE2912881}"/>
              </c:ext>
            </c:extLst>
          </c:dPt>
          <c:dPt>
            <c:idx val="11"/>
            <c:invertIfNegative val="0"/>
            <c:bubble3D val="0"/>
            <c:spPr>
              <a:solidFill>
                <a:srgbClr val="FFFF00"/>
              </a:solidFill>
              <a:ln>
                <a:solidFill>
                  <a:schemeClr val="tx1"/>
                </a:solidFill>
              </a:ln>
              <a:effectLst/>
            </c:spPr>
            <c:extLst>
              <c:ext xmlns:c16="http://schemas.microsoft.com/office/drawing/2014/chart" uri="{C3380CC4-5D6E-409C-BE32-E72D297353CC}">
                <c16:uniqueId val="{00000008-DC35-4905-AF5A-5BCDE2912881}"/>
              </c:ext>
            </c:extLst>
          </c:dPt>
          <c:cat>
            <c:multiLvlStrRef>
              <c:f>'Box plot of each sp habitat'!$B$19:$M$21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habitat'!$B$23:$M$23</c:f>
              <c:numCache>
                <c:formatCode>General</c:formatCode>
                <c:ptCount val="12"/>
                <c:pt idx="0">
                  <c:v>5</c:v>
                </c:pt>
                <c:pt idx="1">
                  <c:v>0</c:v>
                </c:pt>
                <c:pt idx="2">
                  <c:v>4</c:v>
                </c:pt>
                <c:pt idx="3">
                  <c:v>3</c:v>
                </c:pt>
                <c:pt idx="4">
                  <c:v>1</c:v>
                </c:pt>
                <c:pt idx="5">
                  <c:v>1</c:v>
                </c:pt>
                <c:pt idx="6">
                  <c:v>4</c:v>
                </c:pt>
                <c:pt idx="7">
                  <c:v>0</c:v>
                </c:pt>
                <c:pt idx="8">
                  <c:v>7</c:v>
                </c:pt>
                <c:pt idx="9">
                  <c:v>4</c:v>
                </c:pt>
                <c:pt idx="10">
                  <c:v>4</c:v>
                </c:pt>
                <c:pt idx="11">
                  <c:v>7</c:v>
                </c:pt>
              </c:numCache>
            </c:numRef>
          </c:val>
          <c:extLst>
            <c:ext xmlns:c16="http://schemas.microsoft.com/office/drawing/2014/chart" uri="{C3380CC4-5D6E-409C-BE32-E72D297353CC}">
              <c16:uniqueId val="{00000009-DC35-4905-AF5A-5BCDE2912881}"/>
            </c:ext>
          </c:extLst>
        </c:ser>
        <c:ser>
          <c:idx val="2"/>
          <c:order val="2"/>
          <c:tx>
            <c:strRef>
              <c:f>'Box plot of each sp habitat'!$A$24</c:f>
              <c:strCache>
                <c:ptCount val="1"/>
                <c:pt idx="0">
                  <c:v>Box 3</c:v>
                </c:pt>
              </c:strCache>
            </c:strRef>
          </c:tx>
          <c:spPr>
            <a:solidFill>
              <a:schemeClr val="accent1"/>
            </a:solidFill>
            <a:ln>
              <a:solidFill>
                <a:schemeClr val="tx1"/>
              </a:solidFill>
            </a:ln>
            <a:effectLst/>
          </c:spPr>
          <c:invertIfNegative val="0"/>
          <c:dPt>
            <c:idx val="1"/>
            <c:invertIfNegative val="0"/>
            <c:bubble3D val="0"/>
            <c:spPr>
              <a:solidFill>
                <a:srgbClr val="FFFF00"/>
              </a:solidFill>
              <a:ln>
                <a:solidFill>
                  <a:schemeClr val="tx1"/>
                </a:solidFill>
              </a:ln>
              <a:effectLst/>
            </c:spPr>
            <c:extLst>
              <c:ext xmlns:c16="http://schemas.microsoft.com/office/drawing/2014/chart" uri="{C3380CC4-5D6E-409C-BE32-E72D297353CC}">
                <c16:uniqueId val="{0000000B-DC35-4905-AF5A-5BCDE2912881}"/>
              </c:ext>
            </c:extLst>
          </c:dPt>
          <c:dPt>
            <c:idx val="3"/>
            <c:invertIfNegative val="0"/>
            <c:bubble3D val="0"/>
            <c:spPr>
              <a:solidFill>
                <a:srgbClr val="FFFF00"/>
              </a:solidFill>
              <a:ln>
                <a:solidFill>
                  <a:schemeClr val="tx1"/>
                </a:solidFill>
              </a:ln>
              <a:effectLst/>
            </c:spPr>
            <c:extLst>
              <c:ext xmlns:c16="http://schemas.microsoft.com/office/drawing/2014/chart" uri="{C3380CC4-5D6E-409C-BE32-E72D297353CC}">
                <c16:uniqueId val="{0000000D-DC35-4905-AF5A-5BCDE2912881}"/>
              </c:ext>
            </c:extLst>
          </c:dPt>
          <c:dPt>
            <c:idx val="9"/>
            <c:invertIfNegative val="0"/>
            <c:bubble3D val="0"/>
            <c:spPr>
              <a:solidFill>
                <a:srgbClr val="FFFF00"/>
              </a:solidFill>
              <a:ln>
                <a:solidFill>
                  <a:schemeClr val="tx1"/>
                </a:solidFill>
              </a:ln>
              <a:effectLst/>
            </c:spPr>
            <c:extLst>
              <c:ext xmlns:c16="http://schemas.microsoft.com/office/drawing/2014/chart" uri="{C3380CC4-5D6E-409C-BE32-E72D297353CC}">
                <c16:uniqueId val="{0000000F-DC35-4905-AF5A-5BCDE2912881}"/>
              </c:ext>
            </c:extLst>
          </c:dPt>
          <c:dPt>
            <c:idx val="11"/>
            <c:invertIfNegative val="0"/>
            <c:bubble3D val="0"/>
            <c:spPr>
              <a:solidFill>
                <a:srgbClr val="FFFF00"/>
              </a:solidFill>
              <a:ln>
                <a:solidFill>
                  <a:schemeClr val="tx1"/>
                </a:solidFill>
              </a:ln>
              <a:effectLst/>
            </c:spPr>
            <c:extLst>
              <c:ext xmlns:c16="http://schemas.microsoft.com/office/drawing/2014/chart" uri="{C3380CC4-5D6E-409C-BE32-E72D297353CC}">
                <c16:uniqueId val="{00000011-DC35-4905-AF5A-5BCDE2912881}"/>
              </c:ext>
            </c:extLst>
          </c:dPt>
          <c:errBars>
            <c:errBarType val="plus"/>
            <c:errValType val="cust"/>
            <c:noEndCap val="0"/>
            <c:plus>
              <c:numRef>
                <c:f>'Box plot of each sp habitat'!$B$25:$M$25</c:f>
                <c:numCache>
                  <c:formatCode>General</c:formatCode>
                  <c:ptCount val="12"/>
                  <c:pt idx="0">
                    <c:v>46</c:v>
                  </c:pt>
                  <c:pt idx="1">
                    <c:v>272</c:v>
                  </c:pt>
                  <c:pt idx="2">
                    <c:v>319</c:v>
                  </c:pt>
                  <c:pt idx="3">
                    <c:v>6</c:v>
                  </c:pt>
                  <c:pt idx="4">
                    <c:v>5</c:v>
                  </c:pt>
                  <c:pt idx="5">
                    <c:v>1</c:v>
                  </c:pt>
                  <c:pt idx="6">
                    <c:v>94</c:v>
                  </c:pt>
                  <c:pt idx="7">
                    <c:v>9</c:v>
                  </c:pt>
                  <c:pt idx="8">
                    <c:v>57</c:v>
                  </c:pt>
                  <c:pt idx="9">
                    <c:v>14</c:v>
                  </c:pt>
                  <c:pt idx="10">
                    <c:v>5</c:v>
                  </c:pt>
                  <c:pt idx="11">
                    <c:v>39</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'Box plot of each sp habitat'!$B$19:$M$21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habitat'!$B$24:$M$24</c:f>
              <c:numCache>
                <c:formatCode>General</c:formatCode>
                <c:ptCount val="12"/>
                <c:pt idx="0">
                  <c:v>120</c:v>
                </c:pt>
                <c:pt idx="1">
                  <c:v>2</c:v>
                </c:pt>
                <c:pt idx="2">
                  <c:v>0</c:v>
                </c:pt>
                <c:pt idx="3">
                  <c:v>9</c:v>
                </c:pt>
                <c:pt idx="4">
                  <c:v>4</c:v>
                </c:pt>
                <c:pt idx="5">
                  <c:v>0</c:v>
                </c:pt>
                <c:pt idx="6">
                  <c:v>294</c:v>
                </c:pt>
                <c:pt idx="7">
                  <c:v>0</c:v>
                </c:pt>
                <c:pt idx="8">
                  <c:v>10</c:v>
                </c:pt>
                <c:pt idx="9">
                  <c:v>7</c:v>
                </c:pt>
                <c:pt idx="10">
                  <c:v>9</c:v>
                </c:pt>
                <c:pt idx="11">
                  <c:v>4</c:v>
                </c:pt>
              </c:numCache>
            </c:numRef>
          </c:val>
          <c:extLst>
            <c:ext xmlns:c16="http://schemas.microsoft.com/office/drawing/2014/chart" uri="{C3380CC4-5D6E-409C-BE32-E72D297353CC}">
              <c16:uniqueId val="{00000012-DC35-4905-AF5A-5BCDE2912881}"/>
            </c:ext>
          </c:extLst>
        </c:ser>
        <c:dLbls>
          <c:showLegendKey val="0"/>
          <c:showVal val="0"/>
          <c:showCatName val="0"/>
          <c:showSerName val="0"/>
          <c:showPercent val="0"/>
          <c:showBubbleSize val="0"/>
        </c:dLbls>
        <c:gapWidth val="150"/>
        <c:overlap val="100"/>
        <c:axId val="1033001104"/>
        <c:axId val="1032998608"/>
      </c:barChart>
      <c:catAx>
        <c:axId val="1033001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Vegetation structures, Species</a:t>
                </a:r>
                <a:r>
                  <a:rPr lang="en-AU" baseline="0"/>
                  <a:t> &amp; Seasons</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2998608"/>
        <c:crosses val="autoZero"/>
        <c:auto val="1"/>
        <c:lblAlgn val="ctr"/>
        <c:lblOffset val="100"/>
        <c:noMultiLvlLbl val="0"/>
      </c:catAx>
      <c:valAx>
        <c:axId val="1032998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a:t>
                </a:r>
                <a:r>
                  <a:rPr lang="en-AU" baseline="0"/>
                  <a:t> of search passes</a:t>
                </a:r>
                <a:endParaRPr lang="en-AU"/>
              </a:p>
            </c:rich>
          </c:tx>
          <c:layout>
            <c:manualLayout>
              <c:xMode val="edge"/>
              <c:yMode val="edge"/>
              <c:x val="0"/>
              <c:y val="6.635447460115369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30011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'Box plot of each sp habitat'!$O$22</c:f>
              <c:strCache>
                <c:ptCount val="1"/>
                <c:pt idx="0">
                  <c:v>Box 1</c:v>
                </c:pt>
              </c:strCache>
            </c:strRef>
          </c:tx>
          <c:spPr>
            <a:solidFill>
              <a:schemeClr val="accent1"/>
            </a:solidFill>
            <a:ln>
              <a:noFill/>
            </a:ln>
            <a:effectLst/>
          </c:spPr>
          <c:invertIfNegative val="0"/>
          <c:errBars>
            <c:errBarType val="minus"/>
            <c:errValType val="cust"/>
            <c:noEndCap val="0"/>
            <c:plus>
              <c:numLit>
                <c:formatCode>General</c:formatCode>
                <c:ptCount val="1"/>
                <c:pt idx="0">
                  <c:v>1</c:v>
                </c:pt>
              </c:numLit>
            </c:plus>
            <c:minus>
              <c:numRef>
                <c:f>'Box plot of each sp habitat'!$P$26:$Y$26</c:f>
                <c:numCache>
                  <c:formatCode>General</c:formatCode>
                  <c:ptCount val="10"/>
                  <c:pt idx="0">
                    <c:v>0</c:v>
                  </c:pt>
                  <c:pt idx="1">
                    <c:v>0</c:v>
                  </c:pt>
                  <c:pt idx="2">
                    <c:v>0</c:v>
                  </c:pt>
                  <c:pt idx="3">
                    <c:v>0</c:v>
                  </c:pt>
                  <c:pt idx="4">
                    <c:v>0</c:v>
                  </c:pt>
                  <c:pt idx="5">
                    <c:v>0</c:v>
                  </c:pt>
                  <c:pt idx="6">
                    <c:v>0</c:v>
                  </c:pt>
                  <c:pt idx="7">
                    <c:v>0</c:v>
                  </c:pt>
                  <c:pt idx="8">
                    <c:v>1</c:v>
                  </c:pt>
                  <c:pt idx="9">
                    <c:v>0</c:v>
                  </c:pt>
                </c:numCache>
              </c:numRef>
            </c:minus>
            <c:spPr>
              <a:noFill/>
              <a:ln w="9525" cap="flat" cmpd="sng" algn="ctr">
                <a:solidFill>
                  <a:schemeClr val="tx1">
                    <a:lumMod val="65000"/>
                    <a:lumOff val="35000"/>
                  </a:schemeClr>
                </a:solidFill>
                <a:round/>
              </a:ln>
              <a:effectLst/>
            </c:spPr>
          </c:errBars>
          <c:cat>
            <c:multiLvlStrRef>
              <c:f>'Box plot of each sp habitat'!$P$19:$AA$21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habitat'!$P$22:$AA$22</c:f>
              <c:numCache>
                <c:formatCode>General</c:formatCode>
                <c:ptCount val="12"/>
                <c:pt idx="0">
                  <c:v>0</c:v>
                </c:pt>
                <c:pt idx="1">
                  <c:v>0</c:v>
                </c:pt>
                <c:pt idx="2">
                  <c:v>0</c:v>
                </c:pt>
                <c:pt idx="3">
                  <c:v>0</c:v>
                </c:pt>
                <c:pt idx="4">
                  <c:v>0</c:v>
                </c:pt>
                <c:pt idx="5">
                  <c:v>0</c:v>
                </c:pt>
                <c:pt idx="6">
                  <c:v>0</c:v>
                </c:pt>
                <c:pt idx="7">
                  <c:v>0</c:v>
                </c:pt>
                <c:pt idx="8">
                  <c:v>1</c:v>
                </c:pt>
                <c:pt idx="9">
                  <c:v>0</c:v>
                </c:pt>
                <c:pt idx="10">
                  <c:v>0</c:v>
                </c:pt>
                <c:pt idx="11">
                  <c:v>0</c:v>
                </c:pt>
              </c:numCache>
            </c:numRef>
          </c:val>
          <c:extLst>
            <c:ext xmlns:c16="http://schemas.microsoft.com/office/drawing/2014/chart" uri="{C3380CC4-5D6E-409C-BE32-E72D297353CC}">
              <c16:uniqueId val="{00000000-9480-4B56-B3B3-7101189A02C2}"/>
            </c:ext>
          </c:extLst>
        </c:ser>
        <c:ser>
          <c:idx val="1"/>
          <c:order val="1"/>
          <c:tx>
            <c:strRef>
              <c:f>'Box plot of each sp habitat'!$O$23</c:f>
              <c:strCache>
                <c:ptCount val="1"/>
                <c:pt idx="0">
                  <c:v>Box 2</c:v>
                </c:pt>
              </c:strCache>
            </c:strRef>
          </c:tx>
          <c:spPr>
            <a:solidFill>
              <a:schemeClr val="accent1"/>
            </a:solidFill>
            <a:ln>
              <a:solidFill>
                <a:schemeClr val="tx1"/>
              </a:solidFill>
            </a:ln>
            <a:effectLst/>
          </c:spPr>
          <c:invertIfNegative val="0"/>
          <c:cat>
            <c:multiLvlStrRef>
              <c:f>'Box plot of each sp habitat'!$P$19:$AA$21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habitat'!$P$23:$AA$23</c:f>
              <c:numCache>
                <c:formatCode>General</c:formatCode>
                <c:ptCount val="12"/>
                <c:pt idx="0">
                  <c:v>2</c:v>
                </c:pt>
                <c:pt idx="1">
                  <c:v>0</c:v>
                </c:pt>
                <c:pt idx="2">
                  <c:v>0</c:v>
                </c:pt>
                <c:pt idx="3">
                  <c:v>0</c:v>
                </c:pt>
                <c:pt idx="4">
                  <c:v>0</c:v>
                </c:pt>
                <c:pt idx="5">
                  <c:v>0</c:v>
                </c:pt>
                <c:pt idx="6">
                  <c:v>3</c:v>
                </c:pt>
                <c:pt idx="7">
                  <c:v>0</c:v>
                </c:pt>
                <c:pt idx="8">
                  <c:v>0</c:v>
                </c:pt>
                <c:pt idx="9">
                  <c:v>0</c:v>
                </c:pt>
                <c:pt idx="10">
                  <c:v>0</c:v>
                </c:pt>
                <c:pt idx="11">
                  <c:v>0</c:v>
                </c:pt>
              </c:numCache>
            </c:numRef>
          </c:val>
          <c:extLst>
            <c:ext xmlns:c16="http://schemas.microsoft.com/office/drawing/2014/chart" uri="{C3380CC4-5D6E-409C-BE32-E72D297353CC}">
              <c16:uniqueId val="{00000001-9480-4B56-B3B3-7101189A02C2}"/>
            </c:ext>
          </c:extLst>
        </c:ser>
        <c:ser>
          <c:idx val="2"/>
          <c:order val="2"/>
          <c:tx>
            <c:strRef>
              <c:f>'Box plot of each sp habitat'!$O$24</c:f>
              <c:strCache>
                <c:ptCount val="1"/>
                <c:pt idx="0">
                  <c:v>Box 3</c:v>
                </c:pt>
              </c:strCache>
            </c:strRef>
          </c:tx>
          <c:spPr>
            <a:solidFill>
              <a:schemeClr val="accent1"/>
            </a:solidFill>
            <a:ln>
              <a:solidFill>
                <a:schemeClr val="tx1"/>
              </a:solidFill>
            </a:ln>
            <a:effectLst/>
          </c:spPr>
          <c:invertIfNegative val="0"/>
          <c:errBars>
            <c:errBarType val="plus"/>
            <c:errValType val="cust"/>
            <c:noEndCap val="0"/>
            <c:plus>
              <c:numRef>
                <c:f>'Box plot of each sp habitat'!$P$25:$AA$25</c:f>
                <c:numCache>
                  <c:formatCode>General</c:formatCode>
                  <c:ptCount val="12"/>
                  <c:pt idx="0">
                    <c:v>15</c:v>
                  </c:pt>
                  <c:pt idx="1">
                    <c:v>144</c:v>
                  </c:pt>
                  <c:pt idx="2">
                    <c:v>13</c:v>
                  </c:pt>
                  <c:pt idx="3">
                    <c:v>6</c:v>
                  </c:pt>
                  <c:pt idx="4">
                    <c:v>0</c:v>
                  </c:pt>
                  <c:pt idx="5">
                    <c:v>0</c:v>
                  </c:pt>
                  <c:pt idx="6">
                    <c:v>96</c:v>
                  </c:pt>
                  <c:pt idx="7">
                    <c:v>0</c:v>
                  </c:pt>
                  <c:pt idx="8">
                    <c:v>1</c:v>
                  </c:pt>
                  <c:pt idx="9">
                    <c:v>2</c:v>
                  </c:pt>
                  <c:pt idx="10">
                    <c:v>0</c:v>
                  </c:pt>
                  <c:pt idx="11">
                    <c:v>0</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'Box plot of each sp habitat'!$P$19:$AA$21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habitat'!$P$24:$AA$24</c:f>
              <c:numCache>
                <c:formatCode>General</c:formatCode>
                <c:ptCount val="12"/>
                <c:pt idx="0">
                  <c:v>25</c:v>
                </c:pt>
                <c:pt idx="1">
                  <c:v>0</c:v>
                </c:pt>
                <c:pt idx="2">
                  <c:v>1</c:v>
                </c:pt>
                <c:pt idx="3">
                  <c:v>0</c:v>
                </c:pt>
                <c:pt idx="4">
                  <c:v>0</c:v>
                </c:pt>
                <c:pt idx="5">
                  <c:v>0</c:v>
                </c:pt>
                <c:pt idx="6">
                  <c:v>54</c:v>
                </c:pt>
                <c:pt idx="7">
                  <c:v>0</c:v>
                </c:pt>
                <c:pt idx="8">
                  <c:v>1</c:v>
                </c:pt>
                <c:pt idx="9">
                  <c:v>0</c:v>
                </c:pt>
                <c:pt idx="10">
                  <c:v>0</c:v>
                </c:pt>
                <c:pt idx="11">
                  <c:v>0</c:v>
                </c:pt>
              </c:numCache>
            </c:numRef>
          </c:val>
          <c:extLst>
            <c:ext xmlns:c16="http://schemas.microsoft.com/office/drawing/2014/chart" uri="{C3380CC4-5D6E-409C-BE32-E72D297353CC}">
              <c16:uniqueId val="{00000002-9480-4B56-B3B3-7101189A02C2}"/>
            </c:ext>
          </c:extLst>
        </c:ser>
        <c:dLbls>
          <c:showLegendKey val="0"/>
          <c:showVal val="0"/>
          <c:showCatName val="0"/>
          <c:showSerName val="0"/>
          <c:showPercent val="0"/>
          <c:showBubbleSize val="0"/>
        </c:dLbls>
        <c:gapWidth val="150"/>
        <c:overlap val="100"/>
        <c:axId val="1033001104"/>
        <c:axId val="1032998608"/>
      </c:barChart>
      <c:catAx>
        <c:axId val="1033001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Vegetation structure,</a:t>
                </a:r>
                <a:r>
                  <a:rPr lang="en-AU" baseline="0"/>
                  <a:t> Species &amp; Seasons</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2998608"/>
        <c:crosses val="autoZero"/>
        <c:auto val="1"/>
        <c:lblAlgn val="ctr"/>
        <c:lblOffset val="100"/>
        <c:noMultiLvlLbl val="0"/>
      </c:catAx>
      <c:valAx>
        <c:axId val="1032998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feeding passes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30011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Winter!$D$1</c:f>
              <c:strCache>
                <c:ptCount val="1"/>
                <c:pt idx="0">
                  <c:v>M. australis</c:v>
                </c:pt>
              </c:strCache>
            </c:strRef>
          </c:tx>
          <c:spPr>
            <a:ln w="28575" cap="rnd">
              <a:solidFill>
                <a:schemeClr val="accent1"/>
              </a:solidFill>
              <a:round/>
            </a:ln>
            <a:effectLst/>
          </c:spPr>
          <c:marker>
            <c:symbol val="none"/>
          </c:marker>
          <c:cat>
            <c:multiLvlStrRef>
              <c:f>Winter!$B$2:$C$35</c:f>
              <c:multiLvlStrCache>
                <c:ptCount val="34"/>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pt idx="21">
                    <c:v>-0.5</c:v>
                  </c:pt>
                  <c:pt idx="22">
                    <c:v>sunset</c:v>
                  </c:pt>
                  <c:pt idx="23">
                    <c:v>1</c:v>
                  </c:pt>
                  <c:pt idx="24">
                    <c:v>2</c:v>
                  </c:pt>
                  <c:pt idx="25">
                    <c:v>3</c:v>
                  </c:pt>
                  <c:pt idx="26">
                    <c:v>4</c:v>
                  </c:pt>
                  <c:pt idx="28">
                    <c:v>-0.5</c:v>
                  </c:pt>
                  <c:pt idx="29">
                    <c:v>sunset</c:v>
                  </c:pt>
                  <c:pt idx="30">
                    <c:v>1</c:v>
                  </c:pt>
                  <c:pt idx="31">
                    <c:v>2</c:v>
                  </c:pt>
                  <c:pt idx="32">
                    <c:v>3</c:v>
                  </c:pt>
                  <c:pt idx="33">
                    <c:v>4</c:v>
                  </c:pt>
                </c:lvl>
                <c:lvl>
                  <c:pt idx="0">
                    <c:v>Day 1</c:v>
                  </c:pt>
                  <c:pt idx="7">
                    <c:v>Day 2</c:v>
                  </c:pt>
                  <c:pt idx="14">
                    <c:v>Day 3</c:v>
                  </c:pt>
                  <c:pt idx="21">
                    <c:v>Day 4</c:v>
                  </c:pt>
                  <c:pt idx="28">
                    <c:v>Day 5</c:v>
                  </c:pt>
                </c:lvl>
              </c:multiLvlStrCache>
            </c:multiLvlStrRef>
          </c:cat>
          <c:val>
            <c:numRef>
              <c:f>Winter!$D$2:$D$35</c:f>
              <c:numCache>
                <c:formatCode>General</c:formatCode>
                <c:ptCount val="34"/>
                <c:pt idx="0">
                  <c:v>0</c:v>
                </c:pt>
                <c:pt idx="1">
                  <c:v>0</c:v>
                </c:pt>
                <c:pt idx="2">
                  <c:v>17</c:v>
                </c:pt>
                <c:pt idx="3">
                  <c:v>3</c:v>
                </c:pt>
                <c:pt idx="4">
                  <c:v>9</c:v>
                </c:pt>
                <c:pt idx="5">
                  <c:v>4</c:v>
                </c:pt>
                <c:pt idx="7">
                  <c:v>0</c:v>
                </c:pt>
                <c:pt idx="8">
                  <c:v>0</c:v>
                </c:pt>
                <c:pt idx="9">
                  <c:v>26</c:v>
                </c:pt>
                <c:pt idx="10">
                  <c:v>11</c:v>
                </c:pt>
                <c:pt idx="11">
                  <c:v>12</c:v>
                </c:pt>
                <c:pt idx="12">
                  <c:v>9</c:v>
                </c:pt>
                <c:pt idx="14">
                  <c:v>0</c:v>
                </c:pt>
                <c:pt idx="15">
                  <c:v>0</c:v>
                </c:pt>
                <c:pt idx="16">
                  <c:v>13</c:v>
                </c:pt>
                <c:pt idx="17">
                  <c:v>2</c:v>
                </c:pt>
                <c:pt idx="18">
                  <c:v>13</c:v>
                </c:pt>
                <c:pt idx="19">
                  <c:v>2</c:v>
                </c:pt>
                <c:pt idx="21">
                  <c:v>0</c:v>
                </c:pt>
                <c:pt idx="22">
                  <c:v>0</c:v>
                </c:pt>
                <c:pt idx="23">
                  <c:v>33</c:v>
                </c:pt>
                <c:pt idx="24">
                  <c:v>3</c:v>
                </c:pt>
                <c:pt idx="25">
                  <c:v>6</c:v>
                </c:pt>
                <c:pt idx="26">
                  <c:v>12</c:v>
                </c:pt>
                <c:pt idx="28">
                  <c:v>0</c:v>
                </c:pt>
                <c:pt idx="29">
                  <c:v>0</c:v>
                </c:pt>
                <c:pt idx="30">
                  <c:v>25</c:v>
                </c:pt>
                <c:pt idx="31">
                  <c:v>10</c:v>
                </c:pt>
                <c:pt idx="32">
                  <c:v>6</c:v>
                </c:pt>
                <c:pt idx="33">
                  <c:v>4</c:v>
                </c:pt>
              </c:numCache>
            </c:numRef>
          </c:val>
          <c:smooth val="1"/>
          <c:extLst>
            <c:ext xmlns:c16="http://schemas.microsoft.com/office/drawing/2014/chart" uri="{C3380CC4-5D6E-409C-BE32-E72D297353CC}">
              <c16:uniqueId val="{00000000-7938-4060-A98B-5B3DB8F4BC14}"/>
            </c:ext>
          </c:extLst>
        </c:ser>
        <c:ser>
          <c:idx val="1"/>
          <c:order val="1"/>
          <c:tx>
            <c:strRef>
              <c:f>Winter!$E$1</c:f>
              <c:strCache>
                <c:ptCount val="1"/>
                <c:pt idx="0">
                  <c:v>M. macropus</c:v>
                </c:pt>
              </c:strCache>
            </c:strRef>
          </c:tx>
          <c:spPr>
            <a:ln w="28575" cap="rnd">
              <a:solidFill>
                <a:schemeClr val="accent6">
                  <a:lumMod val="75000"/>
                </a:schemeClr>
              </a:solidFill>
              <a:round/>
            </a:ln>
            <a:effectLst/>
          </c:spPr>
          <c:marker>
            <c:symbol val="none"/>
          </c:marker>
          <c:cat>
            <c:multiLvlStrRef>
              <c:f>Winter!$B$2:$C$35</c:f>
              <c:multiLvlStrCache>
                <c:ptCount val="34"/>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pt idx="21">
                    <c:v>-0.5</c:v>
                  </c:pt>
                  <c:pt idx="22">
                    <c:v>sunset</c:v>
                  </c:pt>
                  <c:pt idx="23">
                    <c:v>1</c:v>
                  </c:pt>
                  <c:pt idx="24">
                    <c:v>2</c:v>
                  </c:pt>
                  <c:pt idx="25">
                    <c:v>3</c:v>
                  </c:pt>
                  <c:pt idx="26">
                    <c:v>4</c:v>
                  </c:pt>
                  <c:pt idx="28">
                    <c:v>-0.5</c:v>
                  </c:pt>
                  <c:pt idx="29">
                    <c:v>sunset</c:v>
                  </c:pt>
                  <c:pt idx="30">
                    <c:v>1</c:v>
                  </c:pt>
                  <c:pt idx="31">
                    <c:v>2</c:v>
                  </c:pt>
                  <c:pt idx="32">
                    <c:v>3</c:v>
                  </c:pt>
                  <c:pt idx="33">
                    <c:v>4</c:v>
                  </c:pt>
                </c:lvl>
                <c:lvl>
                  <c:pt idx="0">
                    <c:v>Day 1</c:v>
                  </c:pt>
                  <c:pt idx="7">
                    <c:v>Day 2</c:v>
                  </c:pt>
                  <c:pt idx="14">
                    <c:v>Day 3</c:v>
                  </c:pt>
                  <c:pt idx="21">
                    <c:v>Day 4</c:v>
                  </c:pt>
                  <c:pt idx="28">
                    <c:v>Day 5</c:v>
                  </c:pt>
                </c:lvl>
              </c:multiLvlStrCache>
            </c:multiLvlStrRef>
          </c:cat>
          <c:val>
            <c:numRef>
              <c:f>Winter!$E$2:$E$35</c:f>
              <c:numCache>
                <c:formatCode>General</c:formatCode>
                <c:ptCount val="34"/>
                <c:pt idx="0">
                  <c:v>0</c:v>
                </c:pt>
                <c:pt idx="1">
                  <c:v>0</c:v>
                </c:pt>
                <c:pt idx="2">
                  <c:v>148</c:v>
                </c:pt>
                <c:pt idx="3">
                  <c:v>30</c:v>
                </c:pt>
                <c:pt idx="4">
                  <c:v>34</c:v>
                </c:pt>
                <c:pt idx="5">
                  <c:v>19</c:v>
                </c:pt>
                <c:pt idx="7">
                  <c:v>0</c:v>
                </c:pt>
                <c:pt idx="8">
                  <c:v>0</c:v>
                </c:pt>
                <c:pt idx="9">
                  <c:v>125</c:v>
                </c:pt>
                <c:pt idx="10">
                  <c:v>29</c:v>
                </c:pt>
                <c:pt idx="11">
                  <c:v>27</c:v>
                </c:pt>
                <c:pt idx="12">
                  <c:v>68</c:v>
                </c:pt>
                <c:pt idx="14">
                  <c:v>0</c:v>
                </c:pt>
                <c:pt idx="15">
                  <c:v>0</c:v>
                </c:pt>
                <c:pt idx="16">
                  <c:v>92</c:v>
                </c:pt>
                <c:pt idx="17">
                  <c:v>25</c:v>
                </c:pt>
                <c:pt idx="18">
                  <c:v>9</c:v>
                </c:pt>
                <c:pt idx="19">
                  <c:v>13</c:v>
                </c:pt>
                <c:pt idx="21">
                  <c:v>0</c:v>
                </c:pt>
                <c:pt idx="22">
                  <c:v>0</c:v>
                </c:pt>
                <c:pt idx="23">
                  <c:v>117</c:v>
                </c:pt>
                <c:pt idx="24">
                  <c:v>31</c:v>
                </c:pt>
                <c:pt idx="25">
                  <c:v>26</c:v>
                </c:pt>
                <c:pt idx="26">
                  <c:v>41</c:v>
                </c:pt>
                <c:pt idx="28">
                  <c:v>0</c:v>
                </c:pt>
                <c:pt idx="29">
                  <c:v>0</c:v>
                </c:pt>
                <c:pt idx="30">
                  <c:v>83</c:v>
                </c:pt>
                <c:pt idx="31">
                  <c:v>68</c:v>
                </c:pt>
                <c:pt idx="32">
                  <c:v>30</c:v>
                </c:pt>
                <c:pt idx="33">
                  <c:v>29</c:v>
                </c:pt>
              </c:numCache>
            </c:numRef>
          </c:val>
          <c:smooth val="1"/>
          <c:extLst>
            <c:ext xmlns:c16="http://schemas.microsoft.com/office/drawing/2014/chart" uri="{C3380CC4-5D6E-409C-BE32-E72D297353CC}">
              <c16:uniqueId val="{00000001-7938-4060-A98B-5B3DB8F4BC14}"/>
            </c:ext>
          </c:extLst>
        </c:ser>
        <c:ser>
          <c:idx val="2"/>
          <c:order val="2"/>
          <c:tx>
            <c:strRef>
              <c:f>Winter!$F$1</c:f>
              <c:strCache>
                <c:ptCount val="1"/>
                <c:pt idx="0">
                  <c:v>R. megaphyllus</c:v>
                </c:pt>
              </c:strCache>
            </c:strRef>
          </c:tx>
          <c:spPr>
            <a:ln w="28575" cap="rnd">
              <a:solidFill>
                <a:srgbClr val="00B050"/>
              </a:solidFill>
              <a:round/>
            </a:ln>
            <a:effectLst/>
          </c:spPr>
          <c:marker>
            <c:symbol val="none"/>
          </c:marker>
          <c:cat>
            <c:multiLvlStrRef>
              <c:f>Winter!$B$2:$C$35</c:f>
              <c:multiLvlStrCache>
                <c:ptCount val="34"/>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pt idx="21">
                    <c:v>-0.5</c:v>
                  </c:pt>
                  <c:pt idx="22">
                    <c:v>sunset</c:v>
                  </c:pt>
                  <c:pt idx="23">
                    <c:v>1</c:v>
                  </c:pt>
                  <c:pt idx="24">
                    <c:v>2</c:v>
                  </c:pt>
                  <c:pt idx="25">
                    <c:v>3</c:v>
                  </c:pt>
                  <c:pt idx="26">
                    <c:v>4</c:v>
                  </c:pt>
                  <c:pt idx="28">
                    <c:v>-0.5</c:v>
                  </c:pt>
                  <c:pt idx="29">
                    <c:v>sunset</c:v>
                  </c:pt>
                  <c:pt idx="30">
                    <c:v>1</c:v>
                  </c:pt>
                  <c:pt idx="31">
                    <c:v>2</c:v>
                  </c:pt>
                  <c:pt idx="32">
                    <c:v>3</c:v>
                  </c:pt>
                  <c:pt idx="33">
                    <c:v>4</c:v>
                  </c:pt>
                </c:lvl>
                <c:lvl>
                  <c:pt idx="0">
                    <c:v>Day 1</c:v>
                  </c:pt>
                  <c:pt idx="7">
                    <c:v>Day 2</c:v>
                  </c:pt>
                  <c:pt idx="14">
                    <c:v>Day 3</c:v>
                  </c:pt>
                  <c:pt idx="21">
                    <c:v>Day 4</c:v>
                  </c:pt>
                  <c:pt idx="28">
                    <c:v>Day 5</c:v>
                  </c:pt>
                </c:lvl>
              </c:multiLvlStrCache>
            </c:multiLvlStrRef>
          </c:cat>
          <c:val>
            <c:numRef>
              <c:f>Winter!$F$2:$F$35</c:f>
              <c:numCache>
                <c:formatCode>General</c:formatCode>
                <c:ptCount val="34"/>
                <c:pt idx="0">
                  <c:v>0</c:v>
                </c:pt>
                <c:pt idx="1">
                  <c:v>0</c:v>
                </c:pt>
                <c:pt idx="2">
                  <c:v>84</c:v>
                </c:pt>
                <c:pt idx="3">
                  <c:v>24</c:v>
                </c:pt>
                <c:pt idx="4">
                  <c:v>13</c:v>
                </c:pt>
                <c:pt idx="5">
                  <c:v>17</c:v>
                </c:pt>
                <c:pt idx="7">
                  <c:v>0</c:v>
                </c:pt>
                <c:pt idx="8">
                  <c:v>0</c:v>
                </c:pt>
                <c:pt idx="9">
                  <c:v>63</c:v>
                </c:pt>
                <c:pt idx="10">
                  <c:v>18</c:v>
                </c:pt>
                <c:pt idx="11">
                  <c:v>26</c:v>
                </c:pt>
                <c:pt idx="12">
                  <c:v>17</c:v>
                </c:pt>
                <c:pt idx="14">
                  <c:v>0</c:v>
                </c:pt>
                <c:pt idx="15">
                  <c:v>0</c:v>
                </c:pt>
                <c:pt idx="16">
                  <c:v>48</c:v>
                </c:pt>
                <c:pt idx="17">
                  <c:v>5</c:v>
                </c:pt>
                <c:pt idx="18">
                  <c:v>8</c:v>
                </c:pt>
                <c:pt idx="19">
                  <c:v>16</c:v>
                </c:pt>
                <c:pt idx="21">
                  <c:v>0</c:v>
                </c:pt>
                <c:pt idx="22">
                  <c:v>0</c:v>
                </c:pt>
                <c:pt idx="23">
                  <c:v>42</c:v>
                </c:pt>
                <c:pt idx="24">
                  <c:v>4</c:v>
                </c:pt>
                <c:pt idx="25">
                  <c:v>9</c:v>
                </c:pt>
                <c:pt idx="26">
                  <c:v>7</c:v>
                </c:pt>
                <c:pt idx="28">
                  <c:v>0</c:v>
                </c:pt>
                <c:pt idx="29">
                  <c:v>0</c:v>
                </c:pt>
                <c:pt idx="30">
                  <c:v>56</c:v>
                </c:pt>
                <c:pt idx="31">
                  <c:v>18</c:v>
                </c:pt>
                <c:pt idx="32">
                  <c:v>10</c:v>
                </c:pt>
                <c:pt idx="33">
                  <c:v>15</c:v>
                </c:pt>
              </c:numCache>
            </c:numRef>
          </c:val>
          <c:smooth val="1"/>
          <c:extLst>
            <c:ext xmlns:c16="http://schemas.microsoft.com/office/drawing/2014/chart" uri="{C3380CC4-5D6E-409C-BE32-E72D297353CC}">
              <c16:uniqueId val="{00000002-7938-4060-A98B-5B3DB8F4BC14}"/>
            </c:ext>
          </c:extLst>
        </c:ser>
        <c:dLbls>
          <c:showLegendKey val="0"/>
          <c:showVal val="0"/>
          <c:showCatName val="0"/>
          <c:showSerName val="0"/>
          <c:showPercent val="0"/>
          <c:showBubbleSize val="0"/>
        </c:dLbls>
        <c:smooth val="0"/>
        <c:axId val="1670999071"/>
        <c:axId val="1457793839"/>
      </c:lineChart>
      <c:catAx>
        <c:axId val="16709990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Day &amp; Time</a:t>
                </a:r>
              </a:p>
              <a:p>
                <a:pPr>
                  <a:defRPr/>
                </a:pPr>
                <a:r>
                  <a:rPr lang="en-AU"/>
                  <a:t>(hour aftter official sunset)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457793839"/>
        <c:crosses val="autoZero"/>
        <c:auto val="1"/>
        <c:lblAlgn val="ctr"/>
        <c:lblOffset val="100"/>
        <c:noMultiLvlLbl val="0"/>
      </c:catAx>
      <c:valAx>
        <c:axId val="1457793839"/>
        <c:scaling>
          <c:orientation val="minMax"/>
          <c:max val="2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passes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670999071"/>
        <c:crosses val="autoZero"/>
        <c:crossBetween val="between"/>
      </c:valAx>
      <c:spPr>
        <a:noFill/>
        <a:ln>
          <a:noFill/>
        </a:ln>
        <a:effectLst/>
      </c:spPr>
    </c:plotArea>
    <c:legend>
      <c:legendPos val="t"/>
      <c:layout>
        <c:manualLayout>
          <c:xMode val="edge"/>
          <c:yMode val="edge"/>
          <c:x val="0.22240290662134019"/>
          <c:y val="3.1146583609110375E-2"/>
          <c:w val="0.63793918860653487"/>
          <c:h val="6.5700284641760642E-2"/>
        </c:manualLayout>
      </c:layout>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userShapes r:id="rId5"/>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1"/>
          <c:order val="0"/>
          <c:tx>
            <c:strRef>
              <c:f>Both!$A$3</c:f>
              <c:strCache>
                <c:ptCount val="1"/>
                <c:pt idx="0">
                  <c:v>summer</c:v>
                </c:pt>
              </c:strCache>
            </c:strRef>
          </c:tx>
          <c:spPr>
            <a:solidFill>
              <a:schemeClr val="accent6">
                <a:lumMod val="75000"/>
              </a:schemeClr>
            </a:solidFill>
            <a:ln>
              <a:solidFill>
                <a:schemeClr val="accent6">
                  <a:lumMod val="75000"/>
                </a:schemeClr>
              </a:solidFill>
            </a:ln>
            <a:effectLst/>
          </c:spPr>
          <c:invertIfNegative val="0"/>
          <c:errBars>
            <c:errBarType val="plus"/>
            <c:errValType val="cust"/>
            <c:noEndCap val="0"/>
            <c:plus>
              <c:numRef>
                <c:f>Both!$B$8:$D$8</c:f>
                <c:numCache>
                  <c:formatCode>General</c:formatCode>
                  <c:ptCount val="3"/>
                  <c:pt idx="0">
                    <c:v>4.7258156262526123</c:v>
                  </c:pt>
                  <c:pt idx="1">
                    <c:v>19.28730152198591</c:v>
                  </c:pt>
                  <c:pt idx="2">
                    <c:v>16.522711641858304</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Both!$B$2:$D$2</c:f>
              <c:strCache>
                <c:ptCount val="3"/>
                <c:pt idx="0">
                  <c:v>M. australis</c:v>
                </c:pt>
                <c:pt idx="1">
                  <c:v>M. macropus</c:v>
                </c:pt>
                <c:pt idx="2">
                  <c:v>R. megaphyllus</c:v>
                </c:pt>
              </c:strCache>
            </c:strRef>
          </c:cat>
          <c:val>
            <c:numRef>
              <c:f>Both!$B$3:$D$3</c:f>
              <c:numCache>
                <c:formatCode>General</c:formatCode>
                <c:ptCount val="3"/>
                <c:pt idx="0">
                  <c:v>25.666666666666668</c:v>
                </c:pt>
                <c:pt idx="1">
                  <c:v>133</c:v>
                </c:pt>
                <c:pt idx="2">
                  <c:v>162</c:v>
                </c:pt>
              </c:numCache>
            </c:numRef>
          </c:val>
          <c:extLst>
            <c:ext xmlns:c16="http://schemas.microsoft.com/office/drawing/2014/chart" uri="{C3380CC4-5D6E-409C-BE32-E72D297353CC}">
              <c16:uniqueId val="{00000000-4222-4135-A0A3-AD876CF1865D}"/>
            </c:ext>
          </c:extLst>
        </c:ser>
        <c:ser>
          <c:idx val="0"/>
          <c:order val="1"/>
          <c:tx>
            <c:strRef>
              <c:f>Both!$A$4</c:f>
              <c:strCache>
                <c:ptCount val="1"/>
                <c:pt idx="0">
                  <c:v>winter</c:v>
                </c:pt>
              </c:strCache>
            </c:strRef>
          </c:tx>
          <c:spPr>
            <a:solidFill>
              <a:schemeClr val="accent1"/>
            </a:solidFill>
            <a:ln>
              <a:noFill/>
            </a:ln>
            <a:effectLst/>
          </c:spPr>
          <c:invertIfNegative val="0"/>
          <c:errBars>
            <c:errBarType val="both"/>
            <c:errValType val="cust"/>
            <c:noEndCap val="0"/>
            <c:plus>
              <c:numRef>
                <c:f>(Both!$B$9,Both!$C$9,Both!$D$9)</c:f>
                <c:numCache>
                  <c:formatCode>General</c:formatCode>
                  <c:ptCount val="3"/>
                  <c:pt idx="0">
                    <c:v>0.44721359549995793</c:v>
                  </c:pt>
                  <c:pt idx="1">
                    <c:v>3.7013511046643557</c:v>
                  </c:pt>
                  <c:pt idx="2">
                    <c:v>1.7939808658229262</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Both!$B$2:$D$2</c:f>
              <c:strCache>
                <c:ptCount val="3"/>
                <c:pt idx="0">
                  <c:v>M. australis</c:v>
                </c:pt>
                <c:pt idx="1">
                  <c:v>M. macropus</c:v>
                </c:pt>
                <c:pt idx="2">
                  <c:v>R. megaphyllus</c:v>
                </c:pt>
              </c:strCache>
            </c:strRef>
          </c:cat>
          <c:val>
            <c:numRef>
              <c:f>Both!$B$4:$D$4</c:f>
              <c:numCache>
                <c:formatCode>General</c:formatCode>
                <c:ptCount val="3"/>
                <c:pt idx="0">
                  <c:v>18.7</c:v>
                </c:pt>
                <c:pt idx="1">
                  <c:v>31.2</c:v>
                </c:pt>
                <c:pt idx="2">
                  <c:v>24.971428571428572</c:v>
                </c:pt>
              </c:numCache>
            </c:numRef>
          </c:val>
          <c:extLst>
            <c:ext xmlns:c16="http://schemas.microsoft.com/office/drawing/2014/chart" uri="{C3380CC4-5D6E-409C-BE32-E72D297353CC}">
              <c16:uniqueId val="{00000001-4222-4135-A0A3-AD876CF1865D}"/>
            </c:ext>
          </c:extLst>
        </c:ser>
        <c:dLbls>
          <c:showLegendKey val="0"/>
          <c:showVal val="0"/>
          <c:showCatName val="0"/>
          <c:showSerName val="0"/>
          <c:showPercent val="0"/>
          <c:showBubbleSize val="0"/>
        </c:dLbls>
        <c:gapWidth val="219"/>
        <c:overlap val="-27"/>
        <c:axId val="1862093664"/>
        <c:axId val="1852082576"/>
      </c:barChart>
      <c:catAx>
        <c:axId val="1862093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Species</a:t>
                </a:r>
              </a:p>
            </c:rich>
          </c:tx>
          <c:layout>
            <c:manualLayout>
              <c:xMode val="edge"/>
              <c:yMode val="edge"/>
              <c:x val="0.49219263322421775"/>
              <c:y val="0.9130844465337355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crossAx val="1852082576"/>
        <c:crosses val="autoZero"/>
        <c:auto val="1"/>
        <c:lblAlgn val="ctr"/>
        <c:lblOffset val="100"/>
        <c:noMultiLvlLbl val="0"/>
      </c:catAx>
      <c:valAx>
        <c:axId val="1852082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Mean first activity peak (emergence) time </a:t>
                </a:r>
              </a:p>
              <a:p>
                <a:pPr>
                  <a:defRPr/>
                </a:pPr>
                <a:r>
                  <a:rPr lang="en-AU"/>
                  <a:t>(min after official dusk)</a:t>
                </a:r>
              </a:p>
            </c:rich>
          </c:tx>
          <c:layout>
            <c:manualLayout>
              <c:xMode val="edge"/>
              <c:yMode val="edge"/>
              <c:x val="2.3542001070090957E-2"/>
              <c:y val="0.1111661478361716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86209366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Both!$A$3</c:f>
              <c:strCache>
                <c:ptCount val="1"/>
                <c:pt idx="0">
                  <c:v>summer</c:v>
                </c:pt>
              </c:strCache>
            </c:strRef>
          </c:tx>
          <c:spPr>
            <a:solidFill>
              <a:schemeClr val="accent6">
                <a:lumMod val="75000"/>
              </a:schemeClr>
            </a:solidFill>
            <a:ln>
              <a:noFill/>
            </a:ln>
            <a:effectLst/>
          </c:spPr>
          <c:invertIfNegative val="0"/>
          <c:errBars>
            <c:errBarType val="plus"/>
            <c:errValType val="cust"/>
            <c:noEndCap val="0"/>
            <c:plus>
              <c:numRef>
                <c:f>Both!$B$8:$D$8</c:f>
                <c:numCache>
                  <c:formatCode>General</c:formatCode>
                  <c:ptCount val="3"/>
                  <c:pt idx="0">
                    <c:v>21.455380055672183</c:v>
                  </c:pt>
                  <c:pt idx="1">
                    <c:v>2.6457513110645907</c:v>
                  </c:pt>
                  <c:pt idx="2">
                    <c:v>7.5718777944003648</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Both!$B$2:$D$2</c:f>
              <c:strCache>
                <c:ptCount val="3"/>
                <c:pt idx="0">
                  <c:v>M. australis</c:v>
                </c:pt>
                <c:pt idx="1">
                  <c:v>M. macropus</c:v>
                </c:pt>
                <c:pt idx="2">
                  <c:v>R. megaphyllus</c:v>
                </c:pt>
              </c:strCache>
            </c:strRef>
          </c:cat>
          <c:val>
            <c:numRef>
              <c:f>Both!$B$3:$D$3</c:f>
              <c:numCache>
                <c:formatCode>General</c:formatCode>
                <c:ptCount val="3"/>
                <c:pt idx="0">
                  <c:v>158.33333333333334</c:v>
                </c:pt>
                <c:pt idx="1">
                  <c:v>150</c:v>
                </c:pt>
                <c:pt idx="2">
                  <c:v>157.66666666666666</c:v>
                </c:pt>
              </c:numCache>
            </c:numRef>
          </c:val>
          <c:extLst>
            <c:ext xmlns:c16="http://schemas.microsoft.com/office/drawing/2014/chart" uri="{C3380CC4-5D6E-409C-BE32-E72D297353CC}">
              <c16:uniqueId val="{00000000-06FA-4069-9332-E2FE57DD48B5}"/>
            </c:ext>
          </c:extLst>
        </c:ser>
        <c:ser>
          <c:idx val="1"/>
          <c:order val="1"/>
          <c:tx>
            <c:strRef>
              <c:f>Both!$A$4</c:f>
              <c:strCache>
                <c:ptCount val="1"/>
                <c:pt idx="0">
                  <c:v>winter</c:v>
                </c:pt>
              </c:strCache>
            </c:strRef>
          </c:tx>
          <c:spPr>
            <a:solidFill>
              <a:schemeClr val="accent1"/>
            </a:solidFill>
            <a:ln>
              <a:noFill/>
            </a:ln>
            <a:effectLst/>
          </c:spPr>
          <c:invertIfNegative val="0"/>
          <c:errBars>
            <c:errBarType val="plus"/>
            <c:errValType val="cust"/>
            <c:noEndCap val="0"/>
            <c:plus>
              <c:numRef>
                <c:f>Both!$B$9:$D$9</c:f>
                <c:numCache>
                  <c:formatCode>General</c:formatCode>
                  <c:ptCount val="3"/>
                  <c:pt idx="0">
                    <c:v>4.8810859447463173</c:v>
                  </c:pt>
                  <c:pt idx="1">
                    <c:v>30.25239659927789</c:v>
                  </c:pt>
                  <c:pt idx="2">
                    <c:v>50.723717332230301</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Both!$B$2:$D$2</c:f>
              <c:strCache>
                <c:ptCount val="3"/>
                <c:pt idx="0">
                  <c:v>M. australis</c:v>
                </c:pt>
                <c:pt idx="1">
                  <c:v>M. macropus</c:v>
                </c:pt>
                <c:pt idx="2">
                  <c:v>R. megaphyllus</c:v>
                </c:pt>
              </c:strCache>
            </c:strRef>
          </c:cat>
          <c:val>
            <c:numRef>
              <c:f>Both!$B$4:$D$4</c:f>
              <c:numCache>
                <c:formatCode>General</c:formatCode>
                <c:ptCount val="3"/>
                <c:pt idx="0">
                  <c:v>30.8</c:v>
                </c:pt>
                <c:pt idx="1">
                  <c:v>107.45</c:v>
                </c:pt>
                <c:pt idx="2">
                  <c:v>72.210000000000008</c:v>
                </c:pt>
              </c:numCache>
            </c:numRef>
          </c:val>
          <c:extLst>
            <c:ext xmlns:c16="http://schemas.microsoft.com/office/drawing/2014/chart" uri="{C3380CC4-5D6E-409C-BE32-E72D297353CC}">
              <c16:uniqueId val="{00000001-06FA-4069-9332-E2FE57DD48B5}"/>
            </c:ext>
          </c:extLst>
        </c:ser>
        <c:dLbls>
          <c:showLegendKey val="0"/>
          <c:showVal val="0"/>
          <c:showCatName val="0"/>
          <c:showSerName val="0"/>
          <c:showPercent val="0"/>
          <c:showBubbleSize val="0"/>
        </c:dLbls>
        <c:gapWidth val="219"/>
        <c:overlap val="-27"/>
        <c:axId val="537634735"/>
        <c:axId val="21514511"/>
      </c:barChart>
      <c:catAx>
        <c:axId val="5376347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Species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crossAx val="21514511"/>
        <c:crosses val="autoZero"/>
        <c:auto val="1"/>
        <c:lblAlgn val="ctr"/>
        <c:lblOffset val="100"/>
        <c:noMultiLvlLbl val="0"/>
      </c:catAx>
      <c:valAx>
        <c:axId val="21514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Mean last activity peak (return) time </a:t>
                </a:r>
              </a:p>
              <a:p>
                <a:pPr>
                  <a:defRPr/>
                </a:pPr>
                <a:r>
                  <a:rPr lang="en-AU"/>
                  <a:t>(mins before official dawn)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53763473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1"/>
          <c:order val="0"/>
          <c:tx>
            <c:strRef>
              <c:f>Both!$B$2</c:f>
              <c:strCache>
                <c:ptCount val="1"/>
                <c:pt idx="0">
                  <c:v>summer</c:v>
                </c:pt>
              </c:strCache>
            </c:strRef>
          </c:tx>
          <c:spPr>
            <a:solidFill>
              <a:schemeClr val="accent6">
                <a:lumMod val="75000"/>
              </a:schemeClr>
            </a:solidFill>
            <a:ln>
              <a:noFill/>
            </a:ln>
            <a:effectLst/>
          </c:spPr>
          <c:invertIfNegative val="0"/>
          <c:errBars>
            <c:errBarType val="plus"/>
            <c:errValType val="cust"/>
            <c:noEndCap val="0"/>
            <c:plus>
              <c:numRef>
                <c:f>Both!$B$11:$B$17</c:f>
                <c:numCache>
                  <c:formatCode>General</c:formatCode>
                  <c:ptCount val="7"/>
                  <c:pt idx="0">
                    <c:v>0</c:v>
                  </c:pt>
                  <c:pt idx="1">
                    <c:v>0</c:v>
                  </c:pt>
                  <c:pt idx="2">
                    <c:v>0</c:v>
                  </c:pt>
                  <c:pt idx="3">
                    <c:v>8.8487287222515754</c:v>
                  </c:pt>
                  <c:pt idx="4">
                    <c:v>19.831792657246073</c:v>
                  </c:pt>
                  <c:pt idx="5">
                    <c:v>22.949945533704433</c:v>
                  </c:pt>
                  <c:pt idx="6">
                    <c:v>1.3416407864998738</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Both!$A$3:$A$9</c:f>
              <c:strCache>
                <c:ptCount val="7"/>
                <c:pt idx="0">
                  <c:v>-30</c:v>
                </c:pt>
                <c:pt idx="1">
                  <c:v>-15</c:v>
                </c:pt>
                <c:pt idx="2">
                  <c:v>sunset</c:v>
                </c:pt>
                <c:pt idx="3">
                  <c:v>15</c:v>
                </c:pt>
                <c:pt idx="4">
                  <c:v>30</c:v>
                </c:pt>
                <c:pt idx="5">
                  <c:v>45</c:v>
                </c:pt>
                <c:pt idx="6">
                  <c:v>60</c:v>
                </c:pt>
              </c:strCache>
            </c:strRef>
          </c:cat>
          <c:val>
            <c:numRef>
              <c:f>Both!$B$3:$B$9</c:f>
              <c:numCache>
                <c:formatCode>General</c:formatCode>
                <c:ptCount val="7"/>
                <c:pt idx="0">
                  <c:v>0</c:v>
                </c:pt>
                <c:pt idx="1">
                  <c:v>0</c:v>
                </c:pt>
                <c:pt idx="2">
                  <c:v>0</c:v>
                </c:pt>
                <c:pt idx="3">
                  <c:v>6</c:v>
                </c:pt>
                <c:pt idx="4">
                  <c:v>133</c:v>
                </c:pt>
                <c:pt idx="5">
                  <c:v>21</c:v>
                </c:pt>
                <c:pt idx="6">
                  <c:v>2</c:v>
                </c:pt>
              </c:numCache>
            </c:numRef>
          </c:val>
          <c:extLst>
            <c:ext xmlns:c16="http://schemas.microsoft.com/office/drawing/2014/chart" uri="{C3380CC4-5D6E-409C-BE32-E72D297353CC}">
              <c16:uniqueId val="{00000000-0987-420E-84DF-B92AD6A9F9D6}"/>
            </c:ext>
          </c:extLst>
        </c:ser>
        <c:ser>
          <c:idx val="2"/>
          <c:order val="1"/>
          <c:tx>
            <c:strRef>
              <c:f>Both!$C$2</c:f>
              <c:strCache>
                <c:ptCount val="1"/>
                <c:pt idx="0">
                  <c:v>winter</c:v>
                </c:pt>
              </c:strCache>
            </c:strRef>
          </c:tx>
          <c:spPr>
            <a:solidFill>
              <a:schemeClr val="accent1"/>
            </a:solidFill>
            <a:ln>
              <a:noFill/>
            </a:ln>
            <a:effectLst/>
          </c:spPr>
          <c:invertIfNegative val="0"/>
          <c:errBars>
            <c:errBarType val="plus"/>
            <c:errValType val="cust"/>
            <c:noEndCap val="0"/>
            <c:plus>
              <c:numRef>
                <c:f>Both!$C$11:$C$17</c:f>
                <c:numCache>
                  <c:formatCode>General</c:formatCode>
                  <c:ptCount val="7"/>
                  <c:pt idx="0">
                    <c:v>0</c:v>
                  </c:pt>
                  <c:pt idx="1">
                    <c:v>0</c:v>
                  </c:pt>
                  <c:pt idx="2">
                    <c:v>0</c:v>
                  </c:pt>
                  <c:pt idx="3">
                    <c:v>1.8165902124584949</c:v>
                  </c:pt>
                  <c:pt idx="4">
                    <c:v>6.6332495807107996</c:v>
                  </c:pt>
                  <c:pt idx="5">
                    <c:v>19.514097468240749</c:v>
                  </c:pt>
                  <c:pt idx="6">
                    <c:v>10.779610382569492</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Both!$A$3:$A$9</c:f>
              <c:strCache>
                <c:ptCount val="7"/>
                <c:pt idx="0">
                  <c:v>-30</c:v>
                </c:pt>
                <c:pt idx="1">
                  <c:v>-15</c:v>
                </c:pt>
                <c:pt idx="2">
                  <c:v>sunset</c:v>
                </c:pt>
                <c:pt idx="3">
                  <c:v>15</c:v>
                </c:pt>
                <c:pt idx="4">
                  <c:v>30</c:v>
                </c:pt>
                <c:pt idx="5">
                  <c:v>45</c:v>
                </c:pt>
                <c:pt idx="6">
                  <c:v>60</c:v>
                </c:pt>
              </c:strCache>
            </c:strRef>
          </c:cat>
          <c:val>
            <c:numRef>
              <c:f>Both!$C$3:$C$9</c:f>
              <c:numCache>
                <c:formatCode>General</c:formatCode>
                <c:ptCount val="7"/>
                <c:pt idx="0">
                  <c:v>0</c:v>
                </c:pt>
                <c:pt idx="1">
                  <c:v>0</c:v>
                </c:pt>
                <c:pt idx="2">
                  <c:v>0</c:v>
                </c:pt>
                <c:pt idx="3">
                  <c:v>2</c:v>
                </c:pt>
                <c:pt idx="4">
                  <c:v>37</c:v>
                </c:pt>
                <c:pt idx="5">
                  <c:v>31</c:v>
                </c:pt>
                <c:pt idx="6">
                  <c:v>12</c:v>
                </c:pt>
              </c:numCache>
            </c:numRef>
          </c:val>
          <c:extLst>
            <c:ext xmlns:c16="http://schemas.microsoft.com/office/drawing/2014/chart" uri="{C3380CC4-5D6E-409C-BE32-E72D297353CC}">
              <c16:uniqueId val="{00000001-0987-420E-84DF-B92AD6A9F9D6}"/>
            </c:ext>
          </c:extLst>
        </c:ser>
        <c:dLbls>
          <c:showLegendKey val="0"/>
          <c:showVal val="0"/>
          <c:showCatName val="0"/>
          <c:showSerName val="0"/>
          <c:showPercent val="0"/>
          <c:showBubbleSize val="0"/>
        </c:dLbls>
        <c:gapWidth val="219"/>
        <c:overlap val="-27"/>
        <c:axId val="906195312"/>
        <c:axId val="903533200"/>
      </c:barChart>
      <c:catAx>
        <c:axId val="906195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Time </a:t>
                </a:r>
              </a:p>
              <a:p>
                <a:pPr>
                  <a:defRPr/>
                </a:pPr>
                <a:r>
                  <a:rPr lang="en-AU"/>
                  <a:t>(minutes after official sunset)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903533200"/>
        <c:crosses val="autoZero"/>
        <c:auto val="1"/>
        <c:lblAlgn val="ctr"/>
        <c:lblOffset val="100"/>
        <c:noMultiLvlLbl val="0"/>
      </c:catAx>
      <c:valAx>
        <c:axId val="903533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Mean number of bats exiting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9061953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1"/>
          <c:order val="0"/>
          <c:tx>
            <c:strRef>
              <c:f>Both!$G$2</c:f>
              <c:strCache>
                <c:ptCount val="1"/>
                <c:pt idx="0">
                  <c:v>summer</c:v>
                </c:pt>
              </c:strCache>
            </c:strRef>
          </c:tx>
          <c:spPr>
            <a:ln w="28575" cap="rnd">
              <a:solidFill>
                <a:schemeClr val="accent6">
                  <a:lumMod val="75000"/>
                </a:schemeClr>
              </a:solidFill>
              <a:round/>
            </a:ln>
            <a:effectLst/>
          </c:spPr>
          <c:marker>
            <c:symbol val="none"/>
          </c:marker>
          <c:cat>
            <c:strRef>
              <c:f>Both!$F$3:$F$9</c:f>
              <c:strCache>
                <c:ptCount val="7"/>
                <c:pt idx="0">
                  <c:v>-30</c:v>
                </c:pt>
                <c:pt idx="1">
                  <c:v>-15</c:v>
                </c:pt>
                <c:pt idx="2">
                  <c:v>dusk</c:v>
                </c:pt>
                <c:pt idx="3">
                  <c:v>15</c:v>
                </c:pt>
                <c:pt idx="4">
                  <c:v>30</c:v>
                </c:pt>
                <c:pt idx="5">
                  <c:v>45</c:v>
                </c:pt>
                <c:pt idx="6">
                  <c:v>60</c:v>
                </c:pt>
              </c:strCache>
            </c:strRef>
          </c:cat>
          <c:val>
            <c:numRef>
              <c:f>Both!$G$3:$G$9</c:f>
              <c:numCache>
                <c:formatCode>General</c:formatCode>
                <c:ptCount val="7"/>
                <c:pt idx="0">
                  <c:v>0</c:v>
                </c:pt>
                <c:pt idx="1">
                  <c:v>0</c:v>
                </c:pt>
                <c:pt idx="2">
                  <c:v>0</c:v>
                </c:pt>
                <c:pt idx="3">
                  <c:v>6</c:v>
                </c:pt>
                <c:pt idx="4">
                  <c:v>138</c:v>
                </c:pt>
                <c:pt idx="5">
                  <c:v>159</c:v>
                </c:pt>
                <c:pt idx="6">
                  <c:v>161</c:v>
                </c:pt>
              </c:numCache>
            </c:numRef>
          </c:val>
          <c:smooth val="0"/>
          <c:extLst>
            <c:ext xmlns:c16="http://schemas.microsoft.com/office/drawing/2014/chart" uri="{C3380CC4-5D6E-409C-BE32-E72D297353CC}">
              <c16:uniqueId val="{00000000-724B-47DB-B0AD-A07B2EA71F45}"/>
            </c:ext>
          </c:extLst>
        </c:ser>
        <c:ser>
          <c:idx val="2"/>
          <c:order val="1"/>
          <c:tx>
            <c:strRef>
              <c:f>Both!$H$2</c:f>
              <c:strCache>
                <c:ptCount val="1"/>
                <c:pt idx="0">
                  <c:v>winter</c:v>
                </c:pt>
              </c:strCache>
            </c:strRef>
          </c:tx>
          <c:spPr>
            <a:ln w="28575" cap="rnd">
              <a:solidFill>
                <a:schemeClr val="accent1"/>
              </a:solidFill>
              <a:round/>
            </a:ln>
            <a:effectLst/>
          </c:spPr>
          <c:marker>
            <c:symbol val="none"/>
          </c:marker>
          <c:cat>
            <c:strRef>
              <c:f>Both!$F$3:$F$9</c:f>
              <c:strCache>
                <c:ptCount val="7"/>
                <c:pt idx="0">
                  <c:v>-30</c:v>
                </c:pt>
                <c:pt idx="1">
                  <c:v>-15</c:v>
                </c:pt>
                <c:pt idx="2">
                  <c:v>dusk</c:v>
                </c:pt>
                <c:pt idx="3">
                  <c:v>15</c:v>
                </c:pt>
                <c:pt idx="4">
                  <c:v>30</c:v>
                </c:pt>
                <c:pt idx="5">
                  <c:v>45</c:v>
                </c:pt>
                <c:pt idx="6">
                  <c:v>60</c:v>
                </c:pt>
              </c:strCache>
            </c:strRef>
          </c:cat>
          <c:val>
            <c:numRef>
              <c:f>Both!$H$3:$H$9</c:f>
              <c:numCache>
                <c:formatCode>General</c:formatCode>
                <c:ptCount val="7"/>
                <c:pt idx="0">
                  <c:v>0</c:v>
                </c:pt>
                <c:pt idx="1">
                  <c:v>0</c:v>
                </c:pt>
                <c:pt idx="2">
                  <c:v>0</c:v>
                </c:pt>
                <c:pt idx="3">
                  <c:v>2</c:v>
                </c:pt>
                <c:pt idx="4">
                  <c:v>39</c:v>
                </c:pt>
                <c:pt idx="5">
                  <c:v>69</c:v>
                </c:pt>
                <c:pt idx="6">
                  <c:v>81</c:v>
                </c:pt>
              </c:numCache>
            </c:numRef>
          </c:val>
          <c:smooth val="0"/>
          <c:extLst>
            <c:ext xmlns:c16="http://schemas.microsoft.com/office/drawing/2014/chart" uri="{C3380CC4-5D6E-409C-BE32-E72D297353CC}">
              <c16:uniqueId val="{00000001-724B-47DB-B0AD-A07B2EA71F45}"/>
            </c:ext>
          </c:extLst>
        </c:ser>
        <c:dLbls>
          <c:showLegendKey val="0"/>
          <c:showVal val="0"/>
          <c:showCatName val="0"/>
          <c:showSerName val="0"/>
          <c:showPercent val="0"/>
          <c:showBubbleSize val="0"/>
        </c:dLbls>
        <c:smooth val="0"/>
        <c:axId val="898906144"/>
        <c:axId val="903525296"/>
      </c:lineChart>
      <c:catAx>
        <c:axId val="898906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Time</a:t>
                </a:r>
              </a:p>
              <a:p>
                <a:pPr>
                  <a:defRPr/>
                </a:pPr>
                <a:r>
                  <a:rPr lang="en-AU"/>
                  <a:t> (minutes after official dusk)</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crossAx val="903525296"/>
        <c:crosses val="autoZero"/>
        <c:auto val="1"/>
        <c:lblAlgn val="ctr"/>
        <c:lblOffset val="100"/>
        <c:noMultiLvlLbl val="0"/>
      </c:catAx>
      <c:valAx>
        <c:axId val="903525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exit 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crossAx val="8989061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mj-lt"/>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0.39897</cdr:x>
      <cdr:y>0.046</cdr:y>
    </cdr:from>
    <cdr:to>
      <cdr:x>0.40357</cdr:x>
      <cdr:y>0.59968</cdr:y>
    </cdr:to>
    <cdr:cxnSp macro="">
      <cdr:nvCxnSpPr>
        <cdr:cNvPr id="4" name="Straight Connector 3">
          <a:extLst xmlns:a="http://schemas.openxmlformats.org/drawingml/2006/main">
            <a:ext uri="{FF2B5EF4-FFF2-40B4-BE49-F238E27FC236}">
              <a16:creationId xmlns:a16="http://schemas.microsoft.com/office/drawing/2014/main" id="{69E493C8-513C-4943-B718-CF53485D0938}"/>
            </a:ext>
          </a:extLst>
        </cdr:cNvPr>
        <cdr:cNvCxnSpPr/>
      </cdr:nvCxnSpPr>
      <cdr:spPr>
        <a:xfrm xmlns:a="http://schemas.openxmlformats.org/drawingml/2006/main" flipV="1">
          <a:off x="2166132" y="138023"/>
          <a:ext cx="24977" cy="1661254"/>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0.69711</cdr:x>
      <cdr:y>0.04888</cdr:y>
    </cdr:from>
    <cdr:to>
      <cdr:x>0.70228</cdr:x>
      <cdr:y>0.6032</cdr:y>
    </cdr:to>
    <cdr:cxnSp macro="">
      <cdr:nvCxnSpPr>
        <cdr:cNvPr id="6" name="Straight Connector 5">
          <a:extLst xmlns:a="http://schemas.openxmlformats.org/drawingml/2006/main">
            <a:ext uri="{FF2B5EF4-FFF2-40B4-BE49-F238E27FC236}">
              <a16:creationId xmlns:a16="http://schemas.microsoft.com/office/drawing/2014/main" id="{52903536-3164-4E06-B5D7-3B2E928A82D8}"/>
            </a:ext>
          </a:extLst>
        </cdr:cNvPr>
        <cdr:cNvCxnSpPr/>
      </cdr:nvCxnSpPr>
      <cdr:spPr>
        <a:xfrm xmlns:a="http://schemas.openxmlformats.org/drawingml/2006/main" flipV="1">
          <a:off x="3784767" y="146649"/>
          <a:ext cx="28108" cy="1663176"/>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0.25279</cdr:x>
      <cdr:y>0.04888</cdr:y>
    </cdr:from>
    <cdr:to>
      <cdr:x>0.2574</cdr:x>
      <cdr:y>0.60032</cdr:y>
    </cdr:to>
    <cdr:cxnSp macro="">
      <cdr:nvCxnSpPr>
        <cdr:cNvPr id="5" name="Straight Connector 4">
          <a:extLst xmlns:a="http://schemas.openxmlformats.org/drawingml/2006/main">
            <a:ext uri="{FF2B5EF4-FFF2-40B4-BE49-F238E27FC236}">
              <a16:creationId xmlns:a16="http://schemas.microsoft.com/office/drawing/2014/main" id="{5E8F2282-6554-4F1E-9BC9-6779A56251E9}"/>
            </a:ext>
          </a:extLst>
        </cdr:cNvPr>
        <cdr:cNvCxnSpPr/>
      </cdr:nvCxnSpPr>
      <cdr:spPr>
        <a:xfrm xmlns:a="http://schemas.openxmlformats.org/drawingml/2006/main" flipV="1">
          <a:off x="1372484" y="146649"/>
          <a:ext cx="24995" cy="1654548"/>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0.5482</cdr:x>
      <cdr:y>0.04888</cdr:y>
    </cdr:from>
    <cdr:to>
      <cdr:x>0.5482</cdr:x>
      <cdr:y>0.60295</cdr:y>
    </cdr:to>
    <cdr:cxnSp macro="">
      <cdr:nvCxnSpPr>
        <cdr:cNvPr id="9" name="Straight Connector 8">
          <a:extLst xmlns:a="http://schemas.openxmlformats.org/drawingml/2006/main">
            <a:ext uri="{FF2B5EF4-FFF2-40B4-BE49-F238E27FC236}">
              <a16:creationId xmlns:a16="http://schemas.microsoft.com/office/drawing/2014/main" id="{11B291DB-44EB-4D75-84EA-63F985C16CE5}"/>
            </a:ext>
          </a:extLst>
        </cdr:cNvPr>
        <cdr:cNvCxnSpPr/>
      </cdr:nvCxnSpPr>
      <cdr:spPr>
        <a:xfrm xmlns:a="http://schemas.openxmlformats.org/drawingml/2006/main" flipH="1" flipV="1">
          <a:off x="2976303" y="146649"/>
          <a:ext cx="1" cy="1662439"/>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0.84615</cdr:x>
      <cdr:y>0.04888</cdr:y>
    </cdr:from>
    <cdr:to>
      <cdr:x>0.84615</cdr:x>
      <cdr:y>0.60607</cdr:y>
    </cdr:to>
    <cdr:cxnSp macro="">
      <cdr:nvCxnSpPr>
        <cdr:cNvPr id="10" name="Straight Connector 9">
          <a:extLst xmlns:a="http://schemas.openxmlformats.org/drawingml/2006/main">
            <a:ext uri="{FF2B5EF4-FFF2-40B4-BE49-F238E27FC236}">
              <a16:creationId xmlns:a16="http://schemas.microsoft.com/office/drawing/2014/main" id="{11B291DB-44EB-4D75-84EA-63F985C16CE5}"/>
            </a:ext>
          </a:extLst>
        </cdr:cNvPr>
        <cdr:cNvCxnSpPr/>
      </cdr:nvCxnSpPr>
      <cdr:spPr>
        <a:xfrm xmlns:a="http://schemas.openxmlformats.org/drawingml/2006/main" flipV="1">
          <a:off x="4593960" y="146649"/>
          <a:ext cx="0" cy="1671802"/>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10.xml><?xml version="1.0" encoding="utf-8"?>
<c:userShapes xmlns:c="http://schemas.openxmlformats.org/drawingml/2006/chart">
  <cdr:relSizeAnchor xmlns:cdr="http://schemas.openxmlformats.org/drawingml/2006/chartDrawing">
    <cdr:from>
      <cdr:x>0.54212</cdr:x>
      <cdr:y>0.09409</cdr:y>
    </cdr:from>
    <cdr:to>
      <cdr:x>0.54212</cdr:x>
      <cdr:y>0.80583</cdr:y>
    </cdr:to>
    <cdr:cxnSp macro="">
      <cdr:nvCxnSpPr>
        <cdr:cNvPr id="3" name="Straight Connector 2">
          <a:extLst xmlns:a="http://schemas.openxmlformats.org/drawingml/2006/main">
            <a:ext uri="{FF2B5EF4-FFF2-40B4-BE49-F238E27FC236}">
              <a16:creationId xmlns:a16="http://schemas.microsoft.com/office/drawing/2014/main" id="{5F4BF9E5-15A9-4B44-A2E4-AF8DCCB8B6B8}"/>
            </a:ext>
          </a:extLst>
        </cdr:cNvPr>
        <cdr:cNvCxnSpPr/>
      </cdr:nvCxnSpPr>
      <cdr:spPr>
        <a:xfrm xmlns:a="http://schemas.openxmlformats.org/drawingml/2006/main">
          <a:off x="3107188" y="333375"/>
          <a:ext cx="0" cy="252190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0.32349</cdr:x>
      <cdr:y>0.09409</cdr:y>
    </cdr:from>
    <cdr:to>
      <cdr:x>0.32349</cdr:x>
      <cdr:y>0.80963</cdr:y>
    </cdr:to>
    <cdr:cxnSp macro="">
      <cdr:nvCxnSpPr>
        <cdr:cNvPr id="5" name="Straight Connector 4">
          <a:extLst xmlns:a="http://schemas.openxmlformats.org/drawingml/2006/main">
            <a:ext uri="{FF2B5EF4-FFF2-40B4-BE49-F238E27FC236}">
              <a16:creationId xmlns:a16="http://schemas.microsoft.com/office/drawing/2014/main" id="{20F1C417-1409-4FC9-B9B6-C68E3733E3AA}"/>
            </a:ext>
          </a:extLst>
        </cdr:cNvPr>
        <cdr:cNvCxnSpPr/>
      </cdr:nvCxnSpPr>
      <cdr:spPr>
        <a:xfrm xmlns:a="http://schemas.openxmlformats.org/drawingml/2006/main">
          <a:off x="1682358" y="333375"/>
          <a:ext cx="0" cy="2535387"/>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0.10937</cdr:x>
      <cdr:y>0.15809</cdr:y>
    </cdr:from>
    <cdr:to>
      <cdr:x>0.9752</cdr:x>
      <cdr:y>0.16078</cdr:y>
    </cdr:to>
    <cdr:cxnSp macro="">
      <cdr:nvCxnSpPr>
        <cdr:cNvPr id="9" name="Straight Connector 8">
          <a:extLst xmlns:a="http://schemas.openxmlformats.org/drawingml/2006/main">
            <a:ext uri="{FF2B5EF4-FFF2-40B4-BE49-F238E27FC236}">
              <a16:creationId xmlns:a16="http://schemas.microsoft.com/office/drawing/2014/main" id="{01F2FEEC-24A9-4A13-88BD-D5D62A725DC1}"/>
            </a:ext>
          </a:extLst>
        </cdr:cNvPr>
        <cdr:cNvCxnSpPr/>
      </cdr:nvCxnSpPr>
      <cdr:spPr>
        <a:xfrm xmlns:a="http://schemas.openxmlformats.org/drawingml/2006/main" flipV="1">
          <a:off x="626880" y="560167"/>
          <a:ext cx="4962514" cy="9531"/>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0.1346</cdr:x>
      <cdr:y>0.01075</cdr:y>
    </cdr:from>
    <cdr:to>
      <cdr:x>0.96337</cdr:x>
      <cdr:y>0.07554</cdr:y>
    </cdr:to>
    <cdr:grpSp>
      <cdr:nvGrpSpPr>
        <cdr:cNvPr id="33" name="Group 32"/>
        <cdr:cNvGrpSpPr/>
      </cdr:nvGrpSpPr>
      <cdr:grpSpPr>
        <a:xfrm xmlns:a="http://schemas.openxmlformats.org/drawingml/2006/main">
          <a:off x="699994" y="38100"/>
          <a:ext cx="4310156" cy="229570"/>
          <a:chOff x="2549711" y="678733"/>
          <a:chExt cx="6506770" cy="345958"/>
        </a:xfrm>
      </cdr:grpSpPr>
      <cdr:sp macro="" textlink="">
        <cdr:nvSpPr>
          <cdr:cNvPr id="34" name="Rectangle 33"/>
          <cdr:cNvSpPr/>
        </cdr:nvSpPr>
        <cdr:spPr>
          <a:xfrm xmlns:a="http://schemas.openxmlformats.org/drawingml/2006/main">
            <a:off x="2745659" y="816707"/>
            <a:ext cx="88265" cy="91373"/>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5" name="TextBox 2"/>
          <cdr:cNvSpPr txBox="1"/>
        </cdr:nvSpPr>
        <cdr:spPr>
          <a:xfrm xmlns:a="http://schemas.openxmlformats.org/drawingml/2006/main">
            <a:off x="3010455" y="697260"/>
            <a:ext cx="1696876" cy="32743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36" name="TextBox 1"/>
          <cdr:cNvSpPr txBox="1"/>
        </cdr:nvSpPr>
        <cdr:spPr>
          <a:xfrm xmlns:a="http://schemas.openxmlformats.org/drawingml/2006/main">
            <a:off x="5166987" y="691900"/>
            <a:ext cx="1638617" cy="30646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37" name="TextBox 1"/>
          <cdr:cNvSpPr txBox="1"/>
        </cdr:nvSpPr>
        <cdr:spPr>
          <a:xfrm xmlns:a="http://schemas.openxmlformats.org/drawingml/2006/main">
            <a:off x="7212814" y="678733"/>
            <a:ext cx="1843667" cy="28013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38" name="Isosceles Triangle 37"/>
          <cdr:cNvSpPr/>
        </cdr:nvSpPr>
        <cdr:spPr>
          <a:xfrm xmlns:a="http://schemas.openxmlformats.org/drawingml/2006/main">
            <a:off x="2549711" y="805287"/>
            <a:ext cx="115187" cy="102799"/>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9" name="Oval 38"/>
          <cdr:cNvSpPr/>
        </cdr:nvSpPr>
        <cdr:spPr>
          <a:xfrm xmlns:a="http://schemas.openxmlformats.org/drawingml/2006/main">
            <a:off x="2922191" y="816710"/>
            <a:ext cx="99298" cy="102796"/>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0" name="Rectangle 39"/>
          <cdr:cNvSpPr/>
        </cdr:nvSpPr>
        <cdr:spPr>
          <a:xfrm xmlns:a="http://schemas.openxmlformats.org/drawingml/2006/main">
            <a:off x="4874112" y="811346"/>
            <a:ext cx="88265" cy="91375"/>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1" name="Isosceles Triangle 40"/>
          <cdr:cNvSpPr/>
        </cdr:nvSpPr>
        <cdr:spPr>
          <a:xfrm xmlns:a="http://schemas.openxmlformats.org/drawingml/2006/main">
            <a:off x="4678163" y="799924"/>
            <a:ext cx="115187" cy="102799"/>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2" name="Oval 41"/>
          <cdr:cNvSpPr/>
        </cdr:nvSpPr>
        <cdr:spPr>
          <a:xfrm xmlns:a="http://schemas.openxmlformats.org/drawingml/2006/main">
            <a:off x="5050643" y="813089"/>
            <a:ext cx="99298" cy="102796"/>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3" name="Rectangle 42"/>
          <cdr:cNvSpPr/>
        </cdr:nvSpPr>
        <cdr:spPr>
          <a:xfrm xmlns:a="http://schemas.openxmlformats.org/drawingml/2006/main">
            <a:off x="6958089" y="809604"/>
            <a:ext cx="88265" cy="91375"/>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4" name="Isosceles Triangle 43"/>
          <cdr:cNvSpPr/>
        </cdr:nvSpPr>
        <cdr:spPr>
          <a:xfrm xmlns:a="http://schemas.openxmlformats.org/drawingml/2006/main">
            <a:off x="6762141" y="798182"/>
            <a:ext cx="115187" cy="102799"/>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5" name="Oval 44"/>
          <cdr:cNvSpPr/>
        </cdr:nvSpPr>
        <cdr:spPr>
          <a:xfrm xmlns:a="http://schemas.openxmlformats.org/drawingml/2006/main">
            <a:off x="7121903" y="811347"/>
            <a:ext cx="99298" cy="102796"/>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userShapes>
</file>

<file path=word/drawings/drawing11.xml><?xml version="1.0" encoding="utf-8"?>
<c:userShapes xmlns:c="http://schemas.openxmlformats.org/drawingml/2006/chart">
  <cdr:relSizeAnchor xmlns:cdr="http://schemas.openxmlformats.org/drawingml/2006/chartDrawing">
    <cdr:from>
      <cdr:x>0.27375</cdr:x>
      <cdr:y>0.91664</cdr:y>
    </cdr:from>
    <cdr:to>
      <cdr:x>0.43051</cdr:x>
      <cdr:y>1</cdr:y>
    </cdr:to>
    <cdr:sp macro="" textlink="">
      <cdr:nvSpPr>
        <cdr:cNvPr id="2" name="TextBox 1">
          <a:extLst xmlns:a="http://schemas.openxmlformats.org/drawingml/2006/main">
            <a:ext uri="{FF2B5EF4-FFF2-40B4-BE49-F238E27FC236}">
              <a16:creationId xmlns:a16="http://schemas.microsoft.com/office/drawing/2014/main" id="{233E3810-1621-4C88-B278-E048ADD0ECA3}"/>
            </a:ext>
          </a:extLst>
        </cdr:cNvPr>
        <cdr:cNvSpPr txBox="1"/>
      </cdr:nvSpPr>
      <cdr:spPr>
        <a:xfrm xmlns:a="http://schemas.openxmlformats.org/drawingml/2006/main">
          <a:off x="1629965" y="4085035"/>
          <a:ext cx="933450" cy="3714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AU" sz="1100"/>
        </a:p>
      </cdr:txBody>
    </cdr:sp>
  </cdr:relSizeAnchor>
  <cdr:relSizeAnchor xmlns:cdr="http://schemas.openxmlformats.org/drawingml/2006/chartDrawing">
    <cdr:from>
      <cdr:x>0.50432</cdr:x>
      <cdr:y>0.89586</cdr:y>
    </cdr:from>
    <cdr:to>
      <cdr:x>0.69148</cdr:x>
      <cdr:y>0.97695</cdr:y>
    </cdr:to>
    <cdr:sp macro="" textlink="">
      <cdr:nvSpPr>
        <cdr:cNvPr id="3" name="TextBox 2">
          <a:extLst xmlns:a="http://schemas.openxmlformats.org/drawingml/2006/main">
            <a:ext uri="{FF2B5EF4-FFF2-40B4-BE49-F238E27FC236}">
              <a16:creationId xmlns:a16="http://schemas.microsoft.com/office/drawing/2014/main" id="{6FE8FDEB-82B0-4E17-B439-B24F4073552C}"/>
            </a:ext>
          </a:extLst>
        </cdr:cNvPr>
        <cdr:cNvSpPr txBox="1"/>
      </cdr:nvSpPr>
      <cdr:spPr>
        <a:xfrm xmlns:a="http://schemas.openxmlformats.org/drawingml/2006/main">
          <a:off x="2627595" y="2960974"/>
          <a:ext cx="975137" cy="26800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t>M. australis</a:t>
          </a:r>
        </a:p>
      </cdr:txBody>
    </cdr:sp>
  </cdr:relSizeAnchor>
  <cdr:relSizeAnchor xmlns:cdr="http://schemas.openxmlformats.org/drawingml/2006/chartDrawing">
    <cdr:from>
      <cdr:x>0.25171</cdr:x>
      <cdr:y>0.89458</cdr:y>
    </cdr:from>
    <cdr:to>
      <cdr:x>0.45647</cdr:x>
      <cdr:y>0.9683</cdr:y>
    </cdr:to>
    <cdr:sp macro="" textlink="">
      <cdr:nvSpPr>
        <cdr:cNvPr id="4" name="TextBox 3">
          <a:extLst xmlns:a="http://schemas.openxmlformats.org/drawingml/2006/main">
            <a:ext uri="{FF2B5EF4-FFF2-40B4-BE49-F238E27FC236}">
              <a16:creationId xmlns:a16="http://schemas.microsoft.com/office/drawing/2014/main" id="{0A95CF06-A17A-4028-8D88-5893DC0CAAE2}"/>
            </a:ext>
          </a:extLst>
        </cdr:cNvPr>
        <cdr:cNvSpPr txBox="1"/>
      </cdr:nvSpPr>
      <cdr:spPr>
        <a:xfrm xmlns:a="http://schemas.openxmlformats.org/drawingml/2006/main">
          <a:off x="1311453" y="2956743"/>
          <a:ext cx="1066836" cy="24365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0.72301</cdr:x>
      <cdr:y>0.89458</cdr:y>
    </cdr:from>
    <cdr:to>
      <cdr:x>0.92777</cdr:x>
      <cdr:y>0.96512</cdr:y>
    </cdr:to>
    <cdr:sp macro="" textlink="">
      <cdr:nvSpPr>
        <cdr:cNvPr id="5" name="TextBox 4">
          <a:extLst xmlns:a="http://schemas.openxmlformats.org/drawingml/2006/main">
            <a:ext uri="{FF2B5EF4-FFF2-40B4-BE49-F238E27FC236}">
              <a16:creationId xmlns:a16="http://schemas.microsoft.com/office/drawing/2014/main" id="{4A73670D-DB90-4DAB-B907-271ED180C45D}"/>
            </a:ext>
          </a:extLst>
        </cdr:cNvPr>
        <cdr:cNvSpPr txBox="1"/>
      </cdr:nvSpPr>
      <cdr:spPr>
        <a:xfrm xmlns:a="http://schemas.openxmlformats.org/drawingml/2006/main">
          <a:off x="4270597" y="4464959"/>
          <a:ext cx="1209449" cy="35203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latin typeface="+mn-lt"/>
              <a:ea typeface="+mn-ea"/>
              <a:cs typeface="+mn-cs"/>
            </a:rPr>
            <a:t>R. megaphyllus</a:t>
          </a:r>
          <a:endParaRPr lang="en-AU" sz="1100" i="1"/>
        </a:p>
      </cdr:txBody>
    </cdr:sp>
  </cdr:relSizeAnchor>
</c:userShapes>
</file>

<file path=word/drawings/drawing12.xml><?xml version="1.0" encoding="utf-8"?>
<c:userShapes xmlns:c="http://schemas.openxmlformats.org/drawingml/2006/chart">
  <cdr:relSizeAnchor xmlns:cdr="http://schemas.openxmlformats.org/drawingml/2006/chartDrawing">
    <cdr:from>
      <cdr:x>0.52011</cdr:x>
      <cdr:y>0.89174</cdr:y>
    </cdr:from>
    <cdr:to>
      <cdr:x>0.70728</cdr:x>
      <cdr:y>0.94304</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118892" y="3974026"/>
          <a:ext cx="1122392"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0.26104</cdr:x>
      <cdr:y>0.88747</cdr:y>
    </cdr:from>
    <cdr:to>
      <cdr:x>0.4658</cdr:x>
      <cdr:y>0.93663</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565378" y="3954997"/>
          <a:ext cx="1227873"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13.xml><?xml version="1.0" encoding="utf-8"?>
<c:userShapes xmlns:c="http://schemas.openxmlformats.org/drawingml/2006/chart">
  <cdr:relSizeAnchor xmlns:cdr="http://schemas.openxmlformats.org/drawingml/2006/chartDrawing">
    <cdr:from>
      <cdr:x>0.50344</cdr:x>
      <cdr:y>0.88936</cdr:y>
    </cdr:from>
    <cdr:to>
      <cdr:x>0.69061</cdr:x>
      <cdr:y>0.94066</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007236" y="3963443"/>
          <a:ext cx="1118035"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0.24238</cdr:x>
      <cdr:y>0.88747</cdr:y>
    </cdr:from>
    <cdr:to>
      <cdr:x>0.44714</cdr:x>
      <cdr:y>0.93663</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447838" y="3954998"/>
          <a:ext cx="1223106"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14.xml><?xml version="1.0" encoding="utf-8"?>
<c:userShapes xmlns:c="http://schemas.openxmlformats.org/drawingml/2006/chart">
  <cdr:relSizeAnchor xmlns:cdr="http://schemas.openxmlformats.org/drawingml/2006/chartDrawing">
    <cdr:from>
      <cdr:x>0.52187</cdr:x>
      <cdr:y>0.88699</cdr:y>
    </cdr:from>
    <cdr:to>
      <cdr:x>0.70904</cdr:x>
      <cdr:y>0.93829</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129475" y="3952861"/>
          <a:ext cx="1122393"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0.26281</cdr:x>
      <cdr:y>0.88509</cdr:y>
    </cdr:from>
    <cdr:to>
      <cdr:x>0.46757</cdr:x>
      <cdr:y>0.93425</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575962" y="3944414"/>
          <a:ext cx="1227874"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0.76374</cdr:x>
      <cdr:y>0.88509</cdr:y>
    </cdr:from>
    <cdr:to>
      <cdr:x>0.9685</cdr:x>
      <cdr:y>0.95562</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79910" y="3944414"/>
          <a:ext cx="1227873" cy="31431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15.xml><?xml version="1.0" encoding="utf-8"?>
<c:userShapes xmlns:c="http://schemas.openxmlformats.org/drawingml/2006/chart">
  <cdr:relSizeAnchor xmlns:cdr="http://schemas.openxmlformats.org/drawingml/2006/chartDrawing">
    <cdr:from>
      <cdr:x>0.20285</cdr:x>
      <cdr:y>0.11021</cdr:y>
    </cdr:from>
    <cdr:to>
      <cdr:x>0.20285</cdr:x>
      <cdr:y>0.79635</cdr:y>
    </cdr:to>
    <cdr:cxnSp macro="">
      <cdr:nvCxnSpPr>
        <cdr:cNvPr id="29" name="Straight Connector 28">
          <a:extLst xmlns:a="http://schemas.openxmlformats.org/drawingml/2006/main">
            <a:ext uri="{FF2B5EF4-FFF2-40B4-BE49-F238E27FC236}">
              <a16:creationId xmlns:a16="http://schemas.microsoft.com/office/drawing/2014/main" id="{A3866A59-9DB5-49F3-9069-414183FE1D98}"/>
            </a:ext>
          </a:extLst>
        </cdr:cNvPr>
        <cdr:cNvCxnSpPr/>
      </cdr:nvCxnSpPr>
      <cdr:spPr>
        <a:xfrm xmlns:a="http://schemas.openxmlformats.org/drawingml/2006/main">
          <a:off x="1797956" y="422694"/>
          <a:ext cx="0" cy="263163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0.32994</cdr:x>
      <cdr:y>0.11471</cdr:y>
    </cdr:from>
    <cdr:to>
      <cdr:x>0.33121</cdr:x>
      <cdr:y>0.79547</cdr:y>
    </cdr:to>
    <cdr:cxnSp macro="">
      <cdr:nvCxnSpPr>
        <cdr:cNvPr id="30" name="Straight Connector 29">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2924355" y="439947"/>
          <a:ext cx="11299" cy="2611011"/>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0.46027</cdr:x>
      <cdr:y>0.11246</cdr:y>
    </cdr:from>
    <cdr:to>
      <cdr:x>0.46133</cdr:x>
      <cdr:y>0.79785</cdr:y>
    </cdr:to>
    <cdr:cxnSp macro="">
      <cdr:nvCxnSpPr>
        <cdr:cNvPr id="31" name="Straight Connector 30">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flipH="1">
          <a:off x="4079527" y="431321"/>
          <a:ext cx="9394" cy="2628768"/>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0.59101</cdr:x>
      <cdr:y>0.11021</cdr:y>
    </cdr:from>
    <cdr:to>
      <cdr:x>0.59101</cdr:x>
      <cdr:y>0.79606</cdr:y>
    </cdr:to>
    <cdr:cxnSp macro="">
      <cdr:nvCxnSpPr>
        <cdr:cNvPr id="32" name="Straight Connector 31">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5238287" y="422694"/>
          <a:ext cx="0" cy="263053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0.72005</cdr:x>
      <cdr:y>0.11021</cdr:y>
    </cdr:from>
    <cdr:to>
      <cdr:x>0.72005</cdr:x>
      <cdr:y>0.7964</cdr:y>
    </cdr:to>
    <cdr:cxnSp macro="">
      <cdr:nvCxnSpPr>
        <cdr:cNvPr id="33" name="Straight Connector 32">
          <a:extLst xmlns:a="http://schemas.openxmlformats.org/drawingml/2006/main">
            <a:ext uri="{FF2B5EF4-FFF2-40B4-BE49-F238E27FC236}">
              <a16:creationId xmlns:a16="http://schemas.microsoft.com/office/drawing/2014/main" id="{9BABC0A2-434D-4DE6-ADBD-47E6697E1741}"/>
            </a:ext>
          </a:extLst>
        </cdr:cNvPr>
        <cdr:cNvCxnSpPr/>
      </cdr:nvCxnSpPr>
      <cdr:spPr>
        <a:xfrm xmlns:a="http://schemas.openxmlformats.org/drawingml/2006/main">
          <a:off x="6382043" y="422694"/>
          <a:ext cx="0" cy="263180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0.84966</cdr:x>
      <cdr:y>0.11021</cdr:y>
    </cdr:from>
    <cdr:to>
      <cdr:x>0.85083</cdr:x>
      <cdr:y>0.7961</cdr:y>
    </cdr:to>
    <cdr:cxnSp macro="">
      <cdr:nvCxnSpPr>
        <cdr:cNvPr id="34" name="Straight Connector 33">
          <a:extLst xmlns:a="http://schemas.openxmlformats.org/drawingml/2006/main">
            <a:ext uri="{FF2B5EF4-FFF2-40B4-BE49-F238E27FC236}">
              <a16:creationId xmlns:a16="http://schemas.microsoft.com/office/drawing/2014/main" id="{CAFF6C09-F554-42B2-BA8B-2DF32FE9E53B}"/>
            </a:ext>
          </a:extLst>
        </cdr:cNvPr>
        <cdr:cNvCxnSpPr/>
      </cdr:nvCxnSpPr>
      <cdr:spPr>
        <a:xfrm xmlns:a="http://schemas.openxmlformats.org/drawingml/2006/main">
          <a:off x="7530860" y="422694"/>
          <a:ext cx="10300" cy="263064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16.xml><?xml version="1.0" encoding="utf-8"?>
<c:userShapes xmlns:c="http://schemas.openxmlformats.org/drawingml/2006/chart">
  <cdr:relSizeAnchor xmlns:cdr="http://schemas.openxmlformats.org/drawingml/2006/chartDrawing">
    <cdr:from>
      <cdr:x>0.1908</cdr:x>
      <cdr:y>0.11308</cdr:y>
    </cdr:from>
    <cdr:to>
      <cdr:x>0.1908</cdr:x>
      <cdr:y>0.80251</cdr:y>
    </cdr:to>
    <cdr:cxnSp macro="">
      <cdr:nvCxnSpPr>
        <cdr:cNvPr id="29" name="Straight Connector 28">
          <a:extLst xmlns:a="http://schemas.openxmlformats.org/drawingml/2006/main">
            <a:ext uri="{FF2B5EF4-FFF2-40B4-BE49-F238E27FC236}">
              <a16:creationId xmlns:a16="http://schemas.microsoft.com/office/drawing/2014/main" id="{A3866A59-9DB5-49F3-9069-414183FE1D98}"/>
            </a:ext>
          </a:extLst>
        </cdr:cNvPr>
        <cdr:cNvCxnSpPr/>
      </cdr:nvCxnSpPr>
      <cdr:spPr>
        <a:xfrm xmlns:a="http://schemas.openxmlformats.org/drawingml/2006/main">
          <a:off x="1691144" y="428625"/>
          <a:ext cx="1" cy="2613132"/>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0.3213</cdr:x>
      <cdr:y>0.11308</cdr:y>
    </cdr:from>
    <cdr:to>
      <cdr:x>0.3213</cdr:x>
      <cdr:y>0.79962</cdr:y>
    </cdr:to>
    <cdr:cxnSp macro="">
      <cdr:nvCxnSpPr>
        <cdr:cNvPr id="30" name="Straight Connector 29">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2847780" y="428625"/>
          <a:ext cx="1" cy="260219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0.45365</cdr:x>
      <cdr:y>0.11308</cdr:y>
    </cdr:from>
    <cdr:to>
      <cdr:x>0.45365</cdr:x>
      <cdr:y>0.79962</cdr:y>
    </cdr:to>
    <cdr:cxnSp macro="">
      <cdr:nvCxnSpPr>
        <cdr:cNvPr id="31" name="Straight Connector 30">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4020813" y="428625"/>
          <a:ext cx="1" cy="260219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0.58354</cdr:x>
      <cdr:y>0.11308</cdr:y>
    </cdr:from>
    <cdr:to>
      <cdr:x>0.58474</cdr:x>
      <cdr:y>0.79754</cdr:y>
    </cdr:to>
    <cdr:cxnSp macro="">
      <cdr:nvCxnSpPr>
        <cdr:cNvPr id="32" name="Straight Connector 31">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5172075" y="428625"/>
          <a:ext cx="10650" cy="259430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0.71357</cdr:x>
      <cdr:y>0.11308</cdr:y>
    </cdr:from>
    <cdr:to>
      <cdr:x>0.71558</cdr:x>
      <cdr:y>0.79441</cdr:y>
    </cdr:to>
    <cdr:cxnSp macro="">
      <cdr:nvCxnSpPr>
        <cdr:cNvPr id="33" name="Straight Connector 32">
          <a:extLst xmlns:a="http://schemas.openxmlformats.org/drawingml/2006/main">
            <a:ext uri="{FF2B5EF4-FFF2-40B4-BE49-F238E27FC236}">
              <a16:creationId xmlns:a16="http://schemas.microsoft.com/office/drawing/2014/main" id="{9BABC0A2-434D-4DE6-ADBD-47E6697E1741}"/>
            </a:ext>
          </a:extLst>
        </cdr:cNvPr>
        <cdr:cNvCxnSpPr/>
      </cdr:nvCxnSpPr>
      <cdr:spPr>
        <a:xfrm xmlns:a="http://schemas.openxmlformats.org/drawingml/2006/main">
          <a:off x="6324600" y="428625"/>
          <a:ext cx="17822" cy="258244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0.84468</cdr:x>
      <cdr:y>0.1156</cdr:y>
    </cdr:from>
    <cdr:to>
      <cdr:x>0.8478</cdr:x>
      <cdr:y>0.80058</cdr:y>
    </cdr:to>
    <cdr:cxnSp macro="">
      <cdr:nvCxnSpPr>
        <cdr:cNvPr id="34" name="Straight Connector 33">
          <a:extLst xmlns:a="http://schemas.openxmlformats.org/drawingml/2006/main">
            <a:ext uri="{FF2B5EF4-FFF2-40B4-BE49-F238E27FC236}">
              <a16:creationId xmlns:a16="http://schemas.microsoft.com/office/drawing/2014/main" id="{CAFF6C09-F554-42B2-BA8B-2DF32FE9E53B}"/>
            </a:ext>
          </a:extLst>
        </cdr:cNvPr>
        <cdr:cNvCxnSpPr/>
      </cdr:nvCxnSpPr>
      <cdr:spPr>
        <a:xfrm xmlns:a="http://schemas.openxmlformats.org/drawingml/2006/main">
          <a:off x="7486650" y="438150"/>
          <a:ext cx="27646" cy="2596291"/>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17.xml><?xml version="1.0" encoding="utf-8"?>
<c:userShapes xmlns:c="http://schemas.openxmlformats.org/drawingml/2006/chart">
  <cdr:relSizeAnchor xmlns:cdr="http://schemas.openxmlformats.org/drawingml/2006/chartDrawing">
    <cdr:from>
      <cdr:x>0.32406</cdr:x>
      <cdr:y>0.09109</cdr:y>
    </cdr:from>
    <cdr:to>
      <cdr:x>0.32406</cdr:x>
      <cdr:y>0.77425</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857375" y="323850"/>
          <a:ext cx="0" cy="242887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0.54243</cdr:x>
      <cdr:y>0.08841</cdr:y>
    </cdr:from>
    <cdr:to>
      <cdr:x>0.54243</cdr:x>
      <cdr:y>0.77962</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a:off x="3108961" y="314325"/>
          <a:ext cx="1" cy="245750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0.27287</cdr:x>
      <cdr:y>0.04437</cdr:y>
    </cdr:from>
    <cdr:to>
      <cdr:x>0.41012</cdr:x>
      <cdr:y>0.10086</cdr:y>
    </cdr:to>
    <cdr:sp macro="" textlink="">
      <cdr:nvSpPr>
        <cdr:cNvPr id="4" name="TextBox 3">
          <a:extLst xmlns:a="http://schemas.openxmlformats.org/drawingml/2006/main">
            <a:ext uri="{FF2B5EF4-FFF2-40B4-BE49-F238E27FC236}">
              <a16:creationId xmlns:a16="http://schemas.microsoft.com/office/drawing/2014/main" id="{49B436D7-5419-46A5-9476-097DCF051AD3}"/>
            </a:ext>
          </a:extLst>
        </cdr:cNvPr>
        <cdr:cNvSpPr txBox="1"/>
      </cdr:nvSpPr>
      <cdr:spPr>
        <a:xfrm xmlns:a="http://schemas.openxmlformats.org/drawingml/2006/main">
          <a:off x="2094256" y="211231"/>
          <a:ext cx="1053353" cy="26894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AU" sz="1100"/>
        </a:p>
      </cdr:txBody>
    </cdr:sp>
  </cdr:relSizeAnchor>
  <cdr:relSizeAnchor xmlns:cdr="http://schemas.openxmlformats.org/drawingml/2006/chartDrawing">
    <cdr:from>
      <cdr:x>0.13876</cdr:x>
      <cdr:y>0.00748</cdr:y>
    </cdr:from>
    <cdr:to>
      <cdr:x>0.97075</cdr:x>
      <cdr:y>0.07746</cdr:y>
    </cdr:to>
    <cdr:grpSp>
      <cdr:nvGrpSpPr>
        <cdr:cNvPr id="19" name="Group 18"/>
        <cdr:cNvGrpSpPr/>
      </cdr:nvGrpSpPr>
      <cdr:grpSpPr>
        <a:xfrm xmlns:a="http://schemas.openxmlformats.org/drawingml/2006/main">
          <a:off x="722988" y="26601"/>
          <a:ext cx="4334787" cy="248804"/>
          <a:chOff x="4950266" y="1645618"/>
          <a:chExt cx="9637050" cy="521346"/>
        </a:xfrm>
      </cdr:grpSpPr>
      <cdr:sp macro="" textlink="">
        <cdr:nvSpPr>
          <cdr:cNvPr id="20" name="Rectangle 19"/>
          <cdr:cNvSpPr/>
        </cdr:nvSpPr>
        <cdr:spPr>
          <a:xfrm xmlns:a="http://schemas.openxmlformats.org/drawingml/2006/main">
            <a:off x="5240480" y="1853539"/>
            <a:ext cx="130728" cy="137696"/>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1" name="TextBox 2"/>
          <cdr:cNvSpPr txBox="1"/>
        </cdr:nvSpPr>
        <cdr:spPr>
          <a:xfrm xmlns:a="http://schemas.openxmlformats.org/drawingml/2006/main">
            <a:off x="5632664" y="1673537"/>
            <a:ext cx="2513210" cy="49342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22" name="TextBox 1"/>
          <cdr:cNvSpPr txBox="1"/>
        </cdr:nvSpPr>
        <cdr:spPr>
          <a:xfrm xmlns:a="http://schemas.openxmlformats.org/drawingml/2006/main">
            <a:off x="8826662" y="1665460"/>
            <a:ext cx="2426924" cy="46182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23" name="TextBox 1"/>
          <cdr:cNvSpPr txBox="1"/>
        </cdr:nvSpPr>
        <cdr:spPr>
          <a:xfrm xmlns:a="http://schemas.openxmlformats.org/drawingml/2006/main">
            <a:off x="11856697" y="1645618"/>
            <a:ext cx="2730619" cy="42215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24" name="Isosceles Triangle 23"/>
          <cdr:cNvSpPr/>
        </cdr:nvSpPr>
        <cdr:spPr>
          <a:xfrm xmlns:a="http://schemas.openxmlformats.org/drawingml/2006/main">
            <a:off x="4950266" y="1836331"/>
            <a:ext cx="170601" cy="154914"/>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5" name="Oval 24"/>
          <cdr:cNvSpPr/>
        </cdr:nvSpPr>
        <cdr:spPr>
          <a:xfrm xmlns:a="http://schemas.openxmlformats.org/drawingml/2006/main">
            <a:off x="5501939" y="1853545"/>
            <a:ext cx="147068" cy="1549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6" name="Rectangle 25"/>
          <cdr:cNvSpPr/>
        </cdr:nvSpPr>
        <cdr:spPr>
          <a:xfrm xmlns:a="http://schemas.openxmlformats.org/drawingml/2006/main">
            <a:off x="8392891" y="1845462"/>
            <a:ext cx="130728" cy="137699"/>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7" name="Isosceles Triangle 26"/>
          <cdr:cNvSpPr/>
        </cdr:nvSpPr>
        <cdr:spPr>
          <a:xfrm xmlns:a="http://schemas.openxmlformats.org/drawingml/2006/main">
            <a:off x="8102674" y="1828250"/>
            <a:ext cx="170601" cy="154914"/>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8" name="Oval 27"/>
          <cdr:cNvSpPr/>
        </cdr:nvSpPr>
        <cdr:spPr>
          <a:xfrm xmlns:a="http://schemas.openxmlformats.org/drawingml/2006/main">
            <a:off x="8654348" y="1848089"/>
            <a:ext cx="147068" cy="154910"/>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9" name="Rectangle 28"/>
          <cdr:cNvSpPr/>
        </cdr:nvSpPr>
        <cdr:spPr>
          <a:xfrm xmlns:a="http://schemas.openxmlformats.org/drawingml/2006/main">
            <a:off x="11479429" y="1842837"/>
            <a:ext cx="130728" cy="137699"/>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0" name="Isosceles Triangle 29"/>
          <cdr:cNvSpPr/>
        </cdr:nvSpPr>
        <cdr:spPr>
          <a:xfrm xmlns:a="http://schemas.openxmlformats.org/drawingml/2006/main">
            <a:off x="11189214" y="1825624"/>
            <a:ext cx="170601" cy="154914"/>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1" name="Oval 30"/>
          <cdr:cNvSpPr/>
        </cdr:nvSpPr>
        <cdr:spPr>
          <a:xfrm xmlns:a="http://schemas.openxmlformats.org/drawingml/2006/main">
            <a:off x="11722050" y="1845464"/>
            <a:ext cx="147068" cy="154910"/>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userShapes>
</file>

<file path=word/drawings/drawing18.xml><?xml version="1.0" encoding="utf-8"?>
<c:userShapes xmlns:c="http://schemas.openxmlformats.org/drawingml/2006/chart">
  <cdr:relSizeAnchor xmlns:cdr="http://schemas.openxmlformats.org/drawingml/2006/chartDrawing">
    <cdr:from>
      <cdr:x>0.32673</cdr:x>
      <cdr:y>0.0857</cdr:y>
    </cdr:from>
    <cdr:to>
      <cdr:x>0.32673</cdr:x>
      <cdr:y>0.79508</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872670" y="295275"/>
          <a:ext cx="1" cy="2444168"/>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0.54504</cdr:x>
      <cdr:y>0.08846</cdr:y>
    </cdr:from>
    <cdr:to>
      <cdr:x>0.54504</cdr:x>
      <cdr:y>0.79211</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a:off x="3123895" y="304800"/>
          <a:ext cx="1" cy="242442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0.15289</cdr:x>
      <cdr:y>0.00846</cdr:y>
    </cdr:from>
    <cdr:to>
      <cdr:x>0.8953</cdr:x>
      <cdr:y>0.08525</cdr:y>
    </cdr:to>
    <cdr:grpSp>
      <cdr:nvGrpSpPr>
        <cdr:cNvPr id="30" name="Group 29"/>
        <cdr:cNvGrpSpPr/>
      </cdr:nvGrpSpPr>
      <cdr:grpSpPr>
        <a:xfrm xmlns:a="http://schemas.openxmlformats.org/drawingml/2006/main">
          <a:off x="876299" y="29141"/>
          <a:ext cx="4255135" cy="264572"/>
          <a:chOff x="13807318" y="5079154"/>
          <a:chExt cx="22532016" cy="1090141"/>
        </a:xfrm>
      </cdr:grpSpPr>
      <cdr:sp macro="" textlink="">
        <cdr:nvSpPr>
          <cdr:cNvPr id="31" name="Rectangle 30"/>
          <cdr:cNvSpPr/>
        </cdr:nvSpPr>
        <cdr:spPr>
          <a:xfrm xmlns:a="http://schemas.openxmlformats.org/drawingml/2006/main">
            <a:off x="14485856" y="5434023"/>
            <a:ext cx="305650" cy="288540"/>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2" name="TextBox 2"/>
          <cdr:cNvSpPr txBox="1"/>
        </cdr:nvSpPr>
        <cdr:spPr>
          <a:xfrm xmlns:a="http://schemas.openxmlformats.org/drawingml/2006/main">
            <a:off x="15301930" y="5135326"/>
            <a:ext cx="5876042" cy="103396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33" name="TextBox 1"/>
          <cdr:cNvSpPr txBox="1"/>
        </cdr:nvSpPr>
        <cdr:spPr>
          <a:xfrm xmlns:a="http://schemas.openxmlformats.org/drawingml/2006/main">
            <a:off x="22870572" y="5079154"/>
            <a:ext cx="5674298" cy="96775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34" name="TextBox 1"/>
          <cdr:cNvSpPr txBox="1"/>
        </cdr:nvSpPr>
        <cdr:spPr>
          <a:xfrm xmlns:a="http://schemas.openxmlformats.org/drawingml/2006/main">
            <a:off x="29954980" y="5116068"/>
            <a:ext cx="6384354" cy="88461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35" name="Isosceles Triangle 34"/>
          <cdr:cNvSpPr/>
        </cdr:nvSpPr>
        <cdr:spPr>
          <a:xfrm xmlns:a="http://schemas.openxmlformats.org/drawingml/2006/main">
            <a:off x="13807318" y="5397965"/>
            <a:ext cx="398876" cy="324620"/>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6" name="Oval 35"/>
          <cdr:cNvSpPr/>
        </cdr:nvSpPr>
        <cdr:spPr>
          <a:xfrm xmlns:a="http://schemas.openxmlformats.org/drawingml/2006/main">
            <a:off x="15097164" y="5434036"/>
            <a:ext cx="343854" cy="32461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7" name="Rectangle 36"/>
          <cdr:cNvSpPr/>
        </cdr:nvSpPr>
        <cdr:spPr>
          <a:xfrm xmlns:a="http://schemas.openxmlformats.org/drawingml/2006/main">
            <a:off x="21856387" y="5417098"/>
            <a:ext cx="305650" cy="288546"/>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8" name="Isosceles Triangle 37"/>
          <cdr:cNvSpPr/>
        </cdr:nvSpPr>
        <cdr:spPr>
          <a:xfrm xmlns:a="http://schemas.openxmlformats.org/drawingml/2006/main">
            <a:off x="21177842" y="5381031"/>
            <a:ext cx="398876" cy="324620"/>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9" name="Oval 38"/>
          <cdr:cNvSpPr/>
        </cdr:nvSpPr>
        <cdr:spPr>
          <a:xfrm xmlns:a="http://schemas.openxmlformats.org/drawingml/2006/main">
            <a:off x="22467691" y="5422603"/>
            <a:ext cx="343854" cy="324612"/>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0" name="Rectangle 39"/>
          <cdr:cNvSpPr/>
        </cdr:nvSpPr>
        <cdr:spPr>
          <a:xfrm xmlns:a="http://schemas.openxmlformats.org/drawingml/2006/main">
            <a:off x="29072905" y="5411598"/>
            <a:ext cx="305650" cy="288546"/>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1" name="Isosceles Triangle 40"/>
          <cdr:cNvSpPr/>
        </cdr:nvSpPr>
        <cdr:spPr>
          <a:xfrm xmlns:a="http://schemas.openxmlformats.org/drawingml/2006/main">
            <a:off x="28394364" y="5375528"/>
            <a:ext cx="398876" cy="324620"/>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2" name="Oval 41"/>
          <cdr:cNvSpPr/>
        </cdr:nvSpPr>
        <cdr:spPr>
          <a:xfrm xmlns:a="http://schemas.openxmlformats.org/drawingml/2006/main">
            <a:off x="29640166" y="5417103"/>
            <a:ext cx="343854" cy="324612"/>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dr:relSizeAnchor xmlns:cdr="http://schemas.openxmlformats.org/drawingml/2006/chartDrawing">
    <cdr:from>
      <cdr:x>0.11633</cdr:x>
      <cdr:y>0.67453</cdr:y>
    </cdr:from>
    <cdr:to>
      <cdr:x>0.97551</cdr:x>
      <cdr:y>0.68006</cdr:y>
    </cdr:to>
    <cdr:cxnSp macro="">
      <cdr:nvCxnSpPr>
        <cdr:cNvPr id="46" name="Straight Connector 45"/>
        <cdr:cNvCxnSpPr/>
      </cdr:nvCxnSpPr>
      <cdr:spPr>
        <a:xfrm xmlns:a="http://schemas.openxmlformats.org/drawingml/2006/main" flipV="1">
          <a:off x="666768" y="2324099"/>
          <a:ext cx="4924399" cy="19054"/>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19.xml><?xml version="1.0" encoding="utf-8"?>
<c:userShapes xmlns:c="http://schemas.openxmlformats.org/drawingml/2006/chart">
  <cdr:relSizeAnchor xmlns:cdr="http://schemas.openxmlformats.org/drawingml/2006/chartDrawing">
    <cdr:from>
      <cdr:x>0.30632</cdr:x>
      <cdr:y>0.12879</cdr:y>
    </cdr:from>
    <cdr:to>
      <cdr:x>0.30632</cdr:x>
      <cdr:y>0.80282</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755665" y="466725"/>
          <a:ext cx="1" cy="2442638"/>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0.5296</cdr:x>
      <cdr:y>0.12616</cdr:y>
    </cdr:from>
    <cdr:to>
      <cdr:x>0.5296</cdr:x>
      <cdr:y>0.79989</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a:off x="3035397" y="457200"/>
          <a:ext cx="0" cy="2441557"/>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0.10055</cdr:x>
      <cdr:y>0.03161</cdr:y>
    </cdr:from>
    <cdr:to>
      <cdr:x>0.98274</cdr:x>
      <cdr:y>0.09725</cdr:y>
    </cdr:to>
    <cdr:grpSp>
      <cdr:nvGrpSpPr>
        <cdr:cNvPr id="33" name="Group 32"/>
        <cdr:cNvGrpSpPr/>
      </cdr:nvGrpSpPr>
      <cdr:grpSpPr>
        <a:xfrm xmlns:a="http://schemas.openxmlformats.org/drawingml/2006/main">
          <a:off x="523875" y="114565"/>
          <a:ext cx="4596362" cy="237875"/>
          <a:chOff x="944611" y="133615"/>
          <a:chExt cx="4682262" cy="237859"/>
        </a:xfrm>
      </cdr:grpSpPr>
      <cdr:sp macro="" textlink="">
        <cdr:nvSpPr>
          <cdr:cNvPr id="4" name="Rectangle 3">
            <a:extLst xmlns:a="http://schemas.openxmlformats.org/drawingml/2006/main">
              <a:ext uri="{FF2B5EF4-FFF2-40B4-BE49-F238E27FC236}">
                <a16:creationId xmlns:a16="http://schemas.microsoft.com/office/drawing/2014/main" id="{410A9C0B-1412-41AE-9E67-A21A25ED4859}"/>
              </a:ext>
            </a:extLst>
          </cdr:cNvPr>
          <cdr:cNvSpPr/>
        </cdr:nvSpPr>
        <cdr:spPr>
          <a:xfrm xmlns:a="http://schemas.openxmlformats.org/drawingml/2006/main">
            <a:off x="1097356" y="193809"/>
            <a:ext cx="68835" cy="68782"/>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5" name="Isosceles Triangle 4">
            <a:extLst xmlns:a="http://schemas.openxmlformats.org/drawingml/2006/main">
              <a:ext uri="{FF2B5EF4-FFF2-40B4-BE49-F238E27FC236}">
                <a16:creationId xmlns:a16="http://schemas.microsoft.com/office/drawing/2014/main" id="{0285F492-A1E9-415F-A596-7A4405D05560}"/>
              </a:ext>
            </a:extLst>
          </cdr:cNvPr>
          <cdr:cNvSpPr/>
        </cdr:nvSpPr>
        <cdr:spPr>
          <a:xfrm xmlns:a="http://schemas.openxmlformats.org/drawingml/2006/main">
            <a:off x="944611" y="193809"/>
            <a:ext cx="89813" cy="77407"/>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6" name="Oval 5">
            <a:extLst xmlns:a="http://schemas.openxmlformats.org/drawingml/2006/main">
              <a:ext uri="{FF2B5EF4-FFF2-40B4-BE49-F238E27FC236}">
                <a16:creationId xmlns:a16="http://schemas.microsoft.com/office/drawing/2014/main" id="{836490EB-E7CB-456F-BBF0-3F89B8EAF3DA}"/>
              </a:ext>
            </a:extLst>
          </cdr:cNvPr>
          <cdr:cNvSpPr/>
        </cdr:nvSpPr>
        <cdr:spPr>
          <a:xfrm xmlns:a="http://schemas.openxmlformats.org/drawingml/2006/main">
            <a:off x="1235027" y="193809"/>
            <a:ext cx="77375" cy="77407"/>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7" name="TextBox 1">
            <a:extLst xmlns:a="http://schemas.openxmlformats.org/drawingml/2006/main">
              <a:ext uri="{FF2B5EF4-FFF2-40B4-BE49-F238E27FC236}">
                <a16:creationId xmlns:a16="http://schemas.microsoft.com/office/drawing/2014/main" id="{06D94780-6F6B-4219-B418-76B60219B9E3}"/>
              </a:ext>
            </a:extLst>
          </cdr:cNvPr>
          <cdr:cNvSpPr txBox="1"/>
        </cdr:nvSpPr>
        <cdr:spPr>
          <a:xfrm xmlns:a="http://schemas.openxmlformats.org/drawingml/2006/main">
            <a:off x="1305868" y="133615"/>
            <a:ext cx="1199207" cy="17118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8" name="Rectangle 7">
            <a:extLst xmlns:a="http://schemas.openxmlformats.org/drawingml/2006/main">
              <a:ext uri="{FF2B5EF4-FFF2-40B4-BE49-F238E27FC236}">
                <a16:creationId xmlns:a16="http://schemas.microsoft.com/office/drawing/2014/main" id="{C2F88880-5244-485B-80C2-AEEC92A931AA}"/>
              </a:ext>
            </a:extLst>
          </cdr:cNvPr>
          <cdr:cNvSpPr/>
        </cdr:nvSpPr>
        <cdr:spPr>
          <a:xfrm xmlns:a="http://schemas.openxmlformats.org/drawingml/2006/main">
            <a:off x="2682045" y="203333"/>
            <a:ext cx="68835" cy="68782"/>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9" name="Isosceles Triangle 8">
            <a:extLst xmlns:a="http://schemas.openxmlformats.org/drawingml/2006/main">
              <a:ext uri="{FF2B5EF4-FFF2-40B4-BE49-F238E27FC236}">
                <a16:creationId xmlns:a16="http://schemas.microsoft.com/office/drawing/2014/main" id="{955571F1-D8D2-4178-B113-F5A14FB8FCDC}"/>
              </a:ext>
            </a:extLst>
          </cdr:cNvPr>
          <cdr:cNvSpPr/>
        </cdr:nvSpPr>
        <cdr:spPr>
          <a:xfrm xmlns:a="http://schemas.openxmlformats.org/drawingml/2006/main">
            <a:off x="2529300" y="194709"/>
            <a:ext cx="89813" cy="77407"/>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0" name="Oval 9">
            <a:extLst xmlns:a="http://schemas.openxmlformats.org/drawingml/2006/main">
              <a:ext uri="{FF2B5EF4-FFF2-40B4-BE49-F238E27FC236}">
                <a16:creationId xmlns:a16="http://schemas.microsoft.com/office/drawing/2014/main" id="{BBABD55A-67A5-4408-B078-60464B79ADCA}"/>
              </a:ext>
            </a:extLst>
          </cdr:cNvPr>
          <cdr:cNvSpPr/>
        </cdr:nvSpPr>
        <cdr:spPr>
          <a:xfrm xmlns:a="http://schemas.openxmlformats.org/drawingml/2006/main">
            <a:off x="2819658" y="194709"/>
            <a:ext cx="77433" cy="77407"/>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1" name="Rectangle 10">
            <a:extLst xmlns:a="http://schemas.openxmlformats.org/drawingml/2006/main">
              <a:ext uri="{FF2B5EF4-FFF2-40B4-BE49-F238E27FC236}">
                <a16:creationId xmlns:a16="http://schemas.microsoft.com/office/drawing/2014/main" id="{7005EBC1-D42F-4397-B006-A8B4840FE4F3}"/>
              </a:ext>
            </a:extLst>
          </cdr:cNvPr>
          <cdr:cNvSpPr/>
        </cdr:nvSpPr>
        <cdr:spPr>
          <a:xfrm xmlns:a="http://schemas.openxmlformats.org/drawingml/2006/main">
            <a:off x="4159491" y="211922"/>
            <a:ext cx="68835" cy="68819"/>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3" name="Isosceles Triangle 12">
            <a:extLst xmlns:a="http://schemas.openxmlformats.org/drawingml/2006/main">
              <a:ext uri="{FF2B5EF4-FFF2-40B4-BE49-F238E27FC236}">
                <a16:creationId xmlns:a16="http://schemas.microsoft.com/office/drawing/2014/main" id="{67EAAB13-7BD1-416A-916B-00CDC2196890}"/>
              </a:ext>
            </a:extLst>
          </cdr:cNvPr>
          <cdr:cNvSpPr/>
        </cdr:nvSpPr>
        <cdr:spPr>
          <a:xfrm xmlns:a="http://schemas.openxmlformats.org/drawingml/2006/main">
            <a:off x="4006748" y="203332"/>
            <a:ext cx="89756" cy="77407"/>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4" name="Oval 13">
            <a:extLst xmlns:a="http://schemas.openxmlformats.org/drawingml/2006/main">
              <a:ext uri="{FF2B5EF4-FFF2-40B4-BE49-F238E27FC236}">
                <a16:creationId xmlns:a16="http://schemas.microsoft.com/office/drawing/2014/main" id="{871B6DE0-32A8-423D-860A-FC1430C20353}"/>
              </a:ext>
            </a:extLst>
          </cdr:cNvPr>
          <cdr:cNvSpPr/>
        </cdr:nvSpPr>
        <cdr:spPr>
          <a:xfrm xmlns:a="http://schemas.openxmlformats.org/drawingml/2006/main">
            <a:off x="4297105" y="203332"/>
            <a:ext cx="77433" cy="77407"/>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5" name="TextBox 1">
            <a:extLst xmlns:a="http://schemas.openxmlformats.org/drawingml/2006/main">
              <a:ext uri="{FF2B5EF4-FFF2-40B4-BE49-F238E27FC236}">
                <a16:creationId xmlns:a16="http://schemas.microsoft.com/office/drawing/2014/main" id="{F665FE5F-A168-4786-8816-7CB4B2FBD4B7}"/>
              </a:ext>
            </a:extLst>
          </cdr:cNvPr>
          <cdr:cNvSpPr txBox="1"/>
        </cdr:nvSpPr>
        <cdr:spPr>
          <a:xfrm xmlns:a="http://schemas.openxmlformats.org/drawingml/2006/main">
            <a:off x="2881960" y="143139"/>
            <a:ext cx="1256288" cy="19023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16" name="TextBox 1">
            <a:extLst xmlns:a="http://schemas.openxmlformats.org/drawingml/2006/main">
              <a:ext uri="{FF2B5EF4-FFF2-40B4-BE49-F238E27FC236}">
                <a16:creationId xmlns:a16="http://schemas.microsoft.com/office/drawing/2014/main" id="{AEEDA903-0CBF-46C0-B5A7-C2D472FD100E}"/>
              </a:ext>
            </a:extLst>
          </cdr:cNvPr>
          <cdr:cNvSpPr txBox="1"/>
        </cdr:nvSpPr>
        <cdr:spPr>
          <a:xfrm xmlns:a="http://schemas.openxmlformats.org/drawingml/2006/main">
            <a:off x="4368004" y="142203"/>
            <a:ext cx="1258869" cy="22927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grpSp>
  </cdr:relSizeAnchor>
  <cdr:relSizeAnchor xmlns:cdr="http://schemas.openxmlformats.org/drawingml/2006/chartDrawing">
    <cdr:from>
      <cdr:x>0.09017</cdr:x>
      <cdr:y>0.34957</cdr:y>
    </cdr:from>
    <cdr:to>
      <cdr:x>0.97884</cdr:x>
      <cdr:y>0.34957</cdr:y>
    </cdr:to>
    <cdr:cxnSp macro="">
      <cdr:nvCxnSpPr>
        <cdr:cNvPr id="32" name="Straight Connector 31"/>
        <cdr:cNvCxnSpPr/>
      </cdr:nvCxnSpPr>
      <cdr:spPr>
        <a:xfrm xmlns:a="http://schemas.openxmlformats.org/drawingml/2006/main">
          <a:off x="516835" y="1266822"/>
          <a:ext cx="5093396" cy="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2.xml><?xml version="1.0" encoding="utf-8"?>
<c:userShapes xmlns:c="http://schemas.openxmlformats.org/drawingml/2006/chart">
  <cdr:relSizeAnchor xmlns:cdr="http://schemas.openxmlformats.org/drawingml/2006/chartDrawing">
    <cdr:from>
      <cdr:x>0.2548</cdr:x>
      <cdr:y>0.04313</cdr:y>
    </cdr:from>
    <cdr:to>
      <cdr:x>0.25606</cdr:x>
      <cdr:y>0.64945</cdr:y>
    </cdr:to>
    <cdr:cxnSp macro="">
      <cdr:nvCxnSpPr>
        <cdr:cNvPr id="3" name="Straight Connector 2">
          <a:extLst xmlns:a="http://schemas.openxmlformats.org/drawingml/2006/main">
            <a:ext uri="{FF2B5EF4-FFF2-40B4-BE49-F238E27FC236}">
              <a16:creationId xmlns:a16="http://schemas.microsoft.com/office/drawing/2014/main" id="{13401597-5F36-4014-BD85-2166A2EF0814}"/>
            </a:ext>
          </a:extLst>
        </cdr:cNvPr>
        <cdr:cNvCxnSpPr/>
      </cdr:nvCxnSpPr>
      <cdr:spPr>
        <a:xfrm xmlns:a="http://schemas.openxmlformats.org/drawingml/2006/main" flipV="1">
          <a:off x="2094502" y="146649"/>
          <a:ext cx="10343" cy="2061765"/>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0.43971</cdr:x>
      <cdr:y>0.04059</cdr:y>
    </cdr:from>
    <cdr:to>
      <cdr:x>0.44076</cdr:x>
      <cdr:y>0.65197</cdr:y>
    </cdr:to>
    <cdr:cxnSp macro="">
      <cdr:nvCxnSpPr>
        <cdr:cNvPr id="6" name="Straight Connector 5">
          <a:extLst xmlns:a="http://schemas.openxmlformats.org/drawingml/2006/main">
            <a:ext uri="{FF2B5EF4-FFF2-40B4-BE49-F238E27FC236}">
              <a16:creationId xmlns:a16="http://schemas.microsoft.com/office/drawing/2014/main" id="{5A1F9C1A-AAB3-4DBD-9761-F3E2D4DB06B0}"/>
            </a:ext>
          </a:extLst>
        </cdr:cNvPr>
        <cdr:cNvCxnSpPr/>
      </cdr:nvCxnSpPr>
      <cdr:spPr>
        <a:xfrm xmlns:a="http://schemas.openxmlformats.org/drawingml/2006/main" flipV="1">
          <a:off x="3614468" y="138023"/>
          <a:ext cx="8626" cy="2078966"/>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0.62336</cdr:x>
      <cdr:y>0.04059</cdr:y>
    </cdr:from>
    <cdr:to>
      <cdr:x>0.62441</cdr:x>
      <cdr:y>0.64944</cdr:y>
    </cdr:to>
    <cdr:cxnSp macro="">
      <cdr:nvCxnSpPr>
        <cdr:cNvPr id="7" name="Straight Connector 6">
          <a:extLst xmlns:a="http://schemas.openxmlformats.org/drawingml/2006/main">
            <a:ext uri="{FF2B5EF4-FFF2-40B4-BE49-F238E27FC236}">
              <a16:creationId xmlns:a16="http://schemas.microsoft.com/office/drawing/2014/main" id="{5A1F9C1A-AAB3-4DBD-9761-F3E2D4DB06B0}"/>
            </a:ext>
          </a:extLst>
        </cdr:cNvPr>
        <cdr:cNvCxnSpPr/>
      </cdr:nvCxnSpPr>
      <cdr:spPr>
        <a:xfrm xmlns:a="http://schemas.openxmlformats.org/drawingml/2006/main" flipV="1">
          <a:off x="5124091" y="138023"/>
          <a:ext cx="8627" cy="2070340"/>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0.80807</cdr:x>
      <cdr:y>0.0482</cdr:y>
    </cdr:from>
    <cdr:to>
      <cdr:x>0.81016</cdr:x>
      <cdr:y>0.65388</cdr:y>
    </cdr:to>
    <cdr:cxnSp macro="">
      <cdr:nvCxnSpPr>
        <cdr:cNvPr id="8" name="Straight Connector 7">
          <a:extLst xmlns:a="http://schemas.openxmlformats.org/drawingml/2006/main">
            <a:ext uri="{FF2B5EF4-FFF2-40B4-BE49-F238E27FC236}">
              <a16:creationId xmlns:a16="http://schemas.microsoft.com/office/drawing/2014/main" id="{5A1F9C1A-AAB3-4DBD-9761-F3E2D4DB06B0}"/>
            </a:ext>
          </a:extLst>
        </cdr:cNvPr>
        <cdr:cNvCxnSpPr/>
      </cdr:nvCxnSpPr>
      <cdr:spPr>
        <a:xfrm xmlns:a="http://schemas.openxmlformats.org/drawingml/2006/main" flipV="1">
          <a:off x="6642396" y="163902"/>
          <a:ext cx="17196" cy="2059572"/>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0.1665</cdr:x>
      <cdr:y>0.04313</cdr:y>
    </cdr:from>
    <cdr:to>
      <cdr:x>0.17001</cdr:x>
      <cdr:y>0.64959</cdr:y>
    </cdr:to>
    <cdr:cxnSp macro="">
      <cdr:nvCxnSpPr>
        <cdr:cNvPr id="4" name="Straight Connector 3">
          <a:extLst xmlns:a="http://schemas.openxmlformats.org/drawingml/2006/main">
            <a:ext uri="{FF2B5EF4-FFF2-40B4-BE49-F238E27FC236}">
              <a16:creationId xmlns:a16="http://schemas.microsoft.com/office/drawing/2014/main" id="{11CDC866-CB16-4E39-9FB6-4145C2644E0F}"/>
            </a:ext>
          </a:extLst>
        </cdr:cNvPr>
        <cdr:cNvCxnSpPr/>
      </cdr:nvCxnSpPr>
      <cdr:spPr>
        <a:xfrm xmlns:a="http://schemas.openxmlformats.org/drawingml/2006/main" flipV="1">
          <a:off x="1368658" y="146649"/>
          <a:ext cx="28821" cy="2062236"/>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0.35325</cdr:x>
      <cdr:y>0.04482</cdr:y>
    </cdr:from>
    <cdr:to>
      <cdr:x>0.35325</cdr:x>
      <cdr:y>0.64426</cdr:y>
    </cdr:to>
    <cdr:cxnSp macro="">
      <cdr:nvCxnSpPr>
        <cdr:cNvPr id="12" name="Straight Connector 11">
          <a:extLst xmlns:a="http://schemas.openxmlformats.org/drawingml/2006/main">
            <a:ext uri="{FF2B5EF4-FFF2-40B4-BE49-F238E27FC236}">
              <a16:creationId xmlns:a16="http://schemas.microsoft.com/office/drawing/2014/main" id="{658F8340-7DB0-4ED9-AFDD-ABE308586CAC}"/>
            </a:ext>
          </a:extLst>
        </cdr:cNvPr>
        <cdr:cNvCxnSpPr/>
      </cdr:nvCxnSpPr>
      <cdr:spPr>
        <a:xfrm xmlns:a="http://schemas.openxmlformats.org/drawingml/2006/main" flipV="1">
          <a:off x="2903742" y="152400"/>
          <a:ext cx="0" cy="2038362"/>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0.53626</cdr:x>
      <cdr:y>0.04059</cdr:y>
    </cdr:from>
    <cdr:to>
      <cdr:x>0.53836</cdr:x>
      <cdr:y>0.65451</cdr:y>
    </cdr:to>
    <cdr:cxnSp macro="">
      <cdr:nvCxnSpPr>
        <cdr:cNvPr id="15" name="Straight Connector 14">
          <a:extLst xmlns:a="http://schemas.openxmlformats.org/drawingml/2006/main">
            <a:ext uri="{FF2B5EF4-FFF2-40B4-BE49-F238E27FC236}">
              <a16:creationId xmlns:a16="http://schemas.microsoft.com/office/drawing/2014/main" id="{A48429E7-CF5F-481C-9F5D-ED8319CCA27B}"/>
            </a:ext>
          </a:extLst>
        </cdr:cNvPr>
        <cdr:cNvCxnSpPr/>
      </cdr:nvCxnSpPr>
      <cdr:spPr>
        <a:xfrm xmlns:a="http://schemas.openxmlformats.org/drawingml/2006/main" flipV="1">
          <a:off x="4408097" y="138023"/>
          <a:ext cx="17254" cy="2087593"/>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0.72135</cdr:x>
      <cdr:y>0.04566</cdr:y>
    </cdr:from>
    <cdr:to>
      <cdr:x>0.72135</cdr:x>
      <cdr:y>0.65012</cdr:y>
    </cdr:to>
    <cdr:cxnSp macro="">
      <cdr:nvCxnSpPr>
        <cdr:cNvPr id="16" name="Straight Connector 15">
          <a:extLst xmlns:a="http://schemas.openxmlformats.org/drawingml/2006/main">
            <a:ext uri="{FF2B5EF4-FFF2-40B4-BE49-F238E27FC236}">
              <a16:creationId xmlns:a16="http://schemas.microsoft.com/office/drawing/2014/main" id="{CA748A7C-CED9-424F-91FB-1BF84723DC48}"/>
            </a:ext>
          </a:extLst>
        </cdr:cNvPr>
        <cdr:cNvCxnSpPr/>
      </cdr:nvCxnSpPr>
      <cdr:spPr>
        <a:xfrm xmlns:a="http://schemas.openxmlformats.org/drawingml/2006/main" flipV="1">
          <a:off x="5929560" y="155275"/>
          <a:ext cx="0" cy="2055398"/>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0.90523</cdr:x>
      <cdr:y>0.04059</cdr:y>
    </cdr:from>
    <cdr:to>
      <cdr:x>0.90671</cdr:x>
      <cdr:y>0.64933</cdr:y>
    </cdr:to>
    <cdr:cxnSp macro="">
      <cdr:nvCxnSpPr>
        <cdr:cNvPr id="17" name="Straight Connector 16">
          <a:extLst xmlns:a="http://schemas.openxmlformats.org/drawingml/2006/main">
            <a:ext uri="{FF2B5EF4-FFF2-40B4-BE49-F238E27FC236}">
              <a16:creationId xmlns:a16="http://schemas.microsoft.com/office/drawing/2014/main" id="{6B04AA93-82BB-4273-B438-D58937A638C0}"/>
            </a:ext>
          </a:extLst>
        </cdr:cNvPr>
        <cdr:cNvCxnSpPr/>
      </cdr:nvCxnSpPr>
      <cdr:spPr>
        <a:xfrm xmlns:a="http://schemas.openxmlformats.org/drawingml/2006/main" flipV="1">
          <a:off x="7441067" y="138023"/>
          <a:ext cx="12156" cy="2069989"/>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20.xml><?xml version="1.0" encoding="utf-8"?>
<c:userShapes xmlns:c="http://schemas.openxmlformats.org/drawingml/2006/chart">
  <cdr:relSizeAnchor xmlns:cdr="http://schemas.openxmlformats.org/drawingml/2006/chartDrawing">
    <cdr:from>
      <cdr:x>0.32277</cdr:x>
      <cdr:y>0.09497</cdr:y>
    </cdr:from>
    <cdr:to>
      <cdr:x>0.32277</cdr:x>
      <cdr:y>0.79501</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681698" y="323850"/>
          <a:ext cx="0" cy="238708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0.53979</cdr:x>
      <cdr:y>0.08507</cdr:y>
    </cdr:from>
    <cdr:to>
      <cdr:x>0.54058</cdr:x>
      <cdr:y>0.79175</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flipH="1">
          <a:off x="3093811" y="290087"/>
          <a:ext cx="4528" cy="240974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0.1042</cdr:x>
      <cdr:y>0.01749</cdr:y>
    </cdr:from>
    <cdr:to>
      <cdr:x>0.98561</cdr:x>
      <cdr:y>0.08473</cdr:y>
    </cdr:to>
    <cdr:grpSp>
      <cdr:nvGrpSpPr>
        <cdr:cNvPr id="18" name="Group 17"/>
        <cdr:cNvGrpSpPr/>
      </cdr:nvGrpSpPr>
      <cdr:grpSpPr>
        <a:xfrm xmlns:a="http://schemas.openxmlformats.org/drawingml/2006/main">
          <a:off x="542925" y="59640"/>
          <a:ext cx="4592271" cy="229285"/>
          <a:chOff x="1020811" y="180304"/>
          <a:chExt cx="4355489" cy="229271"/>
        </a:xfrm>
      </cdr:grpSpPr>
      <cdr:sp macro="" textlink="">
        <cdr:nvSpPr>
          <cdr:cNvPr id="19" name="Rectangle 18"/>
          <cdr:cNvSpPr/>
        </cdr:nvSpPr>
        <cdr:spPr>
          <a:xfrm xmlns:a="http://schemas.openxmlformats.org/drawingml/2006/main">
            <a:off x="1173556" y="241434"/>
            <a:ext cx="68835" cy="68782"/>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0" name="Isosceles Triangle 19"/>
          <cdr:cNvSpPr/>
        </cdr:nvSpPr>
        <cdr:spPr>
          <a:xfrm xmlns:a="http://schemas.openxmlformats.org/drawingml/2006/main">
            <a:off x="1020811" y="241434"/>
            <a:ext cx="89813" cy="77407"/>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2" name="Oval 21"/>
          <cdr:cNvSpPr/>
        </cdr:nvSpPr>
        <cdr:spPr>
          <a:xfrm xmlns:a="http://schemas.openxmlformats.org/drawingml/2006/main">
            <a:off x="1311227" y="241434"/>
            <a:ext cx="77375" cy="77407"/>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3" name="TextBox 1"/>
          <cdr:cNvSpPr txBox="1"/>
        </cdr:nvSpPr>
        <cdr:spPr>
          <a:xfrm xmlns:a="http://schemas.openxmlformats.org/drawingml/2006/main">
            <a:off x="1382068" y="181240"/>
            <a:ext cx="1199207" cy="17118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24" name="Rectangle 23"/>
          <cdr:cNvSpPr/>
        </cdr:nvSpPr>
        <cdr:spPr>
          <a:xfrm xmlns:a="http://schemas.openxmlformats.org/drawingml/2006/main">
            <a:off x="2601447" y="241434"/>
            <a:ext cx="68835" cy="68782"/>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5" name="Isosceles Triangle 24"/>
          <cdr:cNvSpPr/>
        </cdr:nvSpPr>
        <cdr:spPr>
          <a:xfrm xmlns:a="http://schemas.openxmlformats.org/drawingml/2006/main">
            <a:off x="2448702" y="232809"/>
            <a:ext cx="89813" cy="77407"/>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6" name="Oval 25"/>
          <cdr:cNvSpPr/>
        </cdr:nvSpPr>
        <cdr:spPr>
          <a:xfrm xmlns:a="http://schemas.openxmlformats.org/drawingml/2006/main">
            <a:off x="2739060" y="232809"/>
            <a:ext cx="77433" cy="77407"/>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7" name="Rectangle 26"/>
          <cdr:cNvSpPr/>
        </cdr:nvSpPr>
        <cdr:spPr>
          <a:xfrm xmlns:a="http://schemas.openxmlformats.org/drawingml/2006/main">
            <a:off x="3908919" y="250022"/>
            <a:ext cx="68835" cy="68819"/>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8" name="Isosceles Triangle 27"/>
          <cdr:cNvSpPr/>
        </cdr:nvSpPr>
        <cdr:spPr>
          <a:xfrm xmlns:a="http://schemas.openxmlformats.org/drawingml/2006/main">
            <a:off x="3756174" y="241434"/>
            <a:ext cx="89756" cy="77407"/>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9" name="Oval 28"/>
          <cdr:cNvSpPr/>
        </cdr:nvSpPr>
        <cdr:spPr>
          <a:xfrm xmlns:a="http://schemas.openxmlformats.org/drawingml/2006/main">
            <a:off x="4046532" y="241434"/>
            <a:ext cx="77433" cy="77407"/>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0" name="TextBox 1"/>
          <cdr:cNvSpPr txBox="1"/>
        </cdr:nvSpPr>
        <cdr:spPr>
          <a:xfrm xmlns:a="http://schemas.openxmlformats.org/drawingml/2006/main">
            <a:off x="2801362" y="181240"/>
            <a:ext cx="1256288" cy="19023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31" name="TextBox 1"/>
          <cdr:cNvSpPr txBox="1"/>
        </cdr:nvSpPr>
        <cdr:spPr>
          <a:xfrm xmlns:a="http://schemas.openxmlformats.org/drawingml/2006/main">
            <a:off x="4117431" y="180304"/>
            <a:ext cx="1258869" cy="22927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grpSp>
  </cdr:relSizeAnchor>
  <cdr:relSizeAnchor xmlns:cdr="http://schemas.openxmlformats.org/drawingml/2006/chartDrawing">
    <cdr:from>
      <cdr:x>0.10821</cdr:x>
      <cdr:y>0.30313</cdr:y>
    </cdr:from>
    <cdr:to>
      <cdr:x>0.98221</cdr:x>
      <cdr:y>0.30313</cdr:y>
    </cdr:to>
    <cdr:cxnSp macro="">
      <cdr:nvCxnSpPr>
        <cdr:cNvPr id="32" name="Straight Connector 31"/>
        <cdr:cNvCxnSpPr/>
      </cdr:nvCxnSpPr>
      <cdr:spPr>
        <a:xfrm xmlns:a="http://schemas.openxmlformats.org/drawingml/2006/main">
          <a:off x="620202" y="1033670"/>
          <a:ext cx="5009321" cy="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21.xml><?xml version="1.0" encoding="utf-8"?>
<c:userShapes xmlns:c="http://schemas.openxmlformats.org/drawingml/2006/chart">
  <cdr:relSizeAnchor xmlns:cdr="http://schemas.openxmlformats.org/drawingml/2006/chartDrawing">
    <cdr:from>
      <cdr:x>0.27375</cdr:x>
      <cdr:y>0.91664</cdr:y>
    </cdr:from>
    <cdr:to>
      <cdr:x>0.43051</cdr:x>
      <cdr:y>1</cdr:y>
    </cdr:to>
    <cdr:sp macro="" textlink="">
      <cdr:nvSpPr>
        <cdr:cNvPr id="2" name="TextBox 1">
          <a:extLst xmlns:a="http://schemas.openxmlformats.org/drawingml/2006/main">
            <a:ext uri="{FF2B5EF4-FFF2-40B4-BE49-F238E27FC236}">
              <a16:creationId xmlns:a16="http://schemas.microsoft.com/office/drawing/2014/main" id="{233E3810-1621-4C88-B278-E048ADD0ECA3}"/>
            </a:ext>
          </a:extLst>
        </cdr:cNvPr>
        <cdr:cNvSpPr txBox="1"/>
      </cdr:nvSpPr>
      <cdr:spPr>
        <a:xfrm xmlns:a="http://schemas.openxmlformats.org/drawingml/2006/main">
          <a:off x="1629965" y="4085035"/>
          <a:ext cx="933450" cy="3714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AU" sz="1100"/>
        </a:p>
      </cdr:txBody>
    </cdr:sp>
  </cdr:relSizeAnchor>
  <cdr:relSizeAnchor xmlns:cdr="http://schemas.openxmlformats.org/drawingml/2006/chartDrawing">
    <cdr:from>
      <cdr:x>0.51102</cdr:x>
      <cdr:y>0.88504</cdr:y>
    </cdr:from>
    <cdr:to>
      <cdr:x>0.69818</cdr:x>
      <cdr:y>0.96429</cdr:y>
    </cdr:to>
    <cdr:sp macro="" textlink="">
      <cdr:nvSpPr>
        <cdr:cNvPr id="3" name="TextBox 2">
          <a:extLst xmlns:a="http://schemas.openxmlformats.org/drawingml/2006/main">
            <a:ext uri="{FF2B5EF4-FFF2-40B4-BE49-F238E27FC236}">
              <a16:creationId xmlns:a16="http://schemas.microsoft.com/office/drawing/2014/main" id="{6FE8FDEB-82B0-4E17-B439-B24F4073552C}"/>
            </a:ext>
          </a:extLst>
        </cdr:cNvPr>
        <cdr:cNvSpPr txBox="1"/>
      </cdr:nvSpPr>
      <cdr:spPr>
        <a:xfrm xmlns:a="http://schemas.openxmlformats.org/drawingml/2006/main">
          <a:off x="2657636" y="2832482"/>
          <a:ext cx="973354" cy="25361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t>M. australis</a:t>
          </a:r>
        </a:p>
      </cdr:txBody>
    </cdr:sp>
  </cdr:relSizeAnchor>
  <cdr:relSizeAnchor xmlns:cdr="http://schemas.openxmlformats.org/drawingml/2006/chartDrawing">
    <cdr:from>
      <cdr:x>0.25738</cdr:x>
      <cdr:y>0.88313</cdr:y>
    </cdr:from>
    <cdr:to>
      <cdr:x>0.46214</cdr:x>
      <cdr:y>0.96429</cdr:y>
    </cdr:to>
    <cdr:sp macro="" textlink="">
      <cdr:nvSpPr>
        <cdr:cNvPr id="4" name="TextBox 3">
          <a:extLst xmlns:a="http://schemas.openxmlformats.org/drawingml/2006/main">
            <a:ext uri="{FF2B5EF4-FFF2-40B4-BE49-F238E27FC236}">
              <a16:creationId xmlns:a16="http://schemas.microsoft.com/office/drawing/2014/main" id="{0A95CF06-A17A-4028-8D88-5893DC0CAAE2}"/>
            </a:ext>
          </a:extLst>
        </cdr:cNvPr>
        <cdr:cNvSpPr txBox="1"/>
      </cdr:nvSpPr>
      <cdr:spPr>
        <a:xfrm xmlns:a="http://schemas.openxmlformats.org/drawingml/2006/main">
          <a:off x="1338543" y="2826368"/>
          <a:ext cx="1064885" cy="25973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0.7343</cdr:x>
      <cdr:y>0.88313</cdr:y>
    </cdr:from>
    <cdr:to>
      <cdr:x>0.93906</cdr:x>
      <cdr:y>0.95367</cdr:y>
    </cdr:to>
    <cdr:sp macro="" textlink="">
      <cdr:nvSpPr>
        <cdr:cNvPr id="5" name="TextBox 4">
          <a:extLst xmlns:a="http://schemas.openxmlformats.org/drawingml/2006/main">
            <a:ext uri="{FF2B5EF4-FFF2-40B4-BE49-F238E27FC236}">
              <a16:creationId xmlns:a16="http://schemas.microsoft.com/office/drawing/2014/main" id="{4A73670D-DB90-4DAB-B907-271ED180C45D}"/>
            </a:ext>
          </a:extLst>
        </cdr:cNvPr>
        <cdr:cNvSpPr txBox="1"/>
      </cdr:nvSpPr>
      <cdr:spPr>
        <a:xfrm xmlns:a="http://schemas.openxmlformats.org/drawingml/2006/main">
          <a:off x="4337271" y="4407788"/>
          <a:ext cx="1209454" cy="35207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latin typeface="+mn-lt"/>
              <a:ea typeface="+mn-ea"/>
              <a:cs typeface="+mn-cs"/>
            </a:rPr>
            <a:t>R. megaphyllus</a:t>
          </a:r>
          <a:endParaRPr lang="en-AU" sz="1100" i="1"/>
        </a:p>
      </cdr:txBody>
    </cdr:sp>
  </cdr:relSizeAnchor>
</c:userShapes>
</file>

<file path=word/drawings/drawing22.xml><?xml version="1.0" encoding="utf-8"?>
<c:userShapes xmlns:c="http://schemas.openxmlformats.org/drawingml/2006/chart">
  <cdr:relSizeAnchor xmlns:cdr="http://schemas.openxmlformats.org/drawingml/2006/chartDrawing">
    <cdr:from>
      <cdr:x>0.51243</cdr:x>
      <cdr:y>0.89411</cdr:y>
    </cdr:from>
    <cdr:to>
      <cdr:x>0.6996</cdr:x>
      <cdr:y>0.94541</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051155" y="4361612"/>
          <a:ext cx="1114469" cy="25024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0.25008</cdr:x>
      <cdr:y>0.89179</cdr:y>
    </cdr:from>
    <cdr:to>
      <cdr:x>0.45484</cdr:x>
      <cdr:y>0.94095</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489058" y="4350307"/>
          <a:ext cx="1219206" cy="2398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23.xml><?xml version="1.0" encoding="utf-8"?>
<c:userShapes xmlns:c="http://schemas.openxmlformats.org/drawingml/2006/chart">
  <cdr:relSizeAnchor xmlns:cdr="http://schemas.openxmlformats.org/drawingml/2006/chartDrawing">
    <cdr:from>
      <cdr:x>0.51723</cdr:x>
      <cdr:y>0.88984</cdr:y>
    </cdr:from>
    <cdr:to>
      <cdr:x>0.7044</cdr:x>
      <cdr:y>0.94114</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079730" y="3965560"/>
          <a:ext cx="1114469"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0.26128</cdr:x>
      <cdr:y>0.88984</cdr:y>
    </cdr:from>
    <cdr:to>
      <cdr:x>0.46604</cdr:x>
      <cdr:y>0.939</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555733" y="3965581"/>
          <a:ext cx="1219206"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24.xml><?xml version="1.0" encoding="utf-8"?>
<c:userShapes xmlns:c="http://schemas.openxmlformats.org/drawingml/2006/chart">
  <cdr:relSizeAnchor xmlns:cdr="http://schemas.openxmlformats.org/drawingml/2006/chartDrawing">
    <cdr:from>
      <cdr:x>0.52522</cdr:x>
      <cdr:y>0.89197</cdr:y>
    </cdr:from>
    <cdr:to>
      <cdr:x>0.71239</cdr:x>
      <cdr:y>0.94327</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127355" y="3975085"/>
          <a:ext cx="1114469"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0.26928</cdr:x>
      <cdr:y>0.89411</cdr:y>
    </cdr:from>
    <cdr:to>
      <cdr:x>0.47404</cdr:x>
      <cdr:y>0.94327</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603358" y="3984631"/>
          <a:ext cx="1219206"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25.xml><?xml version="1.0" encoding="utf-8"?>
<c:userShapes xmlns:c="http://schemas.openxmlformats.org/drawingml/2006/chart">
  <cdr:relSizeAnchor xmlns:cdr="http://schemas.openxmlformats.org/drawingml/2006/chartDrawing">
    <cdr:from>
      <cdr:x>0.54562</cdr:x>
      <cdr:y>0.04412</cdr:y>
    </cdr:from>
    <cdr:to>
      <cdr:x>0.54562</cdr:x>
      <cdr:y>0.64706</cdr:y>
    </cdr:to>
    <cdr:cxnSp macro="">
      <cdr:nvCxnSpPr>
        <cdr:cNvPr id="3" name="Straight Connector 2">
          <a:extLst xmlns:a="http://schemas.openxmlformats.org/drawingml/2006/main">
            <a:ext uri="{FF2B5EF4-FFF2-40B4-BE49-F238E27FC236}">
              <a16:creationId xmlns:a16="http://schemas.microsoft.com/office/drawing/2014/main" id="{97068E64-12F2-47C2-AFAC-AB285F30C675}"/>
            </a:ext>
          </a:extLst>
        </cdr:cNvPr>
        <cdr:cNvCxnSpPr/>
      </cdr:nvCxnSpPr>
      <cdr:spPr>
        <a:xfrm xmlns:a="http://schemas.openxmlformats.org/drawingml/2006/main" flipV="1">
          <a:off x="2847975" y="142875"/>
          <a:ext cx="0" cy="1952626"/>
        </a:xfrm>
        <a:prstGeom xmlns:a="http://schemas.openxmlformats.org/drawingml/2006/main" prst="line">
          <a:avLst/>
        </a:prstGeom>
        <a:ln xmlns:a="http://schemas.openxmlformats.org/drawingml/2006/main">
          <a:headEnd type="none" w="med" len="med"/>
          <a:tailEnd type="none" w="med" len="med"/>
        </a:ln>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26.xml><?xml version="1.0" encoding="utf-8"?>
<c:userShapes xmlns:c="http://schemas.openxmlformats.org/drawingml/2006/chart">
  <cdr:relSizeAnchor xmlns:cdr="http://schemas.openxmlformats.org/drawingml/2006/chartDrawing">
    <cdr:from>
      <cdr:x>0.54296</cdr:x>
      <cdr:y>0.00613</cdr:y>
    </cdr:from>
    <cdr:to>
      <cdr:x>0.54296</cdr:x>
      <cdr:y>0.6319</cdr:y>
    </cdr:to>
    <cdr:cxnSp macro="">
      <cdr:nvCxnSpPr>
        <cdr:cNvPr id="3" name="Straight Connector 2">
          <a:extLst xmlns:a="http://schemas.openxmlformats.org/drawingml/2006/main">
            <a:ext uri="{FF2B5EF4-FFF2-40B4-BE49-F238E27FC236}">
              <a16:creationId xmlns:a16="http://schemas.microsoft.com/office/drawing/2014/main" id="{97068E64-12F2-47C2-AFAC-AB285F30C675}"/>
            </a:ext>
          </a:extLst>
        </cdr:cNvPr>
        <cdr:cNvCxnSpPr/>
      </cdr:nvCxnSpPr>
      <cdr:spPr>
        <a:xfrm xmlns:a="http://schemas.openxmlformats.org/drawingml/2006/main" flipH="1" flipV="1">
          <a:off x="2828925" y="19050"/>
          <a:ext cx="1" cy="1943101"/>
        </a:xfrm>
        <a:prstGeom xmlns:a="http://schemas.openxmlformats.org/drawingml/2006/main" prst="line">
          <a:avLst/>
        </a:prstGeom>
        <a:ln xmlns:a="http://schemas.openxmlformats.org/drawingml/2006/main">
          <a:headEnd type="none" w="med" len="med"/>
          <a:tailEnd type="none" w="med" len="med"/>
        </a:ln>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27.xml><?xml version="1.0" encoding="utf-8"?>
<c:userShapes xmlns:c="http://schemas.openxmlformats.org/drawingml/2006/chart">
  <cdr:relSizeAnchor xmlns:cdr="http://schemas.openxmlformats.org/drawingml/2006/chartDrawing">
    <cdr:from>
      <cdr:x>0.53987</cdr:x>
      <cdr:y>0.04762</cdr:y>
    </cdr:from>
    <cdr:to>
      <cdr:x>0.53987</cdr:x>
      <cdr:y>0.46429</cdr:y>
    </cdr:to>
    <cdr:cxnSp macro="">
      <cdr:nvCxnSpPr>
        <cdr:cNvPr id="3" name="Straight Connector 2"/>
        <cdr:cNvCxnSpPr/>
      </cdr:nvCxnSpPr>
      <cdr:spPr>
        <a:xfrm xmlns:a="http://schemas.openxmlformats.org/drawingml/2006/main" flipV="1">
          <a:off x="3095625" y="152400"/>
          <a:ext cx="0" cy="1333501"/>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0.11628</cdr:x>
      <cdr:y>0.83929</cdr:y>
    </cdr:from>
    <cdr:to>
      <cdr:x>0.28405</cdr:x>
      <cdr:y>0.94643</cdr:y>
    </cdr:to>
    <cdr:sp macro="" textlink="">
      <cdr:nvSpPr>
        <cdr:cNvPr id="2" name="Text Box 1"/>
        <cdr:cNvSpPr txBox="1"/>
      </cdr:nvSpPr>
      <cdr:spPr>
        <a:xfrm xmlns:a="http://schemas.openxmlformats.org/drawingml/2006/main">
          <a:off x="666749" y="2686050"/>
          <a:ext cx="962025" cy="3429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AU" sz="1100"/>
        </a:p>
      </cdr:txBody>
    </cdr:sp>
  </cdr:relSizeAnchor>
  <cdr:relSizeAnchor xmlns:cdr="http://schemas.openxmlformats.org/drawingml/2006/chartDrawing">
    <cdr:from>
      <cdr:x>0.09635</cdr:x>
      <cdr:y>0.81548</cdr:y>
    </cdr:from>
    <cdr:to>
      <cdr:x>0.27239</cdr:x>
      <cdr:y>0.88988</cdr:y>
    </cdr:to>
    <cdr:sp macro="" textlink="">
      <cdr:nvSpPr>
        <cdr:cNvPr id="4" name="Text Box 3"/>
        <cdr:cNvSpPr txBox="1"/>
      </cdr:nvSpPr>
      <cdr:spPr>
        <a:xfrm xmlns:a="http://schemas.openxmlformats.org/drawingml/2006/main">
          <a:off x="501999" y="2609862"/>
          <a:ext cx="917225" cy="23811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0.24972</cdr:x>
      <cdr:y>0.81647</cdr:y>
    </cdr:from>
    <cdr:to>
      <cdr:x>0.40089</cdr:x>
      <cdr:y>0.89087</cdr:y>
    </cdr:to>
    <cdr:sp macro="" textlink="">
      <cdr:nvSpPr>
        <cdr:cNvPr id="5" name="Text Box 1"/>
        <cdr:cNvSpPr txBox="1"/>
      </cdr:nvSpPr>
      <cdr:spPr>
        <a:xfrm xmlns:a="http://schemas.openxmlformats.org/drawingml/2006/main">
          <a:off x="1431924" y="2613024"/>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0.38156</cdr:x>
      <cdr:y>0.81746</cdr:y>
    </cdr:from>
    <cdr:to>
      <cdr:x>0.5649</cdr:x>
      <cdr:y>0.89186</cdr:y>
    </cdr:to>
    <cdr:sp macro="" textlink="">
      <cdr:nvSpPr>
        <cdr:cNvPr id="6" name="Text Box 1"/>
        <cdr:cNvSpPr txBox="1"/>
      </cdr:nvSpPr>
      <cdr:spPr>
        <a:xfrm xmlns:a="http://schemas.openxmlformats.org/drawingml/2006/main">
          <a:off x="1987971" y="2616199"/>
          <a:ext cx="955254" cy="2381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dr:relSizeAnchor xmlns:cdr="http://schemas.openxmlformats.org/drawingml/2006/chartDrawing">
    <cdr:from>
      <cdr:x>0.5371</cdr:x>
      <cdr:y>0.81647</cdr:y>
    </cdr:from>
    <cdr:to>
      <cdr:x>0.72212</cdr:x>
      <cdr:y>0.89087</cdr:y>
    </cdr:to>
    <cdr:sp macro="" textlink="">
      <cdr:nvSpPr>
        <cdr:cNvPr id="7" name="Text Box 1"/>
        <cdr:cNvSpPr txBox="1"/>
      </cdr:nvSpPr>
      <cdr:spPr>
        <a:xfrm xmlns:a="http://schemas.openxmlformats.org/drawingml/2006/main">
          <a:off x="2798385" y="2613031"/>
          <a:ext cx="963990" cy="23810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0.69048</cdr:x>
      <cdr:y>0.81746</cdr:y>
    </cdr:from>
    <cdr:to>
      <cdr:x>0.8574</cdr:x>
      <cdr:y>0.89186</cdr:y>
    </cdr:to>
    <cdr:sp macro="" textlink="">
      <cdr:nvSpPr>
        <cdr:cNvPr id="8" name="Text Box 1"/>
        <cdr:cNvSpPr txBox="1"/>
      </cdr:nvSpPr>
      <cdr:spPr>
        <a:xfrm xmlns:a="http://schemas.openxmlformats.org/drawingml/2006/main">
          <a:off x="3597521" y="2616199"/>
          <a:ext cx="869703" cy="2381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0.82232</cdr:x>
      <cdr:y>0.81548</cdr:y>
    </cdr:from>
    <cdr:to>
      <cdr:x>0.99452</cdr:x>
      <cdr:y>0.88988</cdr:y>
    </cdr:to>
    <cdr:sp macro="" textlink="">
      <cdr:nvSpPr>
        <cdr:cNvPr id="9" name="Text Box 1"/>
        <cdr:cNvSpPr txBox="1"/>
      </cdr:nvSpPr>
      <cdr:spPr>
        <a:xfrm xmlns:a="http://schemas.openxmlformats.org/drawingml/2006/main">
          <a:off x="4284408" y="2609862"/>
          <a:ext cx="897192" cy="2381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userShapes>
</file>

<file path=word/drawings/drawing28.xml><?xml version="1.0" encoding="utf-8"?>
<c:userShapes xmlns:c="http://schemas.openxmlformats.org/drawingml/2006/chart">
  <cdr:relSizeAnchor xmlns:cdr="http://schemas.openxmlformats.org/drawingml/2006/chartDrawing">
    <cdr:from>
      <cdr:x>0.539</cdr:x>
      <cdr:y>0.07871</cdr:y>
    </cdr:from>
    <cdr:to>
      <cdr:x>0.539</cdr:x>
      <cdr:y>0.49238</cdr:y>
    </cdr:to>
    <cdr:cxnSp macro="">
      <cdr:nvCxnSpPr>
        <cdr:cNvPr id="2" name="Straight Connector 1"/>
        <cdr:cNvCxnSpPr/>
      </cdr:nvCxnSpPr>
      <cdr:spPr>
        <a:xfrm xmlns:a="http://schemas.openxmlformats.org/drawingml/2006/main" flipV="1">
          <a:off x="3089284" y="262393"/>
          <a:ext cx="0" cy="137908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0.10525</cdr:x>
      <cdr:y>0.83809</cdr:y>
    </cdr:from>
    <cdr:to>
      <cdr:x>0.26642</cdr:x>
      <cdr:y>0.90952</cdr:y>
    </cdr:to>
    <cdr:sp macro="" textlink="">
      <cdr:nvSpPr>
        <cdr:cNvPr id="3" name="Text Box 1"/>
        <cdr:cNvSpPr txBox="1"/>
      </cdr:nvSpPr>
      <cdr:spPr>
        <a:xfrm xmlns:a="http://schemas.openxmlformats.org/drawingml/2006/main">
          <a:off x="549372" y="2793983"/>
          <a:ext cx="841277" cy="23812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0.25205</cdr:x>
      <cdr:y>0.83905</cdr:y>
    </cdr:from>
    <cdr:to>
      <cdr:x>0.40328</cdr:x>
      <cdr:y>0.91048</cdr:y>
    </cdr:to>
    <cdr:sp macro="" textlink="">
      <cdr:nvSpPr>
        <cdr:cNvPr id="4" name="Text Box 1"/>
        <cdr:cNvSpPr txBox="1"/>
      </cdr:nvSpPr>
      <cdr:spPr>
        <a:xfrm xmlns:a="http://schemas.openxmlformats.org/drawingml/2006/main">
          <a:off x="1444624" y="2797174"/>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0.38213</cdr:x>
      <cdr:y>0.83714</cdr:y>
    </cdr:from>
    <cdr:to>
      <cdr:x>0.56204</cdr:x>
      <cdr:y>0.90857</cdr:y>
    </cdr:to>
    <cdr:sp macro="" textlink="">
      <cdr:nvSpPr>
        <cdr:cNvPr id="5" name="Text Box 1"/>
        <cdr:cNvSpPr txBox="1"/>
      </cdr:nvSpPr>
      <cdr:spPr>
        <a:xfrm xmlns:a="http://schemas.openxmlformats.org/drawingml/2006/main">
          <a:off x="1994608" y="2790825"/>
          <a:ext cx="939092" cy="2381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dr:relSizeAnchor xmlns:cdr="http://schemas.openxmlformats.org/drawingml/2006/chartDrawing">
    <cdr:from>
      <cdr:x>0.54121</cdr:x>
      <cdr:y>0.8419</cdr:y>
    </cdr:from>
    <cdr:to>
      <cdr:x>0.7135</cdr:x>
      <cdr:y>0.91333</cdr:y>
    </cdr:to>
    <cdr:sp macro="" textlink="">
      <cdr:nvSpPr>
        <cdr:cNvPr id="6" name="Text Box 1"/>
        <cdr:cNvSpPr txBox="1"/>
      </cdr:nvSpPr>
      <cdr:spPr>
        <a:xfrm xmlns:a="http://schemas.openxmlformats.org/drawingml/2006/main">
          <a:off x="2824954" y="2806684"/>
          <a:ext cx="899321" cy="2381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0.693</cdr:x>
      <cdr:y>0.84</cdr:y>
    </cdr:from>
    <cdr:to>
      <cdr:x>0.85401</cdr:x>
      <cdr:y>0.91143</cdr:y>
    </cdr:to>
    <cdr:sp macro="" textlink="">
      <cdr:nvSpPr>
        <cdr:cNvPr id="7" name="Text Box 1"/>
        <cdr:cNvSpPr txBox="1"/>
      </cdr:nvSpPr>
      <cdr:spPr>
        <a:xfrm xmlns:a="http://schemas.openxmlformats.org/drawingml/2006/main">
          <a:off x="3617252" y="2800350"/>
          <a:ext cx="840448" cy="2381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0.81477</cdr:x>
      <cdr:y>0.84095</cdr:y>
    </cdr:from>
    <cdr:to>
      <cdr:x>0.9927</cdr:x>
      <cdr:y>0.91238</cdr:y>
    </cdr:to>
    <cdr:sp macro="" textlink="">
      <cdr:nvSpPr>
        <cdr:cNvPr id="8" name="Text Box 1"/>
        <cdr:cNvSpPr txBox="1"/>
      </cdr:nvSpPr>
      <cdr:spPr>
        <a:xfrm xmlns:a="http://schemas.openxmlformats.org/drawingml/2006/main">
          <a:off x="4252859" y="2803517"/>
          <a:ext cx="928741" cy="2381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userShapes>
</file>

<file path=word/drawings/drawing29.xml><?xml version="1.0" encoding="utf-8"?>
<c:userShapes xmlns:c="http://schemas.openxmlformats.org/drawingml/2006/chart">
  <cdr:relSizeAnchor xmlns:cdr="http://schemas.openxmlformats.org/drawingml/2006/chartDrawing">
    <cdr:from>
      <cdr:x>0.52515</cdr:x>
      <cdr:y>0.04511</cdr:y>
    </cdr:from>
    <cdr:to>
      <cdr:x>0.52737</cdr:x>
      <cdr:y>0.6396</cdr:y>
    </cdr:to>
    <cdr:cxnSp macro="">
      <cdr:nvCxnSpPr>
        <cdr:cNvPr id="2" name="Straight Connector 1"/>
        <cdr:cNvCxnSpPr/>
      </cdr:nvCxnSpPr>
      <cdr:spPr>
        <a:xfrm xmlns:a="http://schemas.openxmlformats.org/drawingml/2006/main" flipH="1" flipV="1">
          <a:off x="3009900" y="123825"/>
          <a:ext cx="12700" cy="1631952"/>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0.08752</cdr:x>
      <cdr:y>0.72935</cdr:y>
    </cdr:from>
    <cdr:to>
      <cdr:x>0.2573</cdr:x>
      <cdr:y>0.8161</cdr:y>
    </cdr:to>
    <cdr:sp macro="" textlink="">
      <cdr:nvSpPr>
        <cdr:cNvPr id="3" name="Text Box 1"/>
        <cdr:cNvSpPr txBox="1"/>
      </cdr:nvSpPr>
      <cdr:spPr>
        <a:xfrm xmlns:a="http://schemas.openxmlformats.org/drawingml/2006/main">
          <a:off x="456828" y="2063276"/>
          <a:ext cx="886197" cy="2454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0.23931</cdr:x>
      <cdr:y>0.72935</cdr:y>
    </cdr:from>
    <cdr:to>
      <cdr:x>0.39054</cdr:x>
      <cdr:y>0.8161</cdr:y>
    </cdr:to>
    <cdr:sp macro="" textlink="">
      <cdr:nvSpPr>
        <cdr:cNvPr id="4" name="Text Box 1"/>
        <cdr:cNvSpPr txBox="1"/>
      </cdr:nvSpPr>
      <cdr:spPr>
        <a:xfrm xmlns:a="http://schemas.openxmlformats.org/drawingml/2006/main">
          <a:off x="1371599" y="2002155"/>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0.37835</cdr:x>
      <cdr:y>0.72598</cdr:y>
    </cdr:from>
    <cdr:to>
      <cdr:x>0.55657</cdr:x>
      <cdr:y>0.81273</cdr:y>
    </cdr:to>
    <cdr:sp macro="" textlink="">
      <cdr:nvSpPr>
        <cdr:cNvPr id="5" name="Text Box 1"/>
        <cdr:cNvSpPr txBox="1"/>
      </cdr:nvSpPr>
      <cdr:spPr>
        <a:xfrm xmlns:a="http://schemas.openxmlformats.org/drawingml/2006/main">
          <a:off x="1974873" y="2053751"/>
          <a:ext cx="930252" cy="2454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dr:relSizeAnchor xmlns:cdr="http://schemas.openxmlformats.org/drawingml/2006/chartDrawing">
    <cdr:from>
      <cdr:x>0.53512</cdr:x>
      <cdr:y>0.72935</cdr:y>
    </cdr:from>
    <cdr:to>
      <cdr:x>0.70255</cdr:x>
      <cdr:y>0.8161</cdr:y>
    </cdr:to>
    <cdr:sp macro="" textlink="">
      <cdr:nvSpPr>
        <cdr:cNvPr id="6" name="Text Box 1"/>
        <cdr:cNvSpPr txBox="1"/>
      </cdr:nvSpPr>
      <cdr:spPr>
        <a:xfrm xmlns:a="http://schemas.openxmlformats.org/drawingml/2006/main">
          <a:off x="2793166" y="2063276"/>
          <a:ext cx="873959" cy="2454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0.69189</cdr:x>
      <cdr:y>0.72935</cdr:y>
    </cdr:from>
    <cdr:to>
      <cdr:x>0.84312</cdr:x>
      <cdr:y>0.8161</cdr:y>
    </cdr:to>
    <cdr:sp macro="" textlink="">
      <cdr:nvSpPr>
        <cdr:cNvPr id="7" name="Text Box 1"/>
        <cdr:cNvSpPr txBox="1"/>
      </cdr:nvSpPr>
      <cdr:spPr>
        <a:xfrm xmlns:a="http://schemas.openxmlformats.org/drawingml/2006/main">
          <a:off x="3965574" y="2002155"/>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0.81715</cdr:x>
      <cdr:y>0.72935</cdr:y>
    </cdr:from>
    <cdr:to>
      <cdr:x>0.9927</cdr:x>
      <cdr:y>0.8161</cdr:y>
    </cdr:to>
    <cdr:sp macro="" textlink="">
      <cdr:nvSpPr>
        <cdr:cNvPr id="8" name="Text Box 1"/>
        <cdr:cNvSpPr txBox="1"/>
      </cdr:nvSpPr>
      <cdr:spPr>
        <a:xfrm xmlns:a="http://schemas.openxmlformats.org/drawingml/2006/main">
          <a:off x="4265255" y="2063276"/>
          <a:ext cx="916345" cy="2454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userShapes>
</file>

<file path=word/drawings/drawing3.xml><?xml version="1.0" encoding="utf-8"?>
<c:userShapes xmlns:c="http://schemas.openxmlformats.org/drawingml/2006/chart">
  <cdr:relSizeAnchor xmlns:cdr="http://schemas.openxmlformats.org/drawingml/2006/chartDrawing">
    <cdr:from>
      <cdr:x>0.41035</cdr:x>
      <cdr:y>0.13998</cdr:y>
    </cdr:from>
    <cdr:to>
      <cdr:x>0.41035</cdr:x>
      <cdr:y>0.64234</cdr:y>
    </cdr:to>
    <cdr:cxnSp macro="">
      <cdr:nvCxnSpPr>
        <cdr:cNvPr id="3" name="Straight Connector 2">
          <a:extLst xmlns:a="http://schemas.openxmlformats.org/drawingml/2006/main">
            <a:ext uri="{FF2B5EF4-FFF2-40B4-BE49-F238E27FC236}">
              <a16:creationId xmlns:a16="http://schemas.microsoft.com/office/drawing/2014/main" id="{D3EDF54F-32C3-47CB-8A26-8FDA0B44CCAC}"/>
            </a:ext>
          </a:extLst>
        </cdr:cNvPr>
        <cdr:cNvCxnSpPr/>
      </cdr:nvCxnSpPr>
      <cdr:spPr>
        <a:xfrm xmlns:a="http://schemas.openxmlformats.org/drawingml/2006/main" flipV="1">
          <a:off x="2434527" y="428625"/>
          <a:ext cx="0" cy="1538201"/>
        </a:xfrm>
        <a:prstGeom xmlns:a="http://schemas.openxmlformats.org/drawingml/2006/main" prst="line">
          <a:avLst/>
        </a:prstGeom>
        <a:ln xmlns:a="http://schemas.openxmlformats.org/drawingml/2006/main">
          <a:headEnd type="none" w="med" len="med"/>
          <a:tailEnd type="none" w="med" len="med"/>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0.71889</cdr:x>
      <cdr:y>0.13138</cdr:y>
    </cdr:from>
    <cdr:to>
      <cdr:x>0.72101</cdr:x>
      <cdr:y>0.63656</cdr:y>
    </cdr:to>
    <cdr:cxnSp macro="">
      <cdr:nvCxnSpPr>
        <cdr:cNvPr id="6" name="Straight Connector 5">
          <a:extLst xmlns:a="http://schemas.openxmlformats.org/drawingml/2006/main">
            <a:ext uri="{FF2B5EF4-FFF2-40B4-BE49-F238E27FC236}">
              <a16:creationId xmlns:a16="http://schemas.microsoft.com/office/drawing/2014/main" id="{BD15DE7B-29DC-450A-A309-E33FD5B865FD}"/>
            </a:ext>
          </a:extLst>
        </cdr:cNvPr>
        <cdr:cNvCxnSpPr/>
      </cdr:nvCxnSpPr>
      <cdr:spPr>
        <a:xfrm xmlns:a="http://schemas.openxmlformats.org/drawingml/2006/main" flipV="1">
          <a:off x="3744620" y="395446"/>
          <a:ext cx="11043" cy="1520541"/>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userShapes>
</file>

<file path=word/drawings/drawing30.xml><?xml version="1.0" encoding="utf-8"?>
<c:userShapes xmlns:c="http://schemas.openxmlformats.org/drawingml/2006/chart">
  <cdr:relSizeAnchor xmlns:cdr="http://schemas.openxmlformats.org/drawingml/2006/chartDrawing">
    <cdr:from>
      <cdr:x>0.54232</cdr:x>
      <cdr:y>0.04575</cdr:y>
    </cdr:from>
    <cdr:to>
      <cdr:x>0.54444</cdr:x>
      <cdr:y>0.68846</cdr:y>
    </cdr:to>
    <cdr:cxnSp macro="">
      <cdr:nvCxnSpPr>
        <cdr:cNvPr id="2" name="Straight Connector 1"/>
        <cdr:cNvCxnSpPr/>
      </cdr:nvCxnSpPr>
      <cdr:spPr>
        <a:xfrm xmlns:a="http://schemas.openxmlformats.org/drawingml/2006/main" flipV="1">
          <a:off x="3213691" y="146649"/>
          <a:ext cx="12588" cy="206019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0.11256</cdr:x>
      <cdr:y>0.78388</cdr:y>
    </cdr:from>
    <cdr:to>
      <cdr:x>0.27422</cdr:x>
      <cdr:y>0.85796</cdr:y>
    </cdr:to>
    <cdr:sp macro="" textlink="">
      <cdr:nvSpPr>
        <cdr:cNvPr id="3" name="Text Box 1"/>
        <cdr:cNvSpPr txBox="1"/>
      </cdr:nvSpPr>
      <cdr:spPr>
        <a:xfrm xmlns:a="http://schemas.openxmlformats.org/drawingml/2006/main">
          <a:off x="586457" y="2512712"/>
          <a:ext cx="842293" cy="2374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0.26102</cdr:x>
      <cdr:y>0.78388</cdr:y>
    </cdr:from>
    <cdr:to>
      <cdr:x>0.41225</cdr:x>
      <cdr:y>0.85796</cdr:y>
    </cdr:to>
    <cdr:sp macro="" textlink="">
      <cdr:nvSpPr>
        <cdr:cNvPr id="4" name="Text Box 1"/>
        <cdr:cNvSpPr txBox="1"/>
      </cdr:nvSpPr>
      <cdr:spPr>
        <a:xfrm xmlns:a="http://schemas.openxmlformats.org/drawingml/2006/main">
          <a:off x="1496059" y="2519680"/>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0.39342</cdr:x>
      <cdr:y>0.78388</cdr:y>
    </cdr:from>
    <cdr:to>
      <cdr:x>0.5649</cdr:x>
      <cdr:y>0.85796</cdr:y>
    </cdr:to>
    <cdr:sp macro="" textlink="">
      <cdr:nvSpPr>
        <cdr:cNvPr id="5" name="Text Box 1"/>
        <cdr:cNvSpPr txBox="1"/>
      </cdr:nvSpPr>
      <cdr:spPr>
        <a:xfrm xmlns:a="http://schemas.openxmlformats.org/drawingml/2006/main">
          <a:off x="2049787" y="2512712"/>
          <a:ext cx="893438" cy="2374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dr:relSizeAnchor xmlns:cdr="http://schemas.openxmlformats.org/drawingml/2006/chartDrawing">
    <cdr:from>
      <cdr:x>0.55019</cdr:x>
      <cdr:y>0.78388</cdr:y>
    </cdr:from>
    <cdr:to>
      <cdr:x>0.7075</cdr:x>
      <cdr:y>0.85796</cdr:y>
    </cdr:to>
    <cdr:sp macro="" textlink="">
      <cdr:nvSpPr>
        <cdr:cNvPr id="6" name="Text Box 1"/>
        <cdr:cNvSpPr txBox="1"/>
      </cdr:nvSpPr>
      <cdr:spPr>
        <a:xfrm xmlns:a="http://schemas.openxmlformats.org/drawingml/2006/main">
          <a:off x="2866586" y="2512712"/>
          <a:ext cx="819589" cy="2374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0.69699</cdr:x>
      <cdr:y>0.78388</cdr:y>
    </cdr:from>
    <cdr:to>
      <cdr:x>0.84822</cdr:x>
      <cdr:y>0.85796</cdr:y>
    </cdr:to>
    <cdr:sp macro="" textlink="">
      <cdr:nvSpPr>
        <cdr:cNvPr id="7" name="Text Box 1"/>
        <cdr:cNvSpPr txBox="1"/>
      </cdr:nvSpPr>
      <cdr:spPr>
        <a:xfrm xmlns:a="http://schemas.openxmlformats.org/drawingml/2006/main">
          <a:off x="3994784" y="2519680"/>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0.81901</cdr:x>
      <cdr:y>0.78388</cdr:y>
    </cdr:from>
    <cdr:to>
      <cdr:x>0.99452</cdr:x>
      <cdr:y>0.85796</cdr:y>
    </cdr:to>
    <cdr:sp macro="" textlink="">
      <cdr:nvSpPr>
        <cdr:cNvPr id="8" name="Text Box 1"/>
        <cdr:cNvSpPr txBox="1"/>
      </cdr:nvSpPr>
      <cdr:spPr>
        <a:xfrm xmlns:a="http://schemas.openxmlformats.org/drawingml/2006/main">
          <a:off x="4267201" y="2512712"/>
          <a:ext cx="914400" cy="2374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userShapes>
</file>

<file path=word/drawings/drawing4.xml><?xml version="1.0" encoding="utf-8"?>
<c:userShapes xmlns:c="http://schemas.openxmlformats.org/drawingml/2006/chart">
  <cdr:relSizeAnchor xmlns:cdr="http://schemas.openxmlformats.org/drawingml/2006/chartDrawing">
    <cdr:from>
      <cdr:x>0.29604</cdr:x>
      <cdr:y>0.13222</cdr:y>
    </cdr:from>
    <cdr:to>
      <cdr:x>0.29894</cdr:x>
      <cdr:y>0.66113</cdr:y>
    </cdr:to>
    <cdr:cxnSp macro="">
      <cdr:nvCxnSpPr>
        <cdr:cNvPr id="2" name="Straight Connector 1">
          <a:extLst xmlns:a="http://schemas.openxmlformats.org/drawingml/2006/main">
            <a:ext uri="{FF2B5EF4-FFF2-40B4-BE49-F238E27FC236}">
              <a16:creationId xmlns:a16="http://schemas.microsoft.com/office/drawing/2014/main" id="{31F50334-E08C-4500-A94F-CE8582D72005}"/>
            </a:ext>
          </a:extLst>
        </cdr:cNvPr>
        <cdr:cNvCxnSpPr/>
      </cdr:nvCxnSpPr>
      <cdr:spPr>
        <a:xfrm xmlns:a="http://schemas.openxmlformats.org/drawingml/2006/main" flipV="1">
          <a:off x="1544872" y="431316"/>
          <a:ext cx="15133" cy="1725302"/>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0.47105</cdr:x>
      <cdr:y>0.13223</cdr:y>
    </cdr:from>
    <cdr:to>
      <cdr:x>0.47443</cdr:x>
      <cdr:y>0.66113</cdr:y>
    </cdr:to>
    <cdr:cxnSp macro="">
      <cdr:nvCxnSpPr>
        <cdr:cNvPr id="4" name="Straight Connector 3">
          <a:extLst xmlns:a="http://schemas.openxmlformats.org/drawingml/2006/main">
            <a:ext uri="{FF2B5EF4-FFF2-40B4-BE49-F238E27FC236}">
              <a16:creationId xmlns:a16="http://schemas.microsoft.com/office/drawing/2014/main" id="{C3825CD5-503D-4667-A282-58525084D733}"/>
            </a:ext>
          </a:extLst>
        </cdr:cNvPr>
        <cdr:cNvCxnSpPr/>
      </cdr:nvCxnSpPr>
      <cdr:spPr>
        <a:xfrm xmlns:a="http://schemas.openxmlformats.org/drawingml/2006/main" flipV="1">
          <a:off x="2458154" y="431321"/>
          <a:ext cx="17627" cy="1725279"/>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0.64627</cdr:x>
      <cdr:y>0.13223</cdr:y>
    </cdr:from>
    <cdr:to>
      <cdr:x>0.65131</cdr:x>
      <cdr:y>0.66642</cdr:y>
    </cdr:to>
    <cdr:cxnSp macro="">
      <cdr:nvCxnSpPr>
        <cdr:cNvPr id="5" name="Straight Connector 4">
          <a:extLst xmlns:a="http://schemas.openxmlformats.org/drawingml/2006/main">
            <a:ext uri="{FF2B5EF4-FFF2-40B4-BE49-F238E27FC236}">
              <a16:creationId xmlns:a16="http://schemas.microsoft.com/office/drawing/2014/main" id="{C3825CD5-503D-4667-A282-58525084D733}"/>
            </a:ext>
          </a:extLst>
        </cdr:cNvPr>
        <cdr:cNvCxnSpPr/>
      </cdr:nvCxnSpPr>
      <cdr:spPr>
        <a:xfrm xmlns:a="http://schemas.openxmlformats.org/drawingml/2006/main" flipV="1">
          <a:off x="3372495" y="431321"/>
          <a:ext cx="26312" cy="1742532"/>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0.82293</cdr:x>
      <cdr:y>0.12958</cdr:y>
    </cdr:from>
    <cdr:to>
      <cdr:x>0.82583</cdr:x>
      <cdr:y>0.66113</cdr:y>
    </cdr:to>
    <cdr:cxnSp macro="">
      <cdr:nvCxnSpPr>
        <cdr:cNvPr id="6" name="Straight Connector 5">
          <a:extLst xmlns:a="http://schemas.openxmlformats.org/drawingml/2006/main">
            <a:ext uri="{FF2B5EF4-FFF2-40B4-BE49-F238E27FC236}">
              <a16:creationId xmlns:a16="http://schemas.microsoft.com/office/drawing/2014/main" id="{C3825CD5-503D-4667-A282-58525084D733}"/>
            </a:ext>
          </a:extLst>
        </cdr:cNvPr>
        <cdr:cNvCxnSpPr/>
      </cdr:nvCxnSpPr>
      <cdr:spPr>
        <a:xfrm xmlns:a="http://schemas.openxmlformats.org/drawingml/2006/main" flipV="1">
          <a:off x="4891177" y="422695"/>
          <a:ext cx="17253" cy="1733922"/>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userShapes>
</file>

<file path=word/drawings/drawing5.xml><?xml version="1.0" encoding="utf-8"?>
<c:userShapes xmlns:c="http://schemas.openxmlformats.org/drawingml/2006/chart">
  <cdr:relSizeAnchor xmlns:cdr="http://schemas.openxmlformats.org/drawingml/2006/chartDrawing">
    <cdr:from>
      <cdr:x>0.19481</cdr:x>
      <cdr:y>0.10938</cdr:y>
    </cdr:from>
    <cdr:to>
      <cdr:x>0.19481</cdr:x>
      <cdr:y>0.80771</cdr:y>
    </cdr:to>
    <cdr:cxnSp macro="">
      <cdr:nvCxnSpPr>
        <cdr:cNvPr id="29" name="Straight Connector 28">
          <a:extLst xmlns:a="http://schemas.openxmlformats.org/drawingml/2006/main">
            <a:ext uri="{FF2B5EF4-FFF2-40B4-BE49-F238E27FC236}">
              <a16:creationId xmlns:a16="http://schemas.microsoft.com/office/drawing/2014/main" id="{A3866A59-9DB5-49F3-9069-414183FE1D98}"/>
            </a:ext>
          </a:extLst>
        </cdr:cNvPr>
        <cdr:cNvCxnSpPr/>
      </cdr:nvCxnSpPr>
      <cdr:spPr>
        <a:xfrm xmlns:a="http://schemas.openxmlformats.org/drawingml/2006/main">
          <a:off x="1732365" y="431320"/>
          <a:ext cx="0" cy="275377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0.32831</cdr:x>
      <cdr:y>0.10938</cdr:y>
    </cdr:from>
    <cdr:to>
      <cdr:x>0.32831</cdr:x>
      <cdr:y>0.8088</cdr:y>
    </cdr:to>
    <cdr:cxnSp macro="">
      <cdr:nvCxnSpPr>
        <cdr:cNvPr id="30" name="Straight Connector 29">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2919517" y="431320"/>
          <a:ext cx="1" cy="275804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0.45656</cdr:x>
      <cdr:y>0.105</cdr:y>
    </cdr:from>
    <cdr:to>
      <cdr:x>0.45787</cdr:x>
      <cdr:y>0.81099</cdr:y>
    </cdr:to>
    <cdr:cxnSp macro="">
      <cdr:nvCxnSpPr>
        <cdr:cNvPr id="31" name="Straight Connector 30">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flipH="1">
          <a:off x="4059982" y="414068"/>
          <a:ext cx="11686" cy="2783962"/>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0.58883</cdr:x>
      <cdr:y>0.11157</cdr:y>
    </cdr:from>
    <cdr:to>
      <cdr:x>0.59058</cdr:x>
      <cdr:y>0.81098</cdr:y>
    </cdr:to>
    <cdr:cxnSp macro="">
      <cdr:nvCxnSpPr>
        <cdr:cNvPr id="32" name="Straight Connector 31">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5236234" y="439947"/>
          <a:ext cx="15527" cy="275804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0.71979</cdr:x>
      <cdr:y>0.11157</cdr:y>
    </cdr:from>
    <cdr:to>
      <cdr:x>0.72117</cdr:x>
      <cdr:y>0.81431</cdr:y>
    </cdr:to>
    <cdr:cxnSp macro="">
      <cdr:nvCxnSpPr>
        <cdr:cNvPr id="33" name="Straight Connector 32">
          <a:extLst xmlns:a="http://schemas.openxmlformats.org/drawingml/2006/main">
            <a:ext uri="{FF2B5EF4-FFF2-40B4-BE49-F238E27FC236}">
              <a16:creationId xmlns:a16="http://schemas.microsoft.com/office/drawing/2014/main" id="{9BABC0A2-434D-4DE6-ADBD-47E6697E1741}"/>
            </a:ext>
          </a:extLst>
        </cdr:cNvPr>
        <cdr:cNvCxnSpPr/>
      </cdr:nvCxnSpPr>
      <cdr:spPr>
        <a:xfrm xmlns:a="http://schemas.openxmlformats.org/drawingml/2006/main">
          <a:off x="6400800" y="439946"/>
          <a:ext cx="12234" cy="277116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0.85278</cdr:x>
      <cdr:y>0.10938</cdr:y>
    </cdr:from>
    <cdr:to>
      <cdr:x>0.85278</cdr:x>
      <cdr:y>0.80895</cdr:y>
    </cdr:to>
    <cdr:cxnSp macro="">
      <cdr:nvCxnSpPr>
        <cdr:cNvPr id="34" name="Straight Connector 33">
          <a:extLst xmlns:a="http://schemas.openxmlformats.org/drawingml/2006/main">
            <a:ext uri="{FF2B5EF4-FFF2-40B4-BE49-F238E27FC236}">
              <a16:creationId xmlns:a16="http://schemas.microsoft.com/office/drawing/2014/main" id="{CAFF6C09-F554-42B2-BA8B-2DF32FE9E53B}"/>
            </a:ext>
          </a:extLst>
        </cdr:cNvPr>
        <cdr:cNvCxnSpPr/>
      </cdr:nvCxnSpPr>
      <cdr:spPr>
        <a:xfrm xmlns:a="http://schemas.openxmlformats.org/drawingml/2006/main">
          <a:off x="7583379" y="431320"/>
          <a:ext cx="0" cy="275863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6.xml><?xml version="1.0" encoding="utf-8"?>
<c:userShapes xmlns:c="http://schemas.openxmlformats.org/drawingml/2006/chart">
  <cdr:relSizeAnchor xmlns:cdr="http://schemas.openxmlformats.org/drawingml/2006/chartDrawing">
    <cdr:from>
      <cdr:x>0.19628</cdr:x>
      <cdr:y>0.11308</cdr:y>
    </cdr:from>
    <cdr:to>
      <cdr:x>0.19774</cdr:x>
      <cdr:y>0.79891</cdr:y>
    </cdr:to>
    <cdr:cxnSp macro="">
      <cdr:nvCxnSpPr>
        <cdr:cNvPr id="29" name="Straight Connector 28">
          <a:extLst xmlns:a="http://schemas.openxmlformats.org/drawingml/2006/main">
            <a:ext uri="{FF2B5EF4-FFF2-40B4-BE49-F238E27FC236}">
              <a16:creationId xmlns:a16="http://schemas.microsoft.com/office/drawing/2014/main" id="{A3866A59-9DB5-49F3-9069-414183FE1D98}"/>
            </a:ext>
          </a:extLst>
        </cdr:cNvPr>
        <cdr:cNvCxnSpPr/>
      </cdr:nvCxnSpPr>
      <cdr:spPr>
        <a:xfrm xmlns:a="http://schemas.openxmlformats.org/drawingml/2006/main" flipH="1">
          <a:off x="1739703" y="428625"/>
          <a:ext cx="12897" cy="259951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0.32804</cdr:x>
      <cdr:y>0.11308</cdr:y>
    </cdr:from>
    <cdr:to>
      <cdr:x>0.32804</cdr:x>
      <cdr:y>0.80081</cdr:y>
    </cdr:to>
    <cdr:cxnSp macro="">
      <cdr:nvCxnSpPr>
        <cdr:cNvPr id="30" name="Straight Connector 29">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2907554" y="428625"/>
          <a:ext cx="0" cy="260669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0.45655</cdr:x>
      <cdr:y>0.11308</cdr:y>
    </cdr:from>
    <cdr:to>
      <cdr:x>0.45655</cdr:x>
      <cdr:y>0.80546</cdr:y>
    </cdr:to>
    <cdr:cxnSp macro="">
      <cdr:nvCxnSpPr>
        <cdr:cNvPr id="31" name="Straight Connector 30">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4046510" y="428625"/>
          <a:ext cx="0" cy="262433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0.58796</cdr:x>
      <cdr:y>0.1156</cdr:y>
    </cdr:from>
    <cdr:to>
      <cdr:x>0.58796</cdr:x>
      <cdr:y>0.79754</cdr:y>
    </cdr:to>
    <cdr:cxnSp macro="">
      <cdr:nvCxnSpPr>
        <cdr:cNvPr id="32" name="Straight Connector 31">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5211300" y="438150"/>
          <a:ext cx="0" cy="258478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0.7188</cdr:x>
      <cdr:y>0.1156</cdr:y>
    </cdr:from>
    <cdr:to>
      <cdr:x>0.7188</cdr:x>
      <cdr:y>0.79944</cdr:y>
    </cdr:to>
    <cdr:cxnSp macro="">
      <cdr:nvCxnSpPr>
        <cdr:cNvPr id="33" name="Straight Connector 32">
          <a:extLst xmlns:a="http://schemas.openxmlformats.org/drawingml/2006/main">
            <a:ext uri="{FF2B5EF4-FFF2-40B4-BE49-F238E27FC236}">
              <a16:creationId xmlns:a16="http://schemas.microsoft.com/office/drawing/2014/main" id="{9BABC0A2-434D-4DE6-ADBD-47E6697E1741}"/>
            </a:ext>
          </a:extLst>
        </cdr:cNvPr>
        <cdr:cNvCxnSpPr/>
      </cdr:nvCxnSpPr>
      <cdr:spPr>
        <a:xfrm xmlns:a="http://schemas.openxmlformats.org/drawingml/2006/main">
          <a:off x="6370997" y="438150"/>
          <a:ext cx="0" cy="259197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0.84887</cdr:x>
      <cdr:y>0.1156</cdr:y>
    </cdr:from>
    <cdr:to>
      <cdr:x>0.84887</cdr:x>
      <cdr:y>0.79555</cdr:y>
    </cdr:to>
    <cdr:cxnSp macro="">
      <cdr:nvCxnSpPr>
        <cdr:cNvPr id="34" name="Straight Connector 33">
          <a:extLst xmlns:a="http://schemas.openxmlformats.org/drawingml/2006/main">
            <a:ext uri="{FF2B5EF4-FFF2-40B4-BE49-F238E27FC236}">
              <a16:creationId xmlns:a16="http://schemas.microsoft.com/office/drawing/2014/main" id="{CAFF6C09-F554-42B2-BA8B-2DF32FE9E53B}"/>
            </a:ext>
          </a:extLst>
        </cdr:cNvPr>
        <cdr:cNvCxnSpPr/>
      </cdr:nvCxnSpPr>
      <cdr:spPr>
        <a:xfrm xmlns:a="http://schemas.openxmlformats.org/drawingml/2006/main">
          <a:off x="7523821" y="438150"/>
          <a:ext cx="0" cy="2577241"/>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7.xml><?xml version="1.0" encoding="utf-8"?>
<c:userShapes xmlns:c="http://schemas.openxmlformats.org/drawingml/2006/chart">
  <cdr:relSizeAnchor xmlns:cdr="http://schemas.openxmlformats.org/drawingml/2006/chartDrawing">
    <cdr:from>
      <cdr:x>0.31579</cdr:x>
      <cdr:y>0.10867</cdr:y>
    </cdr:from>
    <cdr:to>
      <cdr:x>0.31579</cdr:x>
      <cdr:y>0.76358</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809948" y="361934"/>
          <a:ext cx="0" cy="218122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0.53678</cdr:x>
      <cdr:y>0.10867</cdr:y>
    </cdr:from>
    <cdr:to>
      <cdr:x>0.53678</cdr:x>
      <cdr:y>0.7579</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a:off x="3076571" y="361950"/>
          <a:ext cx="1" cy="216229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0.13504</cdr:x>
      <cdr:y>0.04849</cdr:y>
    </cdr:from>
    <cdr:to>
      <cdr:x>0.14771</cdr:x>
      <cdr:y>0.06681</cdr:y>
    </cdr:to>
    <cdr:sp macro="" textlink="">
      <cdr:nvSpPr>
        <cdr:cNvPr id="5" name="Rectangle 4">
          <a:extLst xmlns:a="http://schemas.openxmlformats.org/drawingml/2006/main">
            <a:ext uri="{FF2B5EF4-FFF2-40B4-BE49-F238E27FC236}">
              <a16:creationId xmlns:a16="http://schemas.microsoft.com/office/drawing/2014/main" id="{2412C773-B3CB-409B-8EC8-3EB6205E3391}"/>
            </a:ext>
          </a:extLst>
        </cdr:cNvPr>
        <cdr:cNvSpPr/>
      </cdr:nvSpPr>
      <cdr:spPr>
        <a:xfrm xmlns:a="http://schemas.openxmlformats.org/drawingml/2006/main">
          <a:off x="704891" y="161499"/>
          <a:ext cx="66109" cy="61017"/>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0.16893</cdr:x>
      <cdr:y>0.02012</cdr:y>
    </cdr:from>
    <cdr:to>
      <cdr:x>0.41241</cdr:x>
      <cdr:y>0.0858</cdr:y>
    </cdr:to>
    <cdr:sp macro="" textlink="">
      <cdr:nvSpPr>
        <cdr:cNvPr id="6" name="TextBox 2">
          <a:extLst xmlns:a="http://schemas.openxmlformats.org/drawingml/2006/main">
            <a:ext uri="{FF2B5EF4-FFF2-40B4-BE49-F238E27FC236}">
              <a16:creationId xmlns:a16="http://schemas.microsoft.com/office/drawing/2014/main" id="{1B322C3C-B645-46E9-A772-8DBE1EFD0EE6}"/>
            </a:ext>
          </a:extLst>
        </cdr:cNvPr>
        <cdr:cNvSpPr txBox="1"/>
      </cdr:nvSpPr>
      <cdr:spPr>
        <a:xfrm xmlns:a="http://schemas.openxmlformats.org/drawingml/2006/main">
          <a:off x="881787" y="67012"/>
          <a:ext cx="1270863" cy="21873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relSizeAnchor>
  <cdr:relSizeAnchor xmlns:cdr="http://schemas.openxmlformats.org/drawingml/2006/chartDrawing">
    <cdr:from>
      <cdr:x>0.46683</cdr:x>
      <cdr:y>0.01923</cdr:y>
    </cdr:from>
    <cdr:to>
      <cdr:x>0.70438</cdr:x>
      <cdr:y>0.07436</cdr:y>
    </cdr:to>
    <cdr:sp macro="" textlink="">
      <cdr:nvSpPr>
        <cdr:cNvPr id="7" name="TextBox 1">
          <a:extLst xmlns:a="http://schemas.openxmlformats.org/drawingml/2006/main">
            <a:ext uri="{FF2B5EF4-FFF2-40B4-BE49-F238E27FC236}">
              <a16:creationId xmlns:a16="http://schemas.microsoft.com/office/drawing/2014/main" id="{8668B973-42C2-4132-B8B1-75EAEE9706A2}"/>
            </a:ext>
          </a:extLst>
        </cdr:cNvPr>
        <cdr:cNvSpPr txBox="1"/>
      </cdr:nvSpPr>
      <cdr:spPr>
        <a:xfrm xmlns:a="http://schemas.openxmlformats.org/drawingml/2006/main">
          <a:off x="2436738" y="64048"/>
          <a:ext cx="1239912" cy="18360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baseline="0">
              <a:latin typeface="+mn-lt"/>
              <a:ea typeface="+mn-ea"/>
              <a:cs typeface="+mn-cs"/>
            </a:rPr>
            <a:t>M. australis</a:t>
          </a:r>
          <a:r>
            <a:rPr lang="en-AU" sz="900" i="1" baseline="0"/>
            <a:t> </a:t>
          </a:r>
          <a:r>
            <a:rPr lang="en-AU" sz="900"/>
            <a:t>roost</a:t>
          </a:r>
        </a:p>
      </cdr:txBody>
    </cdr:sp>
  </cdr:relSizeAnchor>
  <cdr:relSizeAnchor xmlns:cdr="http://schemas.openxmlformats.org/drawingml/2006/chartDrawing">
    <cdr:from>
      <cdr:x>0.74648</cdr:x>
      <cdr:y>0.02277</cdr:y>
    </cdr:from>
    <cdr:to>
      <cdr:x>0.95932</cdr:x>
      <cdr:y>0.06917</cdr:y>
    </cdr:to>
    <cdr:sp macro="" textlink="">
      <cdr:nvSpPr>
        <cdr:cNvPr id="8" name="TextBox 1">
          <a:extLst xmlns:a="http://schemas.openxmlformats.org/drawingml/2006/main">
            <a:ext uri="{FF2B5EF4-FFF2-40B4-BE49-F238E27FC236}">
              <a16:creationId xmlns:a16="http://schemas.microsoft.com/office/drawing/2014/main" id="{CF99A0E7-A802-4134-95E0-6CA8ED15A43F}"/>
            </a:ext>
          </a:extLst>
        </cdr:cNvPr>
        <cdr:cNvSpPr txBox="1"/>
      </cdr:nvSpPr>
      <cdr:spPr>
        <a:xfrm xmlns:a="http://schemas.openxmlformats.org/drawingml/2006/main">
          <a:off x="3896406" y="75838"/>
          <a:ext cx="1110961" cy="15453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relSizeAnchor>
  <cdr:relSizeAnchor xmlns:cdr="http://schemas.openxmlformats.org/drawingml/2006/chartDrawing">
    <cdr:from>
      <cdr:x>0.11131</cdr:x>
      <cdr:y>0.04576</cdr:y>
    </cdr:from>
    <cdr:to>
      <cdr:x>0.12529</cdr:x>
      <cdr:y>0.06435</cdr:y>
    </cdr:to>
    <cdr:sp macro="" textlink="">
      <cdr:nvSpPr>
        <cdr:cNvPr id="9" name="Isosceles Triangle 8">
          <a:extLst xmlns:a="http://schemas.openxmlformats.org/drawingml/2006/main">
            <a:ext uri="{FF2B5EF4-FFF2-40B4-BE49-F238E27FC236}">
              <a16:creationId xmlns:a16="http://schemas.microsoft.com/office/drawing/2014/main" id="{FB8717C4-F150-42C7-8DAB-A77B0A8F3809}"/>
            </a:ext>
          </a:extLst>
        </cdr:cNvPr>
        <cdr:cNvSpPr/>
      </cdr:nvSpPr>
      <cdr:spPr>
        <a:xfrm xmlns:a="http://schemas.openxmlformats.org/drawingml/2006/main">
          <a:off x="581024" y="152400"/>
          <a:ext cx="72967" cy="61925"/>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0.15542</cdr:x>
      <cdr:y>0.04849</cdr:y>
    </cdr:from>
    <cdr:to>
      <cdr:x>0.16967</cdr:x>
      <cdr:y>0.0691</cdr:y>
    </cdr:to>
    <cdr:sp macro="" textlink="">
      <cdr:nvSpPr>
        <cdr:cNvPr id="10" name="Oval 9">
          <a:extLst xmlns:a="http://schemas.openxmlformats.org/drawingml/2006/main">
            <a:ext uri="{FF2B5EF4-FFF2-40B4-BE49-F238E27FC236}">
              <a16:creationId xmlns:a16="http://schemas.microsoft.com/office/drawing/2014/main" id="{910A3E03-1767-450E-A2C5-30E2EFCEA051}"/>
            </a:ext>
          </a:extLst>
        </cdr:cNvPr>
        <cdr:cNvSpPr/>
      </cdr:nvSpPr>
      <cdr:spPr>
        <a:xfrm xmlns:a="http://schemas.openxmlformats.org/drawingml/2006/main">
          <a:off x="811269" y="161500"/>
          <a:ext cx="74347" cy="68639"/>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0.43136</cdr:x>
      <cdr:y>0.04474</cdr:y>
    </cdr:from>
    <cdr:to>
      <cdr:x>0.44155</cdr:x>
      <cdr:y>0.05987</cdr:y>
    </cdr:to>
    <cdr:sp macro="" textlink="">
      <cdr:nvSpPr>
        <cdr:cNvPr id="11" name="Rectangle 10">
          <a:extLst xmlns:a="http://schemas.openxmlformats.org/drawingml/2006/main">
            <a:ext uri="{FF2B5EF4-FFF2-40B4-BE49-F238E27FC236}">
              <a16:creationId xmlns:a16="http://schemas.microsoft.com/office/drawing/2014/main" id="{7D003931-F635-4363-8A8A-90EA4835EBFA}"/>
            </a:ext>
          </a:extLst>
        </cdr:cNvPr>
        <cdr:cNvSpPr/>
      </cdr:nvSpPr>
      <cdr:spPr>
        <a:xfrm xmlns:a="http://schemas.openxmlformats.org/drawingml/2006/main">
          <a:off x="2251595" y="149011"/>
          <a:ext cx="53189" cy="50391"/>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0.40874</cdr:x>
      <cdr:y>0.04285</cdr:y>
    </cdr:from>
    <cdr:to>
      <cdr:x>0.42203</cdr:x>
      <cdr:y>0.05987</cdr:y>
    </cdr:to>
    <cdr:sp macro="" textlink="">
      <cdr:nvSpPr>
        <cdr:cNvPr id="13" name="Isosceles Triangle 12">
          <a:extLst xmlns:a="http://schemas.openxmlformats.org/drawingml/2006/main">
            <a:ext uri="{FF2B5EF4-FFF2-40B4-BE49-F238E27FC236}">
              <a16:creationId xmlns:a16="http://schemas.microsoft.com/office/drawing/2014/main" id="{DD9E4FE4-AEB5-4CDE-B4C8-FA5B8C54B1DE}"/>
            </a:ext>
          </a:extLst>
        </cdr:cNvPr>
        <cdr:cNvSpPr/>
      </cdr:nvSpPr>
      <cdr:spPr>
        <a:xfrm xmlns:a="http://schemas.openxmlformats.org/drawingml/2006/main">
          <a:off x="2133525" y="142716"/>
          <a:ext cx="69370" cy="56686"/>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0.45174</cdr:x>
      <cdr:y>0.04503</cdr:y>
    </cdr:from>
    <cdr:to>
      <cdr:x>0.4632</cdr:x>
      <cdr:y>0.06205</cdr:y>
    </cdr:to>
    <cdr:sp macro="" textlink="">
      <cdr:nvSpPr>
        <cdr:cNvPr id="14" name="Oval 13">
          <a:extLst xmlns:a="http://schemas.openxmlformats.org/drawingml/2006/main">
            <a:ext uri="{FF2B5EF4-FFF2-40B4-BE49-F238E27FC236}">
              <a16:creationId xmlns:a16="http://schemas.microsoft.com/office/drawing/2014/main" id="{EDB4A7A0-8DF4-4106-8E75-4654C61EF24F}"/>
            </a:ext>
          </a:extLst>
        </cdr:cNvPr>
        <cdr:cNvSpPr/>
      </cdr:nvSpPr>
      <cdr:spPr>
        <a:xfrm xmlns:a="http://schemas.openxmlformats.org/drawingml/2006/main">
          <a:off x="2357972" y="149977"/>
          <a:ext cx="59818" cy="56686"/>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0.71707</cdr:x>
      <cdr:y>0.04445</cdr:y>
    </cdr:from>
    <cdr:to>
      <cdr:x>0.72726</cdr:x>
      <cdr:y>0.05958</cdr:y>
    </cdr:to>
    <cdr:sp macro="" textlink="">
      <cdr:nvSpPr>
        <cdr:cNvPr id="15" name="Rectangle 14">
          <a:extLst xmlns:a="http://schemas.openxmlformats.org/drawingml/2006/main">
            <a:ext uri="{FF2B5EF4-FFF2-40B4-BE49-F238E27FC236}">
              <a16:creationId xmlns:a16="http://schemas.microsoft.com/office/drawing/2014/main" id="{9CB6F629-3413-4C9E-AA9C-14FFC9A57D15}"/>
            </a:ext>
          </a:extLst>
        </cdr:cNvPr>
        <cdr:cNvSpPr/>
      </cdr:nvSpPr>
      <cdr:spPr>
        <a:xfrm xmlns:a="http://schemas.openxmlformats.org/drawingml/2006/main">
          <a:off x="3742894" y="148045"/>
          <a:ext cx="53189" cy="50392"/>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0.69445</cdr:x>
      <cdr:y>0.04256</cdr:y>
    </cdr:from>
    <cdr:to>
      <cdr:x>0.70775</cdr:x>
      <cdr:y>0.05958</cdr:y>
    </cdr:to>
    <cdr:sp macro="" textlink="">
      <cdr:nvSpPr>
        <cdr:cNvPr id="16" name="Isosceles Triangle 15">
          <a:extLst xmlns:a="http://schemas.openxmlformats.org/drawingml/2006/main">
            <a:ext uri="{FF2B5EF4-FFF2-40B4-BE49-F238E27FC236}">
              <a16:creationId xmlns:a16="http://schemas.microsoft.com/office/drawing/2014/main" id="{344149E8-DE9C-45AF-A31F-9D75177F488A}"/>
            </a:ext>
          </a:extLst>
        </cdr:cNvPr>
        <cdr:cNvSpPr/>
      </cdr:nvSpPr>
      <cdr:spPr>
        <a:xfrm xmlns:a="http://schemas.openxmlformats.org/drawingml/2006/main">
          <a:off x="3624825" y="141750"/>
          <a:ext cx="69422" cy="56687"/>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0.73599</cdr:x>
      <cdr:y>0.04474</cdr:y>
    </cdr:from>
    <cdr:to>
      <cdr:x>0.74745</cdr:x>
      <cdr:y>0.06176</cdr:y>
    </cdr:to>
    <cdr:sp macro="" textlink="">
      <cdr:nvSpPr>
        <cdr:cNvPr id="17" name="Oval 16">
          <a:extLst xmlns:a="http://schemas.openxmlformats.org/drawingml/2006/main">
            <a:ext uri="{FF2B5EF4-FFF2-40B4-BE49-F238E27FC236}">
              <a16:creationId xmlns:a16="http://schemas.microsoft.com/office/drawing/2014/main" id="{69425200-3FC4-4DDE-A123-96048ED33D08}"/>
            </a:ext>
          </a:extLst>
        </cdr:cNvPr>
        <cdr:cNvSpPr/>
      </cdr:nvSpPr>
      <cdr:spPr>
        <a:xfrm xmlns:a="http://schemas.openxmlformats.org/drawingml/2006/main">
          <a:off x="3841651" y="149011"/>
          <a:ext cx="59818" cy="56686"/>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0.10281</cdr:x>
      <cdr:y>0.32478</cdr:y>
    </cdr:from>
    <cdr:to>
      <cdr:x>0.98858</cdr:x>
      <cdr:y>0.32478</cdr:y>
    </cdr:to>
    <cdr:cxnSp macro="">
      <cdr:nvCxnSpPr>
        <cdr:cNvPr id="19" name="Straight Connector 18"/>
        <cdr:cNvCxnSpPr/>
      </cdr:nvCxnSpPr>
      <cdr:spPr>
        <a:xfrm xmlns:a="http://schemas.openxmlformats.org/drawingml/2006/main">
          <a:off x="589271" y="1081712"/>
          <a:ext cx="5076799" cy="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8.xml><?xml version="1.0" encoding="utf-8"?>
<c:userShapes xmlns:c="http://schemas.openxmlformats.org/drawingml/2006/chart">
  <cdr:relSizeAnchor xmlns:cdr="http://schemas.openxmlformats.org/drawingml/2006/chartDrawing">
    <cdr:from>
      <cdr:x>0.53699</cdr:x>
      <cdr:y>0.12871</cdr:y>
    </cdr:from>
    <cdr:to>
      <cdr:x>0.53699</cdr:x>
      <cdr:y>0.82178</cdr:y>
    </cdr:to>
    <cdr:cxnSp macro="">
      <cdr:nvCxnSpPr>
        <cdr:cNvPr id="3" name="Straight Connector 2">
          <a:extLst xmlns:a="http://schemas.openxmlformats.org/drawingml/2006/main">
            <a:ext uri="{FF2B5EF4-FFF2-40B4-BE49-F238E27FC236}">
              <a16:creationId xmlns:a16="http://schemas.microsoft.com/office/drawing/2014/main" id="{5F4BF9E5-15A9-4B44-A2E4-AF8DCCB8B6B8}"/>
            </a:ext>
          </a:extLst>
        </cdr:cNvPr>
        <cdr:cNvCxnSpPr/>
      </cdr:nvCxnSpPr>
      <cdr:spPr>
        <a:xfrm xmlns:a="http://schemas.openxmlformats.org/drawingml/2006/main">
          <a:off x="3077764" y="495300"/>
          <a:ext cx="0" cy="266700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0.31409</cdr:x>
      <cdr:y>0.12376</cdr:y>
    </cdr:from>
    <cdr:to>
      <cdr:x>0.31575</cdr:x>
      <cdr:y>0.82426</cdr:y>
    </cdr:to>
    <cdr:cxnSp macro="">
      <cdr:nvCxnSpPr>
        <cdr:cNvPr id="5" name="Straight Connector 4">
          <a:extLst xmlns:a="http://schemas.openxmlformats.org/drawingml/2006/main">
            <a:ext uri="{FF2B5EF4-FFF2-40B4-BE49-F238E27FC236}">
              <a16:creationId xmlns:a16="http://schemas.microsoft.com/office/drawing/2014/main" id="{20F1C417-1409-4FC9-B9B6-C68E3733E3AA}"/>
            </a:ext>
          </a:extLst>
        </cdr:cNvPr>
        <cdr:cNvCxnSpPr/>
      </cdr:nvCxnSpPr>
      <cdr:spPr>
        <a:xfrm xmlns:a="http://schemas.openxmlformats.org/drawingml/2006/main">
          <a:off x="1800225" y="476250"/>
          <a:ext cx="9525" cy="269557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0.09971</cdr:x>
      <cdr:y>0.35396</cdr:y>
    </cdr:from>
    <cdr:to>
      <cdr:x>0.98216</cdr:x>
      <cdr:y>0.35891</cdr:y>
    </cdr:to>
    <cdr:cxnSp macro="">
      <cdr:nvCxnSpPr>
        <cdr:cNvPr id="9" name="Straight Connector 8">
          <a:extLst xmlns:a="http://schemas.openxmlformats.org/drawingml/2006/main">
            <a:ext uri="{FF2B5EF4-FFF2-40B4-BE49-F238E27FC236}">
              <a16:creationId xmlns:a16="http://schemas.microsoft.com/office/drawing/2014/main" id="{01F2FEEC-24A9-4A13-88BD-D5D62A725DC1}"/>
            </a:ext>
          </a:extLst>
        </cdr:cNvPr>
        <cdr:cNvCxnSpPr/>
      </cdr:nvCxnSpPr>
      <cdr:spPr>
        <a:xfrm xmlns:a="http://schemas.openxmlformats.org/drawingml/2006/main">
          <a:off x="571500" y="1362075"/>
          <a:ext cx="5057775" cy="1905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0.1482</cdr:x>
      <cdr:y>0.03626</cdr:y>
    </cdr:from>
    <cdr:to>
      <cdr:x>0.88411</cdr:x>
      <cdr:y>0.09158</cdr:y>
    </cdr:to>
    <cdr:grpSp>
      <cdr:nvGrpSpPr>
        <cdr:cNvPr id="4" name="Group 3">
          <a:extLst xmlns:a="http://schemas.openxmlformats.org/drawingml/2006/main">
            <a:ext uri="{FF2B5EF4-FFF2-40B4-BE49-F238E27FC236}">
              <a16:creationId xmlns:a16="http://schemas.microsoft.com/office/drawing/2014/main" id="{CBBD9604-5E6F-4001-9C82-1DA3A41AB68B}"/>
            </a:ext>
          </a:extLst>
        </cdr:cNvPr>
        <cdr:cNvGrpSpPr/>
      </cdr:nvGrpSpPr>
      <cdr:grpSpPr>
        <a:xfrm xmlns:a="http://schemas.openxmlformats.org/drawingml/2006/main">
          <a:off x="849414" y="139513"/>
          <a:ext cx="4217885" cy="212912"/>
          <a:chOff x="1193801" y="235468"/>
          <a:chExt cx="4873624" cy="250307"/>
        </a:xfrm>
      </cdr:grpSpPr>
      <cdr:sp macro="" textlink="">
        <cdr:nvSpPr>
          <cdr:cNvPr id="7" name="Rectangle 6">
            <a:extLst xmlns:a="http://schemas.openxmlformats.org/drawingml/2006/main">
              <a:ext uri="{FF2B5EF4-FFF2-40B4-BE49-F238E27FC236}">
                <a16:creationId xmlns:a16="http://schemas.microsoft.com/office/drawing/2014/main" id="{DC75992E-7C26-421A-86AF-3D585DA081CC}"/>
              </a:ext>
            </a:extLst>
          </cdr:cNvPr>
          <cdr:cNvSpPr/>
        </cdr:nvSpPr>
        <cdr:spPr>
          <a:xfrm xmlns:a="http://schemas.openxmlformats.org/drawingml/2006/main">
            <a:off x="1340568" y="335295"/>
            <a:ext cx="66111" cy="66111"/>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8" name="TextBox 2">
            <a:extLst xmlns:a="http://schemas.openxmlformats.org/drawingml/2006/main">
              <a:ext uri="{FF2B5EF4-FFF2-40B4-BE49-F238E27FC236}">
                <a16:creationId xmlns:a16="http://schemas.microsoft.com/office/drawing/2014/main" id="{821AE735-10A6-4F5D-84B8-356AD639A16E}"/>
              </a:ext>
            </a:extLst>
          </cdr:cNvPr>
          <cdr:cNvSpPr txBox="1"/>
        </cdr:nvSpPr>
        <cdr:spPr>
          <a:xfrm xmlns:a="http://schemas.openxmlformats.org/drawingml/2006/main">
            <a:off x="1538902" y="248872"/>
            <a:ext cx="1270974" cy="23690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10" name="TextBox 1">
            <a:extLst xmlns:a="http://schemas.openxmlformats.org/drawingml/2006/main">
              <a:ext uri="{FF2B5EF4-FFF2-40B4-BE49-F238E27FC236}">
                <a16:creationId xmlns:a16="http://schemas.microsoft.com/office/drawing/2014/main" id="{12CEFFE3-5565-4E8B-8363-6379BDB24C63}"/>
              </a:ext>
            </a:extLst>
          </cdr:cNvPr>
          <cdr:cNvSpPr txBox="1"/>
        </cdr:nvSpPr>
        <cdr:spPr>
          <a:xfrm xmlns:a="http://schemas.openxmlformats.org/drawingml/2006/main">
            <a:off x="3154163" y="244994"/>
            <a:ext cx="1227338" cy="22173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baseline="0">
                <a:latin typeface="+mn-lt"/>
                <a:ea typeface="+mn-ea"/>
                <a:cs typeface="+mn-cs"/>
              </a:rPr>
              <a:t>M. australis</a:t>
            </a:r>
            <a:r>
              <a:rPr lang="en-AU" sz="900" i="1" baseline="0"/>
              <a:t> </a:t>
            </a:r>
            <a:r>
              <a:rPr lang="en-AU" sz="900"/>
              <a:t>roost</a:t>
            </a:r>
          </a:p>
        </cdr:txBody>
      </cdr:sp>
      <cdr:sp macro="" textlink="">
        <cdr:nvSpPr>
          <cdr:cNvPr id="11" name="TextBox 1">
            <a:extLst xmlns:a="http://schemas.openxmlformats.org/drawingml/2006/main">
              <a:ext uri="{FF2B5EF4-FFF2-40B4-BE49-F238E27FC236}">
                <a16:creationId xmlns:a16="http://schemas.microsoft.com/office/drawing/2014/main" id="{CB3AB55C-4C6D-48E4-92EF-0E5B48E2BB2D}"/>
              </a:ext>
            </a:extLst>
          </cdr:cNvPr>
          <cdr:cNvSpPr txBox="1"/>
        </cdr:nvSpPr>
        <cdr:spPr>
          <a:xfrm xmlns:a="http://schemas.openxmlformats.org/drawingml/2006/main">
            <a:off x="4686504" y="235468"/>
            <a:ext cx="1380921" cy="20268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12" name="Isosceles Triangle 11">
            <a:extLst xmlns:a="http://schemas.openxmlformats.org/drawingml/2006/main">
              <a:ext uri="{FF2B5EF4-FFF2-40B4-BE49-F238E27FC236}">
                <a16:creationId xmlns:a16="http://schemas.microsoft.com/office/drawing/2014/main" id="{D89DB70B-A941-4D96-A250-7D032DB742F4}"/>
              </a:ext>
            </a:extLst>
          </cdr:cNvPr>
          <cdr:cNvSpPr/>
        </cdr:nvSpPr>
        <cdr:spPr>
          <a:xfrm xmlns:a="http://schemas.openxmlformats.org/drawingml/2006/main">
            <a:off x="1193801" y="327031"/>
            <a:ext cx="86276" cy="74377"/>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3" name="Oval 12">
            <a:extLst xmlns:a="http://schemas.openxmlformats.org/drawingml/2006/main">
              <a:ext uri="{FF2B5EF4-FFF2-40B4-BE49-F238E27FC236}">
                <a16:creationId xmlns:a16="http://schemas.microsoft.com/office/drawing/2014/main" id="{48757C0E-444E-44C5-93FC-4B43DA4EDE72}"/>
              </a:ext>
            </a:extLst>
          </cdr:cNvPr>
          <cdr:cNvSpPr/>
        </cdr:nvSpPr>
        <cdr:spPr>
          <a:xfrm xmlns:a="http://schemas.openxmlformats.org/drawingml/2006/main">
            <a:off x="1472791" y="335296"/>
            <a:ext cx="74375" cy="74375"/>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4" name="Rectangle 13">
            <a:extLst xmlns:a="http://schemas.openxmlformats.org/drawingml/2006/main">
              <a:ext uri="{FF2B5EF4-FFF2-40B4-BE49-F238E27FC236}">
                <a16:creationId xmlns:a16="http://schemas.microsoft.com/office/drawing/2014/main" id="{A9976E48-09C6-41D1-A7C2-CAAA286BAED9}"/>
              </a:ext>
            </a:extLst>
          </cdr:cNvPr>
          <cdr:cNvSpPr/>
        </cdr:nvSpPr>
        <cdr:spPr>
          <a:xfrm xmlns:a="http://schemas.openxmlformats.org/drawingml/2006/main">
            <a:off x="2934796" y="331415"/>
            <a:ext cx="66111" cy="66111"/>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5" name="Isosceles Triangle 14">
            <a:extLst xmlns:a="http://schemas.openxmlformats.org/drawingml/2006/main">
              <a:ext uri="{FF2B5EF4-FFF2-40B4-BE49-F238E27FC236}">
                <a16:creationId xmlns:a16="http://schemas.microsoft.com/office/drawing/2014/main" id="{EEDE852D-78F7-4242-9AD3-9D9EC87F13EC}"/>
              </a:ext>
            </a:extLst>
          </cdr:cNvPr>
          <cdr:cNvSpPr/>
        </cdr:nvSpPr>
        <cdr:spPr>
          <a:xfrm xmlns:a="http://schemas.openxmlformats.org/drawingml/2006/main">
            <a:off x="2788029" y="323151"/>
            <a:ext cx="86276" cy="74377"/>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6" name="Oval 15">
            <a:extLst xmlns:a="http://schemas.openxmlformats.org/drawingml/2006/main">
              <a:ext uri="{FF2B5EF4-FFF2-40B4-BE49-F238E27FC236}">
                <a16:creationId xmlns:a16="http://schemas.microsoft.com/office/drawing/2014/main" id="{60106FDA-3297-4C01-AA85-F0529F58886A}"/>
              </a:ext>
            </a:extLst>
          </cdr:cNvPr>
          <cdr:cNvSpPr/>
        </cdr:nvSpPr>
        <cdr:spPr>
          <a:xfrm xmlns:a="http://schemas.openxmlformats.org/drawingml/2006/main">
            <a:off x="3067019" y="332676"/>
            <a:ext cx="74375" cy="74375"/>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7" name="Rectangle 16">
            <a:extLst xmlns:a="http://schemas.openxmlformats.org/drawingml/2006/main">
              <a:ext uri="{FF2B5EF4-FFF2-40B4-BE49-F238E27FC236}">
                <a16:creationId xmlns:a16="http://schemas.microsoft.com/office/drawing/2014/main" id="{619E9453-D33F-4001-AE89-8332E9ABFE08}"/>
              </a:ext>
            </a:extLst>
          </cdr:cNvPr>
          <cdr:cNvSpPr/>
        </cdr:nvSpPr>
        <cdr:spPr>
          <a:xfrm xmlns:a="http://schemas.openxmlformats.org/drawingml/2006/main">
            <a:off x="4495712" y="330154"/>
            <a:ext cx="66111" cy="66111"/>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8" name="Isosceles Triangle 17">
            <a:extLst xmlns:a="http://schemas.openxmlformats.org/drawingml/2006/main">
              <a:ext uri="{FF2B5EF4-FFF2-40B4-BE49-F238E27FC236}">
                <a16:creationId xmlns:a16="http://schemas.microsoft.com/office/drawing/2014/main" id="{CC733204-72A2-49E3-8B47-D79A1D516C91}"/>
              </a:ext>
            </a:extLst>
          </cdr:cNvPr>
          <cdr:cNvSpPr/>
        </cdr:nvSpPr>
        <cdr:spPr>
          <a:xfrm xmlns:a="http://schemas.openxmlformats.org/drawingml/2006/main">
            <a:off x="4348945" y="321891"/>
            <a:ext cx="86276" cy="74377"/>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9" name="Oval 18">
            <a:extLst xmlns:a="http://schemas.openxmlformats.org/drawingml/2006/main">
              <a:ext uri="{FF2B5EF4-FFF2-40B4-BE49-F238E27FC236}">
                <a16:creationId xmlns:a16="http://schemas.microsoft.com/office/drawing/2014/main" id="{A62F4A0C-9D48-4697-B7A4-E726688730F2}"/>
              </a:ext>
            </a:extLst>
          </cdr:cNvPr>
          <cdr:cNvSpPr/>
        </cdr:nvSpPr>
        <cdr:spPr>
          <a:xfrm xmlns:a="http://schemas.openxmlformats.org/drawingml/2006/main">
            <a:off x="4618410" y="331416"/>
            <a:ext cx="74375" cy="74375"/>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userShapes>
</file>

<file path=word/drawings/drawing9.xml><?xml version="1.0" encoding="utf-8"?>
<c:userShapes xmlns:c="http://schemas.openxmlformats.org/drawingml/2006/chart">
  <cdr:relSizeAnchor xmlns:cdr="http://schemas.openxmlformats.org/drawingml/2006/chartDrawing">
    <cdr:from>
      <cdr:x>0.31908</cdr:x>
      <cdr:y>0.11284</cdr:y>
    </cdr:from>
    <cdr:to>
      <cdr:x>0.32468</cdr:x>
      <cdr:y>0.80134</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828800" y="447675"/>
          <a:ext cx="32098" cy="273161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0.54053</cdr:x>
      <cdr:y>0.11284</cdr:y>
    </cdr:from>
    <cdr:to>
      <cdr:x>0.54053</cdr:x>
      <cdr:y>0.80452</cdr:y>
    </cdr:to>
    <cdr:cxnSp macro="">
      <cdr:nvCxnSpPr>
        <cdr:cNvPr id="5" name="Straight Connector 4">
          <a:extLst xmlns:a="http://schemas.openxmlformats.org/drawingml/2006/main">
            <a:ext uri="{FF2B5EF4-FFF2-40B4-BE49-F238E27FC236}">
              <a16:creationId xmlns:a16="http://schemas.microsoft.com/office/drawing/2014/main" id="{E3241B11-25D0-4A03-9BE7-F360351D7137}"/>
            </a:ext>
          </a:extLst>
        </cdr:cNvPr>
        <cdr:cNvCxnSpPr/>
      </cdr:nvCxnSpPr>
      <cdr:spPr>
        <a:xfrm xmlns:a="http://schemas.openxmlformats.org/drawingml/2006/main">
          <a:off x="3098028" y="447675"/>
          <a:ext cx="0" cy="274423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0.07313</cdr:x>
      <cdr:y>0.02071</cdr:y>
    </cdr:from>
    <cdr:to>
      <cdr:x>0.98903</cdr:x>
      <cdr:y>0.08826</cdr:y>
    </cdr:to>
    <cdr:grpSp>
      <cdr:nvGrpSpPr>
        <cdr:cNvPr id="18" name="Group 17"/>
        <cdr:cNvGrpSpPr/>
      </cdr:nvGrpSpPr>
      <cdr:grpSpPr>
        <a:xfrm xmlns:a="http://schemas.openxmlformats.org/drawingml/2006/main">
          <a:off x="381001" y="76718"/>
          <a:ext cx="4772022" cy="250305"/>
          <a:chOff x="1825585" y="359476"/>
          <a:chExt cx="4686572" cy="294269"/>
        </a:xfrm>
      </cdr:grpSpPr>
      <cdr:sp macro="" textlink="">
        <cdr:nvSpPr>
          <cdr:cNvPr id="19" name="Rectangle 18"/>
          <cdr:cNvSpPr/>
        </cdr:nvSpPr>
        <cdr:spPr>
          <a:xfrm xmlns:a="http://schemas.openxmlformats.org/drawingml/2006/main">
            <a:off x="1995169" y="476834"/>
            <a:ext cx="76389" cy="77722"/>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0" name="TextBox 2"/>
          <cdr:cNvSpPr txBox="1"/>
        </cdr:nvSpPr>
        <cdr:spPr>
          <a:xfrm xmlns:a="http://schemas.openxmlformats.org/drawingml/2006/main">
            <a:off x="2224338" y="375233"/>
            <a:ext cx="1468564" cy="27851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21" name="TextBox 1"/>
          <cdr:cNvSpPr txBox="1"/>
        </cdr:nvSpPr>
        <cdr:spPr>
          <a:xfrm xmlns:a="http://schemas.openxmlformats.org/drawingml/2006/main">
            <a:off x="3856850" y="359476"/>
            <a:ext cx="1418144" cy="26067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baseline="0">
                <a:latin typeface="+mn-lt"/>
                <a:ea typeface="+mn-ea"/>
                <a:cs typeface="+mn-cs"/>
              </a:rPr>
              <a:t>M. australis</a:t>
            </a:r>
            <a:r>
              <a:rPr lang="en-AU" sz="900" i="1" baseline="0"/>
              <a:t> </a:t>
            </a:r>
            <a:r>
              <a:rPr lang="en-AU" sz="900"/>
              <a:t>roost</a:t>
            </a:r>
          </a:p>
        </cdr:txBody>
      </cdr:sp>
      <cdr:sp macro="" textlink="">
        <cdr:nvSpPr>
          <cdr:cNvPr id="22" name="TextBox 1"/>
          <cdr:cNvSpPr txBox="1"/>
        </cdr:nvSpPr>
        <cdr:spPr>
          <a:xfrm xmlns:a="http://schemas.openxmlformats.org/drawingml/2006/main">
            <a:off x="5407804" y="370673"/>
            <a:ext cx="1104353" cy="22335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23" name="Isosceles Triangle 22"/>
          <cdr:cNvSpPr/>
        </cdr:nvSpPr>
        <cdr:spPr>
          <a:xfrm xmlns:a="http://schemas.openxmlformats.org/drawingml/2006/main">
            <a:off x="1825585" y="467120"/>
            <a:ext cx="99689" cy="87441"/>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4" name="Oval 23"/>
          <cdr:cNvSpPr/>
        </cdr:nvSpPr>
        <cdr:spPr>
          <a:xfrm xmlns:a="http://schemas.openxmlformats.org/drawingml/2006/main">
            <a:off x="2147948" y="476837"/>
            <a:ext cx="85938" cy="87438"/>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5" name="Rectangle 24"/>
          <cdr:cNvSpPr/>
        </cdr:nvSpPr>
        <cdr:spPr>
          <a:xfrm xmlns:a="http://schemas.openxmlformats.org/drawingml/2006/main">
            <a:off x="3603380" y="461076"/>
            <a:ext cx="76389" cy="77723"/>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6" name="Isosceles Triangle 25"/>
          <cdr:cNvSpPr/>
        </cdr:nvSpPr>
        <cdr:spPr>
          <a:xfrm xmlns:a="http://schemas.openxmlformats.org/drawingml/2006/main">
            <a:off x="3433796" y="451361"/>
            <a:ext cx="99689" cy="87441"/>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7" name="Oval 26"/>
          <cdr:cNvSpPr/>
        </cdr:nvSpPr>
        <cdr:spPr>
          <a:xfrm xmlns:a="http://schemas.openxmlformats.org/drawingml/2006/main">
            <a:off x="3756159" y="462559"/>
            <a:ext cx="85938" cy="87438"/>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8" name="Rectangle 27"/>
          <cdr:cNvSpPr/>
        </cdr:nvSpPr>
        <cdr:spPr>
          <a:xfrm xmlns:a="http://schemas.openxmlformats.org/drawingml/2006/main">
            <a:off x="5010209" y="448397"/>
            <a:ext cx="76389" cy="77723"/>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9" name="Isosceles Triangle 28"/>
          <cdr:cNvSpPr/>
        </cdr:nvSpPr>
        <cdr:spPr>
          <a:xfrm xmlns:a="http://schemas.openxmlformats.org/drawingml/2006/main">
            <a:off x="5293586" y="438683"/>
            <a:ext cx="109664" cy="87441"/>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0" name="Oval 29"/>
          <cdr:cNvSpPr/>
        </cdr:nvSpPr>
        <cdr:spPr>
          <a:xfrm xmlns:a="http://schemas.openxmlformats.org/drawingml/2006/main">
            <a:off x="5151982" y="449880"/>
            <a:ext cx="85938" cy="87438"/>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dr:relSizeAnchor xmlns:cdr="http://schemas.openxmlformats.org/drawingml/2006/chartDrawing">
    <cdr:from>
      <cdr:x>0.10636</cdr:x>
      <cdr:y>0.19686</cdr:y>
    </cdr:from>
    <cdr:to>
      <cdr:x>0.98881</cdr:x>
      <cdr:y>0.19686</cdr:y>
    </cdr:to>
    <cdr:cxnSp macro="">
      <cdr:nvCxnSpPr>
        <cdr:cNvPr id="34" name="Straight Connector 33"/>
        <cdr:cNvCxnSpPr/>
      </cdr:nvCxnSpPr>
      <cdr:spPr>
        <a:xfrm xmlns:a="http://schemas.openxmlformats.org/drawingml/2006/main">
          <a:off x="609600" y="781050"/>
          <a:ext cx="5057775" cy="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6D802A-816C-4043-9CC6-C5B035445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Test.dotx</Template>
  <TotalTime>11259</TotalTime>
  <Pages>212</Pages>
  <Words>62391</Words>
  <Characters>355634</Characters>
  <Application>Microsoft Office Word</Application>
  <DocSecurity>0</DocSecurity>
  <Lines>2963</Lines>
  <Paragraphs>834</Paragraphs>
  <ScaleCrop>false</ScaleCrop>
  <HeadingPairs>
    <vt:vector size="2" baseType="variant">
      <vt:variant>
        <vt:lpstr>Title</vt:lpstr>
      </vt:variant>
      <vt:variant>
        <vt:i4>1</vt:i4>
      </vt:variant>
    </vt:vector>
  </HeadingPairs>
  <TitlesOfParts>
    <vt:vector size="1" baseType="lpstr">
      <vt:lpstr>Thesis Templae</vt:lpstr>
    </vt:vector>
  </TitlesOfParts>
  <Company>QUT</Company>
  <LinksUpToDate>false</LinksUpToDate>
  <CharactersWithSpaces>417191</CharactersWithSpaces>
  <SharedDoc>false</SharedDoc>
  <HLinks>
    <vt:vector size="210" baseType="variant">
      <vt:variant>
        <vt:i4>1703989</vt:i4>
      </vt:variant>
      <vt:variant>
        <vt:i4>206</vt:i4>
      </vt:variant>
      <vt:variant>
        <vt:i4>0</vt:i4>
      </vt:variant>
      <vt:variant>
        <vt:i4>5</vt:i4>
      </vt:variant>
      <vt:variant>
        <vt:lpwstr/>
      </vt:variant>
      <vt:variant>
        <vt:lpwstr>_Toc199145903</vt:lpwstr>
      </vt:variant>
      <vt:variant>
        <vt:i4>1703989</vt:i4>
      </vt:variant>
      <vt:variant>
        <vt:i4>200</vt:i4>
      </vt:variant>
      <vt:variant>
        <vt:i4>0</vt:i4>
      </vt:variant>
      <vt:variant>
        <vt:i4>5</vt:i4>
      </vt:variant>
      <vt:variant>
        <vt:lpwstr/>
      </vt:variant>
      <vt:variant>
        <vt:lpwstr>_Toc199145902</vt:lpwstr>
      </vt:variant>
      <vt:variant>
        <vt:i4>1703989</vt:i4>
      </vt:variant>
      <vt:variant>
        <vt:i4>194</vt:i4>
      </vt:variant>
      <vt:variant>
        <vt:i4>0</vt:i4>
      </vt:variant>
      <vt:variant>
        <vt:i4>5</vt:i4>
      </vt:variant>
      <vt:variant>
        <vt:lpwstr/>
      </vt:variant>
      <vt:variant>
        <vt:lpwstr>_Toc199145901</vt:lpwstr>
      </vt:variant>
      <vt:variant>
        <vt:i4>1703989</vt:i4>
      </vt:variant>
      <vt:variant>
        <vt:i4>188</vt:i4>
      </vt:variant>
      <vt:variant>
        <vt:i4>0</vt:i4>
      </vt:variant>
      <vt:variant>
        <vt:i4>5</vt:i4>
      </vt:variant>
      <vt:variant>
        <vt:lpwstr/>
      </vt:variant>
      <vt:variant>
        <vt:lpwstr>_Toc199145900</vt:lpwstr>
      </vt:variant>
      <vt:variant>
        <vt:i4>1245236</vt:i4>
      </vt:variant>
      <vt:variant>
        <vt:i4>182</vt:i4>
      </vt:variant>
      <vt:variant>
        <vt:i4>0</vt:i4>
      </vt:variant>
      <vt:variant>
        <vt:i4>5</vt:i4>
      </vt:variant>
      <vt:variant>
        <vt:lpwstr/>
      </vt:variant>
      <vt:variant>
        <vt:lpwstr>_Toc199145899</vt:lpwstr>
      </vt:variant>
      <vt:variant>
        <vt:i4>1245236</vt:i4>
      </vt:variant>
      <vt:variant>
        <vt:i4>176</vt:i4>
      </vt:variant>
      <vt:variant>
        <vt:i4>0</vt:i4>
      </vt:variant>
      <vt:variant>
        <vt:i4>5</vt:i4>
      </vt:variant>
      <vt:variant>
        <vt:lpwstr/>
      </vt:variant>
      <vt:variant>
        <vt:lpwstr>_Toc199145898</vt:lpwstr>
      </vt:variant>
      <vt:variant>
        <vt:i4>1245236</vt:i4>
      </vt:variant>
      <vt:variant>
        <vt:i4>170</vt:i4>
      </vt:variant>
      <vt:variant>
        <vt:i4>0</vt:i4>
      </vt:variant>
      <vt:variant>
        <vt:i4>5</vt:i4>
      </vt:variant>
      <vt:variant>
        <vt:lpwstr/>
      </vt:variant>
      <vt:variant>
        <vt:lpwstr>_Toc199145897</vt:lpwstr>
      </vt:variant>
      <vt:variant>
        <vt:i4>1245236</vt:i4>
      </vt:variant>
      <vt:variant>
        <vt:i4>164</vt:i4>
      </vt:variant>
      <vt:variant>
        <vt:i4>0</vt:i4>
      </vt:variant>
      <vt:variant>
        <vt:i4>5</vt:i4>
      </vt:variant>
      <vt:variant>
        <vt:lpwstr/>
      </vt:variant>
      <vt:variant>
        <vt:lpwstr>_Toc199145896</vt:lpwstr>
      </vt:variant>
      <vt:variant>
        <vt:i4>1245236</vt:i4>
      </vt:variant>
      <vt:variant>
        <vt:i4>158</vt:i4>
      </vt:variant>
      <vt:variant>
        <vt:i4>0</vt:i4>
      </vt:variant>
      <vt:variant>
        <vt:i4>5</vt:i4>
      </vt:variant>
      <vt:variant>
        <vt:lpwstr/>
      </vt:variant>
      <vt:variant>
        <vt:lpwstr>_Toc199145895</vt:lpwstr>
      </vt:variant>
      <vt:variant>
        <vt:i4>1245236</vt:i4>
      </vt:variant>
      <vt:variant>
        <vt:i4>152</vt:i4>
      </vt:variant>
      <vt:variant>
        <vt:i4>0</vt:i4>
      </vt:variant>
      <vt:variant>
        <vt:i4>5</vt:i4>
      </vt:variant>
      <vt:variant>
        <vt:lpwstr/>
      </vt:variant>
      <vt:variant>
        <vt:lpwstr>_Toc199145894</vt:lpwstr>
      </vt:variant>
      <vt:variant>
        <vt:i4>1245236</vt:i4>
      </vt:variant>
      <vt:variant>
        <vt:i4>146</vt:i4>
      </vt:variant>
      <vt:variant>
        <vt:i4>0</vt:i4>
      </vt:variant>
      <vt:variant>
        <vt:i4>5</vt:i4>
      </vt:variant>
      <vt:variant>
        <vt:lpwstr/>
      </vt:variant>
      <vt:variant>
        <vt:lpwstr>_Toc199145893</vt:lpwstr>
      </vt:variant>
      <vt:variant>
        <vt:i4>1245236</vt:i4>
      </vt:variant>
      <vt:variant>
        <vt:i4>140</vt:i4>
      </vt:variant>
      <vt:variant>
        <vt:i4>0</vt:i4>
      </vt:variant>
      <vt:variant>
        <vt:i4>5</vt:i4>
      </vt:variant>
      <vt:variant>
        <vt:lpwstr/>
      </vt:variant>
      <vt:variant>
        <vt:lpwstr>_Toc199145892</vt:lpwstr>
      </vt:variant>
      <vt:variant>
        <vt:i4>1245236</vt:i4>
      </vt:variant>
      <vt:variant>
        <vt:i4>134</vt:i4>
      </vt:variant>
      <vt:variant>
        <vt:i4>0</vt:i4>
      </vt:variant>
      <vt:variant>
        <vt:i4>5</vt:i4>
      </vt:variant>
      <vt:variant>
        <vt:lpwstr/>
      </vt:variant>
      <vt:variant>
        <vt:lpwstr>_Toc199145891</vt:lpwstr>
      </vt:variant>
      <vt:variant>
        <vt:i4>1245236</vt:i4>
      </vt:variant>
      <vt:variant>
        <vt:i4>128</vt:i4>
      </vt:variant>
      <vt:variant>
        <vt:i4>0</vt:i4>
      </vt:variant>
      <vt:variant>
        <vt:i4>5</vt:i4>
      </vt:variant>
      <vt:variant>
        <vt:lpwstr/>
      </vt:variant>
      <vt:variant>
        <vt:lpwstr>_Toc199145890</vt:lpwstr>
      </vt:variant>
      <vt:variant>
        <vt:i4>1179700</vt:i4>
      </vt:variant>
      <vt:variant>
        <vt:i4>122</vt:i4>
      </vt:variant>
      <vt:variant>
        <vt:i4>0</vt:i4>
      </vt:variant>
      <vt:variant>
        <vt:i4>5</vt:i4>
      </vt:variant>
      <vt:variant>
        <vt:lpwstr/>
      </vt:variant>
      <vt:variant>
        <vt:lpwstr>_Toc199145889</vt:lpwstr>
      </vt:variant>
      <vt:variant>
        <vt:i4>1179700</vt:i4>
      </vt:variant>
      <vt:variant>
        <vt:i4>116</vt:i4>
      </vt:variant>
      <vt:variant>
        <vt:i4>0</vt:i4>
      </vt:variant>
      <vt:variant>
        <vt:i4>5</vt:i4>
      </vt:variant>
      <vt:variant>
        <vt:lpwstr/>
      </vt:variant>
      <vt:variant>
        <vt:lpwstr>_Toc199145888</vt:lpwstr>
      </vt:variant>
      <vt:variant>
        <vt:i4>1179700</vt:i4>
      </vt:variant>
      <vt:variant>
        <vt:i4>110</vt:i4>
      </vt:variant>
      <vt:variant>
        <vt:i4>0</vt:i4>
      </vt:variant>
      <vt:variant>
        <vt:i4>5</vt:i4>
      </vt:variant>
      <vt:variant>
        <vt:lpwstr/>
      </vt:variant>
      <vt:variant>
        <vt:lpwstr>_Toc199145887</vt:lpwstr>
      </vt:variant>
      <vt:variant>
        <vt:i4>1179700</vt:i4>
      </vt:variant>
      <vt:variant>
        <vt:i4>104</vt:i4>
      </vt:variant>
      <vt:variant>
        <vt:i4>0</vt:i4>
      </vt:variant>
      <vt:variant>
        <vt:i4>5</vt:i4>
      </vt:variant>
      <vt:variant>
        <vt:lpwstr/>
      </vt:variant>
      <vt:variant>
        <vt:lpwstr>_Toc199145886</vt:lpwstr>
      </vt:variant>
      <vt:variant>
        <vt:i4>1179700</vt:i4>
      </vt:variant>
      <vt:variant>
        <vt:i4>98</vt:i4>
      </vt:variant>
      <vt:variant>
        <vt:i4>0</vt:i4>
      </vt:variant>
      <vt:variant>
        <vt:i4>5</vt:i4>
      </vt:variant>
      <vt:variant>
        <vt:lpwstr/>
      </vt:variant>
      <vt:variant>
        <vt:lpwstr>_Toc199145885</vt:lpwstr>
      </vt:variant>
      <vt:variant>
        <vt:i4>1179700</vt:i4>
      </vt:variant>
      <vt:variant>
        <vt:i4>92</vt:i4>
      </vt:variant>
      <vt:variant>
        <vt:i4>0</vt:i4>
      </vt:variant>
      <vt:variant>
        <vt:i4>5</vt:i4>
      </vt:variant>
      <vt:variant>
        <vt:lpwstr/>
      </vt:variant>
      <vt:variant>
        <vt:lpwstr>_Toc199145884</vt:lpwstr>
      </vt:variant>
      <vt:variant>
        <vt:i4>1179700</vt:i4>
      </vt:variant>
      <vt:variant>
        <vt:i4>86</vt:i4>
      </vt:variant>
      <vt:variant>
        <vt:i4>0</vt:i4>
      </vt:variant>
      <vt:variant>
        <vt:i4>5</vt:i4>
      </vt:variant>
      <vt:variant>
        <vt:lpwstr/>
      </vt:variant>
      <vt:variant>
        <vt:lpwstr>_Toc199145883</vt:lpwstr>
      </vt:variant>
      <vt:variant>
        <vt:i4>1179700</vt:i4>
      </vt:variant>
      <vt:variant>
        <vt:i4>80</vt:i4>
      </vt:variant>
      <vt:variant>
        <vt:i4>0</vt:i4>
      </vt:variant>
      <vt:variant>
        <vt:i4>5</vt:i4>
      </vt:variant>
      <vt:variant>
        <vt:lpwstr/>
      </vt:variant>
      <vt:variant>
        <vt:lpwstr>_Toc199145882</vt:lpwstr>
      </vt:variant>
      <vt:variant>
        <vt:i4>1179700</vt:i4>
      </vt:variant>
      <vt:variant>
        <vt:i4>74</vt:i4>
      </vt:variant>
      <vt:variant>
        <vt:i4>0</vt:i4>
      </vt:variant>
      <vt:variant>
        <vt:i4>5</vt:i4>
      </vt:variant>
      <vt:variant>
        <vt:lpwstr/>
      </vt:variant>
      <vt:variant>
        <vt:lpwstr>_Toc199145881</vt:lpwstr>
      </vt:variant>
      <vt:variant>
        <vt:i4>1179700</vt:i4>
      </vt:variant>
      <vt:variant>
        <vt:i4>68</vt:i4>
      </vt:variant>
      <vt:variant>
        <vt:i4>0</vt:i4>
      </vt:variant>
      <vt:variant>
        <vt:i4>5</vt:i4>
      </vt:variant>
      <vt:variant>
        <vt:lpwstr/>
      </vt:variant>
      <vt:variant>
        <vt:lpwstr>_Toc199145880</vt:lpwstr>
      </vt:variant>
      <vt:variant>
        <vt:i4>1900596</vt:i4>
      </vt:variant>
      <vt:variant>
        <vt:i4>62</vt:i4>
      </vt:variant>
      <vt:variant>
        <vt:i4>0</vt:i4>
      </vt:variant>
      <vt:variant>
        <vt:i4>5</vt:i4>
      </vt:variant>
      <vt:variant>
        <vt:lpwstr/>
      </vt:variant>
      <vt:variant>
        <vt:lpwstr>_Toc199145879</vt:lpwstr>
      </vt:variant>
      <vt:variant>
        <vt:i4>1900596</vt:i4>
      </vt:variant>
      <vt:variant>
        <vt:i4>56</vt:i4>
      </vt:variant>
      <vt:variant>
        <vt:i4>0</vt:i4>
      </vt:variant>
      <vt:variant>
        <vt:i4>5</vt:i4>
      </vt:variant>
      <vt:variant>
        <vt:lpwstr/>
      </vt:variant>
      <vt:variant>
        <vt:lpwstr>_Toc199145878</vt:lpwstr>
      </vt:variant>
      <vt:variant>
        <vt:i4>1900596</vt:i4>
      </vt:variant>
      <vt:variant>
        <vt:i4>50</vt:i4>
      </vt:variant>
      <vt:variant>
        <vt:i4>0</vt:i4>
      </vt:variant>
      <vt:variant>
        <vt:i4>5</vt:i4>
      </vt:variant>
      <vt:variant>
        <vt:lpwstr/>
      </vt:variant>
      <vt:variant>
        <vt:lpwstr>_Toc199145877</vt:lpwstr>
      </vt:variant>
      <vt:variant>
        <vt:i4>1900596</vt:i4>
      </vt:variant>
      <vt:variant>
        <vt:i4>44</vt:i4>
      </vt:variant>
      <vt:variant>
        <vt:i4>0</vt:i4>
      </vt:variant>
      <vt:variant>
        <vt:i4>5</vt:i4>
      </vt:variant>
      <vt:variant>
        <vt:lpwstr/>
      </vt:variant>
      <vt:variant>
        <vt:lpwstr>_Toc199145876</vt:lpwstr>
      </vt:variant>
      <vt:variant>
        <vt:i4>1900596</vt:i4>
      </vt:variant>
      <vt:variant>
        <vt:i4>38</vt:i4>
      </vt:variant>
      <vt:variant>
        <vt:i4>0</vt:i4>
      </vt:variant>
      <vt:variant>
        <vt:i4>5</vt:i4>
      </vt:variant>
      <vt:variant>
        <vt:lpwstr/>
      </vt:variant>
      <vt:variant>
        <vt:lpwstr>_Toc199145875</vt:lpwstr>
      </vt:variant>
      <vt:variant>
        <vt:i4>1900596</vt:i4>
      </vt:variant>
      <vt:variant>
        <vt:i4>32</vt:i4>
      </vt:variant>
      <vt:variant>
        <vt:i4>0</vt:i4>
      </vt:variant>
      <vt:variant>
        <vt:i4>5</vt:i4>
      </vt:variant>
      <vt:variant>
        <vt:lpwstr/>
      </vt:variant>
      <vt:variant>
        <vt:lpwstr>_Toc199145874</vt:lpwstr>
      </vt:variant>
      <vt:variant>
        <vt:i4>1900596</vt:i4>
      </vt:variant>
      <vt:variant>
        <vt:i4>26</vt:i4>
      </vt:variant>
      <vt:variant>
        <vt:i4>0</vt:i4>
      </vt:variant>
      <vt:variant>
        <vt:i4>5</vt:i4>
      </vt:variant>
      <vt:variant>
        <vt:lpwstr/>
      </vt:variant>
      <vt:variant>
        <vt:lpwstr>_Toc199145873</vt:lpwstr>
      </vt:variant>
      <vt:variant>
        <vt:i4>1900596</vt:i4>
      </vt:variant>
      <vt:variant>
        <vt:i4>20</vt:i4>
      </vt:variant>
      <vt:variant>
        <vt:i4>0</vt:i4>
      </vt:variant>
      <vt:variant>
        <vt:i4>5</vt:i4>
      </vt:variant>
      <vt:variant>
        <vt:lpwstr/>
      </vt:variant>
      <vt:variant>
        <vt:lpwstr>_Toc199145872</vt:lpwstr>
      </vt:variant>
      <vt:variant>
        <vt:i4>1900596</vt:i4>
      </vt:variant>
      <vt:variant>
        <vt:i4>14</vt:i4>
      </vt:variant>
      <vt:variant>
        <vt:i4>0</vt:i4>
      </vt:variant>
      <vt:variant>
        <vt:i4>5</vt:i4>
      </vt:variant>
      <vt:variant>
        <vt:lpwstr/>
      </vt:variant>
      <vt:variant>
        <vt:lpwstr>_Toc199145871</vt:lpwstr>
      </vt:variant>
      <vt:variant>
        <vt:i4>1900596</vt:i4>
      </vt:variant>
      <vt:variant>
        <vt:i4>8</vt:i4>
      </vt:variant>
      <vt:variant>
        <vt:i4>0</vt:i4>
      </vt:variant>
      <vt:variant>
        <vt:i4>5</vt:i4>
      </vt:variant>
      <vt:variant>
        <vt:lpwstr/>
      </vt:variant>
      <vt:variant>
        <vt:lpwstr>_Toc199145870</vt:lpwstr>
      </vt:variant>
      <vt:variant>
        <vt:i4>1835060</vt:i4>
      </vt:variant>
      <vt:variant>
        <vt:i4>2</vt:i4>
      </vt:variant>
      <vt:variant>
        <vt:i4>0</vt:i4>
      </vt:variant>
      <vt:variant>
        <vt:i4>5</vt:i4>
      </vt:variant>
      <vt:variant>
        <vt:lpwstr/>
      </vt:variant>
      <vt:variant>
        <vt:lpwstr>_Toc199145869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Templae</dc:title>
  <dc:creator>Max L</dc:creator>
  <cp:lastModifiedBy>Max L</cp:lastModifiedBy>
  <cp:revision>1142</cp:revision>
  <cp:lastPrinted>2021-11-01T13:45:00Z</cp:lastPrinted>
  <dcterms:created xsi:type="dcterms:W3CDTF">2021-05-11T08:18:00Z</dcterms:created>
  <dcterms:modified xsi:type="dcterms:W3CDTF">2021-11-01T13:48:00Z</dcterms:modified>
</cp:coreProperties>
</file>