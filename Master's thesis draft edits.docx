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7167046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7167046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71670469"/>
      <w:r w:rsidR="0001187E" w:rsidRPr="00D253EF">
        <w:rPr>
          <w:rFonts w:asciiTheme="minorHAnsi" w:hAnsiTheme="minorHAnsi" w:cstheme="minorHAnsi"/>
          <w:sz w:val="40"/>
          <w:szCs w:val="40"/>
        </w:rPr>
        <w:lastRenderedPageBreak/>
        <w:t>Table of Contents</w:t>
      </w:r>
      <w:bookmarkEnd w:id="6"/>
      <w:bookmarkEnd w:id="7"/>
    </w:p>
    <w:p w14:paraId="731F6406" w14:textId="21A66779" w:rsidR="00783141" w:rsidRPr="00783141" w:rsidRDefault="00154E5F">
      <w:pPr>
        <w:pStyle w:val="TOC2"/>
        <w:rPr>
          <w:rFonts w:asciiTheme="minorHAnsi" w:eastAsiaTheme="minorEastAsia" w:hAnsiTheme="minorHAnsi" w:cstheme="minorHAnsi"/>
          <w:szCs w:val="22"/>
          <w:lang w:eastAsia="zh-TW"/>
        </w:rPr>
      </w:pPr>
      <w:r w:rsidRPr="00783141">
        <w:rPr>
          <w:rFonts w:asciiTheme="minorHAnsi" w:hAnsiTheme="minorHAnsi" w:cstheme="minorHAnsi"/>
          <w:b/>
        </w:rPr>
        <w:fldChar w:fldCharType="begin"/>
      </w:r>
      <w:r w:rsidRPr="00783141">
        <w:rPr>
          <w:rFonts w:asciiTheme="minorHAnsi" w:hAnsiTheme="minorHAnsi" w:cstheme="minorHAnsi"/>
          <w:b/>
        </w:rPr>
        <w:instrText xml:space="preserve"> TOC \o "1-2" \h \z \t "PhD Appendix Sub-heading,2" </w:instrText>
      </w:r>
      <w:r w:rsidRPr="00783141">
        <w:rPr>
          <w:rFonts w:asciiTheme="minorHAnsi" w:hAnsiTheme="minorHAnsi" w:cstheme="minorHAnsi"/>
          <w:b/>
        </w:rPr>
        <w:fldChar w:fldCharType="separate"/>
      </w:r>
      <w:hyperlink w:anchor="_Toc71670467" w:history="1">
        <w:r w:rsidR="00783141" w:rsidRPr="00783141">
          <w:rPr>
            <w:rStyle w:val="Hyperlink"/>
            <w:rFonts w:asciiTheme="minorHAnsi" w:hAnsiTheme="minorHAnsi" w:cstheme="minorHAnsi"/>
          </w:rPr>
          <w:t>Keywords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w:t>
        </w:r>
        <w:r w:rsidR="00783141" w:rsidRPr="00783141">
          <w:rPr>
            <w:rFonts w:asciiTheme="minorHAnsi" w:hAnsiTheme="minorHAnsi" w:cstheme="minorHAnsi"/>
            <w:webHidden/>
          </w:rPr>
          <w:fldChar w:fldCharType="end"/>
        </w:r>
      </w:hyperlink>
    </w:p>
    <w:p w14:paraId="164D26C1" w14:textId="55D27036" w:rsidR="00783141" w:rsidRPr="00783141" w:rsidRDefault="006D0B37">
      <w:pPr>
        <w:pStyle w:val="TOC2"/>
        <w:rPr>
          <w:rFonts w:asciiTheme="minorHAnsi" w:eastAsiaTheme="minorEastAsia" w:hAnsiTheme="minorHAnsi" w:cstheme="minorHAnsi"/>
          <w:szCs w:val="22"/>
          <w:lang w:eastAsia="zh-TW"/>
        </w:rPr>
      </w:pPr>
      <w:hyperlink w:anchor="_Toc71670468" w:history="1">
        <w:r w:rsidR="00783141" w:rsidRPr="00783141">
          <w:rPr>
            <w:rStyle w:val="Hyperlink"/>
            <w:rFonts w:asciiTheme="minorHAnsi" w:hAnsiTheme="minorHAnsi" w:cstheme="minorHAnsi"/>
          </w:rPr>
          <w:t>Abstract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ii</w:t>
        </w:r>
        <w:r w:rsidR="00783141" w:rsidRPr="00783141">
          <w:rPr>
            <w:rFonts w:asciiTheme="minorHAnsi" w:hAnsiTheme="minorHAnsi" w:cstheme="minorHAnsi"/>
            <w:webHidden/>
          </w:rPr>
          <w:fldChar w:fldCharType="end"/>
        </w:r>
      </w:hyperlink>
    </w:p>
    <w:p w14:paraId="28D4753C" w14:textId="60A8664A" w:rsidR="00783141" w:rsidRPr="00783141" w:rsidRDefault="006D0B37">
      <w:pPr>
        <w:pStyle w:val="TOC2"/>
        <w:rPr>
          <w:rFonts w:asciiTheme="minorHAnsi" w:eastAsiaTheme="minorEastAsia" w:hAnsiTheme="minorHAnsi" w:cstheme="minorHAnsi"/>
          <w:szCs w:val="22"/>
          <w:lang w:eastAsia="zh-TW"/>
        </w:rPr>
      </w:pPr>
      <w:hyperlink w:anchor="_Toc71670469" w:history="1">
        <w:r w:rsidR="00783141" w:rsidRPr="00783141">
          <w:rPr>
            <w:rStyle w:val="Hyperlink"/>
            <w:rFonts w:asciiTheme="minorHAnsi" w:hAnsiTheme="minorHAnsi" w:cstheme="minorHAnsi"/>
          </w:rPr>
          <w:t>Table of Contents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w:t>
        </w:r>
        <w:r w:rsidR="00783141" w:rsidRPr="00783141">
          <w:rPr>
            <w:rFonts w:asciiTheme="minorHAnsi" w:hAnsiTheme="minorHAnsi" w:cstheme="minorHAnsi"/>
            <w:webHidden/>
          </w:rPr>
          <w:fldChar w:fldCharType="end"/>
        </w:r>
      </w:hyperlink>
    </w:p>
    <w:p w14:paraId="79A23E55" w14:textId="54343788" w:rsidR="00783141" w:rsidRPr="00783141" w:rsidRDefault="006D0B37">
      <w:pPr>
        <w:pStyle w:val="TOC2"/>
        <w:rPr>
          <w:rFonts w:asciiTheme="minorHAnsi" w:eastAsiaTheme="minorEastAsia" w:hAnsiTheme="minorHAnsi" w:cstheme="minorHAnsi"/>
          <w:szCs w:val="22"/>
          <w:lang w:eastAsia="zh-TW"/>
        </w:rPr>
      </w:pPr>
      <w:hyperlink w:anchor="_Toc71670470" w:history="1">
        <w:r w:rsidR="00783141" w:rsidRPr="00783141">
          <w:rPr>
            <w:rStyle w:val="Hyperlink"/>
            <w:rFonts w:asciiTheme="minorHAnsi" w:hAnsiTheme="minorHAnsi" w:cstheme="minorHAnsi"/>
          </w:rPr>
          <w:t>List of Figures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vii</w:t>
        </w:r>
        <w:r w:rsidR="00783141" w:rsidRPr="00783141">
          <w:rPr>
            <w:rFonts w:asciiTheme="minorHAnsi" w:hAnsiTheme="minorHAnsi" w:cstheme="minorHAnsi"/>
            <w:webHidden/>
          </w:rPr>
          <w:fldChar w:fldCharType="end"/>
        </w:r>
      </w:hyperlink>
    </w:p>
    <w:p w14:paraId="603E4447" w14:textId="172324F5" w:rsidR="00783141" w:rsidRPr="00783141" w:rsidRDefault="006D0B37">
      <w:pPr>
        <w:pStyle w:val="TOC2"/>
        <w:rPr>
          <w:rFonts w:asciiTheme="minorHAnsi" w:eastAsiaTheme="minorEastAsia" w:hAnsiTheme="minorHAnsi" w:cstheme="minorHAnsi"/>
          <w:szCs w:val="22"/>
          <w:lang w:eastAsia="zh-TW"/>
        </w:rPr>
      </w:pPr>
      <w:hyperlink w:anchor="_Toc71670471" w:history="1">
        <w:r w:rsidR="00783141" w:rsidRPr="00783141">
          <w:rPr>
            <w:rStyle w:val="Hyperlink"/>
            <w:rFonts w:asciiTheme="minorHAnsi" w:hAnsiTheme="minorHAnsi" w:cstheme="minorHAnsi"/>
          </w:rPr>
          <w:t>List of Tables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xviii</w:t>
        </w:r>
        <w:r w:rsidR="00783141" w:rsidRPr="00783141">
          <w:rPr>
            <w:rFonts w:asciiTheme="minorHAnsi" w:hAnsiTheme="minorHAnsi" w:cstheme="minorHAnsi"/>
            <w:webHidden/>
          </w:rPr>
          <w:fldChar w:fldCharType="end"/>
        </w:r>
      </w:hyperlink>
    </w:p>
    <w:p w14:paraId="4FCE4C4E" w14:textId="4DA8DBF0" w:rsidR="00783141" w:rsidRPr="00783141" w:rsidRDefault="006D0B37">
      <w:pPr>
        <w:pStyle w:val="TOC2"/>
        <w:rPr>
          <w:rFonts w:asciiTheme="minorHAnsi" w:eastAsiaTheme="minorEastAsia" w:hAnsiTheme="minorHAnsi" w:cstheme="minorHAnsi"/>
          <w:szCs w:val="22"/>
          <w:lang w:eastAsia="zh-TW"/>
        </w:rPr>
      </w:pPr>
      <w:hyperlink w:anchor="_Toc71670472" w:history="1">
        <w:r w:rsidR="00783141" w:rsidRPr="00783141">
          <w:rPr>
            <w:rStyle w:val="Hyperlink"/>
            <w:rFonts w:asciiTheme="minorHAnsi" w:hAnsiTheme="minorHAnsi" w:cstheme="minorHAnsi"/>
          </w:rPr>
          <w:t>List of Abbreviations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w:t>
        </w:r>
        <w:r w:rsidR="00783141" w:rsidRPr="00783141">
          <w:rPr>
            <w:rFonts w:asciiTheme="minorHAnsi" w:hAnsiTheme="minorHAnsi" w:cstheme="minorHAnsi"/>
            <w:webHidden/>
          </w:rPr>
          <w:fldChar w:fldCharType="end"/>
        </w:r>
      </w:hyperlink>
    </w:p>
    <w:p w14:paraId="3852377C" w14:textId="41A88E83" w:rsidR="00783141" w:rsidRPr="00783141" w:rsidRDefault="006D0B37">
      <w:pPr>
        <w:pStyle w:val="TOC2"/>
        <w:rPr>
          <w:rFonts w:asciiTheme="minorHAnsi" w:eastAsiaTheme="minorEastAsia" w:hAnsiTheme="minorHAnsi" w:cstheme="minorHAnsi"/>
          <w:szCs w:val="22"/>
          <w:lang w:eastAsia="zh-TW"/>
        </w:rPr>
      </w:pPr>
      <w:hyperlink w:anchor="_Toc71670473" w:history="1">
        <w:r w:rsidR="00783141" w:rsidRPr="00783141">
          <w:rPr>
            <w:rStyle w:val="Hyperlink"/>
            <w:rFonts w:asciiTheme="minorHAnsi" w:hAnsiTheme="minorHAnsi" w:cstheme="minorHAnsi"/>
          </w:rPr>
          <w:t>Statement of Original Authorship</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w:t>
        </w:r>
        <w:r w:rsidR="00783141" w:rsidRPr="00783141">
          <w:rPr>
            <w:rFonts w:asciiTheme="minorHAnsi" w:hAnsiTheme="minorHAnsi" w:cstheme="minorHAnsi"/>
            <w:webHidden/>
          </w:rPr>
          <w:fldChar w:fldCharType="end"/>
        </w:r>
      </w:hyperlink>
    </w:p>
    <w:p w14:paraId="45276025" w14:textId="359C1A30" w:rsidR="00783141" w:rsidRPr="00783141" w:rsidRDefault="006D0B37">
      <w:pPr>
        <w:pStyle w:val="TOC2"/>
        <w:rPr>
          <w:rFonts w:asciiTheme="minorHAnsi" w:eastAsiaTheme="minorEastAsia" w:hAnsiTheme="minorHAnsi" w:cstheme="minorHAnsi"/>
          <w:szCs w:val="22"/>
          <w:lang w:eastAsia="zh-TW"/>
        </w:rPr>
      </w:pPr>
      <w:hyperlink w:anchor="_Toc71670474" w:history="1">
        <w:r w:rsidR="00783141" w:rsidRPr="00783141">
          <w:rPr>
            <w:rStyle w:val="Hyperlink"/>
            <w:rFonts w:asciiTheme="minorHAnsi" w:hAnsiTheme="minorHAnsi" w:cstheme="minorHAnsi"/>
          </w:rPr>
          <w:t>Acknowledgements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xxii</w:t>
        </w:r>
        <w:r w:rsidR="00783141" w:rsidRPr="00783141">
          <w:rPr>
            <w:rFonts w:asciiTheme="minorHAnsi" w:hAnsiTheme="minorHAnsi" w:cstheme="minorHAnsi"/>
            <w:webHidden/>
          </w:rPr>
          <w:fldChar w:fldCharType="end"/>
        </w:r>
      </w:hyperlink>
    </w:p>
    <w:p w14:paraId="12A04BF4" w14:textId="28EED104" w:rsidR="00783141" w:rsidRPr="00783141" w:rsidRDefault="006D0B37">
      <w:pPr>
        <w:pStyle w:val="TOC1"/>
        <w:rPr>
          <w:rFonts w:asciiTheme="minorHAnsi" w:eastAsiaTheme="minorEastAsia" w:hAnsiTheme="minorHAnsi" w:cstheme="minorHAnsi"/>
          <w:b w:val="0"/>
          <w:bCs w:val="0"/>
          <w:sz w:val="22"/>
          <w:szCs w:val="22"/>
          <w:lang w:eastAsia="zh-TW"/>
        </w:rPr>
      </w:pPr>
      <w:hyperlink w:anchor="_Toc71670475" w:history="1">
        <w:r w:rsidR="00783141" w:rsidRPr="00783141">
          <w:rPr>
            <w:rStyle w:val="Hyperlink"/>
            <w:rFonts w:asciiTheme="minorHAnsi" w:hAnsiTheme="minorHAnsi" w:cstheme="minorHAnsi"/>
          </w:rPr>
          <w:t>Chapter 1: General 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2A8E8152" w14:textId="4FCDBB13" w:rsidR="00783141" w:rsidRPr="00783141" w:rsidRDefault="006D0B37">
      <w:pPr>
        <w:pStyle w:val="TOC2"/>
        <w:rPr>
          <w:rFonts w:asciiTheme="minorHAnsi" w:eastAsiaTheme="minorEastAsia" w:hAnsiTheme="minorHAnsi" w:cstheme="minorHAnsi"/>
          <w:szCs w:val="22"/>
          <w:lang w:eastAsia="zh-TW"/>
        </w:rPr>
      </w:pPr>
      <w:hyperlink w:anchor="_Toc71670476" w:history="1">
        <w:r w:rsidR="00783141" w:rsidRPr="00783141">
          <w:rPr>
            <w:rStyle w:val="Hyperlink"/>
            <w:rFonts w:asciiTheme="minorHAnsi" w:hAnsiTheme="minorHAnsi" w:cstheme="minorHAnsi"/>
          </w:rPr>
          <w:t>1.1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Introductory Statement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3803EAAD" w14:textId="555E4201" w:rsidR="00783141" w:rsidRPr="00783141" w:rsidRDefault="006D0B37">
      <w:pPr>
        <w:pStyle w:val="TOC2"/>
        <w:rPr>
          <w:rFonts w:asciiTheme="minorHAnsi" w:eastAsiaTheme="minorEastAsia" w:hAnsiTheme="minorHAnsi" w:cstheme="minorHAnsi"/>
          <w:szCs w:val="22"/>
          <w:lang w:eastAsia="zh-TW"/>
        </w:rPr>
      </w:pPr>
      <w:hyperlink w:anchor="_Toc71670477" w:history="1">
        <w:r w:rsidR="00783141" w:rsidRPr="00783141">
          <w:rPr>
            <w:rStyle w:val="Hyperlink"/>
            <w:rFonts w:asciiTheme="minorHAnsi" w:hAnsiTheme="minorHAnsi" w:cstheme="minorHAnsi"/>
          </w:rPr>
          <w:t>1.2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Background</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094EB80E" w14:textId="3A0A9D3C" w:rsidR="00783141" w:rsidRPr="00783141" w:rsidRDefault="006D0B37">
      <w:pPr>
        <w:pStyle w:val="TOC2"/>
        <w:rPr>
          <w:rFonts w:asciiTheme="minorHAnsi" w:eastAsiaTheme="minorEastAsia" w:hAnsiTheme="minorHAnsi" w:cstheme="minorHAnsi"/>
          <w:szCs w:val="22"/>
          <w:lang w:eastAsia="zh-TW"/>
        </w:rPr>
      </w:pPr>
      <w:hyperlink w:anchor="_Toc71670478" w:history="1">
        <w:r w:rsidR="00783141" w:rsidRPr="00783141">
          <w:rPr>
            <w:rStyle w:val="Hyperlink"/>
            <w:rFonts w:asciiTheme="minorHAnsi" w:hAnsiTheme="minorHAnsi" w:cstheme="minorHAnsi"/>
          </w:rPr>
          <w:t>1.3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Context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2BF7B652" w14:textId="38E6B9CA" w:rsidR="00783141" w:rsidRPr="00783141" w:rsidRDefault="006D0B37">
      <w:pPr>
        <w:pStyle w:val="TOC2"/>
        <w:rPr>
          <w:rFonts w:asciiTheme="minorHAnsi" w:eastAsiaTheme="minorEastAsia" w:hAnsiTheme="minorHAnsi" w:cstheme="minorHAnsi"/>
          <w:szCs w:val="22"/>
          <w:lang w:eastAsia="zh-TW"/>
        </w:rPr>
      </w:pPr>
      <w:hyperlink w:anchor="_Toc71670479" w:history="1">
        <w:r w:rsidR="00783141" w:rsidRPr="00783141">
          <w:rPr>
            <w:rStyle w:val="Hyperlink"/>
            <w:rFonts w:asciiTheme="minorHAnsi" w:eastAsiaTheme="majorEastAsia" w:hAnsiTheme="minorHAnsi" w:cstheme="minorHAnsi"/>
          </w:rPr>
          <w:t>1.4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Theme="majorEastAsia" w:hAnsiTheme="minorHAnsi" w:cstheme="minorHAnsi"/>
          </w:rPr>
          <w:t>Purposes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591A3B55" w14:textId="673ECC9B" w:rsidR="00783141" w:rsidRPr="00783141" w:rsidRDefault="006D0B37">
      <w:pPr>
        <w:pStyle w:val="TOC2"/>
        <w:rPr>
          <w:rFonts w:asciiTheme="minorHAnsi" w:eastAsiaTheme="minorEastAsia" w:hAnsiTheme="minorHAnsi" w:cstheme="minorHAnsi"/>
          <w:szCs w:val="22"/>
          <w:lang w:eastAsia="zh-TW"/>
        </w:rPr>
      </w:pPr>
      <w:hyperlink w:anchor="_Toc71670480" w:history="1">
        <w:r w:rsidR="00783141" w:rsidRPr="00783141">
          <w:rPr>
            <w:rStyle w:val="Hyperlink"/>
            <w:rFonts w:asciiTheme="minorHAnsi" w:hAnsiTheme="minorHAnsi" w:cstheme="minorHAnsi"/>
          </w:rPr>
          <w:t>1.5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Significance and scope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w:t>
        </w:r>
        <w:r w:rsidR="00783141" w:rsidRPr="00783141">
          <w:rPr>
            <w:rFonts w:asciiTheme="minorHAnsi" w:hAnsiTheme="minorHAnsi" w:cstheme="minorHAnsi"/>
            <w:webHidden/>
          </w:rPr>
          <w:fldChar w:fldCharType="end"/>
        </w:r>
      </w:hyperlink>
    </w:p>
    <w:p w14:paraId="5E631A06" w14:textId="773D435D" w:rsidR="00783141" w:rsidRPr="00783141" w:rsidRDefault="006D0B37">
      <w:pPr>
        <w:pStyle w:val="TOC2"/>
        <w:rPr>
          <w:rFonts w:asciiTheme="minorHAnsi" w:eastAsiaTheme="minorEastAsia" w:hAnsiTheme="minorHAnsi" w:cstheme="minorHAnsi"/>
          <w:szCs w:val="22"/>
          <w:lang w:eastAsia="zh-TW"/>
        </w:rPr>
      </w:pPr>
      <w:hyperlink w:anchor="_Toc71670481" w:history="1">
        <w:r w:rsidR="00783141" w:rsidRPr="00783141">
          <w:rPr>
            <w:rStyle w:val="Hyperlink"/>
            <w:rFonts w:asciiTheme="minorHAnsi" w:hAnsiTheme="minorHAnsi" w:cstheme="minorHAnsi"/>
          </w:rPr>
          <w:t>1.6</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Thesis outline: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w:t>
        </w:r>
        <w:r w:rsidR="00783141" w:rsidRPr="00783141">
          <w:rPr>
            <w:rFonts w:asciiTheme="minorHAnsi" w:hAnsiTheme="minorHAnsi" w:cstheme="minorHAnsi"/>
            <w:webHidden/>
          </w:rPr>
          <w:fldChar w:fldCharType="end"/>
        </w:r>
      </w:hyperlink>
    </w:p>
    <w:p w14:paraId="1AEA3279" w14:textId="4A342796" w:rsidR="00783141" w:rsidRPr="00783141" w:rsidRDefault="006D0B37">
      <w:pPr>
        <w:pStyle w:val="TOC2"/>
        <w:rPr>
          <w:rFonts w:asciiTheme="minorHAnsi" w:eastAsiaTheme="minorEastAsia" w:hAnsiTheme="minorHAnsi" w:cstheme="minorHAnsi"/>
          <w:szCs w:val="22"/>
          <w:lang w:eastAsia="zh-TW"/>
        </w:rPr>
      </w:pPr>
      <w:hyperlink w:anchor="_Toc71670482" w:history="1">
        <w:r w:rsidR="00783141" w:rsidRPr="00783141">
          <w:rPr>
            <w:rStyle w:val="Hyperlink"/>
            <w:rFonts w:asciiTheme="minorHAnsi" w:eastAsia="Calibri" w:hAnsiTheme="minorHAnsi" w:cstheme="minorHAnsi"/>
          </w:rPr>
          <w:t>1.7</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w:t>
        </w:r>
        <w:r w:rsidR="00783141" w:rsidRPr="00783141">
          <w:rPr>
            <w:rFonts w:asciiTheme="minorHAnsi" w:hAnsiTheme="minorHAnsi" w:cstheme="minorHAnsi"/>
            <w:webHidden/>
          </w:rPr>
          <w:fldChar w:fldCharType="end"/>
        </w:r>
      </w:hyperlink>
    </w:p>
    <w:p w14:paraId="259EFAB7" w14:textId="14BCB3AE" w:rsidR="00783141" w:rsidRPr="00783141" w:rsidRDefault="006D0B37">
      <w:pPr>
        <w:pStyle w:val="TOC1"/>
        <w:rPr>
          <w:rFonts w:asciiTheme="minorHAnsi" w:eastAsiaTheme="minorEastAsia" w:hAnsiTheme="minorHAnsi" w:cstheme="minorHAnsi"/>
          <w:b w:val="0"/>
          <w:bCs w:val="0"/>
          <w:sz w:val="22"/>
          <w:szCs w:val="22"/>
          <w:lang w:eastAsia="zh-TW"/>
        </w:rPr>
      </w:pPr>
      <w:hyperlink w:anchor="_Toc71670483" w:history="1">
        <w:r w:rsidR="00783141" w:rsidRPr="00783141">
          <w:rPr>
            <w:rStyle w:val="Hyperlink"/>
            <w:rFonts w:asciiTheme="minorHAnsi" w:hAnsiTheme="minorHAnsi" w:cstheme="minorHAnsi"/>
          </w:rPr>
          <w:t>Chapter 2: Understanding the bat species, population and their emergence and return pattern in the Yugar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F04FF24" w14:textId="5FF07F19" w:rsidR="00783141" w:rsidRPr="00783141" w:rsidRDefault="006D0B37">
      <w:pPr>
        <w:pStyle w:val="TOC2"/>
        <w:rPr>
          <w:rFonts w:asciiTheme="minorHAnsi" w:eastAsiaTheme="minorEastAsia" w:hAnsiTheme="minorHAnsi" w:cstheme="minorHAnsi"/>
          <w:szCs w:val="22"/>
          <w:lang w:eastAsia="zh-TW"/>
        </w:rPr>
      </w:pPr>
      <w:hyperlink w:anchor="_Toc71670484" w:history="1">
        <w:r w:rsidR="00783141" w:rsidRPr="00783141">
          <w:rPr>
            <w:rStyle w:val="Hyperlink"/>
            <w:rFonts w:asciiTheme="minorHAnsi" w:hAnsiTheme="minorHAnsi" w:cstheme="minorHAnsi"/>
          </w:rPr>
          <w:t>2.1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DBCFEEA" w14:textId="0BD3A216" w:rsidR="00783141" w:rsidRPr="00783141" w:rsidRDefault="006D0B37">
      <w:pPr>
        <w:pStyle w:val="TOC2"/>
        <w:rPr>
          <w:rFonts w:asciiTheme="minorHAnsi" w:eastAsiaTheme="minorEastAsia" w:hAnsiTheme="minorHAnsi" w:cstheme="minorHAnsi"/>
          <w:szCs w:val="22"/>
          <w:lang w:eastAsia="zh-TW"/>
        </w:rPr>
      </w:pPr>
      <w:hyperlink w:anchor="_Toc71670485" w:history="1">
        <w:r w:rsidR="00783141" w:rsidRPr="00783141">
          <w:rPr>
            <w:rStyle w:val="Hyperlink"/>
            <w:rFonts w:asciiTheme="minorHAnsi" w:eastAsia="PMingLiU" w:hAnsiTheme="minorHAnsi" w:cstheme="minorHAnsi"/>
          </w:rPr>
          <w:t>2.2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28</w:t>
        </w:r>
        <w:r w:rsidR="00783141" w:rsidRPr="00783141">
          <w:rPr>
            <w:rFonts w:asciiTheme="minorHAnsi" w:hAnsiTheme="minorHAnsi" w:cstheme="minorHAnsi"/>
            <w:webHidden/>
          </w:rPr>
          <w:fldChar w:fldCharType="end"/>
        </w:r>
      </w:hyperlink>
    </w:p>
    <w:p w14:paraId="368C33FF" w14:textId="3835E39E" w:rsidR="00783141" w:rsidRPr="00783141" w:rsidRDefault="006D0B37">
      <w:pPr>
        <w:pStyle w:val="TOC2"/>
        <w:rPr>
          <w:rFonts w:asciiTheme="minorHAnsi" w:eastAsiaTheme="minorEastAsia" w:hAnsiTheme="minorHAnsi" w:cstheme="minorHAnsi"/>
          <w:szCs w:val="22"/>
          <w:lang w:eastAsia="zh-TW"/>
        </w:rPr>
      </w:pPr>
      <w:hyperlink w:anchor="_Toc71670486" w:history="1">
        <w:r w:rsidR="00783141" w:rsidRPr="00783141">
          <w:rPr>
            <w:rStyle w:val="Hyperlink"/>
            <w:rFonts w:asciiTheme="minorHAnsi" w:hAnsiTheme="minorHAnsi" w:cstheme="minorHAnsi"/>
          </w:rPr>
          <w:t>2.3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31</w:t>
        </w:r>
        <w:r w:rsidR="00783141" w:rsidRPr="00783141">
          <w:rPr>
            <w:rFonts w:asciiTheme="minorHAnsi" w:hAnsiTheme="minorHAnsi" w:cstheme="minorHAnsi"/>
            <w:webHidden/>
          </w:rPr>
          <w:fldChar w:fldCharType="end"/>
        </w:r>
      </w:hyperlink>
    </w:p>
    <w:p w14:paraId="3BB38113" w14:textId="28967B00" w:rsidR="00783141" w:rsidRPr="00783141" w:rsidRDefault="006D0B37">
      <w:pPr>
        <w:pStyle w:val="TOC2"/>
        <w:rPr>
          <w:rFonts w:asciiTheme="minorHAnsi" w:eastAsiaTheme="minorEastAsia" w:hAnsiTheme="minorHAnsi" w:cstheme="minorHAnsi"/>
          <w:szCs w:val="22"/>
          <w:lang w:eastAsia="zh-TW"/>
        </w:rPr>
      </w:pPr>
      <w:hyperlink w:anchor="_Toc71670487" w:history="1">
        <w:r w:rsidR="00783141" w:rsidRPr="00783141">
          <w:rPr>
            <w:rStyle w:val="Hyperlink"/>
            <w:rFonts w:asciiTheme="minorHAnsi" w:eastAsia="PMingLiU" w:hAnsiTheme="minorHAnsi" w:cstheme="minorHAnsi"/>
          </w:rPr>
          <w:t>2.4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45</w:t>
        </w:r>
        <w:r w:rsidR="00783141" w:rsidRPr="00783141">
          <w:rPr>
            <w:rFonts w:asciiTheme="minorHAnsi" w:hAnsiTheme="minorHAnsi" w:cstheme="minorHAnsi"/>
            <w:webHidden/>
          </w:rPr>
          <w:fldChar w:fldCharType="end"/>
        </w:r>
      </w:hyperlink>
    </w:p>
    <w:p w14:paraId="706B7BA8" w14:textId="124E59EE" w:rsidR="00783141" w:rsidRPr="00783141" w:rsidRDefault="006D0B37">
      <w:pPr>
        <w:pStyle w:val="TOC2"/>
        <w:rPr>
          <w:rFonts w:asciiTheme="minorHAnsi" w:eastAsiaTheme="minorEastAsia" w:hAnsiTheme="minorHAnsi" w:cstheme="minorHAnsi"/>
          <w:szCs w:val="22"/>
          <w:lang w:eastAsia="zh-TW"/>
        </w:rPr>
      </w:pPr>
      <w:hyperlink w:anchor="_Toc71670488" w:history="1">
        <w:r w:rsidR="00783141" w:rsidRPr="00783141">
          <w:rPr>
            <w:rStyle w:val="Hyperlink"/>
            <w:rFonts w:asciiTheme="minorHAnsi" w:eastAsia="PMingLiU" w:hAnsiTheme="minorHAnsi" w:cstheme="minorHAnsi"/>
          </w:rPr>
          <w:t>2.5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62</w:t>
        </w:r>
        <w:r w:rsidR="00783141" w:rsidRPr="00783141">
          <w:rPr>
            <w:rFonts w:asciiTheme="minorHAnsi" w:hAnsiTheme="minorHAnsi" w:cstheme="minorHAnsi"/>
            <w:webHidden/>
          </w:rPr>
          <w:fldChar w:fldCharType="end"/>
        </w:r>
      </w:hyperlink>
    </w:p>
    <w:p w14:paraId="6673E05A" w14:textId="46622306" w:rsidR="00783141" w:rsidRPr="00783141" w:rsidRDefault="006D0B37">
      <w:pPr>
        <w:pStyle w:val="TOC1"/>
        <w:rPr>
          <w:rFonts w:asciiTheme="minorHAnsi" w:eastAsiaTheme="minorEastAsia" w:hAnsiTheme="minorHAnsi" w:cstheme="minorHAnsi"/>
          <w:b w:val="0"/>
          <w:bCs w:val="0"/>
          <w:sz w:val="22"/>
          <w:szCs w:val="22"/>
          <w:lang w:eastAsia="zh-TW"/>
        </w:rPr>
      </w:pPr>
      <w:hyperlink w:anchor="_Toc71670489" w:history="1">
        <w:r w:rsidR="00783141" w:rsidRPr="00783141">
          <w:rPr>
            <w:rStyle w:val="Hyperlink"/>
            <w:rFonts w:asciiTheme="minorHAnsi" w:hAnsiTheme="minorHAnsi" w:cstheme="minorHAnsi"/>
          </w:rPr>
          <w:t>Chapter 3: Understanding the microhabitat of the tunnel and determine how this influences the roosting locations of each species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0672D482" w14:textId="4FD510F1" w:rsidR="00783141" w:rsidRPr="00783141" w:rsidRDefault="006D0B37">
      <w:pPr>
        <w:pStyle w:val="TOC2"/>
        <w:rPr>
          <w:rFonts w:asciiTheme="minorHAnsi" w:eastAsiaTheme="minorEastAsia" w:hAnsiTheme="minorHAnsi" w:cstheme="minorHAnsi"/>
          <w:szCs w:val="22"/>
          <w:lang w:eastAsia="zh-TW"/>
        </w:rPr>
      </w:pPr>
      <w:hyperlink w:anchor="_Toc71670490" w:history="1">
        <w:r w:rsidR="00783141" w:rsidRPr="00783141">
          <w:rPr>
            <w:rStyle w:val="Hyperlink"/>
            <w:rFonts w:asciiTheme="minorHAnsi" w:hAnsiTheme="minorHAnsi" w:cstheme="minorHAnsi"/>
          </w:rPr>
          <w:t>3.1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7E4F43B5" w14:textId="2C4731E3" w:rsidR="00783141" w:rsidRPr="00783141" w:rsidRDefault="006D0B37">
      <w:pPr>
        <w:pStyle w:val="TOC2"/>
        <w:rPr>
          <w:rFonts w:asciiTheme="minorHAnsi" w:eastAsiaTheme="minorEastAsia" w:hAnsiTheme="minorHAnsi" w:cstheme="minorHAnsi"/>
          <w:szCs w:val="22"/>
          <w:lang w:eastAsia="zh-TW"/>
        </w:rPr>
      </w:pPr>
      <w:hyperlink w:anchor="_Toc71670491" w:history="1">
        <w:r w:rsidR="00783141" w:rsidRPr="00783141">
          <w:rPr>
            <w:rStyle w:val="Hyperlink"/>
            <w:rFonts w:asciiTheme="minorHAnsi" w:eastAsia="PMingLiU" w:hAnsiTheme="minorHAnsi" w:cstheme="minorHAnsi"/>
            <w:lang w:val="en-US" w:eastAsia="zh-TW"/>
          </w:rPr>
          <w:t>3.2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78</w:t>
        </w:r>
        <w:r w:rsidR="00783141" w:rsidRPr="00783141">
          <w:rPr>
            <w:rFonts w:asciiTheme="minorHAnsi" w:hAnsiTheme="minorHAnsi" w:cstheme="minorHAnsi"/>
            <w:webHidden/>
          </w:rPr>
          <w:fldChar w:fldCharType="end"/>
        </w:r>
      </w:hyperlink>
    </w:p>
    <w:p w14:paraId="41E577B5" w14:textId="529B7BB4" w:rsidR="00783141" w:rsidRPr="00783141" w:rsidRDefault="006D0B37">
      <w:pPr>
        <w:pStyle w:val="TOC2"/>
        <w:rPr>
          <w:rFonts w:asciiTheme="minorHAnsi" w:eastAsiaTheme="minorEastAsia" w:hAnsiTheme="minorHAnsi" w:cstheme="minorHAnsi"/>
          <w:szCs w:val="22"/>
          <w:lang w:eastAsia="zh-TW"/>
        </w:rPr>
      </w:pPr>
      <w:hyperlink w:anchor="_Toc71670492" w:history="1">
        <w:r w:rsidR="00783141" w:rsidRPr="00783141">
          <w:rPr>
            <w:rStyle w:val="Hyperlink"/>
            <w:rFonts w:asciiTheme="minorHAnsi" w:eastAsia="PMingLiU" w:hAnsiTheme="minorHAnsi" w:cstheme="minorHAnsi"/>
            <w:lang w:val="en-US" w:eastAsia="zh-TW"/>
          </w:rPr>
          <w:t>3.3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80</w:t>
        </w:r>
        <w:r w:rsidR="00783141" w:rsidRPr="00783141">
          <w:rPr>
            <w:rFonts w:asciiTheme="minorHAnsi" w:hAnsiTheme="minorHAnsi" w:cstheme="minorHAnsi"/>
            <w:webHidden/>
          </w:rPr>
          <w:fldChar w:fldCharType="end"/>
        </w:r>
      </w:hyperlink>
    </w:p>
    <w:p w14:paraId="1B2E2576" w14:textId="501D5C70" w:rsidR="00783141" w:rsidRPr="00783141" w:rsidRDefault="006D0B37">
      <w:pPr>
        <w:pStyle w:val="TOC2"/>
        <w:rPr>
          <w:rFonts w:asciiTheme="minorHAnsi" w:eastAsiaTheme="minorEastAsia" w:hAnsiTheme="minorHAnsi" w:cstheme="minorHAnsi"/>
          <w:szCs w:val="22"/>
          <w:lang w:eastAsia="zh-TW"/>
        </w:rPr>
      </w:pPr>
      <w:hyperlink w:anchor="_Toc71670493" w:history="1">
        <w:r w:rsidR="00783141" w:rsidRPr="00783141">
          <w:rPr>
            <w:rStyle w:val="Hyperlink"/>
            <w:rFonts w:asciiTheme="minorHAnsi" w:eastAsia="PMingLiU" w:hAnsiTheme="minorHAnsi" w:cstheme="minorHAnsi"/>
            <w:lang w:val="en-US" w:eastAsia="zh-TW"/>
          </w:rPr>
          <w:t>3.4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113</w:t>
        </w:r>
        <w:r w:rsidR="00783141" w:rsidRPr="00783141">
          <w:rPr>
            <w:rFonts w:asciiTheme="minorHAnsi" w:hAnsiTheme="minorHAnsi" w:cstheme="minorHAnsi"/>
            <w:webHidden/>
          </w:rPr>
          <w:fldChar w:fldCharType="end"/>
        </w:r>
      </w:hyperlink>
    </w:p>
    <w:p w14:paraId="545FD703" w14:textId="12298B62" w:rsidR="00783141" w:rsidRPr="00783141" w:rsidRDefault="006D0B37">
      <w:pPr>
        <w:pStyle w:val="TOC2"/>
        <w:rPr>
          <w:rFonts w:asciiTheme="minorHAnsi" w:eastAsiaTheme="minorEastAsia" w:hAnsiTheme="minorHAnsi" w:cstheme="minorHAnsi"/>
          <w:szCs w:val="22"/>
          <w:lang w:eastAsia="zh-TW"/>
        </w:rPr>
      </w:pPr>
      <w:hyperlink w:anchor="_Toc71670494" w:history="1">
        <w:r w:rsidR="00783141" w:rsidRPr="00783141">
          <w:rPr>
            <w:rStyle w:val="Hyperlink"/>
            <w:rFonts w:asciiTheme="minorHAnsi" w:eastAsia="PMingLiU" w:hAnsiTheme="minorHAnsi" w:cstheme="minorHAnsi"/>
            <w:lang w:val="en-US" w:eastAsia="zh-TW"/>
          </w:rPr>
          <w:t>3.5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124</w:t>
        </w:r>
        <w:r w:rsidR="00783141" w:rsidRPr="00783141">
          <w:rPr>
            <w:rFonts w:asciiTheme="minorHAnsi" w:hAnsiTheme="minorHAnsi" w:cstheme="minorHAnsi"/>
            <w:webHidden/>
          </w:rPr>
          <w:fldChar w:fldCharType="end"/>
        </w:r>
      </w:hyperlink>
    </w:p>
    <w:p w14:paraId="7BC8824D" w14:textId="2902FEA7" w:rsidR="00783141" w:rsidRPr="00783141" w:rsidRDefault="006D0B37">
      <w:pPr>
        <w:pStyle w:val="TOC1"/>
        <w:rPr>
          <w:rFonts w:asciiTheme="minorHAnsi" w:eastAsiaTheme="minorEastAsia" w:hAnsiTheme="minorHAnsi" w:cstheme="minorHAnsi"/>
          <w:b w:val="0"/>
          <w:bCs w:val="0"/>
          <w:sz w:val="22"/>
          <w:szCs w:val="22"/>
          <w:lang w:eastAsia="zh-TW"/>
        </w:rPr>
      </w:pPr>
      <w:hyperlink w:anchor="_Toc71670495" w:history="1">
        <w:r w:rsidR="00783141" w:rsidRPr="00783141">
          <w:rPr>
            <w:rStyle w:val="Hyperlink"/>
            <w:rFonts w:asciiTheme="minorHAnsi" w:hAnsiTheme="minorHAnsi" w:cstheme="minorHAnsi"/>
          </w:rPr>
          <w:t>Chapter 4: Understanding the ultilisation of the surrounding environment by bats in the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563BB99C" w14:textId="00C30942" w:rsidR="00783141" w:rsidRPr="00783141" w:rsidRDefault="006D0B37">
      <w:pPr>
        <w:pStyle w:val="TOC2"/>
        <w:rPr>
          <w:rFonts w:asciiTheme="minorHAnsi" w:eastAsiaTheme="minorEastAsia" w:hAnsiTheme="minorHAnsi" w:cstheme="minorHAnsi"/>
          <w:szCs w:val="22"/>
          <w:lang w:eastAsia="zh-TW"/>
        </w:rPr>
      </w:pPr>
      <w:hyperlink w:anchor="_Toc71670496" w:history="1">
        <w:r w:rsidR="00783141" w:rsidRPr="00783141">
          <w:rPr>
            <w:rStyle w:val="Hyperlink"/>
            <w:rFonts w:asciiTheme="minorHAnsi" w:hAnsiTheme="minorHAnsi" w:cstheme="minorHAnsi"/>
          </w:rPr>
          <w:t>4.1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4C4C7667" w14:textId="1A05A582" w:rsidR="00783141" w:rsidRPr="00783141" w:rsidRDefault="006D0B37">
      <w:pPr>
        <w:pStyle w:val="TOC2"/>
        <w:rPr>
          <w:rFonts w:asciiTheme="minorHAnsi" w:eastAsiaTheme="minorEastAsia" w:hAnsiTheme="minorHAnsi" w:cstheme="minorHAnsi"/>
          <w:szCs w:val="22"/>
          <w:lang w:eastAsia="zh-TW"/>
        </w:rPr>
      </w:pPr>
      <w:hyperlink w:anchor="_Toc71670497" w:history="1">
        <w:r w:rsidR="00783141" w:rsidRPr="00783141">
          <w:rPr>
            <w:rStyle w:val="Hyperlink"/>
            <w:rFonts w:asciiTheme="minorHAnsi" w:eastAsia="PMingLiU" w:hAnsiTheme="minorHAnsi" w:cstheme="minorHAnsi"/>
            <w:lang w:val="en-US" w:eastAsia="zh-TW"/>
          </w:rPr>
          <w:t>4.2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137</w:t>
        </w:r>
        <w:r w:rsidR="00783141" w:rsidRPr="00783141">
          <w:rPr>
            <w:rFonts w:asciiTheme="minorHAnsi" w:hAnsiTheme="minorHAnsi" w:cstheme="minorHAnsi"/>
            <w:webHidden/>
          </w:rPr>
          <w:fldChar w:fldCharType="end"/>
        </w:r>
      </w:hyperlink>
    </w:p>
    <w:p w14:paraId="2C673A5D" w14:textId="71002D28" w:rsidR="00783141" w:rsidRPr="00783141" w:rsidRDefault="006D0B37">
      <w:pPr>
        <w:pStyle w:val="TOC2"/>
        <w:rPr>
          <w:rFonts w:asciiTheme="minorHAnsi" w:eastAsiaTheme="minorEastAsia" w:hAnsiTheme="minorHAnsi" w:cstheme="minorHAnsi"/>
          <w:szCs w:val="22"/>
          <w:lang w:eastAsia="zh-TW"/>
        </w:rPr>
      </w:pPr>
      <w:hyperlink w:anchor="_Toc71670498" w:history="1">
        <w:r w:rsidR="00783141" w:rsidRPr="00783141">
          <w:rPr>
            <w:rStyle w:val="Hyperlink"/>
            <w:rFonts w:asciiTheme="minorHAnsi" w:eastAsia="Calibri" w:hAnsiTheme="minorHAnsi" w:cstheme="minorHAnsi"/>
            <w:highlight w:val="white"/>
            <w:lang w:val="en-US" w:eastAsia="zh-TW"/>
          </w:rPr>
          <w:t>4.3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highlight w:val="white"/>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141</w:t>
        </w:r>
        <w:r w:rsidR="00783141" w:rsidRPr="00783141">
          <w:rPr>
            <w:rFonts w:asciiTheme="minorHAnsi" w:hAnsiTheme="minorHAnsi" w:cstheme="minorHAnsi"/>
            <w:webHidden/>
          </w:rPr>
          <w:fldChar w:fldCharType="end"/>
        </w:r>
      </w:hyperlink>
    </w:p>
    <w:p w14:paraId="0F36DFAC" w14:textId="2BBBAB89" w:rsidR="00783141" w:rsidRPr="00783141" w:rsidRDefault="006D0B37">
      <w:pPr>
        <w:pStyle w:val="TOC2"/>
        <w:rPr>
          <w:rFonts w:asciiTheme="minorHAnsi" w:eastAsiaTheme="minorEastAsia" w:hAnsiTheme="minorHAnsi" w:cstheme="minorHAnsi"/>
          <w:szCs w:val="22"/>
          <w:lang w:eastAsia="zh-TW"/>
        </w:rPr>
      </w:pPr>
      <w:hyperlink w:anchor="_Toc71670499" w:history="1">
        <w:r w:rsidR="00783141" w:rsidRPr="00783141">
          <w:rPr>
            <w:rStyle w:val="Hyperlink"/>
            <w:rFonts w:asciiTheme="minorHAnsi" w:hAnsiTheme="minorHAnsi" w:cstheme="minorHAnsi"/>
          </w:rPr>
          <w:t>4.4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150</w:t>
        </w:r>
        <w:r w:rsidR="00783141" w:rsidRPr="00783141">
          <w:rPr>
            <w:rFonts w:asciiTheme="minorHAnsi" w:hAnsiTheme="minorHAnsi" w:cstheme="minorHAnsi"/>
            <w:webHidden/>
          </w:rPr>
          <w:fldChar w:fldCharType="end"/>
        </w:r>
      </w:hyperlink>
    </w:p>
    <w:p w14:paraId="472F93D0" w14:textId="633452FD" w:rsidR="00783141" w:rsidRPr="00783141" w:rsidRDefault="006D0B37">
      <w:pPr>
        <w:pStyle w:val="TOC2"/>
        <w:rPr>
          <w:rFonts w:asciiTheme="minorHAnsi" w:eastAsiaTheme="minorEastAsia" w:hAnsiTheme="minorHAnsi" w:cstheme="minorHAnsi"/>
          <w:szCs w:val="22"/>
          <w:lang w:eastAsia="zh-TW"/>
        </w:rPr>
      </w:pPr>
      <w:hyperlink w:anchor="_Toc71670500" w:history="1">
        <w:r w:rsidR="00783141" w:rsidRPr="00783141">
          <w:rPr>
            <w:rStyle w:val="Hyperlink"/>
            <w:rFonts w:asciiTheme="minorHAnsi" w:hAnsiTheme="minorHAnsi" w:cstheme="minorHAnsi"/>
          </w:rPr>
          <w:t>4.5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158</w:t>
        </w:r>
        <w:r w:rsidR="00783141" w:rsidRPr="00783141">
          <w:rPr>
            <w:rFonts w:asciiTheme="minorHAnsi" w:hAnsiTheme="minorHAnsi" w:cstheme="minorHAnsi"/>
            <w:webHidden/>
          </w:rPr>
          <w:fldChar w:fldCharType="end"/>
        </w:r>
      </w:hyperlink>
    </w:p>
    <w:p w14:paraId="07467399" w14:textId="3B300DA2" w:rsidR="00783141" w:rsidRPr="00783141" w:rsidRDefault="006D0B37">
      <w:pPr>
        <w:pStyle w:val="TOC1"/>
        <w:rPr>
          <w:rFonts w:asciiTheme="minorHAnsi" w:eastAsiaTheme="minorEastAsia" w:hAnsiTheme="minorHAnsi" w:cstheme="minorHAnsi"/>
          <w:b w:val="0"/>
          <w:bCs w:val="0"/>
          <w:sz w:val="22"/>
          <w:szCs w:val="22"/>
          <w:lang w:eastAsia="zh-TW"/>
        </w:rPr>
      </w:pPr>
      <w:hyperlink w:anchor="_Toc71670501" w:history="1">
        <w:r w:rsidR="00783141" w:rsidRPr="00783141">
          <w:rPr>
            <w:rStyle w:val="Hyperlink"/>
            <w:rFonts w:asciiTheme="minorHAnsi" w:hAnsiTheme="minorHAnsi" w:cstheme="minorHAnsi"/>
          </w:rPr>
          <w:t>Chapter 5: General 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34CD70AD" w14:textId="203E46E6" w:rsidR="00783141" w:rsidRPr="00783141" w:rsidRDefault="006D0B37">
      <w:pPr>
        <w:pStyle w:val="TOC2"/>
        <w:rPr>
          <w:rFonts w:asciiTheme="minorHAnsi" w:eastAsiaTheme="minorEastAsia" w:hAnsiTheme="minorHAnsi" w:cstheme="minorHAnsi"/>
          <w:szCs w:val="22"/>
          <w:lang w:eastAsia="zh-TW"/>
        </w:rPr>
      </w:pPr>
      <w:hyperlink w:anchor="_Toc71670502" w:history="1">
        <w:r w:rsidR="00783141" w:rsidRPr="00783141">
          <w:rPr>
            <w:rStyle w:val="Hyperlink"/>
            <w:rFonts w:asciiTheme="minorHAnsi" w:hAnsiTheme="minorHAnsi" w:cstheme="minorHAnsi"/>
            <w:lang w:val="en-US"/>
          </w:rPr>
          <w:t>5.1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lang w:val="en-US"/>
          </w:rPr>
          <w:t>Summary of findings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48686A40" w14:textId="7FCC7D95" w:rsidR="00783141" w:rsidRPr="00783141" w:rsidRDefault="006D0B37">
      <w:pPr>
        <w:pStyle w:val="TOC2"/>
        <w:rPr>
          <w:rFonts w:asciiTheme="minorHAnsi" w:eastAsiaTheme="minorEastAsia" w:hAnsiTheme="minorHAnsi" w:cstheme="minorHAnsi"/>
          <w:szCs w:val="22"/>
          <w:lang w:eastAsia="zh-TW"/>
        </w:rPr>
      </w:pPr>
      <w:hyperlink w:anchor="_Toc71670503" w:history="1">
        <w:r w:rsidR="00783141" w:rsidRPr="00783141">
          <w:rPr>
            <w:rStyle w:val="Hyperlink"/>
            <w:rFonts w:asciiTheme="minorHAnsi" w:hAnsiTheme="minorHAnsi" w:cstheme="minorHAnsi"/>
          </w:rPr>
          <w:t>5.2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Implication for the tunnel custodians, Moreton Bay Regional Council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175</w:t>
        </w:r>
        <w:r w:rsidR="00783141" w:rsidRPr="00783141">
          <w:rPr>
            <w:rFonts w:asciiTheme="minorHAnsi" w:hAnsiTheme="minorHAnsi" w:cstheme="minorHAnsi"/>
            <w:webHidden/>
          </w:rPr>
          <w:fldChar w:fldCharType="end"/>
        </w:r>
      </w:hyperlink>
    </w:p>
    <w:p w14:paraId="68C0E513" w14:textId="4A12C29F" w:rsidR="00783141" w:rsidRPr="00783141" w:rsidRDefault="006D0B37">
      <w:pPr>
        <w:pStyle w:val="TOC2"/>
        <w:rPr>
          <w:rFonts w:asciiTheme="minorHAnsi" w:eastAsiaTheme="minorEastAsia" w:hAnsiTheme="minorHAnsi" w:cstheme="minorHAnsi"/>
          <w:szCs w:val="22"/>
          <w:lang w:eastAsia="zh-TW"/>
        </w:rPr>
      </w:pPr>
      <w:hyperlink w:anchor="_Toc71670504" w:history="1">
        <w:r w:rsidR="00783141" w:rsidRPr="00783141">
          <w:rPr>
            <w:rStyle w:val="Hyperlink"/>
            <w:rFonts w:asciiTheme="minorHAnsi" w:hAnsiTheme="minorHAnsi" w:cstheme="minorHAnsi"/>
          </w:rPr>
          <w:t>5.3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Future research</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178</w:t>
        </w:r>
        <w:r w:rsidR="00783141" w:rsidRPr="00783141">
          <w:rPr>
            <w:rFonts w:asciiTheme="minorHAnsi" w:hAnsiTheme="minorHAnsi" w:cstheme="minorHAnsi"/>
            <w:webHidden/>
          </w:rPr>
          <w:fldChar w:fldCharType="end"/>
        </w:r>
      </w:hyperlink>
    </w:p>
    <w:p w14:paraId="4B210336" w14:textId="28303B18" w:rsidR="00783141" w:rsidRPr="00783141" w:rsidRDefault="006D0B37">
      <w:pPr>
        <w:pStyle w:val="TOC2"/>
        <w:rPr>
          <w:rFonts w:asciiTheme="minorHAnsi" w:eastAsiaTheme="minorEastAsia" w:hAnsiTheme="minorHAnsi" w:cstheme="minorHAnsi"/>
          <w:szCs w:val="22"/>
          <w:lang w:eastAsia="zh-TW"/>
        </w:rPr>
      </w:pPr>
      <w:hyperlink w:anchor="_Toc71670505" w:history="1">
        <w:r w:rsidR="00783141" w:rsidRPr="00783141">
          <w:rPr>
            <w:rStyle w:val="Hyperlink"/>
            <w:rFonts w:asciiTheme="minorHAnsi" w:hAnsiTheme="minorHAnsi" w:cstheme="minorHAnsi"/>
          </w:rPr>
          <w:t>5.4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179</w:t>
        </w:r>
        <w:r w:rsidR="00783141" w:rsidRPr="00783141">
          <w:rPr>
            <w:rFonts w:asciiTheme="minorHAnsi" w:hAnsiTheme="minorHAnsi" w:cstheme="minorHAnsi"/>
            <w:webHidden/>
          </w:rPr>
          <w:fldChar w:fldCharType="end"/>
        </w:r>
      </w:hyperlink>
    </w:p>
    <w:p w14:paraId="4C850B61" w14:textId="0DABF130" w:rsidR="00783141" w:rsidRPr="00783141" w:rsidRDefault="006D0B37">
      <w:pPr>
        <w:pStyle w:val="TOC1"/>
        <w:rPr>
          <w:rFonts w:asciiTheme="minorHAnsi" w:eastAsiaTheme="minorEastAsia" w:hAnsiTheme="minorHAnsi" w:cstheme="minorHAnsi"/>
          <w:b w:val="0"/>
          <w:bCs w:val="0"/>
          <w:sz w:val="22"/>
          <w:szCs w:val="22"/>
          <w:lang w:eastAsia="zh-TW"/>
        </w:rPr>
      </w:pPr>
      <w:hyperlink w:anchor="_Toc71670506" w:history="1">
        <w:r w:rsidR="00783141" w:rsidRPr="00783141">
          <w:rPr>
            <w:rStyle w:val="Hyperlink"/>
            <w:rFonts w:asciiTheme="minorHAnsi" w:hAnsiTheme="minorHAnsi" w:cstheme="minorHAnsi"/>
          </w:rPr>
          <w:t>Appendices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180</w:t>
        </w:r>
        <w:r w:rsidR="00783141" w:rsidRPr="00783141">
          <w:rPr>
            <w:rFonts w:asciiTheme="minorHAnsi" w:hAnsiTheme="minorHAnsi" w:cstheme="minorHAnsi"/>
            <w:webHidden/>
          </w:rPr>
          <w:fldChar w:fldCharType="end"/>
        </w:r>
      </w:hyperlink>
    </w:p>
    <w:p w14:paraId="47A9E535" w14:textId="27125D22" w:rsidR="00154E5F" w:rsidRPr="00783141" w:rsidRDefault="00154E5F" w:rsidP="006545B8">
      <w:pPr>
        <w:pStyle w:val="TOC2"/>
        <w:spacing w:line="360" w:lineRule="auto"/>
        <w:rPr>
          <w:rFonts w:asciiTheme="minorHAnsi" w:hAnsiTheme="minorHAnsi" w:cstheme="minorHAnsi"/>
          <w:b/>
        </w:rPr>
      </w:pPr>
      <w:r w:rsidRPr="00783141">
        <w:rPr>
          <w:rFonts w:asciiTheme="minorHAnsi" w:hAnsiTheme="minorHAnsi" w:cstheme="minorHAnsi"/>
          <w:b/>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71670470"/>
      <w:r w:rsidRPr="00783141">
        <w:rPr>
          <w:rFonts w:asciiTheme="minorHAnsi" w:hAnsiTheme="minorHAnsi" w:cstheme="minorHAnsi"/>
          <w:sz w:val="40"/>
          <w:szCs w:val="40"/>
        </w:rPr>
        <w:lastRenderedPageBreak/>
        <w:t>List of Figures</w:t>
      </w:r>
      <w:bookmarkEnd w:id="8"/>
      <w:bookmarkEnd w:id="9"/>
    </w:p>
    <w:p w14:paraId="654A24FB" w14:textId="3087484F" w:rsidR="00605490" w:rsidRPr="00605490" w:rsidRDefault="002B32B0">
      <w:pPr>
        <w:pStyle w:val="TableofFigures"/>
        <w:rPr>
          <w:rFonts w:asciiTheme="minorHAnsi" w:eastAsiaTheme="minorEastAsia" w:hAnsiTheme="minorHAnsi" w:cstheme="minorHAnsi"/>
          <w:noProof/>
          <w:szCs w:val="22"/>
          <w:lang w:eastAsia="zh-TW"/>
        </w:rPr>
      </w:pPr>
      <w:r w:rsidRPr="00350917">
        <w:rPr>
          <w:rFonts w:asciiTheme="minorHAnsi" w:hAnsiTheme="minorHAnsi" w:cstheme="minorHAnsi"/>
        </w:rPr>
        <w:fldChar w:fldCharType="begin"/>
      </w:r>
      <w:r w:rsidRPr="00350917">
        <w:rPr>
          <w:rFonts w:asciiTheme="minorHAnsi" w:hAnsiTheme="minorHAnsi" w:cstheme="minorHAnsi"/>
        </w:rPr>
        <w:instrText xml:space="preserve"> TOC \h \z \c "Figure" </w:instrText>
      </w:r>
      <w:r w:rsidRPr="00350917">
        <w:rPr>
          <w:rFonts w:asciiTheme="minorHAnsi" w:hAnsiTheme="minorHAnsi" w:cstheme="minorHAnsi"/>
        </w:rPr>
        <w:fldChar w:fldCharType="separate"/>
      </w:r>
      <w:hyperlink r:id="rId12" w:anchor="_Toc71675873"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32</w:t>
        </w:r>
        <w:r w:rsidR="00605490" w:rsidRPr="00605490">
          <w:rPr>
            <w:rFonts w:asciiTheme="minorHAnsi" w:hAnsiTheme="minorHAnsi" w:cstheme="minorHAnsi"/>
            <w:noProof/>
            <w:webHidden/>
          </w:rPr>
          <w:fldChar w:fldCharType="end"/>
        </w:r>
      </w:hyperlink>
    </w:p>
    <w:p w14:paraId="6879ABFD" w14:textId="4F681A01" w:rsidR="00605490" w:rsidRPr="00605490" w:rsidRDefault="006D0B37">
      <w:pPr>
        <w:pStyle w:val="TableofFigures"/>
        <w:rPr>
          <w:rFonts w:asciiTheme="minorHAnsi" w:eastAsiaTheme="minorEastAsia" w:hAnsiTheme="minorHAnsi" w:cstheme="minorHAnsi"/>
          <w:noProof/>
          <w:szCs w:val="22"/>
          <w:lang w:eastAsia="zh-TW"/>
        </w:rPr>
      </w:pPr>
      <w:hyperlink r:id="rId13" w:anchor="_Toc71675874"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33</w:t>
        </w:r>
        <w:r w:rsidR="00605490" w:rsidRPr="00605490">
          <w:rPr>
            <w:rFonts w:asciiTheme="minorHAnsi" w:hAnsiTheme="minorHAnsi" w:cstheme="minorHAnsi"/>
            <w:noProof/>
            <w:webHidden/>
          </w:rPr>
          <w:fldChar w:fldCharType="end"/>
        </w:r>
      </w:hyperlink>
    </w:p>
    <w:p w14:paraId="1EC7FDF3" w14:textId="75AAF2D8" w:rsidR="00605490" w:rsidRPr="00605490" w:rsidRDefault="006D0B37">
      <w:pPr>
        <w:pStyle w:val="TableofFigures"/>
        <w:rPr>
          <w:rFonts w:asciiTheme="minorHAnsi" w:eastAsiaTheme="minorEastAsia" w:hAnsiTheme="minorHAnsi" w:cstheme="minorHAnsi"/>
          <w:noProof/>
          <w:szCs w:val="22"/>
          <w:lang w:eastAsia="zh-TW"/>
        </w:rPr>
      </w:pPr>
      <w:hyperlink r:id="rId14" w:anchor="_Toc71675875"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3 </w:t>
        </w:r>
        <w:r w:rsidR="00605490" w:rsidRPr="00605490">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reached the first in peak activity between 2-3 hours after sunset.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does not have a regular pattern of first peak activity. </w:t>
        </w:r>
        <w:r w:rsidR="00605490" w:rsidRPr="00605490">
          <w:rPr>
            <w:rStyle w:val="Hyperlink"/>
            <w:rFonts w:asciiTheme="minorHAnsi" w:eastAsia="PMingLiU" w:hAnsiTheme="minorHAnsi" w:cstheme="minorHAnsi"/>
            <w:i/>
            <w:iCs/>
            <w:noProof/>
            <w:lang w:val="en-US" w:eastAsia="zh-TW"/>
          </w:rPr>
          <w:t>M. schreibersii oceanesis</w:t>
        </w:r>
        <w:r w:rsidR="00605490" w:rsidRPr="00605490">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605490" w:rsidRPr="00605490">
          <w:rPr>
            <w:rStyle w:val="Hyperlink"/>
            <w:rFonts w:asciiTheme="minorHAnsi" w:eastAsia="PMingLiU" w:hAnsiTheme="minorHAnsi" w:cstheme="minorHAnsi"/>
            <w:i/>
            <w:iCs/>
            <w:noProof/>
            <w:lang w:val="en-US" w:eastAsia="zh-TW"/>
          </w:rPr>
          <w:t>M. asutralis</w:t>
        </w:r>
        <w:r w:rsidR="00605490" w:rsidRPr="00605490">
          <w:rPr>
            <w:rStyle w:val="Hyperlink"/>
            <w:rFonts w:asciiTheme="minorHAnsi" w:eastAsia="PMingLiU" w:hAnsiTheme="minorHAnsi" w:cstheme="minorHAnsi"/>
            <w:noProof/>
            <w:lang w:val="en-US" w:eastAsia="zh-TW"/>
          </w:rPr>
          <w: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79662279" w14:textId="5D945380" w:rsidR="00605490" w:rsidRPr="00605490" w:rsidRDefault="006D0B37">
      <w:pPr>
        <w:pStyle w:val="TableofFigures"/>
        <w:rPr>
          <w:rFonts w:asciiTheme="minorHAnsi" w:eastAsiaTheme="minorEastAsia" w:hAnsiTheme="minorHAnsi" w:cstheme="minorHAnsi"/>
          <w:noProof/>
          <w:szCs w:val="22"/>
          <w:lang w:eastAsia="zh-TW"/>
        </w:rPr>
      </w:pPr>
      <w:hyperlink r:id="rId15" w:anchor="_Toc71675876" w:history="1">
        <w:r w:rsidR="00605490" w:rsidRPr="00605490">
          <w:rPr>
            <w:rStyle w:val="Hyperlink"/>
            <w:rFonts w:asciiTheme="minorHAnsi" w:hAnsiTheme="minorHAnsi" w:cstheme="minorHAnsi"/>
            <w:i/>
            <w:iCs/>
            <w:noProof/>
          </w:rPr>
          <w:t>Figure 2</w:t>
        </w:r>
        <w:r w:rsidR="00605490" w:rsidRPr="00605490">
          <w:rPr>
            <w:rStyle w:val="Hyperlink"/>
            <w:rFonts w:asciiTheme="minorHAnsi" w:hAnsiTheme="minorHAnsi" w:cstheme="minorHAnsi"/>
            <w:i/>
            <w:iCs/>
            <w:noProof/>
          </w:rPr>
          <w:noBreakHyphen/>
          <w:t xml:space="preserve">4 </w:t>
        </w:r>
        <w:r w:rsidR="00605490" w:rsidRPr="00605490">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605490" w:rsidRPr="00605490">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The majority of the detected activity was from </w:t>
        </w:r>
        <w:r w:rsidR="00605490" w:rsidRPr="00605490">
          <w:rPr>
            <w:rStyle w:val="Hyperlink"/>
            <w:rFonts w:asciiTheme="minorHAnsi" w:hAnsiTheme="minorHAnsi" w:cstheme="minorHAnsi"/>
            <w:i/>
            <w:iCs/>
            <w:noProof/>
            <w:lang w:val="en-US"/>
          </w:rPr>
          <w:t>M. macropus</w:t>
        </w:r>
        <w:r w:rsidR="00605490" w:rsidRPr="00605490">
          <w:rPr>
            <w:rStyle w:val="Hyperlink"/>
            <w:rFonts w:asciiTheme="minorHAnsi" w:hAnsiTheme="minorHAnsi" w:cstheme="minorHAnsi"/>
            <w:noProof/>
            <w:lang w:val="en-US"/>
          </w:rPr>
          <w:t xml:space="preserve">. No activity was detected from </w:t>
        </w:r>
        <w:r w:rsidR="00605490" w:rsidRPr="00605490">
          <w:rPr>
            <w:rStyle w:val="Hyperlink"/>
            <w:rFonts w:asciiTheme="minorHAnsi" w:hAnsiTheme="minorHAnsi" w:cstheme="minorHAnsi"/>
            <w:i/>
            <w:iCs/>
            <w:noProof/>
            <w:lang w:val="en-US"/>
          </w:rPr>
          <w:t>M. schreibersii oceanesis</w:t>
        </w:r>
        <w:r w:rsidR="00605490" w:rsidRPr="00605490">
          <w:rPr>
            <w:rStyle w:val="Hyperlink"/>
            <w:rFonts w:asciiTheme="minorHAnsi" w:hAnsiTheme="minorHAnsi" w:cstheme="minorHAnsi"/>
            <w:noProof/>
            <w:lang w:val="en-US"/>
          </w:rPr>
          <w:t xml:space="preserve"> in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5E457BEF" w14:textId="22C7DED1" w:rsidR="00605490" w:rsidRPr="00605490" w:rsidRDefault="006D0B37">
      <w:pPr>
        <w:pStyle w:val="TableofFigures"/>
        <w:rPr>
          <w:rFonts w:asciiTheme="minorHAnsi" w:eastAsiaTheme="minorEastAsia" w:hAnsiTheme="minorHAnsi" w:cstheme="minorHAnsi"/>
          <w:noProof/>
          <w:szCs w:val="22"/>
          <w:lang w:eastAsia="zh-TW"/>
        </w:rPr>
      </w:pPr>
      <w:hyperlink r:id="rId16" w:anchor="_Toc71675877"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5 </w:t>
        </w:r>
        <w:r w:rsidR="00605490" w:rsidRPr="00605490">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emerged closest to sunset,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emerged much later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37</w:t>
        </w:r>
        <w:r w:rsidR="00605490" w:rsidRPr="00605490">
          <w:rPr>
            <w:rFonts w:asciiTheme="minorHAnsi" w:hAnsiTheme="minorHAnsi" w:cstheme="minorHAnsi"/>
            <w:noProof/>
            <w:webHidden/>
          </w:rPr>
          <w:fldChar w:fldCharType="end"/>
        </w:r>
      </w:hyperlink>
    </w:p>
    <w:p w14:paraId="2AB062F5" w14:textId="05EA1AB8" w:rsidR="00605490" w:rsidRPr="00605490" w:rsidRDefault="006D0B37">
      <w:pPr>
        <w:pStyle w:val="TableofFigures"/>
        <w:rPr>
          <w:rFonts w:asciiTheme="minorHAnsi" w:eastAsiaTheme="minorEastAsia" w:hAnsiTheme="minorHAnsi" w:cstheme="minorHAnsi"/>
          <w:noProof/>
          <w:szCs w:val="22"/>
          <w:lang w:eastAsia="zh-TW"/>
        </w:rPr>
      </w:pPr>
      <w:hyperlink r:id="rId17" w:anchor="_Toc71675878"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returned closest to sunrise,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returned earlier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39</w:t>
        </w:r>
        <w:r w:rsidR="00605490" w:rsidRPr="00605490">
          <w:rPr>
            <w:rFonts w:asciiTheme="minorHAnsi" w:hAnsiTheme="minorHAnsi" w:cstheme="minorHAnsi"/>
            <w:noProof/>
            <w:webHidden/>
          </w:rPr>
          <w:fldChar w:fldCharType="end"/>
        </w:r>
      </w:hyperlink>
    </w:p>
    <w:p w14:paraId="4BD11065" w14:textId="52CB9736" w:rsidR="00605490" w:rsidRPr="00605490" w:rsidRDefault="006D0B37">
      <w:pPr>
        <w:pStyle w:val="TableofFigures"/>
        <w:rPr>
          <w:rFonts w:asciiTheme="minorHAnsi" w:eastAsiaTheme="minorEastAsia" w:hAnsiTheme="minorHAnsi" w:cstheme="minorHAnsi"/>
          <w:noProof/>
          <w:szCs w:val="22"/>
          <w:lang w:eastAsia="zh-TW"/>
        </w:rPr>
      </w:pPr>
      <w:hyperlink r:id="rId18" w:anchor="_Toc71675879"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2E6EBFCB" w14:textId="076CDACA" w:rsidR="00605490" w:rsidRPr="00605490" w:rsidRDefault="006D0B37">
      <w:pPr>
        <w:pStyle w:val="TableofFigures"/>
        <w:rPr>
          <w:rFonts w:asciiTheme="minorHAnsi" w:eastAsiaTheme="minorEastAsia" w:hAnsiTheme="minorHAnsi" w:cstheme="minorHAnsi"/>
          <w:noProof/>
          <w:szCs w:val="22"/>
          <w:lang w:eastAsia="zh-TW"/>
        </w:rPr>
      </w:pPr>
      <w:hyperlink r:id="rId19" w:anchor="_Toc71675880"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69C0A510" w14:textId="328185E8" w:rsidR="00605490" w:rsidRPr="00605490" w:rsidRDefault="006D0B37">
      <w:pPr>
        <w:pStyle w:val="TableofFigures"/>
        <w:rPr>
          <w:rFonts w:asciiTheme="minorHAnsi" w:eastAsiaTheme="minorEastAsia" w:hAnsiTheme="minorHAnsi" w:cstheme="minorHAnsi"/>
          <w:noProof/>
          <w:szCs w:val="22"/>
          <w:lang w:eastAsia="zh-TW"/>
        </w:rPr>
      </w:pPr>
      <w:hyperlink r:id="rId20" w:anchor="_Toc71675881"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E893A3F" w14:textId="0A7B7A90" w:rsidR="00605490" w:rsidRPr="00605490" w:rsidRDefault="006D0B37">
      <w:pPr>
        <w:pStyle w:val="TableofFigures"/>
        <w:rPr>
          <w:rFonts w:asciiTheme="minorHAnsi" w:eastAsiaTheme="minorEastAsia" w:hAnsiTheme="minorHAnsi" w:cstheme="minorHAnsi"/>
          <w:noProof/>
          <w:szCs w:val="22"/>
          <w:lang w:eastAsia="zh-TW"/>
        </w:rPr>
      </w:pPr>
      <w:hyperlink r:id="rId21" w:anchor="_Toc71675882"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10 Number of exit counts and passes from the tunnel entrance acoustic survey in 15 minutes interval from 30 minutes before official sunset to 60 minutes after official sunrise over 5 days in winter. First acoustic activity and exit count were generally occurred within 15 </w:t>
        </w:r>
        <w:r w:rsidR="00605490" w:rsidRPr="00605490">
          <w:rPr>
            <w:rStyle w:val="Hyperlink"/>
            <w:rFonts w:asciiTheme="minorHAnsi" w:hAnsiTheme="minorHAnsi" w:cstheme="minorHAnsi"/>
            <w:noProof/>
          </w:rPr>
          <w:lastRenderedPageBreak/>
          <w:t>minutes after official sunset. Both surveys showed bats’ activity greatly increased between 15 to 30 minutes after sunset, when peak number of passes and emergence were generally detected.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18C37CA" w14:textId="795B52F6" w:rsidR="00605490" w:rsidRPr="00605490" w:rsidRDefault="006D0B37">
      <w:pPr>
        <w:pStyle w:val="TableofFigures"/>
        <w:rPr>
          <w:rFonts w:asciiTheme="minorHAnsi" w:eastAsiaTheme="minorEastAsia" w:hAnsiTheme="minorHAnsi" w:cstheme="minorHAnsi"/>
          <w:noProof/>
          <w:szCs w:val="22"/>
          <w:lang w:eastAsia="zh-TW"/>
        </w:rPr>
      </w:pPr>
      <w:hyperlink r:id="rId22" w:anchor="_Toc7167588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 at 80 m that remained at the same location.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82</w:t>
        </w:r>
        <w:r w:rsidR="00605490" w:rsidRPr="00605490">
          <w:rPr>
            <w:rFonts w:asciiTheme="minorHAnsi" w:hAnsiTheme="minorHAnsi" w:cstheme="minorHAnsi"/>
            <w:noProof/>
            <w:webHidden/>
          </w:rPr>
          <w:fldChar w:fldCharType="end"/>
        </w:r>
      </w:hyperlink>
    </w:p>
    <w:p w14:paraId="4B44FD00" w14:textId="4625D3F5" w:rsidR="00605490" w:rsidRPr="00605490" w:rsidRDefault="006D0B37">
      <w:pPr>
        <w:pStyle w:val="TableofFigures"/>
        <w:rPr>
          <w:rFonts w:asciiTheme="minorHAnsi" w:eastAsiaTheme="minorEastAsia" w:hAnsiTheme="minorHAnsi" w:cstheme="minorHAnsi"/>
          <w:noProof/>
          <w:szCs w:val="22"/>
          <w:lang w:eastAsia="zh-TW"/>
        </w:rPr>
      </w:pPr>
      <w:hyperlink r:id="rId23" w:anchor="_Toc7167588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2 Drain hole roost locations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83</w:t>
        </w:r>
        <w:r w:rsidR="00605490" w:rsidRPr="00605490">
          <w:rPr>
            <w:rFonts w:asciiTheme="minorHAnsi" w:hAnsiTheme="minorHAnsi" w:cstheme="minorHAnsi"/>
            <w:noProof/>
            <w:webHidden/>
          </w:rPr>
          <w:fldChar w:fldCharType="end"/>
        </w:r>
      </w:hyperlink>
    </w:p>
    <w:p w14:paraId="30AAC0D1" w14:textId="4510CAC1" w:rsidR="00605490" w:rsidRPr="00605490" w:rsidRDefault="006D0B37">
      <w:pPr>
        <w:pStyle w:val="TableofFigures"/>
        <w:rPr>
          <w:rFonts w:asciiTheme="minorHAnsi" w:eastAsiaTheme="minorEastAsia" w:hAnsiTheme="minorHAnsi" w:cstheme="minorHAnsi"/>
          <w:noProof/>
          <w:szCs w:val="22"/>
          <w:lang w:eastAsia="zh-TW"/>
        </w:rPr>
      </w:pPr>
      <w:hyperlink r:id="rId24" w:anchor="_Toc7167588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86</w:t>
        </w:r>
        <w:r w:rsidR="00605490" w:rsidRPr="00605490">
          <w:rPr>
            <w:rFonts w:asciiTheme="minorHAnsi" w:hAnsiTheme="minorHAnsi" w:cstheme="minorHAnsi"/>
            <w:noProof/>
            <w:webHidden/>
          </w:rPr>
          <w:fldChar w:fldCharType="end"/>
        </w:r>
      </w:hyperlink>
    </w:p>
    <w:p w14:paraId="21B3E745" w14:textId="0001036E" w:rsidR="00605490" w:rsidRPr="00605490" w:rsidRDefault="006D0B37">
      <w:pPr>
        <w:pStyle w:val="TableofFigures"/>
        <w:rPr>
          <w:rFonts w:asciiTheme="minorHAnsi" w:eastAsiaTheme="minorEastAsia" w:hAnsiTheme="minorHAnsi" w:cstheme="minorHAnsi"/>
          <w:noProof/>
          <w:szCs w:val="22"/>
          <w:lang w:eastAsia="zh-TW"/>
        </w:rPr>
      </w:pPr>
      <w:hyperlink r:id="rId25" w:anchor="_Toc7167588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 xml:space="preserve">1 has the lowest average, maximum and minimum </w:t>
        </w:r>
        <w:r w:rsidR="00605490" w:rsidRPr="00605490">
          <w:rPr>
            <w:rStyle w:val="Hyperlink"/>
            <w:rFonts w:asciiTheme="minorHAnsi" w:hAnsiTheme="minorHAnsi" w:cstheme="minorHAnsi"/>
            <w:noProof/>
          </w:rPr>
          <w:lastRenderedPageBreak/>
          <w:t>temperature compared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Meanwhile,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has the highest daily temperature fluctuation comparing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The temperature is very similar between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87</w:t>
        </w:r>
        <w:r w:rsidR="00605490" w:rsidRPr="00605490">
          <w:rPr>
            <w:rFonts w:asciiTheme="minorHAnsi" w:hAnsiTheme="minorHAnsi" w:cstheme="minorHAnsi"/>
            <w:noProof/>
            <w:webHidden/>
          </w:rPr>
          <w:fldChar w:fldCharType="end"/>
        </w:r>
      </w:hyperlink>
    </w:p>
    <w:p w14:paraId="0DBC17A3" w14:textId="48C210B2" w:rsidR="00605490" w:rsidRPr="00605490" w:rsidRDefault="006D0B37">
      <w:pPr>
        <w:pStyle w:val="TableofFigures"/>
        <w:rPr>
          <w:rFonts w:asciiTheme="minorHAnsi" w:eastAsiaTheme="minorEastAsia" w:hAnsiTheme="minorHAnsi" w:cstheme="minorHAnsi"/>
          <w:noProof/>
          <w:szCs w:val="22"/>
          <w:lang w:eastAsia="zh-TW"/>
        </w:rPr>
      </w:pPr>
      <w:hyperlink r:id="rId26" w:anchor="_Toc7167588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5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91</w:t>
        </w:r>
        <w:r w:rsidR="00605490" w:rsidRPr="00605490">
          <w:rPr>
            <w:rFonts w:asciiTheme="minorHAnsi" w:hAnsiTheme="minorHAnsi" w:cstheme="minorHAnsi"/>
            <w:noProof/>
            <w:webHidden/>
          </w:rPr>
          <w:fldChar w:fldCharType="end"/>
        </w:r>
      </w:hyperlink>
    </w:p>
    <w:p w14:paraId="03E38C54" w14:textId="2AC838F8" w:rsidR="00605490" w:rsidRPr="00605490" w:rsidRDefault="006D0B37">
      <w:pPr>
        <w:pStyle w:val="TableofFigures"/>
        <w:rPr>
          <w:rFonts w:asciiTheme="minorHAnsi" w:eastAsiaTheme="minorEastAsia" w:hAnsiTheme="minorHAnsi" w:cstheme="minorHAnsi"/>
          <w:noProof/>
          <w:szCs w:val="22"/>
          <w:lang w:eastAsia="zh-TW"/>
        </w:rPr>
      </w:pPr>
      <w:hyperlink r:id="rId27" w:anchor="_Toc7167588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6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92</w:t>
        </w:r>
        <w:r w:rsidR="00605490" w:rsidRPr="00605490">
          <w:rPr>
            <w:rFonts w:asciiTheme="minorHAnsi" w:hAnsiTheme="minorHAnsi" w:cstheme="minorHAnsi"/>
            <w:noProof/>
            <w:webHidden/>
          </w:rPr>
          <w:fldChar w:fldCharType="end"/>
        </w:r>
      </w:hyperlink>
    </w:p>
    <w:p w14:paraId="4B8B2A43" w14:textId="19203416" w:rsidR="00605490" w:rsidRPr="00605490" w:rsidRDefault="006D0B37">
      <w:pPr>
        <w:pStyle w:val="TableofFigures"/>
        <w:rPr>
          <w:rFonts w:asciiTheme="minorHAnsi" w:eastAsiaTheme="minorEastAsia" w:hAnsiTheme="minorHAnsi" w:cstheme="minorHAnsi"/>
          <w:noProof/>
          <w:szCs w:val="22"/>
          <w:lang w:eastAsia="zh-TW"/>
        </w:rPr>
      </w:pPr>
      <w:hyperlink r:id="rId28" w:anchor="_Toc7167588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7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 SD) for each roost compared with tunnel external and internal ambients </w:t>
        </w:r>
        <w:r w:rsidR="00605490" w:rsidRPr="00605490">
          <w:rPr>
            <w:rStyle w:val="Hyperlink"/>
            <w:rFonts w:asciiTheme="minorHAnsi" w:hAnsiTheme="minorHAnsi" w:cstheme="minorHAnsi"/>
            <w:noProof/>
          </w:rPr>
          <w:lastRenderedPageBreak/>
          <w:t>(local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94</w:t>
        </w:r>
        <w:r w:rsidR="00605490" w:rsidRPr="00605490">
          <w:rPr>
            <w:rFonts w:asciiTheme="minorHAnsi" w:hAnsiTheme="minorHAnsi" w:cstheme="minorHAnsi"/>
            <w:noProof/>
            <w:webHidden/>
          </w:rPr>
          <w:fldChar w:fldCharType="end"/>
        </w:r>
      </w:hyperlink>
    </w:p>
    <w:p w14:paraId="34E12B93" w14:textId="1D3E7B37" w:rsidR="00605490" w:rsidRPr="00605490" w:rsidRDefault="006D0B37">
      <w:pPr>
        <w:pStyle w:val="TableofFigures"/>
        <w:rPr>
          <w:rFonts w:asciiTheme="minorHAnsi" w:eastAsiaTheme="minorEastAsia" w:hAnsiTheme="minorHAnsi" w:cstheme="minorHAnsi"/>
          <w:noProof/>
          <w:szCs w:val="22"/>
          <w:lang w:eastAsia="zh-TW"/>
        </w:rPr>
      </w:pPr>
      <w:hyperlink r:id="rId29" w:anchor="_Toc7167589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8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95</w:t>
        </w:r>
        <w:r w:rsidR="00605490" w:rsidRPr="00605490">
          <w:rPr>
            <w:rFonts w:asciiTheme="minorHAnsi" w:hAnsiTheme="minorHAnsi" w:cstheme="minorHAnsi"/>
            <w:noProof/>
            <w:webHidden/>
          </w:rPr>
          <w:fldChar w:fldCharType="end"/>
        </w:r>
      </w:hyperlink>
    </w:p>
    <w:p w14:paraId="3D517B12" w14:textId="6C0F5B23" w:rsidR="00605490" w:rsidRPr="00605490" w:rsidRDefault="006D0B37">
      <w:pPr>
        <w:pStyle w:val="TableofFigures"/>
        <w:rPr>
          <w:rFonts w:asciiTheme="minorHAnsi" w:eastAsiaTheme="minorEastAsia" w:hAnsiTheme="minorHAnsi" w:cstheme="minorHAnsi"/>
          <w:noProof/>
          <w:szCs w:val="22"/>
          <w:lang w:eastAsia="zh-TW"/>
        </w:rPr>
      </w:pPr>
      <w:hyperlink r:id="rId30" w:anchor="_Toc7167589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9 Mean and 95% C.I. of the mean for daily average diurnal roost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were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79EB451E" w14:textId="34B3022A" w:rsidR="00605490" w:rsidRPr="00605490" w:rsidRDefault="006D0B37">
      <w:pPr>
        <w:pStyle w:val="TableofFigures"/>
        <w:rPr>
          <w:rFonts w:asciiTheme="minorHAnsi" w:eastAsiaTheme="minorEastAsia" w:hAnsiTheme="minorHAnsi" w:cstheme="minorHAnsi"/>
          <w:noProof/>
          <w:szCs w:val="22"/>
          <w:lang w:eastAsia="zh-TW"/>
        </w:rPr>
      </w:pPr>
      <w:hyperlink r:id="rId31" w:anchor="_Toc7167589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10 Mean and 95% C.I. of the mean for maximum diurnal roost temperature (T</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maximum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51C77919" w14:textId="4E2243EB" w:rsidR="00605490" w:rsidRPr="00605490" w:rsidRDefault="006D0B37">
      <w:pPr>
        <w:pStyle w:val="TableofFigures"/>
        <w:rPr>
          <w:rFonts w:asciiTheme="minorHAnsi" w:eastAsiaTheme="minorEastAsia" w:hAnsiTheme="minorHAnsi" w:cstheme="minorHAnsi"/>
          <w:noProof/>
          <w:szCs w:val="22"/>
          <w:lang w:eastAsia="zh-TW"/>
        </w:rPr>
      </w:pPr>
      <w:hyperlink r:id="rId32" w:anchor="_Toc7167589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11 Mean and 95% C.I. of the mean for minimum diurnal roost temperature (T</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of each species over 7 days in summer and winter. The minimum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M. macropus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w:t>
        </w:r>
        <w:r w:rsidR="00605490" w:rsidRPr="00605490">
          <w:rPr>
            <w:rStyle w:val="Hyperlink"/>
            <w:rFonts w:asciiTheme="minorHAnsi" w:hAnsiTheme="minorHAnsi" w:cstheme="minorHAnsi"/>
            <w:noProof/>
          </w:rPr>
          <w:t xml:space="preserve"> </w:t>
        </w:r>
        <w:r w:rsidR="00605490" w:rsidRPr="00605490">
          <w:rPr>
            <w:rStyle w:val="Hyperlink"/>
            <w:rFonts w:asciiTheme="minorHAnsi" w:hAnsiTheme="minorHAnsi" w:cstheme="minorHAnsi"/>
            <w:i/>
            <w:iCs/>
            <w:noProof/>
          </w:rPr>
          <w:t>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6C7D8ED1" w14:textId="41D2F5BE" w:rsidR="00605490" w:rsidRPr="00605490" w:rsidRDefault="006D0B37">
      <w:pPr>
        <w:pStyle w:val="TableofFigures"/>
        <w:rPr>
          <w:rFonts w:asciiTheme="minorHAnsi" w:eastAsiaTheme="minorEastAsia" w:hAnsiTheme="minorHAnsi" w:cstheme="minorHAnsi"/>
          <w:noProof/>
          <w:szCs w:val="22"/>
          <w:lang w:eastAsia="zh-TW"/>
        </w:rPr>
      </w:pPr>
      <w:hyperlink r:id="rId33" w:anchor="_Toc7167589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12 Mean and 95% C.I. of the mean for daily diurnal roost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diurnal roost temperature fluctuation in summer (n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605490" w:rsidRPr="00605490">
          <w:rPr>
            <w:rStyle w:val="Hyperlink"/>
            <w:rFonts w:asciiTheme="minorHAnsi" w:hAnsiTheme="minorHAnsi" w:cstheme="minorHAnsi"/>
            <w:i/>
            <w:iCs/>
            <w:noProof/>
          </w:rPr>
          <w:t>Miniopterus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is similar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has the lowest daily diurnal roost temperature fluctuation comparing with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during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27DCE6DB" w14:textId="547E2FD8" w:rsidR="00605490" w:rsidRPr="00605490" w:rsidRDefault="006D0B37">
      <w:pPr>
        <w:pStyle w:val="TableofFigures"/>
        <w:rPr>
          <w:rFonts w:asciiTheme="minorHAnsi" w:eastAsiaTheme="minorEastAsia" w:hAnsiTheme="minorHAnsi" w:cstheme="minorHAnsi"/>
          <w:noProof/>
          <w:szCs w:val="22"/>
          <w:lang w:eastAsia="zh-TW"/>
        </w:rPr>
      </w:pPr>
      <w:hyperlink r:id="rId34" w:anchor="_Toc7167589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ambients are very similar to one another in terms of daily average, </w:t>
        </w:r>
        <w:r w:rsidR="00605490" w:rsidRPr="00605490">
          <w:rPr>
            <w:rStyle w:val="Hyperlink"/>
            <w:rFonts w:asciiTheme="minorHAnsi" w:hAnsiTheme="minorHAnsi" w:cstheme="minorHAnsi"/>
            <w:noProof/>
          </w:rPr>
          <w:lastRenderedPageBreak/>
          <w:t>maximum and minimum relative humidity, and presented more stable day-day relative humidity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100</w:t>
        </w:r>
        <w:r w:rsidR="00605490" w:rsidRPr="00605490">
          <w:rPr>
            <w:rFonts w:asciiTheme="minorHAnsi" w:hAnsiTheme="minorHAnsi" w:cstheme="minorHAnsi"/>
            <w:noProof/>
            <w:webHidden/>
          </w:rPr>
          <w:fldChar w:fldCharType="end"/>
        </w:r>
      </w:hyperlink>
    </w:p>
    <w:p w14:paraId="60912E02" w14:textId="4211C212" w:rsidR="00605490" w:rsidRPr="00605490" w:rsidRDefault="006D0B37">
      <w:pPr>
        <w:pStyle w:val="TableofFigures"/>
        <w:rPr>
          <w:rFonts w:asciiTheme="minorHAnsi" w:eastAsiaTheme="minorEastAsia" w:hAnsiTheme="minorHAnsi" w:cstheme="minorHAnsi"/>
          <w:noProof/>
          <w:szCs w:val="22"/>
          <w:lang w:eastAsia="zh-TW"/>
        </w:rPr>
      </w:pPr>
      <w:hyperlink r:id="rId35" w:anchor="_Toc7167589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101</w:t>
        </w:r>
        <w:r w:rsidR="00605490" w:rsidRPr="00605490">
          <w:rPr>
            <w:rFonts w:asciiTheme="minorHAnsi" w:hAnsiTheme="minorHAnsi" w:cstheme="minorHAnsi"/>
            <w:noProof/>
            <w:webHidden/>
          </w:rPr>
          <w:fldChar w:fldCharType="end"/>
        </w:r>
      </w:hyperlink>
    </w:p>
    <w:p w14:paraId="3C9EE362" w14:textId="76504474" w:rsidR="00605490" w:rsidRPr="00605490" w:rsidRDefault="006D0B37">
      <w:pPr>
        <w:pStyle w:val="TableofFigures"/>
        <w:rPr>
          <w:rFonts w:asciiTheme="minorHAnsi" w:eastAsiaTheme="minorEastAsia" w:hAnsiTheme="minorHAnsi" w:cstheme="minorHAnsi"/>
          <w:noProof/>
          <w:szCs w:val="22"/>
          <w:lang w:eastAsia="zh-TW"/>
        </w:rPr>
      </w:pPr>
      <w:hyperlink r:id="rId36" w:anchor="_Toc7167589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15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compared with the tunnel ambients.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105</w:t>
        </w:r>
        <w:r w:rsidR="00605490" w:rsidRPr="00605490">
          <w:rPr>
            <w:rFonts w:asciiTheme="minorHAnsi" w:hAnsiTheme="minorHAnsi" w:cstheme="minorHAnsi"/>
            <w:noProof/>
            <w:webHidden/>
          </w:rPr>
          <w:fldChar w:fldCharType="end"/>
        </w:r>
      </w:hyperlink>
    </w:p>
    <w:p w14:paraId="36860C94" w14:textId="5A28684E" w:rsidR="00605490" w:rsidRPr="00605490" w:rsidRDefault="006D0B37">
      <w:pPr>
        <w:pStyle w:val="TableofFigures"/>
        <w:rPr>
          <w:rFonts w:asciiTheme="minorHAnsi" w:eastAsiaTheme="minorEastAsia" w:hAnsiTheme="minorHAnsi" w:cstheme="minorHAnsi"/>
          <w:noProof/>
          <w:szCs w:val="22"/>
          <w:lang w:eastAsia="zh-TW"/>
        </w:rPr>
      </w:pPr>
      <w:hyperlink r:id="rId37" w:anchor="_Toc7167589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16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w:t>
        </w:r>
        <w:r w:rsidR="00605490" w:rsidRPr="00605490">
          <w:rPr>
            <w:rStyle w:val="Hyperlink"/>
            <w:rFonts w:asciiTheme="minorHAnsi" w:hAnsiTheme="minorHAnsi" w:cstheme="minorHAnsi"/>
            <w:noProof/>
          </w:rPr>
          <w:lastRenderedPageBreak/>
          <w:t xml:space="preserve">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106</w:t>
        </w:r>
        <w:r w:rsidR="00605490" w:rsidRPr="00605490">
          <w:rPr>
            <w:rFonts w:asciiTheme="minorHAnsi" w:hAnsiTheme="minorHAnsi" w:cstheme="minorHAnsi"/>
            <w:noProof/>
            <w:webHidden/>
          </w:rPr>
          <w:fldChar w:fldCharType="end"/>
        </w:r>
      </w:hyperlink>
    </w:p>
    <w:p w14:paraId="4F9D6BC5" w14:textId="4F0C7C1F" w:rsidR="00605490" w:rsidRPr="00605490" w:rsidRDefault="006D0B37">
      <w:pPr>
        <w:pStyle w:val="TableofFigures"/>
        <w:rPr>
          <w:rFonts w:asciiTheme="minorHAnsi" w:eastAsiaTheme="minorEastAsia" w:hAnsiTheme="minorHAnsi" w:cstheme="minorHAnsi"/>
          <w:noProof/>
          <w:szCs w:val="22"/>
          <w:lang w:eastAsia="zh-TW"/>
        </w:rPr>
      </w:pPr>
      <w:hyperlink r:id="rId38" w:anchor="_Toc7167589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17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tunnel ambients in each zone. Both M. australis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to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108</w:t>
        </w:r>
        <w:r w:rsidR="00605490" w:rsidRPr="00605490">
          <w:rPr>
            <w:rFonts w:asciiTheme="minorHAnsi" w:hAnsiTheme="minorHAnsi" w:cstheme="minorHAnsi"/>
            <w:noProof/>
            <w:webHidden/>
          </w:rPr>
          <w:fldChar w:fldCharType="end"/>
        </w:r>
      </w:hyperlink>
    </w:p>
    <w:p w14:paraId="653C54E2" w14:textId="53A82CC0" w:rsidR="00605490" w:rsidRPr="00605490" w:rsidRDefault="006D0B37">
      <w:pPr>
        <w:pStyle w:val="TableofFigures"/>
        <w:rPr>
          <w:rFonts w:asciiTheme="minorHAnsi" w:eastAsiaTheme="minorEastAsia" w:hAnsiTheme="minorHAnsi" w:cstheme="minorHAnsi"/>
          <w:noProof/>
          <w:szCs w:val="22"/>
          <w:lang w:eastAsia="zh-TW"/>
        </w:rPr>
      </w:pPr>
      <w:hyperlink r:id="rId39" w:anchor="_Toc7167590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18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w:t>
        </w:r>
        <w:r w:rsidR="00605490" w:rsidRPr="00605490">
          <w:rPr>
            <w:rStyle w:val="Hyperlink"/>
            <w:rFonts w:asciiTheme="minorHAnsi" w:hAnsiTheme="minorHAnsi" w:cstheme="minorHAnsi"/>
            <w:noProof/>
          </w:rPr>
          <w:lastRenderedPageBreak/>
          <w:t xml:space="preserve">minus external or tunnel ambient temperatures. The daily diurnal relative humidity fluctuation between each roost to external has the biggest differences and varied the most comparing with difference to the tunnel ambient in each zone.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the tunnel ambient in each zone.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higher relative humidity fluctuations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109</w:t>
        </w:r>
        <w:r w:rsidR="00605490" w:rsidRPr="00605490">
          <w:rPr>
            <w:rFonts w:asciiTheme="minorHAnsi" w:hAnsiTheme="minorHAnsi" w:cstheme="minorHAnsi"/>
            <w:noProof/>
            <w:webHidden/>
          </w:rPr>
          <w:fldChar w:fldCharType="end"/>
        </w:r>
      </w:hyperlink>
    </w:p>
    <w:p w14:paraId="569146A7" w14:textId="51296FA0" w:rsidR="00605490" w:rsidRPr="00605490" w:rsidRDefault="006D0B37">
      <w:pPr>
        <w:pStyle w:val="TableofFigures"/>
        <w:rPr>
          <w:rFonts w:asciiTheme="minorHAnsi" w:eastAsiaTheme="minorEastAsia" w:hAnsiTheme="minorHAnsi" w:cstheme="minorHAnsi"/>
          <w:noProof/>
          <w:szCs w:val="22"/>
          <w:lang w:eastAsia="zh-TW"/>
        </w:rPr>
      </w:pPr>
      <w:hyperlink r:id="rId40" w:anchor="_Toc7167590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19Mean and 95% C.I. of the mean for daily average diurnal roosting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average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1E506BBB" w14:textId="0EA4F752" w:rsidR="00605490" w:rsidRPr="00605490" w:rsidRDefault="006D0B37">
      <w:pPr>
        <w:pStyle w:val="TableofFigures"/>
        <w:rPr>
          <w:rFonts w:asciiTheme="minorHAnsi" w:eastAsiaTheme="minorEastAsia" w:hAnsiTheme="minorHAnsi" w:cstheme="minorHAnsi"/>
          <w:noProof/>
          <w:szCs w:val="22"/>
          <w:lang w:eastAsia="zh-TW"/>
        </w:rPr>
      </w:pPr>
      <w:hyperlink r:id="rId41" w:anchor="_Toc7167590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20 Mean and 95% C.I. of the mean for daily maximum diurnal roosting relative humidity (RH</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mean maximum diurnal roost relative humidities in summer (n = 8,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was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0E41B077" w14:textId="3EA7B733" w:rsidR="00605490" w:rsidRPr="00605490" w:rsidRDefault="006D0B37">
      <w:pPr>
        <w:pStyle w:val="TableofFigures"/>
        <w:rPr>
          <w:rFonts w:asciiTheme="minorHAnsi" w:eastAsiaTheme="minorEastAsia" w:hAnsiTheme="minorHAnsi" w:cstheme="minorHAnsi"/>
          <w:noProof/>
          <w:szCs w:val="22"/>
          <w:lang w:eastAsia="zh-TW"/>
        </w:rPr>
      </w:pPr>
      <w:hyperlink r:id="rId42" w:anchor="_Toc7167590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21 Mean and 95% C.I. of the mean for daily minimum diurnal roost relative humidity (RH</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for each species over 7 days in summer and winter. The minimum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2 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091B7C4E" w14:textId="07B72C16" w:rsidR="00605490" w:rsidRPr="00605490" w:rsidRDefault="006D0B37">
      <w:pPr>
        <w:pStyle w:val="TableofFigures"/>
        <w:rPr>
          <w:rFonts w:asciiTheme="minorHAnsi" w:eastAsiaTheme="minorEastAsia" w:hAnsiTheme="minorHAnsi" w:cstheme="minorHAnsi"/>
          <w:noProof/>
          <w:szCs w:val="22"/>
          <w:lang w:eastAsia="zh-TW"/>
        </w:rPr>
      </w:pPr>
      <w:hyperlink r:id="rId43" w:anchor="_Toc7167590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22 Mean and 95% C.I. of the mean daily diurnal roosting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fluctuations in diurnal roost relative humidity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relative </w:t>
        </w:r>
        <w:r w:rsidR="00605490" w:rsidRPr="00605490">
          <w:rPr>
            <w:rStyle w:val="Hyperlink"/>
            <w:rFonts w:asciiTheme="minorHAnsi" w:hAnsiTheme="minorHAnsi" w:cstheme="minorHAnsi"/>
            <w:noProof/>
          </w:rPr>
          <w:lastRenderedPageBreak/>
          <w:t xml:space="preserve">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do not fluctuate in either season.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lower daily diurnal roosting relative humidity fluctuation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7E7C8337" w14:textId="6C279282" w:rsidR="00605490" w:rsidRPr="00605490" w:rsidRDefault="006D0B37">
      <w:pPr>
        <w:pStyle w:val="TableofFigures"/>
        <w:rPr>
          <w:rFonts w:asciiTheme="minorHAnsi" w:eastAsiaTheme="minorEastAsia" w:hAnsiTheme="minorHAnsi" w:cstheme="minorHAnsi"/>
          <w:noProof/>
          <w:szCs w:val="22"/>
          <w:lang w:eastAsia="zh-TW"/>
        </w:rPr>
      </w:pPr>
      <w:hyperlink r:id="rId44" w:anchor="_Toc71675905"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140</w:t>
        </w:r>
        <w:r w:rsidR="00605490" w:rsidRPr="00605490">
          <w:rPr>
            <w:rFonts w:asciiTheme="minorHAnsi" w:hAnsiTheme="minorHAnsi" w:cstheme="minorHAnsi"/>
            <w:noProof/>
            <w:webHidden/>
          </w:rPr>
          <w:fldChar w:fldCharType="end"/>
        </w:r>
      </w:hyperlink>
    </w:p>
    <w:p w14:paraId="09C2CEBE" w14:textId="54F40224" w:rsidR="00605490" w:rsidRPr="00605490" w:rsidRDefault="006D0B37">
      <w:pPr>
        <w:pStyle w:val="TableofFigures"/>
        <w:rPr>
          <w:rFonts w:asciiTheme="minorHAnsi" w:eastAsiaTheme="minorEastAsia" w:hAnsiTheme="minorHAnsi" w:cstheme="minorHAnsi"/>
          <w:noProof/>
          <w:szCs w:val="22"/>
          <w:lang w:eastAsia="zh-TW"/>
        </w:rPr>
      </w:pPr>
      <w:hyperlink r:id="rId45" w:anchor="_Toc71675906"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142</w:t>
        </w:r>
        <w:r w:rsidR="00605490" w:rsidRPr="00605490">
          <w:rPr>
            <w:rFonts w:asciiTheme="minorHAnsi" w:hAnsiTheme="minorHAnsi" w:cstheme="minorHAnsi"/>
            <w:noProof/>
            <w:webHidden/>
          </w:rPr>
          <w:fldChar w:fldCharType="end"/>
        </w:r>
      </w:hyperlink>
    </w:p>
    <w:p w14:paraId="118208F2" w14:textId="008C5916" w:rsidR="00605490" w:rsidRPr="00605490" w:rsidRDefault="006D0B37">
      <w:pPr>
        <w:pStyle w:val="TableofFigures"/>
        <w:rPr>
          <w:rFonts w:asciiTheme="minorHAnsi" w:eastAsiaTheme="minorEastAsia" w:hAnsiTheme="minorHAnsi" w:cstheme="minorHAnsi"/>
          <w:noProof/>
          <w:szCs w:val="22"/>
          <w:lang w:eastAsia="zh-TW"/>
        </w:rPr>
      </w:pPr>
      <w:hyperlink r:id="rId46" w:anchor="_Toc71675907"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143</w:t>
        </w:r>
        <w:r w:rsidR="00605490" w:rsidRPr="00605490">
          <w:rPr>
            <w:rFonts w:asciiTheme="minorHAnsi" w:hAnsiTheme="minorHAnsi" w:cstheme="minorHAnsi"/>
            <w:noProof/>
            <w:webHidden/>
          </w:rPr>
          <w:fldChar w:fldCharType="end"/>
        </w:r>
      </w:hyperlink>
    </w:p>
    <w:p w14:paraId="449DEF0D" w14:textId="41817ED9" w:rsidR="00605490" w:rsidRPr="00605490" w:rsidRDefault="006D0B37">
      <w:pPr>
        <w:pStyle w:val="TableofFigures"/>
        <w:rPr>
          <w:rFonts w:asciiTheme="minorHAnsi" w:eastAsiaTheme="minorEastAsia" w:hAnsiTheme="minorHAnsi" w:cstheme="minorHAnsi"/>
          <w:noProof/>
          <w:szCs w:val="22"/>
          <w:lang w:eastAsia="zh-TW"/>
        </w:rPr>
      </w:pPr>
      <w:hyperlink r:id="rId47" w:anchor="_Toc71675908"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144</w:t>
        </w:r>
        <w:r w:rsidR="00605490" w:rsidRPr="00605490">
          <w:rPr>
            <w:rFonts w:asciiTheme="minorHAnsi" w:hAnsiTheme="minorHAnsi" w:cstheme="minorHAnsi"/>
            <w:noProof/>
            <w:webHidden/>
          </w:rPr>
          <w:fldChar w:fldCharType="end"/>
        </w:r>
      </w:hyperlink>
    </w:p>
    <w:p w14:paraId="79E895F8" w14:textId="3ECAF8C4" w:rsidR="00605490" w:rsidRPr="00605490" w:rsidRDefault="006D0B37">
      <w:pPr>
        <w:pStyle w:val="TableofFigures"/>
        <w:rPr>
          <w:rFonts w:asciiTheme="minorHAnsi" w:eastAsiaTheme="minorEastAsia" w:hAnsiTheme="minorHAnsi" w:cstheme="minorHAnsi"/>
          <w:noProof/>
          <w:szCs w:val="22"/>
          <w:lang w:eastAsia="zh-TW"/>
        </w:rPr>
      </w:pPr>
      <w:hyperlink r:id="rId48" w:anchor="_Toc71675909"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145</w:t>
        </w:r>
        <w:r w:rsidR="00605490" w:rsidRPr="00605490">
          <w:rPr>
            <w:rFonts w:asciiTheme="minorHAnsi" w:hAnsiTheme="minorHAnsi" w:cstheme="minorHAnsi"/>
            <w:noProof/>
            <w:webHidden/>
          </w:rPr>
          <w:fldChar w:fldCharType="end"/>
        </w:r>
      </w:hyperlink>
    </w:p>
    <w:p w14:paraId="6ACE3989" w14:textId="6A89B919" w:rsidR="00605490" w:rsidRPr="00605490" w:rsidRDefault="006D0B37">
      <w:pPr>
        <w:pStyle w:val="TableofFigures"/>
        <w:rPr>
          <w:rFonts w:asciiTheme="minorHAnsi" w:eastAsiaTheme="minorEastAsia" w:hAnsiTheme="minorHAnsi" w:cstheme="minorHAnsi"/>
          <w:noProof/>
          <w:szCs w:val="22"/>
          <w:lang w:eastAsia="zh-TW"/>
        </w:rPr>
      </w:pPr>
      <w:hyperlink r:id="rId49" w:anchor="_Toc71675910"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605490" w:rsidRPr="00605490">
          <w:rPr>
            <w:rStyle w:val="Hyperlink"/>
            <w:rFonts w:asciiTheme="minorHAnsi" w:hAnsiTheme="minorHAnsi" w:cstheme="minorHAnsi"/>
            <w:i/>
            <w:iCs/>
            <w:noProof/>
          </w:rPr>
          <w:t xml:space="preserve">M. </w:t>
        </w:r>
        <w:r w:rsidR="00605490" w:rsidRPr="00605490">
          <w:rPr>
            <w:rStyle w:val="Hyperlink"/>
            <w:rFonts w:asciiTheme="minorHAnsi" w:hAnsiTheme="minorHAnsi" w:cstheme="minorHAnsi"/>
            <w:i/>
            <w:iCs/>
            <w:noProof/>
          </w:rPr>
          <w:lastRenderedPageBreak/>
          <w:t>macropus</w:t>
        </w:r>
        <w:r w:rsidR="00605490" w:rsidRPr="00605490">
          <w:rPr>
            <w:rStyle w:val="Hyperlink"/>
            <w:rFonts w:asciiTheme="minorHAnsi" w:hAnsiTheme="minorHAnsi" w:cstheme="minorHAnsi"/>
            <w:noProof/>
          </w:rPr>
          <w:t xml:space="preserve"> had the highest number of searching passes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04823316" w14:textId="4704E8C7" w:rsidR="00605490" w:rsidRPr="00605490" w:rsidRDefault="006D0B37">
      <w:pPr>
        <w:pStyle w:val="TableofFigures"/>
        <w:rPr>
          <w:rFonts w:asciiTheme="minorHAnsi" w:eastAsiaTheme="minorEastAsia" w:hAnsiTheme="minorHAnsi" w:cstheme="minorHAnsi"/>
          <w:noProof/>
          <w:szCs w:val="22"/>
          <w:lang w:eastAsia="zh-TW"/>
        </w:rPr>
      </w:pPr>
      <w:hyperlink r:id="rId50" w:anchor="_Toc71675911"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followed by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then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had the highest feeding-phase activity in riparian forest in summer and winter;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had the highest feed-phase activity in riparian forest in summer, and regrowth open forest in winter;</w:t>
        </w:r>
        <w:r w:rsidR="00605490" w:rsidRPr="00605490">
          <w:rPr>
            <w:rStyle w:val="Hyperlink"/>
            <w:rFonts w:asciiTheme="minorHAnsi" w:hAnsiTheme="minorHAnsi" w:cstheme="minorHAnsi"/>
            <w:i/>
            <w:iCs/>
            <w:noProof/>
          </w:rPr>
          <w:t xml:space="preserve"> R. megaphyllus</w:t>
        </w:r>
        <w:r w:rsidR="00605490" w:rsidRPr="00605490">
          <w:rPr>
            <w:rStyle w:val="Hyperlink"/>
            <w:rFonts w:asciiTheme="minorHAnsi" w:hAnsiTheme="minorHAnsi" w:cstheme="minorHAnsi"/>
            <w:noProof/>
          </w:rPr>
          <w:t xml:space="preserve"> had no feeding-phase activity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11EE7F47" w14:textId="4A05C4F8" w:rsidR="00605490" w:rsidRPr="00605490" w:rsidRDefault="006D0B37">
      <w:pPr>
        <w:pStyle w:val="TableofFigures"/>
        <w:rPr>
          <w:rFonts w:asciiTheme="minorHAnsi" w:eastAsiaTheme="minorEastAsia" w:hAnsiTheme="minorHAnsi" w:cstheme="minorHAnsi"/>
          <w:noProof/>
          <w:szCs w:val="22"/>
          <w:lang w:eastAsia="zh-TW"/>
        </w:rPr>
      </w:pPr>
      <w:hyperlink r:id="rId51" w:anchor="_Toc71675912"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in summer.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059587AF" w14:textId="07BA7E76" w:rsidR="00605490" w:rsidRDefault="006D0B37">
      <w:pPr>
        <w:pStyle w:val="TableofFigures"/>
        <w:rPr>
          <w:rFonts w:asciiTheme="minorHAnsi" w:eastAsiaTheme="minorEastAsia" w:hAnsiTheme="minorHAnsi" w:cstheme="minorBidi"/>
          <w:noProof/>
          <w:szCs w:val="22"/>
          <w:lang w:eastAsia="zh-TW"/>
        </w:rPr>
      </w:pPr>
      <w:hyperlink r:id="rId52" w:anchor="_Toc71675913"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have higher feeding-phase activity in edge than interior in both seasons. There was no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feeding-phase activity detected in either structure in summer or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1DFE92CA" w14:textId="3B533BEF" w:rsidR="006D7210" w:rsidRPr="006D7210" w:rsidRDefault="002B32B0" w:rsidP="006D7210">
      <w:pPr>
        <w:pStyle w:val="TableofFigures"/>
        <w:spacing w:line="360" w:lineRule="auto"/>
        <w:rPr>
          <w:rFonts w:asciiTheme="minorHAnsi" w:hAnsiTheme="minorHAnsi" w:cstheme="minorHAnsi"/>
          <w:noProof/>
        </w:rPr>
      </w:pPr>
      <w:r w:rsidRPr="00350917">
        <w:rPr>
          <w:rFonts w:asciiTheme="minorHAnsi" w:hAnsiTheme="minorHAnsi" w:cstheme="minorHAnsi"/>
          <w:noProof/>
          <w:lang w:val="en-US"/>
        </w:rPr>
        <w:fldChar w:fldCharType="end"/>
      </w:r>
      <w:r w:rsidR="00FB34FB" w:rsidRPr="006D7210">
        <w:rPr>
          <w:rFonts w:asciiTheme="minorHAnsi" w:hAnsiTheme="minorHAnsi" w:cstheme="minorHAnsi"/>
          <w:noProof/>
          <w:szCs w:val="22"/>
          <w:lang w:val="en-US"/>
        </w:rPr>
        <w:fldChar w:fldCharType="begin"/>
      </w:r>
      <w:r w:rsidR="00FB34FB" w:rsidRPr="006D7210">
        <w:rPr>
          <w:rFonts w:asciiTheme="minorHAnsi" w:hAnsiTheme="minorHAnsi" w:cstheme="minorHAnsi"/>
          <w:noProof/>
          <w:szCs w:val="22"/>
          <w:lang w:val="en-US"/>
        </w:rPr>
        <w:instrText xml:space="preserve"> TOC \h \z \c "Figure A" </w:instrText>
      </w:r>
      <w:r w:rsidR="00FB34FB" w:rsidRPr="006D7210">
        <w:rPr>
          <w:rFonts w:asciiTheme="minorHAnsi" w:hAnsiTheme="minorHAnsi" w:cstheme="minorHAnsi"/>
          <w:noProof/>
          <w:szCs w:val="22"/>
          <w:lang w:val="en-US"/>
        </w:rPr>
        <w:fldChar w:fldCharType="separate"/>
      </w:r>
      <w:hyperlink r:id="rId53" w:anchor="_Toc71672221" w:history="1">
        <w:r w:rsidR="006D7210" w:rsidRPr="006D7210">
          <w:rPr>
            <w:rStyle w:val="Hyperlink"/>
            <w:rFonts w:asciiTheme="minorHAnsi" w:hAnsiTheme="minorHAnsi" w:cstheme="minorHAnsi"/>
            <w:noProof/>
          </w:rPr>
          <w:t xml:space="preserve">Figure A 1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_Toc71672221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A520BB3" w14:textId="3EADFAD0" w:rsidR="006D7210" w:rsidRPr="006D7210" w:rsidRDefault="006D0B37">
      <w:pPr>
        <w:pStyle w:val="TableofFigures"/>
        <w:rPr>
          <w:rFonts w:asciiTheme="minorHAnsi" w:eastAsiaTheme="minorEastAsia" w:hAnsiTheme="minorHAnsi" w:cstheme="minorHAnsi"/>
          <w:noProof/>
          <w:szCs w:val="22"/>
          <w:lang w:eastAsia="zh-TW"/>
        </w:rPr>
      </w:pPr>
      <w:hyperlink r:id="rId54" w:anchor="_Toc71672222" w:history="1">
        <w:r w:rsidR="006D7210" w:rsidRPr="006D7210">
          <w:rPr>
            <w:rStyle w:val="Hyperlink"/>
            <w:rFonts w:asciiTheme="minorHAnsi" w:hAnsiTheme="minorHAnsi" w:cstheme="minorHAnsi"/>
            <w:noProof/>
          </w:rPr>
          <w:t xml:space="preserve">Figure A 2 Another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_Toc71672222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897B455" w14:textId="3073B98F" w:rsidR="006D7210" w:rsidRPr="006D7210" w:rsidRDefault="006D0B37">
      <w:pPr>
        <w:pStyle w:val="TableofFigures"/>
        <w:rPr>
          <w:rFonts w:asciiTheme="minorHAnsi" w:eastAsiaTheme="minorEastAsia" w:hAnsiTheme="minorHAnsi" w:cstheme="minorHAnsi"/>
          <w:noProof/>
          <w:szCs w:val="22"/>
          <w:lang w:eastAsia="zh-TW"/>
        </w:rPr>
      </w:pPr>
      <w:hyperlink r:id="rId55" w:anchor="_Toc71672223" w:history="1">
        <w:r w:rsidR="006D7210" w:rsidRPr="006D7210">
          <w:rPr>
            <w:rStyle w:val="Hyperlink"/>
            <w:rFonts w:asciiTheme="minorHAnsi" w:hAnsiTheme="minorHAnsi" w:cstheme="minorHAnsi"/>
            <w:noProof/>
          </w:rPr>
          <w:t xml:space="preserve">Figure A 3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_Toc71672223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7EEE06B4" w14:textId="0F4F3AE9" w:rsidR="006D7210" w:rsidRPr="006D7210" w:rsidRDefault="006D0B37">
      <w:pPr>
        <w:pStyle w:val="TableofFigures"/>
        <w:rPr>
          <w:rFonts w:asciiTheme="minorHAnsi" w:eastAsiaTheme="minorEastAsia" w:hAnsiTheme="minorHAnsi" w:cstheme="minorHAnsi"/>
          <w:noProof/>
          <w:szCs w:val="22"/>
          <w:lang w:eastAsia="zh-TW"/>
        </w:rPr>
      </w:pPr>
      <w:hyperlink r:id="rId56" w:anchor="_Toc71672224" w:history="1">
        <w:r w:rsidR="006D7210" w:rsidRPr="006D7210">
          <w:rPr>
            <w:rStyle w:val="Hyperlink"/>
            <w:rFonts w:asciiTheme="minorHAnsi" w:hAnsiTheme="minorHAnsi" w:cstheme="minorHAnsi"/>
            <w:noProof/>
          </w:rPr>
          <w:t xml:space="preserve">Figure A 4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_Toc71672224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0C8421D4" w14:textId="571D3852" w:rsidR="006D7210" w:rsidRPr="006D7210" w:rsidRDefault="006D0B37">
      <w:pPr>
        <w:pStyle w:val="TableofFigures"/>
        <w:rPr>
          <w:rFonts w:asciiTheme="minorHAnsi" w:eastAsiaTheme="minorEastAsia" w:hAnsiTheme="minorHAnsi" w:cstheme="minorHAnsi"/>
          <w:noProof/>
          <w:szCs w:val="22"/>
          <w:lang w:eastAsia="zh-TW"/>
        </w:rPr>
      </w:pPr>
      <w:hyperlink r:id="rId57" w:anchor="_Toc71672225" w:history="1">
        <w:r w:rsidR="006D7210" w:rsidRPr="006D7210">
          <w:rPr>
            <w:rStyle w:val="Hyperlink"/>
            <w:rFonts w:asciiTheme="minorHAnsi" w:hAnsiTheme="minorHAnsi" w:cstheme="minorHAnsi"/>
            <w:noProof/>
          </w:rPr>
          <w:t xml:space="preserve">Figure A 5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summer. (Bats were highlighted in red circles)</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_Toc71672225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44126E00" w14:textId="6DE72AFD" w:rsidR="006D7210" w:rsidRPr="006D7210" w:rsidRDefault="006D0B37">
      <w:pPr>
        <w:pStyle w:val="TableofFigures"/>
        <w:rPr>
          <w:rFonts w:asciiTheme="minorHAnsi" w:eastAsiaTheme="minorEastAsia" w:hAnsiTheme="minorHAnsi" w:cstheme="minorHAnsi"/>
          <w:noProof/>
          <w:szCs w:val="22"/>
          <w:lang w:eastAsia="zh-TW"/>
        </w:rPr>
      </w:pPr>
      <w:hyperlink r:id="rId58" w:anchor="_Toc71672226" w:history="1">
        <w:r w:rsidR="006D7210" w:rsidRPr="006D7210">
          <w:rPr>
            <w:rStyle w:val="Hyperlink"/>
            <w:rFonts w:asciiTheme="minorHAnsi" w:hAnsiTheme="minorHAnsi" w:cstheme="minorHAnsi"/>
            <w:noProof/>
          </w:rPr>
          <w:t xml:space="preserve">Figure A 6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(2 days after walk-through survey)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_Toc71672226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1212C162" w14:textId="50EE9E69" w:rsidR="006D7210" w:rsidRPr="006D7210" w:rsidRDefault="006D0B37">
      <w:pPr>
        <w:pStyle w:val="TableofFigures"/>
        <w:rPr>
          <w:rFonts w:asciiTheme="minorHAnsi" w:eastAsiaTheme="minorEastAsia" w:hAnsiTheme="minorHAnsi" w:cstheme="minorHAnsi"/>
          <w:noProof/>
          <w:szCs w:val="22"/>
          <w:lang w:eastAsia="zh-TW"/>
        </w:rPr>
      </w:pPr>
      <w:hyperlink r:id="rId59" w:anchor="_Toc71672227" w:history="1">
        <w:r w:rsidR="006D7210" w:rsidRPr="006D7210">
          <w:rPr>
            <w:rStyle w:val="Hyperlink"/>
            <w:rFonts w:asciiTheme="minorHAnsi" w:hAnsiTheme="minorHAnsi" w:cstheme="minorHAnsi"/>
            <w:noProof/>
          </w:rPr>
          <w:t xml:space="preserve">Figure A 7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_Toc71672227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749175BC" w14:textId="497F320E" w:rsidR="006D7210" w:rsidRPr="006D7210" w:rsidRDefault="006D0B37">
      <w:pPr>
        <w:pStyle w:val="TableofFigures"/>
        <w:rPr>
          <w:rFonts w:asciiTheme="minorHAnsi" w:eastAsiaTheme="minorEastAsia" w:hAnsiTheme="minorHAnsi" w:cstheme="minorHAnsi"/>
          <w:noProof/>
          <w:szCs w:val="22"/>
          <w:lang w:eastAsia="zh-TW"/>
        </w:rPr>
      </w:pPr>
      <w:hyperlink r:id="rId60" w:anchor="_Toc71672228" w:history="1">
        <w:r w:rsidR="006D7210" w:rsidRPr="006D7210">
          <w:rPr>
            <w:rStyle w:val="Hyperlink"/>
            <w:rFonts w:asciiTheme="minorHAnsi" w:hAnsiTheme="minorHAnsi" w:cstheme="minorHAnsi"/>
            <w:noProof/>
          </w:rPr>
          <w:t xml:space="preserve">Figure A 8 A single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hanging on the ceiling of a doorway inside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_Toc71672228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6D7210">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7167047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6D0B37">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6D0B37">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6D0B37">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6D0B37">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6D0B37">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6D0B37">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6D0B37">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6D0B37">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6D0B37">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6D0B37">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6D0B37">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6D0B37">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6D0B37">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7167047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7167047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7167047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7167047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7167047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4CAFAFF9"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Tadarida australis, and Chalinolobus gouldii. </w:t>
      </w:r>
      <w:r w:rsidRPr="00D253EF">
        <w:rPr>
          <w:rFonts w:asciiTheme="minorHAnsi" w:eastAsia="Calibri" w:hAnsiTheme="minorHAnsi" w:cstheme="minorHAnsi"/>
        </w:rPr>
        <w:t>This project studied the bat species present in the Yugar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7167047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Leppanen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68738A4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Pr="00D253EF">
        <w:rPr>
          <w:rFonts w:asciiTheme="minorHAnsi" w:eastAsia="Calibri" w:hAnsiTheme="minorHAnsi" w:cstheme="minorHAnsi"/>
          <w:i/>
        </w:rPr>
        <w:t>Nyctalus azoreum</w:t>
      </w:r>
      <w:r w:rsidRPr="00D253EF">
        <w:rPr>
          <w:rFonts w:asciiTheme="minorHAnsi" w:eastAsia="Calibri" w:hAnsiTheme="minorHAnsi" w:cstheme="minorHAnsi"/>
        </w:rPr>
        <w:t xml:space="preserve"> and </w:t>
      </w:r>
      <w:r w:rsidRPr="00D253EF">
        <w:rPr>
          <w:rFonts w:asciiTheme="minorHAnsi" w:eastAsia="Calibri" w:hAnsiTheme="minorHAnsi" w:cstheme="minorHAnsi"/>
          <w:i/>
        </w:rPr>
        <w:t>Hipposideros ruber</w:t>
      </w:r>
      <w:r w:rsidRPr="00D253EF">
        <w:rPr>
          <w:rFonts w:asciiTheme="minorHAnsi" w:eastAsia="Calibri" w:hAnsiTheme="minorHAnsi" w:cstheme="minorHAnsi"/>
        </w:rPr>
        <w:t xml:space="preserve"> (Russo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prey, and thus generally have lower wing loading and aspect ratios (Maine et al. </w:t>
      </w:r>
      <w:r w:rsidRPr="00D253EF">
        <w:rPr>
          <w:rFonts w:asciiTheme="minorHAnsi" w:eastAsia="Calibri" w:hAnsiTheme="minorHAnsi" w:cstheme="minorHAnsi"/>
        </w:rPr>
        <w:lastRenderedPageBreak/>
        <w:t>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19E8E6BC"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the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time period than other mammals thus increasing their effectiveness as seed dispersers. </w:t>
      </w:r>
    </w:p>
    <w:p w14:paraId="5F7481C1" w14:textId="722D85A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Pr="00D253EF">
        <w:rPr>
          <w:rFonts w:asciiTheme="minorHAnsi" w:eastAsia="Calibri" w:hAnsiTheme="minorHAnsi" w:cstheme="minorHAnsi"/>
          <w:i/>
        </w:rPr>
        <w:t>Artibeus jamaicensis</w:t>
      </w:r>
      <w:r w:rsidRPr="00D253EF">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Pr="00D253EF">
        <w:rPr>
          <w:rFonts w:asciiTheme="minorHAnsi" w:eastAsia="Calibri" w:hAnsiTheme="minorHAnsi" w:cstheme="minorHAnsi"/>
        </w:rPr>
        <w:t xml:space="preserve"> and </w:t>
      </w:r>
      <w:r w:rsidRPr="00D253EF">
        <w:rPr>
          <w:rFonts w:asciiTheme="minorHAnsi" w:eastAsia="Calibri" w:hAnsiTheme="minorHAnsi" w:cstheme="minorHAnsi"/>
          <w:i/>
        </w:rPr>
        <w:t>Pteropus dasymallus inopinatus</w:t>
      </w:r>
      <w:r w:rsidRPr="00D253EF">
        <w:rPr>
          <w:rFonts w:asciiTheme="minorHAnsi" w:eastAsia="Calibri" w:hAnsiTheme="minorHAnsi" w:cstheme="minorHAnsi"/>
        </w:rPr>
        <w:t xml:space="preserve"> appear to benefit from an </w:t>
      </w:r>
      <w:r w:rsidRPr="00D253EF">
        <w:rPr>
          <w:rFonts w:asciiTheme="minorHAnsi" w:eastAsia="Calibri" w:hAnsiTheme="minorHAnsi" w:cstheme="minorHAnsi"/>
        </w:rPr>
        <w:lastRenderedPageBreak/>
        <w:t xml:space="preserve">increase in exotic vegetation, and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Pr="00D253EF">
        <w:rPr>
          <w:rFonts w:asciiTheme="minorHAnsi" w:eastAsia="Calibri" w:hAnsiTheme="minorHAnsi" w:cstheme="minorHAnsi"/>
          <w:i/>
        </w:rPr>
        <w:t>Tardariada brasiliensis</w:t>
      </w:r>
      <w:r w:rsidRPr="00D253EF">
        <w:rPr>
          <w:rFonts w:asciiTheme="minorHAnsi" w:eastAsia="Calibri" w:hAnsiTheme="minorHAnsi" w:cstheme="minorHAnsi"/>
        </w:rPr>
        <w:t xml:space="preserve"> (Krauel &amp; LeBuhn 2016), </w:t>
      </w:r>
      <w:r w:rsidRPr="00D253EF">
        <w:rPr>
          <w:rFonts w:asciiTheme="minorHAnsi" w:eastAsia="Calibri" w:hAnsiTheme="minorHAnsi" w:cstheme="minorHAnsi"/>
          <w:i/>
        </w:rPr>
        <w:t>Myotis lucifugus</w:t>
      </w:r>
      <w:r w:rsidRPr="00D253EF">
        <w:rPr>
          <w:rFonts w:asciiTheme="minorHAnsi" w:eastAsia="Calibri" w:hAnsiTheme="minorHAnsi" w:cstheme="minorHAnsi"/>
        </w:rPr>
        <w:t xml:space="preserve"> (Coleman &amp; Barclay 2012), and </w:t>
      </w:r>
      <w:commentRangeStart w:id="24"/>
      <w:del w:id="25" w:author="Max L" w:date="2021-09-27T02:05:00Z">
        <w:r w:rsidRPr="00D253EF" w:rsidDel="002C7BBC">
          <w:rPr>
            <w:rFonts w:asciiTheme="minorHAnsi" w:eastAsia="Calibri" w:hAnsiTheme="minorHAnsi" w:cstheme="minorHAnsi"/>
            <w:i/>
          </w:rPr>
          <w:delText>Mormopterus sp. 2</w:delText>
        </w:r>
      </w:del>
      <w:r w:rsidRPr="00D253EF">
        <w:rPr>
          <w:rFonts w:asciiTheme="minorHAnsi" w:eastAsia="Calibri" w:hAnsiTheme="minorHAnsi" w:cstheme="minorHAnsi"/>
        </w:rPr>
        <w:t xml:space="preserve"> </w:t>
      </w:r>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BAEE25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xml:space="preserve">). Bat species that have low tolerances for edge effects such as </w:t>
      </w:r>
      <w:r w:rsidRPr="00D253EF">
        <w:rPr>
          <w:rFonts w:asciiTheme="minorHAnsi" w:eastAsia="Calibri" w:hAnsiTheme="minorHAnsi" w:cstheme="minorHAnsi"/>
          <w:i/>
        </w:rPr>
        <w:t>Nyctophilus gouldii</w:t>
      </w:r>
      <w:r w:rsidRPr="00D253EF">
        <w:rPr>
          <w:rFonts w:asciiTheme="minorHAnsi" w:eastAsia="Calibri" w:hAnsiTheme="minorHAnsi" w:cstheme="minorHAnsi"/>
        </w:rPr>
        <w:t xml:space="preserve"> and </w:t>
      </w:r>
      <w:r w:rsidRPr="009F0293">
        <w:rPr>
          <w:rFonts w:asciiTheme="minorHAnsi" w:eastAsia="Calibri" w:hAnsiTheme="minorHAnsi" w:cstheme="minorHAnsi"/>
          <w:i/>
          <w:highlight w:val="yellow"/>
        </w:rPr>
        <w:t>Nyctophilus geoffroyi</w:t>
      </w:r>
      <w:r w:rsidRPr="009F0293">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removal of hollow-bearing trees due to land-use change and habitat fragmentation decreases roost availability which reduces bat abundance (Seltmann et al. 2017). Therefore, it is important to understand bats’ roosting habits </w:t>
      </w:r>
      <w:r w:rsidRPr="00D253EF">
        <w:rPr>
          <w:rFonts w:asciiTheme="minorHAnsi" w:eastAsia="Calibri" w:hAnsiTheme="minorHAnsi" w:cstheme="minorHAnsi"/>
        </w:rPr>
        <w:lastRenderedPageBreak/>
        <w:t>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(Fabianek et al. 2015b; Morris et al. 2010).</w:t>
      </w:r>
    </w:p>
    <w:p w14:paraId="47EFDDDA" w14:textId="226D0AF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 xml:space="preserve">water and energy loss in summer (Snoyman &amp; Brown 2011). During winter, when resource and insect abundance are limited, species such as </w:t>
      </w:r>
      <w:r w:rsidRPr="00D253EF">
        <w:rPr>
          <w:rFonts w:asciiTheme="minorHAnsi" w:eastAsia="Calibri" w:hAnsiTheme="minorHAnsi" w:cstheme="minorHAnsi"/>
          <w:i/>
        </w:rPr>
        <w:t>Myoris lucifigus</w:t>
      </w:r>
      <w:r w:rsidRPr="00D253EF">
        <w:rPr>
          <w:rFonts w:asciiTheme="minorHAnsi" w:eastAsia="Calibri" w:hAnsiTheme="minorHAnsi" w:cstheme="minorHAnsi"/>
        </w:rPr>
        <w:t xml:space="preserve"> (Jonasson &amp; Willis 2012) and </w:t>
      </w:r>
      <w:r w:rsidRPr="00D253EF">
        <w:rPr>
          <w:rFonts w:asciiTheme="minorHAnsi" w:eastAsia="Calibri" w:hAnsiTheme="minorHAnsi" w:cstheme="minorHAnsi"/>
          <w:i/>
        </w:rPr>
        <w:t>Mystacina tuberculata</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belong to the </w:t>
      </w:r>
      <w:r w:rsidRPr="00D253EF">
        <w:rPr>
          <w:rFonts w:asciiTheme="minorHAnsi" w:eastAsia="Calibri" w:hAnsiTheme="minorHAnsi" w:cstheme="minorHAnsi"/>
        </w:rPr>
        <w:lastRenderedPageBreak/>
        <w:t>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familyof </w:t>
      </w:r>
      <w:r w:rsidRPr="00D253EF">
        <w:rPr>
          <w:rFonts w:asciiTheme="minorHAnsi" w:eastAsia="Calibri" w:hAnsiTheme="minorHAnsi" w:cstheme="minorHAnsi"/>
        </w:rPr>
        <w:t xml:space="preserve"> Hipposideridae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454482D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Because insectivorous bats consume large and diverse diets that include Lepidoptera, Hemiptera, Diptera, Orthoptera, Coleoptera, and Homoptera (Foo et al. 2017; Burles et al. 2008), the top-down control of herbivorous insect populations has a direct positive impact on the crop production as well as saving farmers money through the reduced use of insecticides </w:t>
      </w:r>
      <w:r w:rsidRPr="00A64294">
        <w:rPr>
          <w:rFonts w:asciiTheme="minorHAnsi" w:eastAsia="Calibri" w:hAnsiTheme="minorHAnsi" w:cstheme="minorHAnsi"/>
          <w:highlight w:val="yellow"/>
        </w:rPr>
        <w:t>(Newsome &amp; Sheridan 2018; Williams-Guillen et al. 2008)</w:t>
      </w:r>
      <w:r w:rsidRPr="00D253EF">
        <w:rPr>
          <w:rFonts w:asciiTheme="minorHAnsi" w:eastAsia="Calibri" w:hAnsiTheme="minorHAnsi" w:cstheme="minorHAnsi"/>
        </w:rPr>
        <w:t xml:space="preserve">. Furthermore, the positive impact of bats extends beyond the local farm </w:t>
      </w:r>
      <w:r w:rsidRPr="00D253EF">
        <w:rPr>
          <w:rFonts w:asciiTheme="minorHAnsi" w:eastAsia="Calibri" w:hAnsiTheme="minorHAnsi" w:cstheme="minorHAnsi"/>
        </w:rPr>
        <w:lastRenderedPageBreak/>
        <w:t>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Pr="00D253EF">
        <w:rPr>
          <w:rFonts w:asciiTheme="minorHAnsi" w:eastAsia="Calibri" w:hAnsiTheme="minorHAnsi" w:cstheme="minorHAnsi"/>
          <w:i/>
        </w:rPr>
        <w:t>Tadarida australis</w:t>
      </w:r>
      <w:r w:rsidRPr="00D253EF">
        <w:rPr>
          <w:rFonts w:asciiTheme="minorHAnsi" w:eastAsia="Calibri" w:hAnsiTheme="minorHAnsi" w:cstheme="minorHAnsi"/>
        </w:rPr>
        <w:t>) can fly up to several hundred meters above sea level and cover more than 20 km distance each night (Hull &amp; Cawthen 2013; Rhodes &amp; Catterall 2008</w:t>
      </w:r>
      <w:r w:rsidRPr="00117A43">
        <w:rPr>
          <w:rFonts w:asciiTheme="minorHAnsi" w:eastAsia="Calibri" w:hAnsiTheme="minorHAnsi" w:cstheme="minorHAnsi"/>
          <w:highlight w:val="yellow"/>
        </w:rPr>
        <w:t>; McCracken et al. 2008</w:t>
      </w:r>
      <w:r w:rsidRPr="00D253EF">
        <w:rPr>
          <w:rFonts w:asciiTheme="minorHAnsi" w:eastAsia="Calibri" w:hAnsiTheme="minorHAnsi" w:cstheme="minorHAnsi"/>
        </w:rPr>
        <w:t>).</w:t>
      </w:r>
    </w:p>
    <w:p w14:paraId="66D3F625" w14:textId="6062E1E6"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Pr="00D253EF">
        <w:rPr>
          <w:rFonts w:asciiTheme="minorHAnsi" w:eastAsia="Calibri" w:hAnsiTheme="minorHAnsi" w:cstheme="minorHAnsi"/>
          <w:i/>
        </w:rPr>
        <w:t>Vespadelus darlingtoni</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28F9265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life roosting. Thus, understanding this behavior is significant for ecological conservation of this group (Campbell 2009). Caves, mines, tunnels, and other anthropogenic structures such as house attics, culverts and bridges provide alternative roosting habitats for more than 20 species of bat in Australia (Armstrong </w:t>
      </w:r>
      <w:r w:rsidRPr="00D253EF">
        <w:rPr>
          <w:rFonts w:asciiTheme="minorHAnsi" w:eastAsia="Calibri" w:hAnsiTheme="minorHAnsi" w:cstheme="minorHAnsi"/>
        </w:rPr>
        <w:lastRenderedPageBreak/>
        <w:t xml:space="preserve">2010). Species such as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w:t>
      </w:r>
      <w:r w:rsidRPr="00D253EF">
        <w:rPr>
          <w:rFonts w:asciiTheme="minorHAnsi" w:eastAsia="Calibri" w:hAnsiTheme="minorHAnsi" w:cstheme="minorHAnsi"/>
          <w:i/>
        </w:rPr>
        <w:t>Austronomus australis</w:t>
      </w:r>
      <w:r w:rsidRPr="00D253EF">
        <w:rPr>
          <w:rFonts w:asciiTheme="minorHAnsi" w:eastAsia="Calibri" w:hAnsiTheme="minorHAnsi" w:cstheme="minorHAnsi"/>
        </w:rPr>
        <w:t xml:space="preserve">,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and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are examples of cave-dwelling species 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375AE85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w:t>
      </w:r>
      <w:r w:rsidRPr="00D253EF">
        <w:rPr>
          <w:rFonts w:asciiTheme="minorHAnsi" w:eastAsia="Calibri" w:hAnsiTheme="minorHAnsi" w:cstheme="minorHAnsi"/>
        </w:rPr>
        <w:lastRenderedPageBreak/>
        <w:t xml:space="preserve">human-made structures such as tunnels and houses as roosting sites have been recorded (e.g.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565D828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w:t>
      </w:r>
      <w:r w:rsidRPr="00D253EF">
        <w:rPr>
          <w:rFonts w:asciiTheme="minorHAnsi" w:eastAsia="Calibri" w:hAnsiTheme="minorHAnsi" w:cstheme="minorHAnsi"/>
        </w:rPr>
        <w:lastRenderedPageBreak/>
        <w:t xml:space="preserve">Roads. Following the line’s closure, the northern entrance to the tunnel was used for garbage disposal and has now been completely blocked by garbage. The tunnel is suffering a moderate level of degradation and is frequently visited by graffiti artists, bushwalkers and cyclists (Hall 2015). Previous studies have detected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and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roosting in the tunnel (Hall 2015).</w:t>
      </w:r>
    </w:p>
    <w:p w14:paraId="5B45BE86" w14:textId="1E091C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 xml:space="preserve">C, respectively (Cambell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(Cambell 2009).</w:t>
      </w:r>
    </w:p>
    <w:p w14:paraId="46E890A5" w14:textId="41B88F27" w:rsidR="00262E53" w:rsidRPr="004F4E51" w:rsidRDefault="00262E53" w:rsidP="00585859">
      <w:pPr>
        <w:shd w:val="clear" w:color="auto" w:fill="FFFFFF"/>
        <w:spacing w:after="240" w:line="360" w:lineRule="auto"/>
        <w:ind w:firstLine="567"/>
        <w:jc w:val="both"/>
        <w:rPr>
          <w:rFonts w:asciiTheme="minorHAnsi" w:eastAsia="Calibri" w:hAnsiTheme="minorHAnsi" w:cstheme="minorHAnsi"/>
          <w:szCs w:val="24"/>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w:t>
      </w:r>
      <w:r w:rsidR="00117A43" w:rsidRPr="00117A43">
        <w:rPr>
          <w:rFonts w:asciiTheme="minorHAnsi" w:eastAsia="Calibri" w:hAnsiTheme="minorHAnsi" w:cstheme="minorHAnsi"/>
          <w:i/>
          <w:iCs/>
          <w:szCs w:val="24"/>
        </w:rPr>
        <w:t>Miniopterus</w:t>
      </w:r>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most focusing on </w:t>
      </w:r>
      <w:r w:rsidRPr="004F4E51">
        <w:rPr>
          <w:rFonts w:asciiTheme="minorHAnsi" w:eastAsia="Calibri" w:hAnsiTheme="minorHAnsi" w:cstheme="minorHAnsi"/>
          <w:i/>
          <w:szCs w:val="24"/>
        </w:rPr>
        <w:t>Miniopterus schreibersii</w:t>
      </w:r>
      <w:r w:rsidRPr="004F4E51">
        <w:rPr>
          <w:rFonts w:asciiTheme="minorHAnsi" w:eastAsia="Calibri" w:hAnsiTheme="minorHAnsi" w:cstheme="minorHAnsi"/>
          <w:szCs w:val="24"/>
        </w:rPr>
        <w:t xml:space="preserve">. Although there are biological and geographical distribution differences between these two species, the thermoregulatory and reproductive characteristics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may help to inform studies of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(Dwyer 1968). A study on the thermal preferences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found that temperature was a major determinant of roost selection (Brown &amp; Bernard 1994). This species tends to avoid high temperatures, staying below 30°C throughout the year, and can roost in areas with </w:t>
      </w:r>
      <w:r w:rsidRPr="004F4E51">
        <w:rPr>
          <w:rFonts w:asciiTheme="minorHAnsi" w:eastAsia="Calibri" w:hAnsiTheme="minorHAnsi" w:cstheme="minorHAnsi"/>
          <w:szCs w:val="24"/>
        </w:rPr>
        <w:lastRenderedPageBreak/>
        <w:t xml:space="preserve">temperatures as low as 1°C during winter (Brown &amp; Bernard 1994). </w:t>
      </w:r>
      <w:r w:rsidRPr="00CE5B52">
        <w:rPr>
          <w:rFonts w:asciiTheme="minorHAnsi" w:eastAsia="Calibri" w:hAnsiTheme="minorHAnsi" w:cstheme="minorHAnsi"/>
          <w:i/>
          <w:szCs w:val="24"/>
          <w:highlight w:val="yellow"/>
        </w:rPr>
        <w:t>Miniopterus schreibersii</w:t>
      </w:r>
      <w:r w:rsidRPr="00CE5B52">
        <w:rPr>
          <w:rFonts w:asciiTheme="minorHAnsi" w:eastAsia="Calibri" w:hAnsiTheme="minorHAnsi" w:cstheme="minorHAnsi"/>
          <w:szCs w:val="24"/>
          <w:highlight w:val="yellow"/>
        </w:rPr>
        <w:t xml:space="preserve"> typically does not undergo long-distance migration. Instead, they exhibited intercave movements within a relatively short distance of about 10 km (Brown &amp; Bernard 1994).</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7167047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71670479"/>
      <w:r w:rsidRPr="00D253EF">
        <w:rPr>
          <w:rFonts w:asciiTheme="minorHAnsi" w:eastAsiaTheme="majorEastAsia" w:hAnsiTheme="minorHAnsi" w:cstheme="minorHAnsi"/>
          <w:sz w:val="36"/>
          <w:szCs w:val="36"/>
        </w:rPr>
        <w:lastRenderedPageBreak/>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7167048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 xml:space="preserve">Understanding bat species presence, population size, microhabitat preferences and habitat use are significant for the conservation planning of bats in the local area. The collected information will </w:t>
      </w:r>
      <w:r w:rsidRPr="00D253EF">
        <w:rPr>
          <w:rFonts w:asciiTheme="minorHAnsi" w:eastAsia="Calibri" w:hAnsiTheme="minorHAnsi" w:cstheme="minorHAnsi"/>
          <w:szCs w:val="24"/>
        </w:rPr>
        <w:lastRenderedPageBreak/>
        <w:t>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7167048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 xml:space="preserve">to determine the location and size of each roost in the tunnel and determine the roosting microclimate (temperature and relative </w:t>
      </w:r>
      <w:r w:rsidRPr="00D253EF">
        <w:rPr>
          <w:rFonts w:asciiTheme="minorHAnsi" w:hAnsiTheme="minorHAnsi" w:cstheme="minorHAnsi"/>
          <w:color w:val="000000"/>
          <w:szCs w:val="24"/>
          <w:shd w:val="clear" w:color="auto" w:fill="FFFFFF"/>
        </w:rPr>
        <w:lastRenderedPageBreak/>
        <w:t>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This chapter summarises the findings of previous chapters in relation to the three objectives of the thesis. It also provides a general discussion on the significance of the thesis’ results for those charged with maintaining the Yugar Tunnel and conserving the bat species it contains. The thesis concludes by offering several insights for future research regarding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7167048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22D096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5FA0AB8F" w14:textId="5C429CAA"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A report on the Yugar tunnel for the Moreton Bay Regional Council</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3"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4"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5"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6"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7"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09" w:history="1">
        <w:r w:rsidRPr="000815D3">
          <w:rPr>
            <w:rStyle w:val="Hyperlink"/>
            <w:rFonts w:asciiTheme="minorHAnsi" w:eastAsia="Arial" w:hAnsiTheme="minorHAnsi" w:cstheme="minorHAnsi"/>
          </w:rPr>
          <w:t>https://doi.org/10.1007/978-3-319-25220-92</w:t>
        </w:r>
      </w:hyperlink>
    </w:p>
    <w:p w14:paraId="6C1F34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0"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042B86C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1"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2"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3"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4"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6"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7"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19"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1" w:history="1">
        <w:r w:rsidRPr="001843D3">
          <w:rPr>
            <w:rStyle w:val="Hyperlink"/>
            <w:rFonts w:asciiTheme="minorHAnsi" w:eastAsia="Arial" w:hAnsiTheme="minorHAnsi" w:cstheme="minorHAnsi"/>
          </w:rPr>
          <w:t>https://doi.org/10.1894/MD-01.1</w:t>
        </w:r>
      </w:hyperlink>
    </w:p>
    <w:p w14:paraId="23DC494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McCracken, G., Gillam, E., Westbrook, J., Lee, Y., Jensen, M., &amp; Balsley, B. (2008). </w:t>
      </w:r>
      <w:r>
        <w:rPr>
          <w:rFonts w:asciiTheme="minorHAnsi" w:eastAsia="Arial" w:hAnsiTheme="minorHAnsi" w:cstheme="minorHAnsi"/>
        </w:rPr>
        <w:tab/>
      </w:r>
      <w:r>
        <w:rPr>
          <w:rFonts w:asciiTheme="minorHAnsi" w:eastAsia="Arial" w:hAnsiTheme="minorHAnsi" w:cstheme="minorHAnsi"/>
        </w:rPr>
        <w:tab/>
      </w:r>
      <w:r w:rsidRPr="00D253EF">
        <w:rPr>
          <w:rFonts w:asciiTheme="minorHAnsi" w:eastAsia="Arial" w:hAnsiTheme="minorHAnsi" w:cstheme="minorHAnsi"/>
        </w:rPr>
        <w:t xml:space="preserve">Brazilian free-tailed bats (Tadarida brasiliensis : Molossidae, Chiroptera) at </w:t>
      </w:r>
      <w:r>
        <w:rPr>
          <w:rFonts w:asciiTheme="minorHAnsi" w:eastAsia="Arial" w:hAnsiTheme="minorHAnsi" w:cstheme="minorHAnsi"/>
        </w:rPr>
        <w:tab/>
      </w:r>
      <w:r w:rsidRPr="00D253EF">
        <w:rPr>
          <w:rFonts w:asciiTheme="minorHAnsi" w:eastAsia="Arial" w:hAnsiTheme="minorHAnsi" w:cstheme="minorHAnsi"/>
        </w:rPr>
        <w:t xml:space="preserve">high altitude: links to migratory insect populations. </w:t>
      </w:r>
      <w:r w:rsidRPr="00D253EF">
        <w:rPr>
          <w:rFonts w:asciiTheme="minorHAnsi" w:eastAsia="Arial" w:hAnsiTheme="minorHAnsi" w:cstheme="minorHAnsi"/>
          <w:i/>
        </w:rPr>
        <w:t xml:space="preserve">Integrative and </w:t>
      </w:r>
      <w:r>
        <w:rPr>
          <w:rFonts w:asciiTheme="minorHAnsi" w:eastAsia="Arial" w:hAnsiTheme="minorHAnsi" w:cstheme="minorHAnsi"/>
          <w:i/>
        </w:rPr>
        <w:tab/>
      </w:r>
      <w:r w:rsidRPr="00D253EF">
        <w:rPr>
          <w:rFonts w:asciiTheme="minorHAnsi" w:eastAsia="Arial" w:hAnsiTheme="minorHAnsi" w:cstheme="minorHAnsi"/>
          <w:i/>
        </w:rPr>
        <w:t>Comparative Biology, 48</w:t>
      </w:r>
      <w:r w:rsidRPr="00D253EF">
        <w:rPr>
          <w:rFonts w:asciiTheme="minorHAnsi" w:eastAsia="Arial" w:hAnsiTheme="minorHAnsi" w:cstheme="minorHAnsi"/>
        </w:rPr>
        <w:t>(1), 107–118.</w:t>
      </w:r>
      <w:r>
        <w:rPr>
          <w:rFonts w:asciiTheme="minorHAnsi" w:eastAsia="Arial" w:hAnsiTheme="minorHAnsi" w:cstheme="minorHAnsi"/>
        </w:rPr>
        <w:t xml:space="preserve"> </w:t>
      </w:r>
      <w:hyperlink r:id="rId122" w:history="1">
        <w:r w:rsidRPr="001843D3">
          <w:rPr>
            <w:rStyle w:val="Hyperlink"/>
            <w:rFonts w:asciiTheme="minorHAnsi" w:eastAsia="Arial" w:hAnsiTheme="minorHAnsi" w:cstheme="minorHAnsi"/>
          </w:rPr>
          <w:t>https://doi.org/10.1093/icb/icn033</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4"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5" w:history="1">
        <w:r w:rsidRPr="007B49F4">
          <w:rPr>
            <w:rStyle w:val="Hyperlink"/>
            <w:rFonts w:asciiTheme="minorHAnsi" w:eastAsia="Arial" w:hAnsiTheme="minorHAnsi" w:cstheme="minorHAnsi"/>
          </w:rPr>
          <w:t>https://doi.org/10.1007/978-3-319-25220-9_4</w:t>
        </w:r>
      </w:hyperlink>
    </w:p>
    <w:p w14:paraId="349223B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Mogoutnov, A., &amp; Venning, J. (2014). Remnant tree decline in agricultural regions of </w:t>
      </w:r>
      <w:r>
        <w:rPr>
          <w:rFonts w:asciiTheme="minorHAnsi" w:eastAsia="Arial" w:hAnsiTheme="minorHAnsi" w:cstheme="minorHAnsi"/>
        </w:rPr>
        <w:tab/>
      </w:r>
      <w:r w:rsidRPr="00D253EF">
        <w:rPr>
          <w:rFonts w:asciiTheme="minorHAnsi" w:eastAsia="Arial" w:hAnsiTheme="minorHAnsi" w:cstheme="minorHAnsi"/>
        </w:rPr>
        <w:t xml:space="preserve">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6" w:history="1">
        <w:r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7"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28"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29"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0"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1"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2"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3"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4"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NSW Government. (2019). Little Bentwing-bat – profile. Retrieved from </w:t>
      </w:r>
      <w:r w:rsidRPr="00D253EF">
        <w:rPr>
          <w:rFonts w:asciiTheme="minorHAnsi" w:eastAsia="Arial" w:hAnsiTheme="minorHAnsi" w:cstheme="minorHAnsi"/>
        </w:rPr>
        <w:tab/>
      </w:r>
      <w:hyperlink r:id="rId135"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7"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38"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39"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0"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1"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2"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3"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5"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6"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lastRenderedPageBreak/>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7"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48"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49"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2"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3"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5"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6"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58"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59" w:history="1">
        <w:r w:rsidRPr="00D253EF">
          <w:rPr>
            <w:rStyle w:val="Hyperlink"/>
            <w:rFonts w:asciiTheme="minorHAnsi" w:eastAsia="Arial" w:hAnsiTheme="minorHAnsi" w:cstheme="minorHAnsi"/>
          </w:rPr>
          <w:t>https://doi.org/10.1016/j.biocon.2011.11.026</w:t>
        </w:r>
      </w:hyperlink>
    </w:p>
    <w:p w14:paraId="3B2A48E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 xml:space="preserve">the nightly ranging </w:t>
      </w:r>
      <w:r w:rsidRPr="00D253EF">
        <w:rPr>
          <w:rFonts w:asciiTheme="minorHAnsi" w:eastAsia="Arial" w:hAnsiTheme="minorHAnsi" w:cstheme="minorHAnsi"/>
        </w:rPr>
        <w:tab/>
        <w:t xml:space="preserve">behaviour of Gould’s long-eared bat (Nyctophilus </w:t>
      </w:r>
      <w:r>
        <w:rPr>
          <w:rFonts w:asciiTheme="minorHAnsi" w:eastAsia="Arial" w:hAnsiTheme="minorHAnsi" w:cstheme="minorHAnsi"/>
        </w:rPr>
        <w:tab/>
      </w:r>
      <w:r w:rsidRPr="00D253EF">
        <w:rPr>
          <w:rFonts w:asciiTheme="minorHAnsi" w:eastAsia="Arial" w:hAnsiTheme="minorHAnsi" w:cstheme="minorHAnsi"/>
        </w:rPr>
        <w:t xml:space="preserve">gouldi).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0"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1"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2"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3"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4"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5"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6"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7"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68"/>
          <w:headerReference w:type="default" r:id="rId169"/>
          <w:footerReference w:type="even" r:id="rId170"/>
          <w:footerReference w:type="default" r:id="rId171"/>
          <w:headerReference w:type="first" r:id="rId172"/>
          <w:footerReference w:type="first" r:id="rId173"/>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71670483"/>
      <w:r w:rsidRPr="007852D7">
        <w:rPr>
          <w:rFonts w:asciiTheme="minorHAnsi" w:hAnsiTheme="minorHAnsi" w:cstheme="minorHAnsi"/>
          <w:sz w:val="40"/>
          <w:szCs w:val="40"/>
        </w:rPr>
        <w:lastRenderedPageBreak/>
        <w:t>Understanding the bat species, population and their emergence and return pattern in the Yugar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7167048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222476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D253EF">
        <w:rPr>
          <w:rFonts w:asciiTheme="minorHAnsi" w:eastAsia="PMingLiU" w:hAnsiTheme="minorHAnsi" w:cstheme="minorHAnsi"/>
          <w:i/>
          <w:iCs/>
        </w:rPr>
        <w:t xml:space="preserve">Miniopterus schreibersii oceanensis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(Thies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110E1F7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37367C">
        <w:rPr>
          <w:rFonts w:asciiTheme="minorHAnsi" w:eastAsia="PMingLiU" w:hAnsiTheme="minorHAnsi" w:cstheme="minorHAnsi"/>
          <w:i/>
          <w:highlight w:val="yellow"/>
        </w:rPr>
        <w:t>Miniopterus schreiberisii</w:t>
      </w:r>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C51B3A">
        <w:rPr>
          <w:rFonts w:asciiTheme="minorHAnsi" w:eastAsia="PMingLiU" w:hAnsiTheme="minorHAnsi" w:cstheme="minorHAnsi"/>
          <w:i/>
          <w:iCs/>
          <w:highlight w:val="yellow"/>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7167048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Acoustic monitoring surveys, exit counts, and walk-through surveys were conducted to determine the composition, emergence / return timing and size of the bat population occupying the Yugar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0A1E02D5"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D253EF">
        <w:rPr>
          <w:rFonts w:asciiTheme="minorHAnsi" w:eastAsia="PMingLiU" w:hAnsiTheme="minorHAnsi" w:cstheme="minorHAnsi"/>
          <w:lang w:val="en-US"/>
        </w:rPr>
        <w:t>.</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 xml:space="preserve">due to the placement of the SM3 we cannot rule out that some echolocation calls came from bats flying in the vicinity of the cave (i.e.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1CB7626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t>
      </w:r>
      <w:r w:rsidRPr="00D253EF">
        <w:rPr>
          <w:rFonts w:asciiTheme="minorHAnsi" w:eastAsia="PMingLiU" w:hAnsiTheme="minorHAnsi" w:cstheme="minorHAnsi"/>
        </w:rPr>
        <w:lastRenderedPageBreak/>
        <w:t xml:space="preserve">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t>
      </w:r>
      <w:r w:rsidR="00BA1909">
        <w:rPr>
          <w:rFonts w:asciiTheme="minorHAnsi" w:eastAsia="PMingLiU" w:hAnsiTheme="minorHAnsi" w:cstheme="minorHAnsi"/>
        </w:rPr>
        <w:t xml:space="preserve">of each night </w:t>
      </w:r>
      <w:r w:rsidRPr="00D253EF">
        <w:rPr>
          <w:rFonts w:asciiTheme="minorHAnsi" w:eastAsia="PMingLiU" w:hAnsiTheme="minorHAnsi" w:cstheme="minorHAnsi"/>
        </w:rPr>
        <w:t>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7B279146"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The transect line was followed at a slow walk and the </w:t>
      </w:r>
      <w:r w:rsidRPr="006314C9">
        <w:rPr>
          <w:rFonts w:asciiTheme="minorHAnsi" w:eastAsia="PMingLiU" w:hAnsiTheme="minorHAnsi" w:cstheme="minorHAnsi"/>
          <w:highlight w:val="yellow"/>
        </w:rPr>
        <w:t>species</w:t>
      </w:r>
      <w:r w:rsidRPr="00D253EF">
        <w:rPr>
          <w:rFonts w:asciiTheme="minorHAnsi" w:eastAsia="PMingLiU" w:hAnsiTheme="minorHAnsi" w:cstheme="minorHAnsi"/>
        </w:rPr>
        <w:t xml:space="preserve"> 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69DCEA48"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BB05CC">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3E043471"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All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w:t>
      </w:r>
      <w:r w:rsidRPr="00D253EF">
        <w:rPr>
          <w:rFonts w:asciiTheme="minorHAnsi" w:eastAsia="PMingLiU" w:hAnsiTheme="minorHAnsi" w:cstheme="minorHAnsi"/>
        </w:rPr>
        <w:lastRenderedPageBreak/>
        <w:t>to examine seasonal effect</w:t>
      </w:r>
      <w:r w:rsidR="00215238">
        <w:rPr>
          <w:rFonts w:asciiTheme="minorHAnsi" w:eastAsia="PMingLiU" w:hAnsiTheme="minorHAnsi" w:cstheme="minorHAnsi"/>
        </w:rPr>
        <w:t>s</w:t>
      </w:r>
      <w:r w:rsidRPr="00D253EF">
        <w:rPr>
          <w:rFonts w:asciiTheme="minorHAnsi" w:eastAsia="PMingLiU" w:hAnsiTheme="minorHAnsi" w:cstheme="minorHAnsi"/>
        </w:rPr>
        <w:t xml:space="preserve">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535DBF">
        <w:rPr>
          <w:rFonts w:asciiTheme="minorHAnsi" w:eastAsia="PMingLiU" w:hAnsiTheme="minorHAnsi" w:cstheme="minorHAnsi"/>
          <w:highlight w:val="yellow"/>
        </w:rPr>
        <w:t>across summer and winter</w:t>
      </w:r>
      <w:r w:rsidRPr="00D253EF">
        <w:rPr>
          <w:rFonts w:asciiTheme="minorHAnsi" w:eastAsia="PMingLiU" w:hAnsiTheme="minorHAnsi" w:cstheme="minorHAnsi"/>
        </w:rPr>
        <w:t xml:space="preserve">.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7167048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667BBCF9"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r w:rsidRPr="002642CE">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between </w:t>
      </w:r>
      <w:commentRangeStart w:id="53"/>
      <w:r w:rsidRPr="00D253EF">
        <w:rPr>
          <w:rFonts w:asciiTheme="minorHAnsi" w:eastAsia="PMingLiU" w:hAnsiTheme="minorHAnsi" w:cstheme="minorHAnsi"/>
        </w:rPr>
        <w:t xml:space="preserve"> 9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6545B8" w:rsidRPr="00D253EF" w14:paraId="1BAC90D2" w14:textId="77777777" w:rsidTr="0037163A">
        <w:tc>
          <w:tcPr>
            <w:tcW w:w="984" w:type="dxa"/>
            <w:vAlign w:val="center"/>
          </w:tcPr>
          <w:p w14:paraId="790B73AF" w14:textId="77777777" w:rsidR="006545B8" w:rsidRPr="00D253EF" w:rsidRDefault="006545B8"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4761FFCE"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159F5CBA"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1DB50BB6"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458F0B2D"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6545B8" w:rsidRPr="00D253EF" w14:paraId="0896BEA0" w14:textId="77777777" w:rsidTr="006545B8">
        <w:tc>
          <w:tcPr>
            <w:tcW w:w="984" w:type="dxa"/>
          </w:tcPr>
          <w:p w14:paraId="463C891A"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1B6488DC"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7AE30E4D"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73A88A8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23D6F58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372728" w14:textId="77777777" w:rsidTr="006545B8">
        <w:tc>
          <w:tcPr>
            <w:tcW w:w="984" w:type="dxa"/>
          </w:tcPr>
          <w:p w14:paraId="1A1BAD89"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32DD171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66CBC1A4"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31D0AD2F"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D90C0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738F9BE8" w14:textId="77777777" w:rsidTr="006545B8">
        <w:tc>
          <w:tcPr>
            <w:tcW w:w="984" w:type="dxa"/>
          </w:tcPr>
          <w:p w14:paraId="4FE5E5C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41ACB844" w14:textId="77777777" w:rsidR="006545B8" w:rsidRPr="00D253EF" w:rsidRDefault="006545B8" w:rsidP="006545B8">
            <w:pPr>
              <w:rPr>
                <w:rFonts w:asciiTheme="minorHAnsi" w:hAnsiTheme="minorHAnsi" w:cstheme="minorHAnsi"/>
                <w:i/>
                <w:iCs/>
                <w:sz w:val="22"/>
                <w:lang w:eastAsia="zh-TW"/>
              </w:rPr>
            </w:pPr>
            <w:r w:rsidRPr="002642CE">
              <w:rPr>
                <w:rFonts w:asciiTheme="minorHAnsi" w:hAnsiTheme="minorHAnsi" w:cstheme="minorHAnsi"/>
                <w:i/>
                <w:iCs/>
                <w:color w:val="000000"/>
                <w:sz w:val="22"/>
                <w:highlight w:val="yellow"/>
                <w:lang w:eastAsia="zh-TW"/>
              </w:rPr>
              <w:t>Miniopterus schreibersii oceanesis</w:t>
            </w:r>
          </w:p>
        </w:tc>
        <w:tc>
          <w:tcPr>
            <w:tcW w:w="1219" w:type="dxa"/>
            <w:shd w:val="clear" w:color="auto" w:fill="C0504D"/>
          </w:tcPr>
          <w:p w14:paraId="1A25F2A8"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CDAC45D"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FABF981"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FC0B748" w14:textId="77777777" w:rsidTr="006545B8">
        <w:tc>
          <w:tcPr>
            <w:tcW w:w="984" w:type="dxa"/>
          </w:tcPr>
          <w:p w14:paraId="675D0F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7828F4B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564138C5"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1F2BB63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AF9E485"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908C2FA" w14:textId="77777777" w:rsidTr="006545B8">
        <w:tc>
          <w:tcPr>
            <w:tcW w:w="984" w:type="dxa"/>
          </w:tcPr>
          <w:p w14:paraId="6F440D7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20C54C93" w14:textId="77777777" w:rsidR="006545B8" w:rsidRPr="002642CE" w:rsidRDefault="006545B8" w:rsidP="006545B8">
            <w:pPr>
              <w:rPr>
                <w:rFonts w:asciiTheme="minorHAnsi" w:hAnsiTheme="minorHAnsi" w:cstheme="minorHAnsi"/>
                <w:i/>
                <w:iCs/>
                <w:sz w:val="22"/>
                <w:highlight w:val="yellow"/>
                <w:lang w:eastAsia="zh-TW"/>
              </w:rPr>
            </w:pPr>
            <w:r w:rsidRPr="002642CE">
              <w:rPr>
                <w:rFonts w:asciiTheme="minorHAnsi" w:hAnsiTheme="minorHAnsi" w:cstheme="minorHAnsi"/>
                <w:i/>
                <w:iCs/>
                <w:color w:val="000000"/>
                <w:sz w:val="22"/>
                <w:highlight w:val="yellow"/>
                <w:lang w:eastAsia="zh-TW"/>
              </w:rPr>
              <w:t>Mormopterus sp2/3</w:t>
            </w:r>
          </w:p>
        </w:tc>
        <w:tc>
          <w:tcPr>
            <w:tcW w:w="1219" w:type="dxa"/>
            <w:shd w:val="clear" w:color="auto" w:fill="C0504D"/>
          </w:tcPr>
          <w:p w14:paraId="4C175BA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724BF2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17C559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7776F8" w14:textId="77777777" w:rsidTr="006545B8">
        <w:tc>
          <w:tcPr>
            <w:tcW w:w="984" w:type="dxa"/>
          </w:tcPr>
          <w:p w14:paraId="302C9B0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3A435951"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44C65E1A"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0914F7F2"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0478B2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56112FF" w14:textId="77777777" w:rsidTr="006545B8">
        <w:tc>
          <w:tcPr>
            <w:tcW w:w="984" w:type="dxa"/>
          </w:tcPr>
          <w:p w14:paraId="731BC0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0AB5592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Nyctophilus </w:t>
            </w:r>
            <w:r w:rsidRPr="002642CE">
              <w:rPr>
                <w:rFonts w:asciiTheme="minorHAnsi" w:hAnsiTheme="minorHAnsi" w:cstheme="minorHAnsi"/>
                <w:i/>
                <w:iCs/>
                <w:color w:val="000000"/>
                <w:sz w:val="22"/>
                <w:highlight w:val="yellow"/>
                <w:lang w:eastAsia="zh-TW"/>
              </w:rPr>
              <w:t>spp.</w:t>
            </w:r>
          </w:p>
        </w:tc>
        <w:tc>
          <w:tcPr>
            <w:tcW w:w="1219" w:type="dxa"/>
            <w:shd w:val="clear" w:color="auto" w:fill="C0504D"/>
          </w:tcPr>
          <w:p w14:paraId="6A2AE94A"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44A2D6"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327B53F"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4EBBCCD" w14:textId="77777777" w:rsidTr="006545B8">
        <w:tc>
          <w:tcPr>
            <w:tcW w:w="984" w:type="dxa"/>
          </w:tcPr>
          <w:p w14:paraId="782283B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5F23334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64742A0D"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577E1215"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1A8895E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49B99D7C" w14:textId="77777777" w:rsidTr="006545B8">
        <w:tc>
          <w:tcPr>
            <w:tcW w:w="984" w:type="dxa"/>
          </w:tcPr>
          <w:p w14:paraId="62B6BDF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17A1AC9B"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306778E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C96BB9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DA68E9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63EABDB" w14:textId="77777777" w:rsidTr="006545B8">
        <w:tc>
          <w:tcPr>
            <w:tcW w:w="984" w:type="dxa"/>
          </w:tcPr>
          <w:p w14:paraId="70DB7B54"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2F174B30"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Scotorepens </w:t>
            </w:r>
            <w:r w:rsidRPr="002642CE">
              <w:rPr>
                <w:rFonts w:asciiTheme="minorHAnsi" w:hAnsiTheme="minorHAnsi" w:cstheme="minorHAnsi"/>
                <w:i/>
                <w:iCs/>
                <w:color w:val="000000"/>
                <w:sz w:val="22"/>
                <w:highlight w:val="yellow"/>
                <w:lang w:eastAsia="zh-TW"/>
              </w:rPr>
              <w:t>sp.</w:t>
            </w:r>
          </w:p>
        </w:tc>
        <w:tc>
          <w:tcPr>
            <w:tcW w:w="1219" w:type="dxa"/>
            <w:shd w:val="clear" w:color="auto" w:fill="C0504D"/>
          </w:tcPr>
          <w:p w14:paraId="2BAC4C1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EF545D"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78436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5F40ECC1" w14:textId="77777777" w:rsidTr="006545B8">
        <w:tc>
          <w:tcPr>
            <w:tcW w:w="984" w:type="dxa"/>
          </w:tcPr>
          <w:p w14:paraId="4D53B485"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11</w:t>
            </w:r>
          </w:p>
        </w:tc>
        <w:tc>
          <w:tcPr>
            <w:tcW w:w="3134" w:type="dxa"/>
            <w:vAlign w:val="bottom"/>
          </w:tcPr>
          <w:p w14:paraId="1F41227E" w14:textId="77777777" w:rsidR="006545B8" w:rsidRPr="00D253EF" w:rsidRDefault="006545B8" w:rsidP="006545B8">
            <w:pPr>
              <w:rPr>
                <w:rFonts w:asciiTheme="minorHAnsi" w:hAnsiTheme="minorHAnsi" w:cstheme="minorHAnsi"/>
                <w:i/>
                <w:iCs/>
                <w:sz w:val="22"/>
                <w:lang w:eastAsia="zh-TW"/>
              </w:rPr>
            </w:pPr>
            <w:r w:rsidRPr="002642CE">
              <w:rPr>
                <w:rFonts w:asciiTheme="minorHAnsi" w:hAnsiTheme="minorHAnsi" w:cstheme="minorHAnsi"/>
                <w:i/>
                <w:iCs/>
                <w:color w:val="000000"/>
                <w:sz w:val="22"/>
                <w:highlight w:val="yellow"/>
                <w:lang w:eastAsia="zh-TW"/>
              </w:rPr>
              <w:t>Tadarida australis</w:t>
            </w:r>
          </w:p>
        </w:tc>
        <w:tc>
          <w:tcPr>
            <w:tcW w:w="1219" w:type="dxa"/>
            <w:shd w:val="clear" w:color="auto" w:fill="C0504D"/>
          </w:tcPr>
          <w:p w14:paraId="20D4FCE3"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25F66463"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875EE3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193B7528" w14:textId="77777777" w:rsidTr="006545B8">
        <w:tc>
          <w:tcPr>
            <w:tcW w:w="984" w:type="dxa"/>
          </w:tcPr>
          <w:p w14:paraId="58C77F4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7869C3F7"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0C8FD56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4FA1E2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A63297E" w14:textId="77777777" w:rsidR="006545B8" w:rsidRPr="00D253EF" w:rsidRDefault="006545B8" w:rsidP="006545B8">
            <w:pPr>
              <w:jc w:val="center"/>
              <w:rPr>
                <w:rFonts w:asciiTheme="minorHAnsi" w:hAnsiTheme="minorHAnsi" w:cstheme="minorHAnsi"/>
                <w:sz w:val="22"/>
                <w:lang w:eastAsia="zh-TW"/>
              </w:rPr>
            </w:pPr>
          </w:p>
        </w:tc>
      </w:tr>
    </w:tbl>
    <w:p w14:paraId="794802F5" w14:textId="77777777"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16DD3182" w14:textId="5E7994A2" w:rsidR="00735166" w:rsidRPr="00D253EF" w:rsidRDefault="00735166" w:rsidP="006A1285">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lastRenderedPageBreak/>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0D009481" w14:textId="6533439A"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81792" behindDoc="0" locked="0" layoutInCell="1" allowOverlap="1" wp14:anchorId="37EFBA59" wp14:editId="2090C37E">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14:sizeRelH relativeFrom="margin">
              <wp14:pctWidth>0</wp14:pctWidth>
            </wp14:sizeRelH>
            <wp14:sizeRelV relativeFrom="margin">
              <wp14:pctHeight>0</wp14:pctHeight>
            </wp14:sizeRelV>
          </wp:anchor>
        </w:drawing>
      </w:r>
    </w:p>
    <w:p w14:paraId="6A4DDA80" w14:textId="7AB56646" w:rsidR="00735166" w:rsidRPr="00D253EF" w:rsidRDefault="00446996" w:rsidP="006545B8">
      <w:pPr>
        <w:spacing w:line="360" w:lineRule="auto"/>
        <w:rPr>
          <w:rFonts w:asciiTheme="minorHAnsi" w:eastAsia="PMingLiU" w:hAnsiTheme="minorHAnsi" w:cstheme="minorHAnsi"/>
        </w:rPr>
        <w:sectPr w:rsidR="00735166" w:rsidRPr="00D253EF" w:rsidSect="00BB2564">
          <w:headerReference w:type="default" r:id="rId175"/>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463E4B5" wp14:editId="4B2A4CD1">
                <wp:simplePos x="0" y="0"/>
                <wp:positionH relativeFrom="margin">
                  <wp:align>right</wp:align>
                </wp:positionH>
                <wp:positionV relativeFrom="paragraph">
                  <wp:posOffset>2788285</wp:posOffset>
                </wp:positionV>
                <wp:extent cx="54292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8"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6.3pt;margin-top:219.55pt;width:427.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" stroked="f">
                <v:textbox style="mso-fit-shape-to-text:t" inset="0,0,0,0">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9"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9"/>
                    </w:p>
                  </w:txbxContent>
                </v:textbox>
                <w10:wrap anchorx="margin"/>
              </v:shape>
            </w:pict>
          </mc:Fallback>
        </mc:AlternateContent>
      </w:r>
      <w:r w:rsidR="00735166" w:rsidRPr="00D253EF">
        <w:rPr>
          <w:rFonts w:asciiTheme="minorHAnsi" w:eastAsia="PMingLiU" w:hAnsiTheme="minorHAnsi" w:cstheme="minorHAnsi"/>
        </w:rPr>
        <w:br w:type="page"/>
      </w:r>
    </w:p>
    <w:p w14:paraId="47C43ED6" w14:textId="562FCA50" w:rsidR="00735166" w:rsidRPr="00D253EF" w:rsidRDefault="00A024A8"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eastAsia="PMingLiU" w:hAnsiTheme="minorHAnsi" w:cstheme="minorHAnsi"/>
          <w:noProof/>
        </w:rPr>
        <w:lastRenderedPageBreak/>
        <w:drawing>
          <wp:anchor distT="0" distB="0" distL="114300" distR="114300" simplePos="0" relativeHeight="251675648" behindDoc="0" locked="0" layoutInCell="1" allowOverlap="1" wp14:anchorId="7A2303D0" wp14:editId="607574C7">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anchor>
        </w:drawing>
      </w:r>
      <w:r w:rsidRPr="00D253EF">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54A0225E" wp14:editId="4B5A1AF3">
                <wp:simplePos x="0" y="0"/>
                <wp:positionH relativeFrom="column">
                  <wp:posOffset>0</wp:posOffset>
                </wp:positionH>
                <wp:positionV relativeFrom="paragraph">
                  <wp:posOffset>3971925</wp:posOffset>
                </wp:positionV>
                <wp:extent cx="82200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20075" cy="635"/>
                        </a:xfrm>
                        <a:prstGeom prst="rect">
                          <a:avLst/>
                        </a:prstGeom>
                        <a:solidFill>
                          <a:prstClr val="white"/>
                        </a:solidFill>
                        <a:ln>
                          <a:noFill/>
                        </a:ln>
                      </wps:spPr>
                      <wps:txbx>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60"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225E" id="Text Box 16" o:spid="_x0000_s1027" type="#_x0000_t202" style="position:absolute;left:0;text-align:left;margin-left:0;margin-top:312.75pt;width:64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Zf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" stroked="f">
                <v:textbox style="mso-fit-shape-to-text:t" inset="0,0,0,0">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61"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1"/>
                    </w:p>
                  </w:txbxContent>
                </v:textbox>
              </v:shape>
            </w:pict>
          </mc:Fallback>
        </mc:AlternateContent>
      </w:r>
    </w:p>
    <w:p w14:paraId="4EAB6584" w14:textId="06F4CD2C"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982C53">
        <w:rPr>
          <w:rFonts w:asciiTheme="minorHAnsi" w:eastAsia="PMingLiU" w:hAnsiTheme="minorHAnsi" w:cstheme="minorHAnsi"/>
          <w:highlight w:val="yellow"/>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982C53">
        <w:rPr>
          <w:rFonts w:asciiTheme="minorHAnsi" w:eastAsia="PMingLiU" w:hAnsiTheme="minorHAnsi" w:cstheme="minorHAnsi"/>
          <w:highlight w:val="yellow"/>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M. macropus</w:t>
      </w:r>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6F228A">
        <w:rPr>
          <w:rFonts w:asciiTheme="minorHAnsi" w:eastAsia="PMingLiU" w:hAnsiTheme="minorHAnsi" w:cstheme="minorHAnsi"/>
          <w:i/>
          <w:iCs/>
          <w:highlight w:val="yellow"/>
        </w:rPr>
        <w:t>M. schreibersii oceanesis</w:t>
      </w:r>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R. megaphyllus</w:t>
      </w:r>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D253EF">
        <w:rPr>
          <w:rFonts w:asciiTheme="minorHAnsi" w:eastAsia="PMingLiU" w:hAnsiTheme="minorHAnsi" w:cstheme="minorHAnsi"/>
          <w:i/>
          <w:iCs/>
        </w:rPr>
        <w:t xml:space="preserve">M. </w:t>
      </w:r>
      <w:r w:rsidRPr="006F228A">
        <w:rPr>
          <w:rFonts w:asciiTheme="minorHAnsi" w:eastAsia="PMingLiU" w:hAnsiTheme="minorHAnsi" w:cstheme="minorHAnsi"/>
          <w:i/>
          <w:iCs/>
          <w:highlight w:val="yellow"/>
        </w:rPr>
        <w:t>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FA0243">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was relatively low. In winter, bat activity began later when both the first and peak activity of three species (</w:t>
      </w:r>
      <w:r w:rsidRPr="00030138">
        <w:rPr>
          <w:rFonts w:asciiTheme="minorHAnsi" w:eastAsia="PMingLiU" w:hAnsiTheme="minorHAnsi" w:cstheme="minorHAnsi"/>
          <w:i/>
          <w:iCs/>
          <w:highlight w:val="yellow"/>
        </w:rPr>
        <w:t>M.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1552" behindDoc="0" locked="0" layoutInCell="1" allowOverlap="1" wp14:anchorId="3B2BFB06" wp14:editId="73BD2F0D">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2"/>
      <w:commentRangeEnd w:id="62"/>
      <w:r w:rsidRPr="00D253EF">
        <w:rPr>
          <w:rFonts w:asciiTheme="minorHAnsi" w:eastAsia="PMingLiU" w:hAnsiTheme="minorHAnsi" w:cstheme="minorHAnsi"/>
          <w:sz w:val="16"/>
          <w:szCs w:val="16"/>
        </w:rPr>
        <w:commentReference w:id="62"/>
      </w:r>
      <w:commentRangeStart w:id="63"/>
      <w:commentRangeEnd w:id="63"/>
      <w:r w:rsidRPr="00D253EF">
        <w:rPr>
          <w:rFonts w:asciiTheme="minorHAnsi" w:eastAsia="PMingLiU" w:hAnsiTheme="minorHAnsi" w:cstheme="minorHAnsi"/>
          <w:sz w:val="16"/>
          <w:szCs w:val="16"/>
        </w:rPr>
        <w:commentReference w:id="63"/>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7FE428" wp14:editId="420164DA">
                <wp:simplePos x="0" y="0"/>
                <wp:positionH relativeFrom="margin">
                  <wp:align>left</wp:align>
                </wp:positionH>
                <wp:positionV relativeFrom="paragraph">
                  <wp:posOffset>11430</wp:posOffset>
                </wp:positionV>
                <wp:extent cx="5208905" cy="1162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162050"/>
                        </a:xfrm>
                        <a:prstGeom prst="rect">
                          <a:avLst/>
                        </a:prstGeom>
                        <a:solidFill>
                          <a:prstClr val="white"/>
                        </a:solidFill>
                        <a:ln>
                          <a:noFill/>
                        </a:ln>
                      </wps:spPr>
                      <wps:txbx>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4"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4"/>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9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" stroked="f">
                <v:textbox inset="0,0,0,0">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5"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5"/>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01068EB8" wp14:editId="2DF95681">
            <wp:simplePos x="0" y="0"/>
            <wp:positionH relativeFrom="margin">
              <wp:align>right</wp:align>
            </wp:positionH>
            <wp:positionV relativeFrom="paragraph">
              <wp:posOffset>110490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77777777" w:rsidR="00735166" w:rsidRPr="00D253EF" w:rsidRDefault="00735166" w:rsidP="006545B8">
      <w:pPr>
        <w:spacing w:line="360" w:lineRule="auto"/>
        <w:jc w:val="both"/>
        <w:rPr>
          <w:rFonts w:asciiTheme="minorHAnsi" w:eastAsia="PMingLiU" w:hAnsiTheme="minorHAnsi" w:cstheme="minorHAnsi"/>
        </w:rPr>
      </w:pPr>
    </w:p>
    <w:p w14:paraId="6B60283C" w14:textId="77777777" w:rsidR="00735166" w:rsidRPr="00D253EF" w:rsidRDefault="00735166" w:rsidP="006545B8">
      <w:pPr>
        <w:spacing w:line="360" w:lineRule="auto"/>
        <w:jc w:val="both"/>
        <w:rPr>
          <w:rFonts w:asciiTheme="minorHAnsi" w:eastAsia="PMingLiU" w:hAnsiTheme="minorHAnsi" w:cstheme="minorHAnsi"/>
        </w:rPr>
      </w:pPr>
    </w:p>
    <w:p w14:paraId="62F46F12" w14:textId="77777777"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77777777" w:rsidR="00735166" w:rsidRPr="00D253EF" w:rsidRDefault="00735166" w:rsidP="006545B8">
      <w:pPr>
        <w:spacing w:line="360" w:lineRule="auto"/>
        <w:jc w:val="both"/>
        <w:rPr>
          <w:rFonts w:asciiTheme="minorHAnsi" w:eastAsia="PMingLiU" w:hAnsiTheme="minorHAnsi" w:cstheme="minorHAnsi"/>
        </w:rPr>
      </w:pPr>
    </w:p>
    <w:p w14:paraId="3CB26572" w14:textId="77777777" w:rsidR="00735166" w:rsidRPr="00D253EF" w:rsidRDefault="00735166" w:rsidP="006545B8">
      <w:pPr>
        <w:spacing w:line="360" w:lineRule="auto"/>
        <w:jc w:val="both"/>
        <w:rPr>
          <w:rFonts w:asciiTheme="minorHAnsi" w:eastAsia="PMingLiU" w:hAnsiTheme="minorHAnsi" w:cstheme="minorHAnsi"/>
        </w:rPr>
      </w:pPr>
    </w:p>
    <w:p w14:paraId="22EA95FD" w14:textId="318B4B20" w:rsidR="00735166" w:rsidRPr="00D253EF" w:rsidRDefault="00735166" w:rsidP="006545B8">
      <w:pPr>
        <w:spacing w:line="360" w:lineRule="auto"/>
        <w:jc w:val="both"/>
        <w:rPr>
          <w:rFonts w:asciiTheme="minorHAnsi" w:eastAsia="PMingLiU" w:hAnsiTheme="minorHAnsi" w:cstheme="minorHAnsi"/>
        </w:rPr>
      </w:pPr>
    </w:p>
    <w:p w14:paraId="47CDC837" w14:textId="4267D519" w:rsidR="007E74AC" w:rsidRPr="00D253EF" w:rsidRDefault="007E74AC" w:rsidP="006545B8">
      <w:pPr>
        <w:spacing w:line="360" w:lineRule="auto"/>
        <w:jc w:val="both"/>
        <w:rPr>
          <w:rFonts w:asciiTheme="minorHAnsi" w:eastAsia="PMingLiU" w:hAnsiTheme="minorHAnsi" w:cstheme="minorHAnsi"/>
        </w:rPr>
      </w:pPr>
    </w:p>
    <w:p w14:paraId="24670A1C" w14:textId="30E871F1" w:rsidR="007E74AC" w:rsidRPr="00D253EF" w:rsidRDefault="00E8144D"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2D467A46" wp14:editId="24BD0A51">
                <wp:simplePos x="0" y="0"/>
                <wp:positionH relativeFrom="margin">
                  <wp:align>right</wp:align>
                </wp:positionH>
                <wp:positionV relativeFrom="paragraph">
                  <wp:posOffset>284828</wp:posOffset>
                </wp:positionV>
                <wp:extent cx="5238750" cy="63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6" w:name="_Toc71542367"/>
                            <w:bookmarkStart w:id="67"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6"/>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7A46" id="Text Box 22" o:spid="_x0000_s1029" type="#_x0000_t202" style="position:absolute;left:0;text-align:left;margin-left:361.3pt;margin-top:22.45pt;width:412.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E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U86s&#10;MKTRQbWBfYGWkYv4aZxfUNreUWJoyU86D35Pzgi7LdHELwFiFCemX67sxmqSnPPp7PbznEKSYjez&#10;e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" stroked="f">
                <v:textbox style="mso-fit-shape-to-text:t" inset="0,0,0,0">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8" w:name="_Toc71542367"/>
                      <w:bookmarkStart w:id="69"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8"/>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9"/>
                    </w:p>
                  </w:txbxContent>
                </v:textbox>
                <w10:wrap anchorx="margin"/>
              </v:shape>
            </w:pict>
          </mc:Fallback>
        </mc:AlternateContent>
      </w:r>
    </w:p>
    <w:p w14:paraId="09D93464" w14:textId="3A7EE372"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B7BF3A5"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t xml:space="preserve">Comparing seasonal difference across species, it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Pr="00D253EF">
        <w:rPr>
          <w:rFonts w:asciiTheme="minorHAnsi" w:eastAsia="PMingLiU" w:hAnsiTheme="minorHAnsi" w:cstheme="minorHAnsi"/>
        </w:rPr>
        <w:t xml:space="preserve">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9744" behindDoc="0" locked="0" layoutInCell="1" allowOverlap="1" wp14:anchorId="0C4A8E3F" wp14:editId="02A95B3D">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70"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71"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1"/>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2576" behindDoc="0" locked="0" layoutInCell="1" allowOverlap="1" wp14:anchorId="60D73CB2" wp14:editId="07DB17BE">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7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7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7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73"/>
      <w:r w:rsidRPr="00D253EF">
        <w:rPr>
          <w:rFonts w:asciiTheme="minorHAnsi" w:eastAsia="PMingLiU" w:hAnsiTheme="minorHAnsi" w:cstheme="minorHAnsi"/>
          <w:sz w:val="16"/>
          <w:szCs w:val="16"/>
        </w:rPr>
        <w:commentReference w:id="73"/>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4CAA83B0"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between the two seasons 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 xml:space="preserve">owever, it was found that all three species returned earlier in winter than summer (Table 2-3). Comparing the seasonal difference across species,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&lt;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56753A9F"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92032" behindDoc="0" locked="0" layoutInCell="1" allowOverlap="1" wp14:anchorId="7E456688" wp14:editId="33FAC8FC">
                <wp:simplePos x="0" y="0"/>
                <wp:positionH relativeFrom="column">
                  <wp:posOffset>635</wp:posOffset>
                </wp:positionH>
                <wp:positionV relativeFrom="paragraph">
                  <wp:posOffset>3364865</wp:posOffset>
                </wp:positionV>
                <wp:extent cx="521017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4"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688" id="Text Box 25" o:spid="_x0000_s1031" type="#_x0000_t202" style="position:absolute;left:0;text-align:left;margin-left:.05pt;margin-top:264.95pt;width:41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r6MAIAAGYEAAAOAAAAZHJzL2Uyb0RvYy54bWysVMGO2jAQvVfqP1i+lwDVbit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" stroked="f">
                <v:textbox style="mso-fit-shape-to-text:t" inset="0,0,0,0">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5"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75"/>
                    </w:p>
                  </w:txbxContent>
                </v:textbox>
              </v:shape>
            </w:pict>
          </mc:Fallback>
        </mc:AlternateContent>
      </w:r>
      <w:r w:rsidRPr="00D253EF">
        <w:rPr>
          <w:rFonts w:asciiTheme="minorHAnsi" w:hAnsiTheme="minorHAnsi" w:cstheme="minorHAnsi"/>
          <w:noProof/>
        </w:rPr>
        <w:drawing>
          <wp:anchor distT="0" distB="0" distL="114300" distR="114300" simplePos="0" relativeHeight="251689984" behindDoc="0" locked="0" layoutInCell="1" allowOverlap="1" wp14:anchorId="09742A04" wp14:editId="1CC20B77">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76"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76"/>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A5E234B"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mc:AlternateContent>
          <mc:Choice Requires="wps">
            <w:drawing>
              <wp:anchor distT="0" distB="0" distL="114300" distR="114300" simplePos="0" relativeHeight="251696128" behindDoc="0" locked="0" layoutInCell="1" allowOverlap="1" wp14:anchorId="387CF62C" wp14:editId="2D057F26">
                <wp:simplePos x="0" y="0"/>
                <wp:positionH relativeFrom="column">
                  <wp:posOffset>635</wp:posOffset>
                </wp:positionH>
                <wp:positionV relativeFrom="paragraph">
                  <wp:posOffset>3100070</wp:posOffset>
                </wp:positionV>
                <wp:extent cx="52101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7"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F62C" id="Text Box 26" o:spid="_x0000_s1032" type="#_x0000_t202" style="position:absolute;margin-left:.05pt;margin-top:244.1pt;width:41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k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" stroked="f">
                <v:textbox style="mso-fit-shape-to-text:t" inset="0,0,0,0">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8"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8"/>
                    </w:p>
                  </w:txbxContent>
                </v:textbox>
              </v:shape>
            </w:pict>
          </mc:Fallback>
        </mc:AlternateContent>
      </w:r>
      <w:r w:rsidRPr="00D253EF">
        <w:rPr>
          <w:rFonts w:asciiTheme="minorHAnsi" w:hAnsiTheme="minorHAnsi" w:cstheme="minorHAnsi"/>
          <w:noProof/>
        </w:rPr>
        <w:drawing>
          <wp:anchor distT="0" distB="0" distL="114300" distR="114300" simplePos="0" relativeHeight="251694080" behindDoc="0" locked="0" layoutInCell="1" allowOverlap="1" wp14:anchorId="5287E0D1" wp14:editId="5090E6A9">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77777777" w:rsidR="00735166" w:rsidRPr="00D253EF" w:rsidRDefault="00735166" w:rsidP="006545B8">
      <w:pPr>
        <w:spacing w:line="360" w:lineRule="auto"/>
        <w:rPr>
          <w:rFonts w:asciiTheme="minorHAnsi" w:eastAsia="PMingLiU" w:hAnsiTheme="minorHAnsi" w:cstheme="minorHAnsi"/>
          <w:b/>
          <w:bCs/>
        </w:rPr>
      </w:pPr>
    </w:p>
    <w:p w14:paraId="5B24A39C" w14:textId="77777777" w:rsidR="00735166" w:rsidRPr="00D253EF" w:rsidRDefault="00735166" w:rsidP="006545B8">
      <w:pPr>
        <w:spacing w:line="360" w:lineRule="auto"/>
        <w:rPr>
          <w:rFonts w:asciiTheme="minorHAnsi" w:eastAsia="PMingLiU" w:hAnsiTheme="minorHAnsi" w:cstheme="minorHAnsi"/>
          <w:b/>
          <w:bCs/>
        </w:rPr>
      </w:pPr>
    </w:p>
    <w:p w14:paraId="27A58A50" w14:textId="77777777" w:rsidR="00735166" w:rsidRPr="00D253EF" w:rsidRDefault="00735166" w:rsidP="006545B8">
      <w:pPr>
        <w:spacing w:line="360" w:lineRule="auto"/>
        <w:rPr>
          <w:rFonts w:asciiTheme="minorHAnsi" w:eastAsia="PMingLiU" w:hAnsiTheme="minorHAnsi" w:cstheme="minorHAnsi"/>
          <w:b/>
          <w:bCs/>
        </w:rPr>
      </w:pPr>
    </w:p>
    <w:p w14:paraId="14B7F575" w14:textId="77777777" w:rsidR="00735166" w:rsidRPr="00D253EF" w:rsidRDefault="00735166" w:rsidP="006545B8">
      <w:pPr>
        <w:spacing w:line="360" w:lineRule="auto"/>
        <w:rPr>
          <w:rFonts w:asciiTheme="minorHAnsi" w:eastAsia="PMingLiU" w:hAnsiTheme="minorHAnsi" w:cstheme="minorHAnsi"/>
          <w:b/>
          <w:bCs/>
        </w:rPr>
      </w:pPr>
    </w:p>
    <w:p w14:paraId="70504D89" w14:textId="77777777" w:rsidR="00735166" w:rsidRPr="00D253EF" w:rsidRDefault="00735166" w:rsidP="006545B8">
      <w:pPr>
        <w:spacing w:line="360" w:lineRule="auto"/>
        <w:rPr>
          <w:rFonts w:asciiTheme="minorHAnsi" w:eastAsia="PMingLiU" w:hAnsiTheme="minorHAnsi" w:cstheme="minorHAnsi"/>
          <w:b/>
          <w:bCs/>
        </w:rPr>
      </w:pPr>
    </w:p>
    <w:p w14:paraId="53BB7E46" w14:textId="77777777" w:rsidR="00735166" w:rsidRPr="00D253EF" w:rsidRDefault="00735166" w:rsidP="006545B8">
      <w:pPr>
        <w:spacing w:line="360" w:lineRule="auto"/>
        <w:rPr>
          <w:rFonts w:asciiTheme="minorHAnsi" w:eastAsia="PMingLiU" w:hAnsiTheme="minorHAnsi" w:cstheme="minorHAnsi"/>
          <w:b/>
          <w:bCs/>
        </w:rPr>
      </w:pPr>
    </w:p>
    <w:p w14:paraId="5AE826DC" w14:textId="77777777" w:rsidR="00735166" w:rsidRPr="00D253EF" w:rsidRDefault="00735166" w:rsidP="006545B8">
      <w:pPr>
        <w:spacing w:line="360" w:lineRule="auto"/>
        <w:rPr>
          <w:rFonts w:asciiTheme="minorHAnsi" w:eastAsia="PMingLiU" w:hAnsiTheme="minorHAnsi" w:cstheme="minorHAnsi"/>
          <w:b/>
          <w:bCs/>
        </w:rPr>
      </w:pPr>
    </w:p>
    <w:p w14:paraId="1727A130" w14:textId="3165126D" w:rsidR="00735166" w:rsidRPr="00D253EF" w:rsidRDefault="00735166" w:rsidP="006545B8">
      <w:pPr>
        <w:spacing w:line="360" w:lineRule="auto"/>
        <w:rPr>
          <w:rFonts w:asciiTheme="minorHAnsi" w:eastAsia="PMingLiU" w:hAnsiTheme="minorHAnsi" w:cstheme="minorHAnsi"/>
          <w:b/>
          <w:bCs/>
        </w:rPr>
      </w:pPr>
    </w:p>
    <w:p w14:paraId="665F6B0D" w14:textId="77777777" w:rsidR="00735166" w:rsidRPr="00D253EF" w:rsidRDefault="00735166" w:rsidP="006545B8">
      <w:pPr>
        <w:spacing w:line="360" w:lineRule="auto"/>
        <w:rPr>
          <w:rFonts w:asciiTheme="minorHAnsi" w:eastAsia="PMingLiU" w:hAnsiTheme="minorHAnsi" w:cstheme="minorHAnsi"/>
          <w:b/>
          <w:bCs/>
        </w:rPr>
      </w:pP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28BD7118" wp14:editId="36A2548E">
                <wp:simplePos x="0" y="0"/>
                <wp:positionH relativeFrom="margin">
                  <wp:align>right</wp:align>
                </wp:positionH>
                <wp:positionV relativeFrom="paragraph">
                  <wp:posOffset>3609975</wp:posOffset>
                </wp:positionV>
                <wp:extent cx="521970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838200"/>
                        </a:xfrm>
                        <a:prstGeom prst="rect">
                          <a:avLst/>
                        </a:prstGeom>
                        <a:solidFill>
                          <a:prstClr val="white"/>
                        </a:solidFill>
                        <a:ln>
                          <a:noFill/>
                        </a:ln>
                      </wps:spPr>
                      <wps:txbx>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79"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66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DKLQIAAGcEAAAOAAAAZHJzL2Uyb0RvYy54bWysVMGO2yAQvVfqPyDujZNU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" stroked="f">
                <v:textbox inset="0,0,0,0">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80"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80"/>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8176" behindDoc="0" locked="0" layoutInCell="1" hidden="0" allowOverlap="1" wp14:anchorId="41569BF2" wp14:editId="38E16DA1">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368258C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commentRangeStart w:id="81"/>
      <w:r w:rsidR="002C2006" w:rsidRPr="002C2006">
        <w:rPr>
          <w:rFonts w:asciiTheme="minorHAnsi" w:eastAsia="PMingLiU" w:hAnsiTheme="minorHAnsi" w:cstheme="minorHAnsi"/>
          <w:bCs/>
          <w:color w:val="000000"/>
        </w:rPr>
        <w:t>Figure 2-1</w:t>
      </w:r>
      <w:commentRangeEnd w:id="81"/>
      <w:r w:rsidR="002C2006">
        <w:rPr>
          <w:rStyle w:val="CommentReference"/>
          <w:rFonts w:asciiTheme="minorHAnsi" w:eastAsiaTheme="minorEastAsia" w:hAnsiTheme="minorHAnsi" w:cstheme="minorBidi"/>
          <w:lang w:val="en-US" w:eastAsia="zh-TW"/>
        </w:rPr>
        <w:commentReference w:id="81"/>
      </w:r>
      <w:r w:rsidR="002C2006">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82"/>
      <w:r w:rsidRPr="00D253EF">
        <w:rPr>
          <w:rFonts w:asciiTheme="minorHAnsi" w:eastAsia="PMingLiU" w:hAnsiTheme="minorHAnsi" w:cstheme="minorHAnsi"/>
          <w:bCs/>
          <w:color w:val="000000"/>
        </w:rPr>
        <w:t xml:space="preserve"> </w:t>
      </w:r>
      <w:commentRangeEnd w:id="82"/>
      <w:r w:rsidRPr="00D253EF">
        <w:rPr>
          <w:rFonts w:asciiTheme="minorHAnsi" w:eastAsia="PMingLiU" w:hAnsiTheme="minorHAnsi" w:cstheme="minorHAnsi"/>
          <w:sz w:val="16"/>
          <w:szCs w:val="16"/>
        </w:rPr>
        <w:commentReference w:id="82"/>
      </w:r>
      <w:r w:rsidRPr="00D253EF">
        <w:rPr>
          <w:rFonts w:asciiTheme="minorHAnsi" w:eastAsia="PMingLiU" w:hAnsiTheme="minorHAnsi" w:cstheme="minorHAnsi"/>
          <w:bCs/>
          <w:color w:val="000000"/>
        </w:rPr>
        <w:t xml:space="preserve"> </w:t>
      </w:r>
    </w:p>
    <w:p w14:paraId="22E39DE7" w14:textId="78273DA3"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83"/>
      <w:commentRangeStart w:id="84"/>
      <w:r w:rsidRPr="00D253EF">
        <w:rPr>
          <w:rFonts w:asciiTheme="minorHAnsi" w:eastAsia="PMingLiU" w:hAnsiTheme="minorHAnsi" w:cstheme="minorHAnsi"/>
          <w:bCs/>
          <w:color w:val="000000"/>
        </w:rPr>
        <w:t xml:space="preserve"> initial activity and emergence began 15 minutes after official sunset</w:t>
      </w:r>
      <w:commentRangeEnd w:id="83"/>
      <w:r w:rsidRPr="00D253EF">
        <w:rPr>
          <w:rFonts w:asciiTheme="minorHAnsi" w:eastAsia="PMingLiU" w:hAnsiTheme="minorHAnsi" w:cstheme="minorHAnsi"/>
          <w:sz w:val="16"/>
          <w:szCs w:val="16"/>
        </w:rPr>
        <w:commentReference w:id="83"/>
      </w:r>
      <w:commentRangeEnd w:id="84"/>
      <w:r w:rsidRPr="00D253EF">
        <w:rPr>
          <w:rFonts w:asciiTheme="minorHAnsi" w:eastAsia="PMingLiU" w:hAnsiTheme="minorHAnsi" w:cstheme="minorHAnsi"/>
          <w:sz w:val="16"/>
          <w:szCs w:val="16"/>
        </w:rPr>
        <w:commentReference w:id="84"/>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r w:rsidR="00A87E68" w:rsidRPr="00D253EF">
        <w:rPr>
          <w:rFonts w:asciiTheme="minorHAnsi" w:eastAsia="PMingLiU" w:hAnsiTheme="minorHAnsi" w:cstheme="minorHAnsi"/>
          <w:bCs/>
          <w:color w:val="000000"/>
        </w:rPr>
        <w:t>bat</w:t>
      </w:r>
      <w:r w:rsidRPr="00D253EF">
        <w:rPr>
          <w:rFonts w:asciiTheme="minorHAnsi" w:eastAsia="PMingLiU" w:hAnsiTheme="minorHAnsi" w:cstheme="minorHAnsi"/>
          <w:bCs/>
          <w:color w:val="000000"/>
        </w:rPr>
        <w:t xml:space="preserve"> passes recorded (</w:t>
      </w:r>
      <w:commentRangeStart w:id="85"/>
      <w:r w:rsidRPr="00D253EF">
        <w:rPr>
          <w:rFonts w:asciiTheme="minorHAnsi" w:eastAsia="PMingLiU" w:hAnsiTheme="minorHAnsi" w:cstheme="minorHAnsi"/>
          <w:bCs/>
          <w:color w:val="000000"/>
        </w:rPr>
        <w:t xml:space="preserve">between 100 to 150 passes per day) was greater than the number of bat emergences observed </w:t>
      </w:r>
      <w:commentRangeEnd w:id="85"/>
      <w:r w:rsidRPr="00D253EF">
        <w:rPr>
          <w:rFonts w:asciiTheme="minorHAnsi" w:eastAsia="PMingLiU" w:hAnsiTheme="minorHAnsi" w:cstheme="minorHAnsi"/>
          <w:sz w:val="16"/>
          <w:szCs w:val="16"/>
        </w:rPr>
        <w:commentReference w:id="85"/>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2272" behindDoc="0" locked="0" layoutInCell="1" allowOverlap="1" wp14:anchorId="3803D043" wp14:editId="6FE32523">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382969C" w:rsidR="008240E3" w:rsidRPr="00D253EF" w:rsidRDefault="008240E3" w:rsidP="006545B8">
      <w:pPr>
        <w:spacing w:line="360" w:lineRule="auto"/>
        <w:rPr>
          <w:rFonts w:asciiTheme="minorHAnsi" w:eastAsia="PMingLiU" w:hAnsiTheme="minorHAnsi" w:cstheme="minorHAnsi"/>
        </w:rPr>
      </w:pPr>
    </w:p>
    <w:p w14:paraId="669B45B5" w14:textId="44A2D2F9" w:rsidR="008240E3" w:rsidRPr="00D253EF" w:rsidRDefault="008240E3" w:rsidP="006545B8">
      <w:pPr>
        <w:spacing w:line="360" w:lineRule="auto"/>
        <w:rPr>
          <w:rFonts w:asciiTheme="minorHAnsi" w:eastAsia="PMingLiU" w:hAnsiTheme="minorHAnsi" w:cstheme="minorHAnsi"/>
        </w:rPr>
      </w:pPr>
    </w:p>
    <w:p w14:paraId="59A067EE" w14:textId="3180AD62" w:rsidR="008240E3" w:rsidRPr="00D253EF" w:rsidRDefault="008240E3" w:rsidP="006545B8">
      <w:pPr>
        <w:spacing w:line="360" w:lineRule="auto"/>
        <w:rPr>
          <w:rFonts w:asciiTheme="minorHAnsi" w:eastAsia="PMingLiU" w:hAnsiTheme="minorHAnsi" w:cstheme="minorHAnsi"/>
        </w:rPr>
      </w:pPr>
    </w:p>
    <w:p w14:paraId="44498606" w14:textId="30884D89"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E7E2C66" wp14:editId="7814AF17">
                <wp:simplePos x="0" y="0"/>
                <wp:positionH relativeFrom="margin">
                  <wp:align>left</wp:align>
                </wp:positionH>
                <wp:positionV relativeFrom="paragraph">
                  <wp:posOffset>75565</wp:posOffset>
                </wp:positionV>
                <wp:extent cx="5210175" cy="7143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5210175" cy="714375"/>
                        </a:xfrm>
                        <a:prstGeom prst="rect">
                          <a:avLst/>
                        </a:prstGeom>
                        <a:solidFill>
                          <a:prstClr val="white"/>
                        </a:solidFill>
                        <a:ln>
                          <a:noFill/>
                        </a:ln>
                      </wps:spPr>
                      <wps:txbx>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6"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0;margin-top:5.95pt;width:410.25pt;height:56.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" stroked="f">
                <v:textbox inset="0,0,0,0">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7"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7"/>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2EA12551" w:rsidR="008240E3" w:rsidRPr="00D253EF" w:rsidRDefault="00270850"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77216B44" wp14:editId="53B5D3B9">
                <wp:simplePos x="0" y="0"/>
                <wp:positionH relativeFrom="column">
                  <wp:posOffset>635</wp:posOffset>
                </wp:positionH>
                <wp:positionV relativeFrom="paragraph">
                  <wp:posOffset>3543300</wp:posOffset>
                </wp:positionV>
                <wp:extent cx="521017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D728D3C" w14:textId="77A4DE7D" w:rsidR="00270850" w:rsidRPr="00270850" w:rsidRDefault="00270850" w:rsidP="00270850">
                            <w:pPr>
                              <w:pStyle w:val="Caption"/>
                              <w:jc w:val="both"/>
                              <w:rPr>
                                <w:rFonts w:asciiTheme="minorHAnsi" w:hAnsiTheme="minorHAnsi" w:cstheme="minorHAnsi"/>
                                <w:b w:val="0"/>
                                <w:bCs w:val="0"/>
                                <w:noProof/>
                              </w:rPr>
                            </w:pPr>
                            <w:bookmarkStart w:id="88"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6B44" id="Text Box 36" o:spid="_x0000_s1035" type="#_x0000_t202" style="position:absolute;margin-left:.05pt;margin-top:279pt;width:410.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XM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E0n48nH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" stroked="f">
                <v:textbox style="mso-fit-shape-to-text:t" inset="0,0,0,0">
                  <w:txbxContent>
                    <w:p w14:paraId="7D728D3C" w14:textId="77A4DE7D" w:rsidR="00270850" w:rsidRPr="00270850" w:rsidRDefault="00270850" w:rsidP="00270850">
                      <w:pPr>
                        <w:pStyle w:val="Caption"/>
                        <w:jc w:val="both"/>
                        <w:rPr>
                          <w:rFonts w:asciiTheme="minorHAnsi" w:hAnsiTheme="minorHAnsi" w:cstheme="minorHAnsi"/>
                          <w:b w:val="0"/>
                          <w:bCs w:val="0"/>
                          <w:noProof/>
                        </w:rPr>
                      </w:pPr>
                      <w:bookmarkStart w:id="89"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9"/>
                    </w:p>
                  </w:txbxContent>
                </v:textbox>
              </v:shape>
            </w:pict>
          </mc:Fallback>
        </mc:AlternateContent>
      </w:r>
      <w:r w:rsidR="008240E3" w:rsidRPr="00D253EF">
        <w:rPr>
          <w:rFonts w:asciiTheme="minorHAnsi" w:hAnsiTheme="minorHAnsi" w:cstheme="minorHAnsi"/>
          <w:noProof/>
        </w:rPr>
        <w:drawing>
          <wp:anchor distT="0" distB="0" distL="114300" distR="114300" simplePos="0" relativeHeight="251706368" behindDoc="0" locked="0" layoutInCell="1" allowOverlap="1" wp14:anchorId="5DB4D87D" wp14:editId="50D93490">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114E781C" w:rsidR="008240E3" w:rsidRPr="00D253EF" w:rsidRDefault="008240E3" w:rsidP="006545B8">
      <w:pPr>
        <w:spacing w:line="360" w:lineRule="auto"/>
        <w:rPr>
          <w:rFonts w:asciiTheme="minorHAnsi" w:eastAsia="PMingLiU" w:hAnsiTheme="minorHAnsi" w:cstheme="minorHAnsi"/>
        </w:rPr>
      </w:pPr>
    </w:p>
    <w:p w14:paraId="0A628093" w14:textId="0B6B0D17" w:rsidR="008240E3" w:rsidRPr="00D253EF" w:rsidRDefault="008240E3" w:rsidP="006545B8">
      <w:pPr>
        <w:spacing w:line="360" w:lineRule="auto"/>
        <w:rPr>
          <w:rFonts w:asciiTheme="minorHAnsi" w:eastAsia="PMingLiU" w:hAnsiTheme="minorHAnsi" w:cstheme="minorHAnsi"/>
        </w:rPr>
      </w:pPr>
    </w:p>
    <w:p w14:paraId="24E1E6ED" w14:textId="77777777" w:rsidR="008240E3" w:rsidRPr="00D253EF" w:rsidRDefault="008240E3" w:rsidP="006545B8">
      <w:pPr>
        <w:spacing w:line="360" w:lineRule="auto"/>
        <w:rPr>
          <w:rFonts w:asciiTheme="minorHAnsi" w:eastAsia="PMingLiU" w:hAnsiTheme="minorHAnsi" w:cstheme="minorHAnsi"/>
        </w:rPr>
      </w:pPr>
    </w:p>
    <w:p w14:paraId="2E978C85" w14:textId="77777777" w:rsidR="0043714C" w:rsidRDefault="0043714C">
      <w:pPr>
        <w:rPr>
          <w:rFonts w:asciiTheme="minorHAnsi" w:eastAsia="PMingLiU" w:hAnsiTheme="minorHAnsi" w:cstheme="minorHAnsi"/>
        </w:rPr>
      </w:pPr>
      <w:r>
        <w:rPr>
          <w:rFonts w:asciiTheme="minorHAnsi" w:eastAsia="PMingLiU" w:hAnsiTheme="minorHAnsi" w:cstheme="minorHAnsi"/>
        </w:rPr>
        <w:br w:type="page"/>
      </w:r>
    </w:p>
    <w:p w14:paraId="462BA97C" w14:textId="51526D65"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90"/>
      <w:r w:rsidRPr="00C10636">
        <w:rPr>
          <w:rFonts w:asciiTheme="minorHAnsi" w:eastAsia="PMingLiU" w:hAnsiTheme="minorHAnsi" w:cstheme="minorHAnsi"/>
        </w:rPr>
        <w:t>15, 30 and 86</w:t>
      </w:r>
      <w:commentRangeEnd w:id="90"/>
      <w:r w:rsidRPr="00C10636">
        <w:rPr>
          <w:rFonts w:asciiTheme="minorHAnsi" w:eastAsia="PMingLiU" w:hAnsiTheme="minorHAnsi" w:cstheme="minorHAnsi"/>
          <w:sz w:val="16"/>
          <w:szCs w:val="16"/>
        </w:rPr>
        <w:commentReference w:id="90"/>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91"/>
      <w:r w:rsidRPr="00C10636">
        <w:rPr>
          <w:rFonts w:asciiTheme="minorHAnsi" w:eastAsia="PMingLiU" w:hAnsiTheme="minorHAnsi" w:cstheme="minorHAnsi"/>
        </w:rPr>
        <w:t xml:space="preserve"> individuals </w:t>
      </w:r>
      <w:commentRangeEnd w:id="91"/>
      <w:r w:rsidRPr="00C10636">
        <w:rPr>
          <w:rFonts w:asciiTheme="minorHAnsi" w:eastAsia="PMingLiU" w:hAnsiTheme="minorHAnsi" w:cstheme="minorHAnsi"/>
          <w:sz w:val="16"/>
          <w:szCs w:val="16"/>
        </w:rPr>
        <w:commentReference w:id="91"/>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92"/>
      <w:commentRangeStart w:id="93"/>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92"/>
      <w:r w:rsidRPr="00C10636">
        <w:rPr>
          <w:rFonts w:asciiTheme="minorHAnsi" w:eastAsia="PMingLiU" w:hAnsiTheme="minorHAnsi" w:cstheme="minorHAnsi"/>
          <w:sz w:val="16"/>
          <w:szCs w:val="16"/>
        </w:rPr>
        <w:commentReference w:id="92"/>
      </w:r>
      <w:commentRangeEnd w:id="93"/>
      <w:r w:rsidRPr="00C10636">
        <w:rPr>
          <w:rFonts w:asciiTheme="minorHAnsi" w:eastAsia="PMingLiU" w:hAnsiTheme="minorHAnsi" w:cstheme="minorHAnsi"/>
          <w:sz w:val="16"/>
          <w:szCs w:val="16"/>
        </w:rPr>
        <w:commentReference w:id="93"/>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94"/>
      <w:r w:rsidRPr="00D253EF">
        <w:rPr>
          <w:rFonts w:asciiTheme="minorHAnsi" w:eastAsia="PMingLiU" w:hAnsiTheme="minorHAnsi" w:cstheme="minorHAnsi"/>
        </w:rPr>
        <w:t xml:space="preserve"> drain holes</w:t>
      </w:r>
      <w:commentRangeEnd w:id="94"/>
      <w:r w:rsidRPr="00D253EF">
        <w:rPr>
          <w:rFonts w:asciiTheme="minorHAnsi" w:eastAsia="PMingLiU" w:hAnsiTheme="minorHAnsi" w:cstheme="minorHAnsi"/>
          <w:sz w:val="16"/>
          <w:szCs w:val="16"/>
        </w:rPr>
        <w:commentReference w:id="94"/>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95"/>
      <w:commentRangeEnd w:id="95"/>
      <w:r w:rsidRPr="00D253EF">
        <w:rPr>
          <w:rFonts w:asciiTheme="minorHAnsi" w:eastAsia="PMingLiU" w:hAnsiTheme="minorHAnsi" w:cstheme="minorHAnsi"/>
          <w:sz w:val="16"/>
          <w:szCs w:val="16"/>
        </w:rPr>
        <w:commentReference w:id="95"/>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96"/>
      <w:commentRangeEnd w:id="96"/>
      <w:r w:rsidRPr="00D253EF">
        <w:rPr>
          <w:rFonts w:asciiTheme="minorHAnsi" w:eastAsia="PMingLiU" w:hAnsiTheme="minorHAnsi" w:cstheme="minorHAnsi"/>
          <w:sz w:val="16"/>
          <w:szCs w:val="16"/>
        </w:rPr>
        <w:commentReference w:id="96"/>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97" w:name="_Toc71670487"/>
      <w:bookmarkStart w:id="98"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97"/>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475D636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Yugar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E12782">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w:t>
      </w:r>
      <w:r w:rsidR="007A0EBE">
        <w:rPr>
          <w:rFonts w:asciiTheme="minorHAnsi" w:eastAsia="PMingLiU" w:hAnsiTheme="minorHAnsi" w:cstheme="minorHAnsi"/>
        </w:rPr>
        <w:t>four</w:t>
      </w:r>
      <w:r w:rsidRPr="00D253EF">
        <w:rPr>
          <w:rFonts w:asciiTheme="minorHAnsi" w:eastAsia="PMingLiU" w:hAnsiTheme="minorHAnsi" w:cstheme="minorHAnsi"/>
        </w:rPr>
        <w:t xml:space="preserve"> cave roosting species were detected in summer, but </w:t>
      </w:r>
      <w:r w:rsidRPr="00E12782">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rPr>
        <w:t xml:space="preserve"> was absent in winter. Bat activity was dominated by </w:t>
      </w:r>
      <w:r w:rsidR="007A0EBE">
        <w:rPr>
          <w:rFonts w:asciiTheme="minorHAnsi" w:eastAsia="PMingLiU" w:hAnsiTheme="minorHAnsi" w:cstheme="minorHAnsi"/>
        </w:rPr>
        <w:t>three</w:t>
      </w:r>
      <w:r w:rsidRPr="00D253EF">
        <w:rPr>
          <w:rFonts w:asciiTheme="minorHAnsi" w:eastAsia="PMingLiU" w:hAnsiTheme="minorHAnsi" w:cstheme="minorHAnsi"/>
        </w:rPr>
        <w:t xml:space="preserve">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w:t>
      </w:r>
      <w:r w:rsidR="0077683B">
        <w:rPr>
          <w:rFonts w:asciiTheme="minorHAnsi" w:eastAsia="PMingLiU" w:hAnsiTheme="minorHAnsi" w:cstheme="minorHAnsi"/>
        </w:rPr>
        <w:t xml:space="preserve">was </w:t>
      </w:r>
      <w:r w:rsidRPr="00D253EF">
        <w:rPr>
          <w:rFonts w:asciiTheme="minorHAnsi" w:eastAsia="PMingLiU" w:hAnsiTheme="minorHAnsi" w:cstheme="minorHAnsi"/>
        </w:rPr>
        <w:t>only between 9 – 19 passes detected each night. W</w:t>
      </w:r>
      <w:r w:rsidR="0077683B">
        <w:rPr>
          <w:rFonts w:asciiTheme="minorHAnsi" w:eastAsia="PMingLiU" w:hAnsiTheme="minorHAnsi" w:cstheme="minorHAnsi"/>
        </w:rPr>
        <w:t>a</w:t>
      </w:r>
      <w:r w:rsidRPr="00D253EF">
        <w:rPr>
          <w:rFonts w:asciiTheme="minorHAnsi" w:eastAsia="PMingLiU" w:hAnsiTheme="minorHAnsi" w:cstheme="minorHAnsi"/>
        </w:rPr>
        <w:t>lk</w:t>
      </w:r>
      <w:r w:rsidR="007A0EBE">
        <w:rPr>
          <w:rFonts w:asciiTheme="minorHAnsi" w:eastAsia="PMingLiU" w:hAnsiTheme="minorHAnsi" w:cstheme="minorHAnsi"/>
        </w:rPr>
        <w:t xml:space="preserve"> </w:t>
      </w:r>
      <w:r w:rsidRPr="00D253EF">
        <w:rPr>
          <w:rFonts w:asciiTheme="minorHAnsi" w:eastAsia="PMingLiU" w:hAnsiTheme="minorHAnsi" w:cstheme="minorHAnsi"/>
        </w:rPr>
        <w:t xml:space="preserve">through surveys </w:t>
      </w:r>
      <w:r w:rsidR="0077683B">
        <w:rPr>
          <w:rFonts w:asciiTheme="minorHAnsi" w:eastAsia="PMingLiU" w:hAnsiTheme="minorHAnsi" w:cstheme="minorHAnsi"/>
        </w:rPr>
        <w:t>found</w:t>
      </w:r>
      <w:r w:rsidRPr="00D253EF">
        <w:rPr>
          <w:rFonts w:asciiTheme="minorHAnsi" w:eastAsia="PMingLiU" w:hAnsiTheme="minorHAnsi" w:cstheme="minorHAnsi"/>
        </w:rPr>
        <w:t xml:space="preserve"> that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t>
      </w:r>
      <w:r w:rsidR="0077683B">
        <w:rPr>
          <w:rFonts w:asciiTheme="minorHAnsi" w:eastAsia="PMingLiU" w:hAnsiTheme="minorHAnsi" w:cstheme="minorHAnsi"/>
        </w:rPr>
        <w:t>did not</w:t>
      </w:r>
      <w:r w:rsidRPr="00D253EF">
        <w:rPr>
          <w:rFonts w:asciiTheme="minorHAnsi" w:eastAsia="PMingLiU" w:hAnsiTheme="minorHAnsi" w:cstheme="minorHAnsi"/>
        </w:rPr>
        <w:t xml:space="preserve"> use the tunnel as </w:t>
      </w:r>
      <w:r w:rsidR="007A0EBE">
        <w:rPr>
          <w:rFonts w:asciiTheme="minorHAnsi" w:eastAsia="PMingLiU" w:hAnsiTheme="minorHAnsi" w:cstheme="minorHAnsi"/>
        </w:rPr>
        <w:t xml:space="preserve">a </w:t>
      </w:r>
      <w:r w:rsidRPr="00D253EF">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w:t>
      </w:r>
      <w:r w:rsidRPr="00D253EF">
        <w:rPr>
          <w:rFonts w:asciiTheme="minorHAnsi" w:eastAsia="PMingLiU" w:hAnsiTheme="minorHAnsi" w:cstheme="minorHAnsi"/>
          <w:lang w:val="en-US"/>
        </w:rPr>
        <w:lastRenderedPageBreak/>
        <w:t>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sunset. </w:t>
      </w:r>
      <w:r w:rsidRPr="00E838E5">
        <w:rPr>
          <w:rFonts w:asciiTheme="minorHAnsi" w:eastAsia="PMingLiU" w:hAnsiTheme="minorHAnsi" w:cstheme="minorHAnsi"/>
          <w:highlight w:val="yellow"/>
          <w:lang w:val="en-US"/>
        </w:rPr>
        <w:t>It is important to understand the benefits and limitations of each of these methods for estimating emergence patterns and bat population estimates</w:t>
      </w:r>
      <w:commentRangeStart w:id="99"/>
      <w:commentRangeStart w:id="100"/>
      <w:r w:rsidRPr="00E838E5">
        <w:rPr>
          <w:rFonts w:asciiTheme="minorHAnsi" w:eastAsia="PMingLiU" w:hAnsiTheme="minorHAnsi" w:cstheme="minorHAnsi"/>
          <w:highlight w:val="yellow"/>
          <w:lang w:val="en-US"/>
        </w:rPr>
        <w:t xml:space="preserve">. </w:t>
      </w:r>
      <w:commentRangeEnd w:id="99"/>
      <w:r w:rsidRPr="00E838E5">
        <w:rPr>
          <w:rFonts w:asciiTheme="minorHAnsi" w:eastAsia="PMingLiU" w:hAnsiTheme="minorHAnsi" w:cstheme="minorHAnsi"/>
          <w:sz w:val="16"/>
          <w:szCs w:val="16"/>
          <w:highlight w:val="yellow"/>
        </w:rPr>
        <w:commentReference w:id="99"/>
      </w:r>
      <w:commentRangeEnd w:id="100"/>
      <w:r w:rsidRPr="00E838E5">
        <w:rPr>
          <w:rFonts w:asciiTheme="minorHAnsi" w:eastAsia="PMingLiU" w:hAnsiTheme="minorHAnsi" w:cstheme="minorHAnsi"/>
          <w:sz w:val="16"/>
          <w:szCs w:val="16"/>
          <w:highlight w:val="yellow"/>
        </w:rPr>
        <w:commentReference w:id="100"/>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behaviours of bats, such as </w:t>
      </w:r>
      <w:r w:rsidRPr="00970E4B">
        <w:rPr>
          <w:rFonts w:asciiTheme="minorHAnsi" w:eastAsia="PMingLiU" w:hAnsiTheme="minorHAnsi" w:cstheme="minorHAnsi"/>
          <w:highlight w:val="green"/>
          <w:lang w:val="en-US"/>
        </w:rPr>
        <w:t>light sampling</w:t>
      </w:r>
      <w:r w:rsidRPr="00D253EF">
        <w:rPr>
          <w:rFonts w:asciiTheme="minorHAnsi" w:eastAsia="PMingLiU" w:hAnsiTheme="minorHAnsi" w:cstheme="minorHAnsi"/>
          <w:lang w:val="en-US"/>
        </w:rPr>
        <w:t xml:space="preserve">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01"/>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02"/>
      <w:r w:rsidRPr="00D253EF">
        <w:rPr>
          <w:rFonts w:asciiTheme="minorHAnsi" w:eastAsia="PMingLiU" w:hAnsiTheme="minorHAnsi" w:cstheme="minorHAnsi"/>
          <w:lang w:val="en-US"/>
        </w:rPr>
        <w:t>accuracy of the acoustic analysis</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lang w:val="en-US"/>
        </w:rPr>
        <w:t xml:space="preserve">. </w:t>
      </w:r>
      <w:commentRangeEnd w:id="101"/>
      <w:r w:rsidRPr="00D253EF">
        <w:rPr>
          <w:rFonts w:asciiTheme="minorHAnsi" w:eastAsia="PMingLiU" w:hAnsiTheme="minorHAnsi" w:cstheme="minorHAnsi"/>
          <w:sz w:val="16"/>
          <w:szCs w:val="16"/>
        </w:rPr>
        <w:commentReference w:id="101"/>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98"/>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03"/>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103"/>
      <w:r w:rsidRPr="00D253EF">
        <w:rPr>
          <w:rFonts w:asciiTheme="minorHAnsi" w:eastAsia="PMingLiU" w:hAnsiTheme="minorHAnsi" w:cstheme="minorHAnsi"/>
          <w:sz w:val="16"/>
          <w:szCs w:val="16"/>
        </w:rPr>
        <w:commentReference w:id="103"/>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04D2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04"/>
      <w:commentRangeStart w:id="105"/>
      <w:r w:rsidRPr="00D253EF">
        <w:rPr>
          <w:rFonts w:asciiTheme="minorHAnsi" w:eastAsia="PMingLiU" w:hAnsiTheme="minorHAnsi" w:cstheme="minorHAnsi"/>
        </w:rPr>
        <w:t>predation risk</w:t>
      </w:r>
      <w:commentRangeEnd w:id="104"/>
      <w:r w:rsidRPr="00D253EF">
        <w:rPr>
          <w:rFonts w:asciiTheme="minorHAnsi" w:eastAsia="PMingLiU" w:hAnsiTheme="minorHAnsi" w:cstheme="minorHAnsi"/>
          <w:sz w:val="16"/>
          <w:szCs w:val="16"/>
        </w:rPr>
        <w:commentReference w:id="104"/>
      </w:r>
      <w:commentRangeEnd w:id="105"/>
      <w:r w:rsidRPr="00D253EF">
        <w:rPr>
          <w:rFonts w:asciiTheme="minorHAnsi" w:eastAsia="PMingLiU" w:hAnsiTheme="minorHAnsi" w:cstheme="minorHAnsi"/>
          <w:sz w:val="16"/>
          <w:szCs w:val="16"/>
        </w:rPr>
        <w:commentReference w:id="105"/>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06"/>
      <w:r w:rsidRPr="00D253EF">
        <w:rPr>
          <w:rFonts w:asciiTheme="minorHAnsi" w:eastAsia="PMingLiU" w:hAnsiTheme="minorHAnsi" w:cstheme="minorHAnsi"/>
        </w:rPr>
        <w:t>emergence earlier in winter than summer</w:t>
      </w:r>
      <w:commentRangeEnd w:id="106"/>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06"/>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D253EF">
        <w:rPr>
          <w:rFonts w:asciiTheme="minorHAnsi" w:eastAsia="PMingLiU" w:hAnsiTheme="minorHAnsi" w:cstheme="minorHAnsi"/>
          <w:i/>
          <w:iCs/>
        </w:rPr>
        <w:t>Miniopterus schreibersii 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3FB475EE"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schreibersii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07"/>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07"/>
      <w:r w:rsidRPr="00D253EF">
        <w:rPr>
          <w:rFonts w:asciiTheme="minorHAnsi" w:eastAsia="PMingLiU" w:hAnsiTheme="minorHAnsi" w:cstheme="minorHAnsi"/>
          <w:sz w:val="16"/>
          <w:szCs w:val="16"/>
        </w:rPr>
        <w:commentReference w:id="107"/>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Rowse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08"/>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08"/>
      <w:r w:rsidRPr="00D253EF">
        <w:rPr>
          <w:rFonts w:asciiTheme="minorHAnsi" w:eastAsia="PMingLiU" w:hAnsiTheme="minorHAnsi" w:cstheme="minorHAnsi"/>
          <w:sz w:val="16"/>
          <w:szCs w:val="16"/>
        </w:rPr>
        <w:commentReference w:id="108"/>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 xml:space="preserve">summer than in winter, meaning bats might not require early emergence to fulfill daily foraging needs (Stawski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63D7701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09"/>
      <w:r w:rsidRPr="00D253EF">
        <w:rPr>
          <w:rFonts w:asciiTheme="minorHAnsi" w:eastAsia="PMingLiU" w:hAnsiTheme="minorHAnsi" w:cstheme="minorHAnsi"/>
        </w:rPr>
        <w:t xml:space="preserve">females give birth and start lactating </w:t>
      </w:r>
      <w:commentRangeEnd w:id="109"/>
      <w:r w:rsidRPr="00D253EF">
        <w:rPr>
          <w:rFonts w:asciiTheme="minorHAnsi" w:eastAsia="PMingLiU" w:hAnsiTheme="minorHAnsi" w:cstheme="minorHAnsi"/>
          <w:sz w:val="16"/>
          <w:szCs w:val="16"/>
        </w:rPr>
        <w:commentReference w:id="109"/>
      </w:r>
      <w:r w:rsidRPr="00D253EF">
        <w:rPr>
          <w:rFonts w:asciiTheme="minorHAnsi" w:eastAsia="PMingLiU" w:hAnsiTheme="minorHAnsi" w:cstheme="minorHAnsi"/>
        </w:rPr>
        <w:t xml:space="preserve"> during summer in December (Dwyer 1968). </w:t>
      </w:r>
      <w:commentRangeStart w:id="110"/>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10"/>
      <w:r w:rsidRPr="00D253EF">
        <w:rPr>
          <w:rFonts w:asciiTheme="minorHAnsi" w:eastAsia="PMingLiU" w:hAnsiTheme="minorHAnsi" w:cstheme="minorHAnsi"/>
          <w:sz w:val="16"/>
          <w:szCs w:val="16"/>
        </w:rPr>
        <w:commentReference w:id="110"/>
      </w:r>
      <w:r w:rsidRPr="00D253EF">
        <w:rPr>
          <w:rFonts w:asciiTheme="minorHAnsi" w:eastAsia="PMingLiU" w:hAnsiTheme="minorHAnsi" w:cstheme="minorHAnsi"/>
        </w:rPr>
        <w:t xml:space="preserve">Although the reproductive status and the sex 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and lactation over the sampling period.   </w:t>
      </w:r>
    </w:p>
    <w:p w14:paraId="491E0C9A" w14:textId="2C575CF4"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macropus </w:t>
      </w:r>
      <w:r w:rsidRPr="00D253EF">
        <w:rPr>
          <w:rFonts w:asciiTheme="minorHAnsi" w:eastAsia="PMingLiU" w:hAnsiTheme="minorHAnsi" w:cstheme="minorHAnsi"/>
          <w:lang w:val="en-US"/>
        </w:rPr>
        <w:t xml:space="preserve">peak emergence occurred significantly </w:t>
      </w:r>
      <w:commentRangeStart w:id="111"/>
      <w:r w:rsidRPr="00D253EF">
        <w:rPr>
          <w:rFonts w:asciiTheme="minorHAnsi" w:eastAsia="PMingLiU" w:hAnsiTheme="minorHAnsi" w:cstheme="minorHAnsi"/>
          <w:lang w:val="en-US"/>
        </w:rPr>
        <w:t>earlier in winter than in summer</w:t>
      </w:r>
      <w:commentRangeEnd w:id="111"/>
      <w:r w:rsidRPr="00D253EF">
        <w:rPr>
          <w:rFonts w:asciiTheme="minorHAnsi" w:eastAsia="PMingLiU" w:hAnsiTheme="minorHAnsi" w:cstheme="minorHAnsi"/>
          <w:sz w:val="16"/>
          <w:szCs w:val="16"/>
        </w:rPr>
        <w:commentReference w:id="111"/>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12"/>
      <w:r w:rsidRPr="00D253EF">
        <w:rPr>
          <w:rFonts w:asciiTheme="minorHAnsi" w:eastAsia="PMingLiU" w:hAnsiTheme="minorHAnsi" w:cstheme="minorHAnsi"/>
          <w:lang w:val="en-US"/>
        </w:rPr>
        <w:t xml:space="preserve">25 to 45 </w:t>
      </w:r>
      <w:commentRangeEnd w:id="112"/>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12"/>
      </w:r>
      <w:r w:rsidRPr="00D253EF">
        <w:rPr>
          <w:rFonts w:asciiTheme="minorHAnsi" w:eastAsia="PMingLiU" w:hAnsiTheme="minorHAnsi" w:cstheme="minorHAnsi"/>
          <w:lang w:val="en-US"/>
        </w:rPr>
        <w:t xml:space="preserve"> after official sunset; tunnel roosting species usually emerged earlier than tree roosting conspecifics (Campbell 2009; </w:t>
      </w:r>
      <w:r w:rsidRPr="00580067">
        <w:rPr>
          <w:rFonts w:asciiTheme="minorHAnsi" w:eastAsia="PMingLiU" w:hAnsiTheme="minorHAnsi" w:cstheme="minorHAnsi"/>
          <w:highlight w:val="yellow"/>
          <w:lang w:val="en-US"/>
        </w:rPr>
        <w:t>Gonsalves &amp; Law 2017</w:t>
      </w:r>
      <w:r w:rsidRPr="00D253EF">
        <w:rPr>
          <w:rFonts w:asciiTheme="minorHAnsi" w:eastAsia="PMingLiU" w:hAnsiTheme="minorHAnsi" w:cstheme="minorHAnsi"/>
          <w:lang w:val="en-US"/>
        </w:rPr>
        <w:t xml:space="preserve">).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r w:rsidRPr="00D253EF">
        <w:rPr>
          <w:rFonts w:asciiTheme="minorHAnsi" w:eastAsia="PMingLiU" w:hAnsiTheme="minorHAnsi" w:cstheme="minorHAnsi"/>
          <w:i/>
          <w:iCs/>
        </w:rPr>
        <w:lastRenderedPageBreak/>
        <w:t xml:space="preserve">daubentonii </w:t>
      </w:r>
      <w:r w:rsidRPr="00D253EF">
        <w:rPr>
          <w:rFonts w:asciiTheme="minorHAnsi" w:eastAsia="PMingLiU" w:hAnsiTheme="minorHAnsi" w:cstheme="minorHAnsi"/>
        </w:rPr>
        <w:t xml:space="preserve">(Jones &amp; Rydell 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163AED7F"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13"/>
      <w:r w:rsidRPr="00D253EF">
        <w:rPr>
          <w:rFonts w:asciiTheme="minorHAnsi" w:eastAsia="PMingLiU" w:hAnsiTheme="minorHAnsi" w:cstheme="minorHAnsi"/>
        </w:rPr>
        <w:t>one in October and one in January (Hall 2009)</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indicated that lactating females emerged later than pregnant females, but the difference was not significant (between 46 – 58 minutes after sunset). </w:t>
      </w:r>
      <w:r w:rsidRPr="00F15DDA">
        <w:rPr>
          <w:rFonts w:asciiTheme="minorHAnsi" w:eastAsia="PMingLiU" w:hAnsiTheme="minorHAnsi" w:cstheme="minorHAnsi"/>
          <w:highlight w:val="yellow"/>
        </w:rPr>
        <w:t>Lactating females were likely to emerge earlier than pregnant females due to higher energy demands (Reichard et al. 2009)</w:t>
      </w:r>
      <w:r w:rsidRPr="00D253EF">
        <w:rPr>
          <w:rFonts w:asciiTheme="minorHAnsi" w:eastAsia="PMingLiU" w:hAnsiTheme="minorHAnsi" w:cstheme="minorHAnsi"/>
        </w:rPr>
        <w:t xml:space="preserve">. Contrastingly, pregnant and juvenile bats have higher energetic costs of flight due to greater wing loading or inexperience, and so they may emerge later to reduce predation risk (Kunz &amp; Anthony 1996; Jones &amp; Rydell 1994; Reichard et al. 2009). Although it is not known if the Yugar tunnel is a maternity roost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 reproductive stages of bats may potentially influence their emergence behaviour. </w:t>
      </w:r>
    </w:p>
    <w:p w14:paraId="025B826B" w14:textId="66AEEF83" w:rsidR="006C7D04" w:rsidRPr="00D253EF" w:rsidRDefault="00735166" w:rsidP="004444F8">
      <w:pPr>
        <w:spacing w:after="240" w:line="360" w:lineRule="auto"/>
        <w:ind w:firstLine="567"/>
        <w:jc w:val="both"/>
        <w:rPr>
          <w:rFonts w:asciiTheme="minorHAnsi" w:eastAsia="PMingLiU" w:hAnsiTheme="minorHAnsi" w:cstheme="minorHAnsi"/>
        </w:rPr>
      </w:pPr>
      <w:r w:rsidRPr="00F15DDA">
        <w:rPr>
          <w:rFonts w:asciiTheme="minorHAnsi" w:eastAsia="PMingLiU" w:hAnsiTheme="minorHAnsi" w:cstheme="minorHAnsi"/>
          <w:highlight w:val="yellow"/>
        </w:rPr>
        <w:t xml:space="preserve">In this study, </w:t>
      </w:r>
      <w:r w:rsidRPr="00F15DDA">
        <w:rPr>
          <w:rFonts w:asciiTheme="minorHAnsi" w:eastAsia="PMingLiU" w:hAnsiTheme="minorHAnsi" w:cstheme="minorHAnsi"/>
          <w:i/>
          <w:iCs/>
          <w:highlight w:val="yellow"/>
        </w:rPr>
        <w:t>M. macropus</w:t>
      </w:r>
      <w:r w:rsidRPr="00F15DDA">
        <w:rPr>
          <w:rFonts w:asciiTheme="minorHAnsi" w:eastAsia="PMingLiU" w:hAnsiTheme="minorHAnsi" w:cstheme="minorHAnsi"/>
          <w:highlight w:val="yellow"/>
        </w:rPr>
        <w:t xml:space="preserve"> was recorded emerging 133 minutes after official sunset, possibly the latest ever documented for this species.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w:t>
      </w:r>
      <w:commentRangeStart w:id="114"/>
      <w:r w:rsidRPr="00D253EF">
        <w:rPr>
          <w:rFonts w:asciiTheme="minorHAnsi" w:eastAsia="PMingLiU" w:hAnsiTheme="minorHAnsi" w:cstheme="minorHAnsi"/>
        </w:rPr>
        <w:t xml:space="preserve">this might have influenced their emergence </w:t>
      </w:r>
      <w:r w:rsidRPr="00D253EF">
        <w:rPr>
          <w:rFonts w:asciiTheme="minorHAnsi" w:eastAsia="PMingLiU" w:hAnsiTheme="minorHAnsi" w:cstheme="minorHAnsi"/>
        </w:rPr>
        <w:lastRenderedPageBreak/>
        <w:t xml:space="preserve">time in summer when there was precipitation over the sampling nights. </w:t>
      </w:r>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Yugar tunnel </w:t>
      </w:r>
      <w:commentRangeStart w:id="115"/>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16"/>
      <w:r w:rsidRPr="00D253EF">
        <w:rPr>
          <w:rFonts w:asciiTheme="minorHAnsi" w:eastAsia="PMingLiU" w:hAnsiTheme="minorHAnsi" w:cstheme="minorHAnsi"/>
        </w:rPr>
        <w:t xml:space="preserve"> official sunset in winter </w:t>
      </w:r>
      <w:commentRangeEnd w:id="116"/>
      <w:r w:rsidRPr="00D253EF">
        <w:rPr>
          <w:rFonts w:asciiTheme="minorHAnsi" w:eastAsia="PMingLiU" w:hAnsiTheme="minorHAnsi" w:cstheme="minorHAnsi"/>
          <w:sz w:val="16"/>
          <w:szCs w:val="16"/>
        </w:rPr>
        <w:commentReference w:id="116"/>
      </w:r>
      <w:r w:rsidRPr="00D253EF">
        <w:rPr>
          <w:rFonts w:asciiTheme="minorHAnsi" w:eastAsia="PMingLiU" w:hAnsiTheme="minorHAnsi" w:cstheme="minorHAnsi"/>
        </w:rPr>
        <w:t xml:space="preserve">to better compete for food resources when the temperature was warmer near sunset, and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17"/>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17"/>
      <w:r w:rsidRPr="00D253EF">
        <w:rPr>
          <w:rFonts w:asciiTheme="minorHAnsi" w:eastAsia="PMingLiU" w:hAnsiTheme="minorHAnsi" w:cstheme="minorHAnsi"/>
          <w:sz w:val="16"/>
          <w:szCs w:val="16"/>
        </w:rPr>
        <w:commentReference w:id="117"/>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6D7C885D"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18"/>
      <w:commentRangeStart w:id="119"/>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18"/>
      <w:r w:rsidRPr="00D253EF">
        <w:rPr>
          <w:rFonts w:asciiTheme="minorHAnsi" w:eastAsia="PMingLiU" w:hAnsiTheme="minorHAnsi" w:cstheme="minorHAnsi"/>
          <w:sz w:val="16"/>
          <w:szCs w:val="16"/>
        </w:rPr>
        <w:commentReference w:id="118"/>
      </w:r>
      <w:commentRangeEnd w:id="119"/>
      <w:r w:rsidRPr="00D253EF">
        <w:rPr>
          <w:rFonts w:asciiTheme="minorHAnsi" w:eastAsia="PMingLiU" w:hAnsiTheme="minorHAnsi" w:cstheme="minorHAnsi"/>
          <w:sz w:val="16"/>
          <w:szCs w:val="16"/>
        </w:rPr>
        <w:commentReference w:id="119"/>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20"/>
      <w:r w:rsidRPr="00D253EF">
        <w:rPr>
          <w:rFonts w:asciiTheme="minorHAnsi" w:eastAsia="PMingLiU" w:hAnsiTheme="minorHAnsi" w:cstheme="minorHAnsi"/>
          <w:i/>
          <w:iCs/>
        </w:rPr>
        <w:t>M. myotis</w:t>
      </w:r>
      <w:commentRangeEnd w:id="120"/>
      <w:r w:rsidRPr="00D253EF">
        <w:rPr>
          <w:rFonts w:asciiTheme="minorHAnsi" w:eastAsia="PMingLiU" w:hAnsiTheme="minorHAnsi" w:cstheme="minorHAnsi"/>
          <w:sz w:val="16"/>
          <w:szCs w:val="16"/>
        </w:rPr>
        <w:commentReference w:id="120"/>
      </w:r>
      <w:r w:rsidRPr="00D253EF">
        <w:rPr>
          <w:rFonts w:asciiTheme="minorHAnsi" w:eastAsia="PMingLiU" w:hAnsiTheme="minorHAnsi" w:cstheme="minorHAnsi"/>
          <w:i/>
          <w:iCs/>
        </w:rPr>
        <w:t xml:space="preserve">, </w:t>
      </w:r>
      <w:commentRangeStart w:id="121"/>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rPr>
        <w:t xml:space="preserve">and </w:t>
      </w:r>
      <w:r w:rsidRPr="003870DD">
        <w:rPr>
          <w:rFonts w:asciiTheme="minorHAnsi" w:eastAsia="PMingLiU" w:hAnsiTheme="minorHAnsi" w:cstheme="minorHAnsi"/>
          <w:i/>
          <w:iCs/>
          <w:highlight w:val="yellow"/>
        </w:rPr>
        <w:t>M. schreibersii</w:t>
      </w:r>
      <w:r w:rsidRPr="00D253EF">
        <w:rPr>
          <w:rFonts w:asciiTheme="minorHAnsi" w:eastAsia="PMingLiU" w:hAnsiTheme="minorHAnsi" w:cstheme="minorHAnsi"/>
        </w:rPr>
        <w:t xml:space="preserve"> (Jones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 xml:space="preserve">(Petrzelkova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w:t>
      </w:r>
      <w:r w:rsidRPr="00D253EF">
        <w:rPr>
          <w:rFonts w:asciiTheme="minorHAnsi" w:eastAsia="PMingLiU" w:hAnsiTheme="minorHAnsi" w:cstheme="minorHAnsi"/>
          <w:lang w:val="en-US"/>
        </w:rPr>
        <w:lastRenderedPageBreak/>
        <w:t>species return earlier to roost between foraging bouts and sometimes remain within 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41A2F4AF"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w:t>
      </w:r>
      <w:r w:rsidRPr="004628F7">
        <w:rPr>
          <w:rFonts w:asciiTheme="minorHAnsi" w:eastAsia="PMingLiU" w:hAnsiTheme="minorHAnsi" w:cstheme="minorHAnsi"/>
          <w:highlight w:val="yellow"/>
          <w:lang w:val="en-US"/>
        </w:rPr>
        <w:t>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D253EF">
        <w:rPr>
          <w:rFonts w:asciiTheme="minorHAnsi" w:eastAsia="PMingLiU" w:hAnsiTheme="minorHAnsi" w:cstheme="minorHAnsi"/>
          <w:i/>
          <w:iCs/>
          <w:lang w:val="en-US"/>
        </w:rPr>
        <w:t>M. schreibersii</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blepotis</w:t>
      </w:r>
      <w:r w:rsidRPr="00D253EF">
        <w:rPr>
          <w:rFonts w:asciiTheme="minorHAnsi" w:eastAsia="PMingLiU" w:hAnsiTheme="minorHAnsi" w:cstheme="minorHAnsi"/>
          <w:lang w:val="en-US"/>
        </w:rPr>
        <w:t xml:space="preserve"> result</w:t>
      </w:r>
      <w:r w:rsidR="00E478AE">
        <w:rPr>
          <w:rFonts w:asciiTheme="minorHAnsi" w:eastAsia="PMingLiU" w:hAnsiTheme="minorHAnsi" w:cstheme="minorHAnsi"/>
          <w:lang w:val="en-US"/>
        </w:rPr>
        <w:t>ing</w:t>
      </w:r>
      <w:r w:rsidRPr="00D253EF">
        <w:rPr>
          <w:rFonts w:asciiTheme="minorHAnsi" w:eastAsia="PMingLiU" w:hAnsiTheme="minorHAnsi" w:cstheme="minorHAnsi"/>
          <w:lang w:val="en-US"/>
        </w:rPr>
        <w:t xml:space="preserve"> in early return. </w:t>
      </w:r>
      <w:commentRangeStart w:id="122"/>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22"/>
      <w:r w:rsidRPr="00D253EF">
        <w:rPr>
          <w:rFonts w:asciiTheme="minorHAnsi" w:eastAsia="PMingLiU" w:hAnsiTheme="minorHAnsi" w:cstheme="minorHAnsi"/>
          <w:sz w:val="16"/>
          <w:szCs w:val="16"/>
        </w:rPr>
        <w:commentReference w:id="122"/>
      </w:r>
    </w:p>
    <w:p w14:paraId="42A12563" w14:textId="531304DB"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 xml:space="preserve">young bats, or for social interaction and communication among conspecifics (Chaverri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M. schreibersi 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2E7B80AA"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D253EF">
        <w:rPr>
          <w:rFonts w:asciiTheme="minorHAnsi" w:eastAsia="PMingLiU" w:hAnsiTheme="minorHAnsi" w:cstheme="minorHAnsi"/>
          <w:i/>
          <w:iCs/>
          <w:lang w:val="en-US"/>
        </w:rPr>
        <w:t xml:space="preserve">M. schreibersi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Insect abundance is usually higher in summer and lower in winter; the better foraging opportunity in summer may </w:t>
      </w:r>
      <w:r w:rsidRPr="00D253EF">
        <w:rPr>
          <w:rFonts w:asciiTheme="minorHAnsi" w:eastAsia="PMingLiU" w:hAnsiTheme="minorHAnsi" w:cstheme="minorHAnsi"/>
          <w:lang w:val="en-US"/>
        </w:rPr>
        <w:lastRenderedPageBreak/>
        <w:t xml:space="preserve">trigger bats’ earlier return when compared with winter (Fenton &amp; Morris 2011; Heim et al. 2017). </w:t>
      </w:r>
    </w:p>
    <w:p w14:paraId="47F7558B" w14:textId="6B760271"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w:t>
      </w:r>
      <w:r w:rsidRPr="005B0FAE">
        <w:rPr>
          <w:rFonts w:asciiTheme="minorHAnsi" w:eastAsia="PMingLiU" w:hAnsiTheme="minorHAnsi" w:cstheme="minorHAnsi"/>
          <w:highlight w:val="yellow"/>
          <w:lang w:val="en-US"/>
        </w:rPr>
        <w:t>regularly return to their roosts during nightly foraging periods (Campbell 2009</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commentRangeStart w:id="123"/>
      <w:commentRangeEnd w:id="123"/>
      <w:r w:rsidRPr="00D253EF">
        <w:rPr>
          <w:rFonts w:asciiTheme="minorHAnsi" w:eastAsia="PMingLiU" w:hAnsiTheme="minorHAnsi" w:cstheme="minorHAnsi"/>
          <w:sz w:val="16"/>
          <w:szCs w:val="16"/>
        </w:rPr>
        <w:commentReference w:id="123"/>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w:t>
      </w:r>
      <w:r w:rsidRPr="00D253EF">
        <w:rPr>
          <w:rFonts w:asciiTheme="minorHAnsi" w:eastAsia="PMingLiU" w:hAnsiTheme="minorHAnsi" w:cstheme="minorHAnsi"/>
          <w:lang w:val="en-US"/>
        </w:rPr>
        <w:lastRenderedPageBreak/>
        <w:t xml:space="preserve">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Tadarida brasiliensis 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C7E883A"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(Thies et al. 2006; Frick et al. 2012; Reichard et al. 2009; Griffiths 2007). Bats’ foraging behavior at night time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exhibit </w:t>
      </w:r>
      <w:r w:rsidRPr="008E7309">
        <w:rPr>
          <w:rFonts w:asciiTheme="minorHAnsi" w:eastAsia="PMingLiU" w:hAnsiTheme="minorHAnsi" w:cstheme="minorHAnsi"/>
          <w:highlight w:val="yellow"/>
          <w:lang w:val="en-US"/>
        </w:rPr>
        <w:t xml:space="preserve">earlier return in summer when there </w:t>
      </w:r>
      <w:r w:rsidRPr="00B444E2">
        <w:rPr>
          <w:rFonts w:asciiTheme="minorHAnsi" w:eastAsia="PMingLiU" w:hAnsiTheme="minorHAnsi" w:cstheme="minorHAnsi"/>
          <w:lang w:val="en-US"/>
        </w:rPr>
        <w:t>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24" w:name="_Hlk68149549"/>
      <w:r w:rsidRPr="007852D7">
        <w:rPr>
          <w:rFonts w:asciiTheme="minorHAnsi" w:eastAsia="PMingLiU" w:hAnsiTheme="minorHAnsi" w:cstheme="minorHAnsi"/>
          <w:b/>
          <w:sz w:val="28"/>
          <w:szCs w:val="28"/>
          <w:lang w:val="en-US"/>
        </w:rPr>
        <w:t>Species found in the tunnel and their population</w:t>
      </w:r>
      <w:bookmarkEnd w:id="124"/>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443D3848" w:rsidR="00735166" w:rsidRPr="00D253EF" w:rsidRDefault="00735166" w:rsidP="00E351BD">
      <w:pPr>
        <w:spacing w:after="240" w:line="360" w:lineRule="auto"/>
        <w:ind w:firstLine="567"/>
        <w:jc w:val="both"/>
        <w:rPr>
          <w:rFonts w:asciiTheme="minorHAnsi" w:eastAsia="PMingLiU" w:hAnsiTheme="minorHAnsi" w:cstheme="minorHAnsi"/>
        </w:rPr>
      </w:pPr>
      <w:commentRangeStart w:id="125"/>
      <w:commentRangeStart w:id="126"/>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27"/>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27"/>
      <w:r w:rsidRPr="00B444E2">
        <w:rPr>
          <w:rFonts w:asciiTheme="minorHAnsi" w:eastAsia="PMingLiU" w:hAnsiTheme="minorHAnsi" w:cstheme="minorHAnsi"/>
        </w:rPr>
        <w:t xml:space="preserve"> (Azmy et al. 2012; Flaquer et al. 2007; Froidevaux et al. 2020)</w:t>
      </w:r>
      <w:r w:rsidRPr="00B444E2">
        <w:rPr>
          <w:rFonts w:asciiTheme="minorHAnsi" w:eastAsia="PMingLiU" w:hAnsiTheme="minorHAnsi" w:cstheme="minorHAnsi"/>
          <w:sz w:val="16"/>
          <w:szCs w:val="16"/>
        </w:rPr>
        <w:commentReference w:id="127"/>
      </w:r>
      <w:r w:rsidRPr="00B444E2">
        <w:rPr>
          <w:rFonts w:asciiTheme="minorHAnsi" w:eastAsia="PMingLiU" w:hAnsiTheme="minorHAnsi" w:cstheme="minorHAnsi"/>
        </w:rPr>
        <w:t>.</w:t>
      </w:r>
      <w:commentRangeEnd w:id="125"/>
      <w:r w:rsidRPr="00B444E2">
        <w:rPr>
          <w:rFonts w:asciiTheme="minorHAnsi" w:eastAsia="PMingLiU" w:hAnsiTheme="minorHAnsi" w:cstheme="minorHAnsi"/>
          <w:sz w:val="16"/>
          <w:szCs w:val="16"/>
        </w:rPr>
        <w:commentReference w:id="125"/>
      </w:r>
      <w:r w:rsidRPr="00B444E2">
        <w:rPr>
          <w:rFonts w:asciiTheme="minorHAnsi" w:eastAsia="PMingLiU" w:hAnsiTheme="minorHAnsi" w:cstheme="minorHAnsi"/>
        </w:rPr>
        <w:t xml:space="preserve"> For bat exit counts, this method can provide relatively accurate number and timing of bats’ emergence during sunset when light is sufficient to see them. However, exit count cannot determine the bat species and likely underestimate the total population of a roost (Oyler-McCance et al. 2018; Elliott et al. 2005). It is because </w:t>
      </w:r>
      <w:r w:rsidRPr="00B444E2">
        <w:rPr>
          <w:rFonts w:asciiTheme="minorHAnsi" w:eastAsia="PMingLiU" w:hAnsiTheme="minorHAnsi" w:cstheme="minorHAnsi"/>
        </w:rPr>
        <w:lastRenderedPageBreak/>
        <w:t xml:space="preserve">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 which provides accurate estimate of the total bat population in the tunnel. However, this method can only provide estimate on population but not the emergence pattern of bats. </w:t>
      </w:r>
      <w:commentRangeEnd w:id="126"/>
      <w:r w:rsidRPr="00B444E2">
        <w:rPr>
          <w:rFonts w:asciiTheme="minorHAnsi" w:eastAsia="PMingLiU" w:hAnsiTheme="minorHAnsi" w:cstheme="minorHAnsi"/>
          <w:sz w:val="16"/>
          <w:szCs w:val="16"/>
        </w:rPr>
        <w:commentReference w:id="126"/>
      </w:r>
    </w:p>
    <w:p w14:paraId="05F78D3D" w14:textId="02D1A90C" w:rsidR="00094E2B" w:rsidRPr="00D253EF" w:rsidRDefault="00735166" w:rsidP="00FF2096">
      <w:pPr>
        <w:spacing w:after="240" w:line="360" w:lineRule="auto"/>
        <w:ind w:firstLine="567"/>
        <w:jc w:val="both"/>
        <w:rPr>
          <w:rFonts w:asciiTheme="minorHAnsi" w:eastAsia="PMingLiU" w:hAnsiTheme="minorHAnsi" w:cstheme="minorHAnsi"/>
        </w:rPr>
      </w:pPr>
      <w:bookmarkStart w:id="128" w:name="_Hlk68149520"/>
      <w:r w:rsidRPr="00D253EF">
        <w:rPr>
          <w:rFonts w:asciiTheme="minorHAnsi" w:eastAsia="PMingLiU" w:hAnsiTheme="minorHAnsi" w:cstheme="minorHAnsi"/>
        </w:rPr>
        <w:t xml:space="preserve">The three bat species found roosting in the Yugar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29"/>
      <w:r w:rsidRPr="00D253EF">
        <w:rPr>
          <w:rFonts w:asciiTheme="minorHAnsi" w:eastAsia="PMingLiU" w:hAnsiTheme="minorHAnsi" w:cstheme="minorHAnsi"/>
        </w:rPr>
        <w:t xml:space="preserve">small clusters inside the drain holes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30"/>
      <w:r w:rsidRPr="00D253EF">
        <w:rPr>
          <w:rFonts w:asciiTheme="minorHAnsi" w:eastAsia="PMingLiU" w:hAnsiTheme="minorHAnsi" w:cstheme="minorHAnsi"/>
        </w:rPr>
        <w:t>larger clusters</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31"/>
      <w:commentRangeStart w:id="132"/>
      <w:r w:rsidRPr="00D253EF">
        <w:rPr>
          <w:rFonts w:asciiTheme="minorHAnsi" w:eastAsia="PMingLiU" w:hAnsiTheme="minorHAnsi" w:cstheme="minorHAnsi"/>
        </w:rPr>
        <w:t xml:space="preserve"> between summer and winter</w:t>
      </w:r>
      <w:commentRangeEnd w:id="131"/>
      <w:r w:rsidRPr="00D253EF">
        <w:rPr>
          <w:rFonts w:asciiTheme="minorHAnsi" w:eastAsia="PMingLiU" w:hAnsiTheme="minorHAnsi" w:cstheme="minorHAnsi"/>
          <w:sz w:val="16"/>
          <w:szCs w:val="16"/>
        </w:rPr>
        <w:commentReference w:id="131"/>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w:t>
      </w:r>
      <w:commentRangeStart w:id="133"/>
      <w:commentRangeStart w:id="134"/>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breeding seasons started from October to late January and a 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t>
      </w:r>
      <w:r w:rsidRPr="00D253EF">
        <w:rPr>
          <w:rFonts w:asciiTheme="minorHAnsi" w:eastAsia="PMingLiU" w:hAnsiTheme="minorHAnsi" w:cstheme="minorHAnsi"/>
        </w:rPr>
        <w:lastRenderedPageBreak/>
        <w:t xml:space="preserve">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likely to be similar to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study but it may not be a maternity site for this species since no juvenile bats were found in both seasons. </w:t>
      </w:r>
      <w:commentRangeEnd w:id="133"/>
      <w:r w:rsidRPr="00D253EF">
        <w:rPr>
          <w:rFonts w:asciiTheme="minorHAnsi" w:eastAsia="PMingLiU" w:hAnsiTheme="minorHAnsi" w:cstheme="minorHAnsi"/>
          <w:sz w:val="16"/>
          <w:szCs w:val="16"/>
        </w:rPr>
        <w:commentReference w:id="133"/>
      </w:r>
      <w:commentRangeEnd w:id="134"/>
      <w:r w:rsidRPr="00D253EF">
        <w:rPr>
          <w:rFonts w:asciiTheme="minorHAnsi" w:eastAsia="PMingLiU" w:hAnsiTheme="minorHAnsi" w:cstheme="minorHAnsi"/>
          <w:sz w:val="16"/>
          <w:szCs w:val="16"/>
        </w:rPr>
        <w:commentReference w:id="134"/>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35"/>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36"/>
      <w:r w:rsidRPr="00D253EF">
        <w:rPr>
          <w:rFonts w:asciiTheme="minorHAnsi" w:eastAsia="PMingLiU" w:hAnsiTheme="minorHAnsi" w:cstheme="minorHAnsi"/>
        </w:rPr>
        <w:t xml:space="preserve">It is likely to believe that the Yugar tunnel is not a maternity 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36"/>
      <w:r w:rsidRPr="00D253EF">
        <w:rPr>
          <w:rFonts w:asciiTheme="minorHAnsi" w:eastAsia="PMingLiU" w:hAnsiTheme="minorHAnsi" w:cstheme="minorHAnsi"/>
          <w:sz w:val="16"/>
          <w:szCs w:val="16"/>
        </w:rPr>
        <w:commentReference w:id="136"/>
      </w:r>
    </w:p>
    <w:p w14:paraId="1592DEA3" w14:textId="2EBF80A8" w:rsidR="00FF2096"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w:t>
      </w:r>
      <w:r w:rsidRPr="00D253EF">
        <w:rPr>
          <w:rFonts w:asciiTheme="minorHAnsi" w:eastAsia="PMingLiU" w:hAnsiTheme="minorHAnsi" w:cstheme="minorHAnsi"/>
        </w:rPr>
        <w:lastRenderedPageBreak/>
        <w:t xml:space="preserve">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D253EF">
        <w:rPr>
          <w:rFonts w:asciiTheme="minorHAnsi" w:eastAsia="PMingLiU" w:hAnsiTheme="minorHAnsi" w:cstheme="minorHAnsi"/>
          <w:i/>
          <w:iCs/>
        </w:rPr>
        <w:t>Miniopterus scbreibersii oceanensis</w:t>
      </w:r>
      <w:r w:rsidRPr="00D253EF">
        <w:rPr>
          <w:rFonts w:asciiTheme="minorHAnsi" w:eastAsia="PMingLiU" w:hAnsiTheme="minorHAnsi" w:cstheme="minorHAnsi"/>
        </w:rPr>
        <w:t xml:space="preserve">) indicated that during autumn, winter and spring, the majority of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 and the colonies mostly consist of adult males and females (Dwyer,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253EF">
        <w:rPr>
          <w:rFonts w:asciiTheme="minorHAnsi" w:eastAsia="PMingLiU" w:hAnsiTheme="minorHAnsi" w:cstheme="minorHAnsi"/>
          <w:i/>
          <w:iCs/>
        </w:rPr>
        <w:t>M. schreibersi 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28"/>
    </w:p>
    <w:p w14:paraId="48C6BEF2" w14:textId="29CC75C5"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t>Summary</w:t>
      </w:r>
      <w:commentRangeStart w:id="137"/>
      <w:commentRangeEnd w:id="137"/>
      <w:r w:rsidRPr="00AA251F">
        <w:rPr>
          <w:rFonts w:asciiTheme="minorHAnsi" w:eastAsia="PMingLiU" w:hAnsiTheme="minorHAnsi" w:cstheme="minorHAnsi"/>
          <w:b/>
          <w:bCs/>
          <w:sz w:val="28"/>
          <w:szCs w:val="28"/>
        </w:rPr>
        <w:commentReference w:id="137"/>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38"/>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t>
      </w:r>
      <w:r w:rsidRPr="00D253EF">
        <w:rPr>
          <w:rFonts w:asciiTheme="minorHAnsi" w:eastAsia="PMingLiU" w:hAnsiTheme="minorHAnsi" w:cstheme="minorHAnsi"/>
          <w:lang w:val="en-US"/>
        </w:rPr>
        <w:lastRenderedPageBreak/>
        <w:t>winter) differences in numbers. Patterns of activity, including emergence and return times, were similar across species in summer but varied in winter. Species and seasonal variation was likely due to a variety of physical and biological factors such as weather conditions, predation pressure, reproductive state, foraging needs and resource abundance.</w:t>
      </w:r>
      <w:commentRangeEnd w:id="138"/>
      <w:r w:rsidRPr="00D253EF">
        <w:rPr>
          <w:rFonts w:asciiTheme="minorHAnsi" w:eastAsia="PMingLiU" w:hAnsiTheme="minorHAnsi" w:cstheme="minorHAnsi"/>
          <w:sz w:val="16"/>
          <w:szCs w:val="16"/>
        </w:rPr>
        <w:commentReference w:id="138"/>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39" w:name="_Toc7167048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39"/>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5"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6"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7"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88"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89"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0"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1"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2"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3"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5"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6"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198"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199"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0"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1"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2"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3"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4"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5"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6"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7"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08"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09"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0"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1"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2"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3"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4"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5"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6"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7"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18"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19"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0"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1"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2725AFD7" w:rsidR="00E13B4B" w:rsidRPr="00446058"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2"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3"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4"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5"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6"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7"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28"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29"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0"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2"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5"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6"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7"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38"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39"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0"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1"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2"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3"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4"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5"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6"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7" w:history="1">
        <w:r w:rsidRPr="001843D3">
          <w:rPr>
            <w:rStyle w:val="Hyperlink"/>
            <w:rFonts w:asciiTheme="minorHAnsi" w:eastAsia="PMingLiU" w:hAnsiTheme="minorHAnsi" w:cstheme="minorHAnsi"/>
            <w:szCs w:val="24"/>
            <w:lang w:eastAsia="zh-TW"/>
          </w:rPr>
          <w:t>https://doi.org/10.1111/j.1469-7998.1988.tb02433.x</w:t>
        </w:r>
      </w:hyperlink>
    </w:p>
    <w:p w14:paraId="3B874CB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Mickaël Henry, Donald W. Thomas, Réal Vaudry,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48" w:history="1">
        <w:r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49"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0"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1"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2"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3"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4"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5"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6"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57"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58"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59"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40" w:name="_Hlk71402492"/>
      <w:r w:rsidRPr="00446058">
        <w:rPr>
          <w:rFonts w:asciiTheme="minorHAnsi" w:eastAsia="PMingLiU" w:hAnsiTheme="minorHAnsi" w:cstheme="minorHAnsi"/>
          <w:szCs w:val="24"/>
          <w:lang w:eastAsia="zh-TW"/>
        </w:rPr>
        <w:t>Oyler-McCance</w:t>
      </w:r>
      <w:bookmarkEnd w:id="140"/>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0"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1"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2"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3"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5"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6"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68"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69"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0"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2"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4"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5"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6"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77"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78"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79"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5EE416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0"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6F31383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1"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2"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4"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5"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86"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87"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88"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0"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1"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2"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35D15DF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3"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4"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295"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296"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297"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298"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299"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0"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1"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2"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4"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05"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06"/>
          <w:footerReference w:type="first" r:id="rId307"/>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bookmarkStart w:id="141" w:name="_Toc71670489"/>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41"/>
    </w:p>
    <w:p w14:paraId="3425CF9A" w14:textId="62A706BF" w:rsidR="00E23C2C" w:rsidRDefault="00E23C2C" w:rsidP="007852D7">
      <w:pPr>
        <w:pStyle w:val="Heading2"/>
        <w:rPr>
          <w:rFonts w:asciiTheme="minorHAnsi" w:hAnsiTheme="minorHAnsi" w:cstheme="minorHAnsi"/>
          <w:sz w:val="36"/>
          <w:szCs w:val="36"/>
        </w:rPr>
      </w:pPr>
      <w:bookmarkStart w:id="142" w:name="_Toc7167049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42"/>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43"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44" w:name="_Hlk71253686"/>
      <w:r w:rsidRPr="00D253EF">
        <w:rPr>
          <w:rFonts w:asciiTheme="minorHAnsi" w:eastAsia="PMingLiU" w:hAnsiTheme="minorHAnsi" w:cstheme="minorHAnsi"/>
          <w:szCs w:val="24"/>
          <w:lang w:val="en-US" w:eastAsia="zh-TW"/>
        </w:rPr>
        <w:t xml:space="preserve">resting between foraging bouts </w:t>
      </w:r>
      <w:bookmarkEnd w:id="144"/>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7357C6DB"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Pr="00165FBA">
        <w:rPr>
          <w:rFonts w:asciiTheme="minorHAnsi" w:eastAsia="PMingLiU" w:hAnsiTheme="minorHAnsi" w:cstheme="minorHAnsi"/>
          <w:szCs w:val="24"/>
          <w:highlight w:val="yellow"/>
          <w:lang w:val="en-US" w:eastAsia="zh-TW"/>
        </w:rPr>
        <w:t>force them to roost in artificial structures</w:t>
      </w:r>
      <w:r w:rsidRPr="00D253EF">
        <w:rPr>
          <w:rFonts w:asciiTheme="minorHAnsi" w:eastAsia="PMingLiU" w:hAnsiTheme="minorHAnsi" w:cstheme="minorHAnsi"/>
          <w:szCs w:val="24"/>
          <w:lang w:val="en-US" w:eastAsia="zh-TW"/>
        </w:rPr>
        <w:t xml:space="preserve">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43"/>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45"/>
      <w:r w:rsidRPr="00D253EF">
        <w:rPr>
          <w:rFonts w:asciiTheme="minorHAnsi" w:eastAsia="PMingLiU" w:hAnsiTheme="minorHAnsi" w:cstheme="minorHAnsi"/>
          <w:szCs w:val="24"/>
          <w:lang w:val="en-US" w:eastAsia="zh-TW"/>
        </w:rPr>
        <w:t xml:space="preserve">have also </w:t>
      </w:r>
      <w:commentRangeEnd w:id="145"/>
      <w:r w:rsidRPr="00D253EF">
        <w:rPr>
          <w:rFonts w:asciiTheme="minorHAnsi" w:eastAsia="PMingLiU" w:hAnsiTheme="minorHAnsi" w:cstheme="minorHAnsi"/>
          <w:szCs w:val="24"/>
          <w:lang w:eastAsia="zh-TW"/>
        </w:rPr>
        <w:commentReference w:id="145"/>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 energy loss and promote development of young bats (Lausen &amp; Barclay 2006; Sedgeley &amp; O’Donnell 2004; Chruszcz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roost microclimate (Campbell 2009; Leivers et al. 2019; Torquetti et al. 2017; Otto et al. 2016). </w:t>
      </w:r>
    </w:p>
    <w:p w14:paraId="199FD56D" w14:textId="77777777"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Pr="00BF07E6">
        <w:rPr>
          <w:rFonts w:asciiTheme="minorHAnsi" w:eastAsia="PMingLiU" w:hAnsiTheme="minorHAnsi" w:cstheme="minorHAnsi"/>
          <w:szCs w:val="24"/>
          <w:highlight w:val="yellow"/>
          <w:lang w:val="en-US" w:eastAsia="zh-TW"/>
        </w:rPr>
        <w:t>Such differences in microclimate are thought to be suitable for maternity roosting as pregnant females generally preferred limiting excessive heat loss to promote growth of the young (Neubaum et al. 2017).</w:t>
      </w:r>
    </w:p>
    <w:p w14:paraId="11D56620" w14:textId="2E9F0D43"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46" w:name="_Toc7167049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46"/>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47"/>
      <w:r w:rsidRPr="00D253EF">
        <w:rPr>
          <w:rFonts w:asciiTheme="minorHAnsi" w:eastAsia="PMingLiU" w:hAnsiTheme="minorHAnsi" w:cstheme="minorHAnsi"/>
          <w:szCs w:val="24"/>
          <w:lang w:val="en-US" w:eastAsia="zh-TW"/>
        </w:rPr>
        <w:t xml:space="preserve">Chapter </w:t>
      </w:r>
      <w:commentRangeEnd w:id="147"/>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47"/>
      </w:r>
      <w:r w:rsidRPr="00D253EF">
        <w:rPr>
          <w:rFonts w:asciiTheme="minorHAnsi" w:eastAsia="PMingLiU" w:hAnsiTheme="minorHAnsi" w:cstheme="minorHAnsi"/>
          <w:szCs w:val="24"/>
          <w:lang w:val="en-US" w:eastAsia="zh-TW"/>
        </w:rPr>
        <w:t xml:space="preserve">. </w:t>
      </w:r>
      <w:r w:rsidRPr="00C2267F">
        <w:rPr>
          <w:rFonts w:asciiTheme="minorHAnsi" w:eastAsia="Calibri" w:hAnsiTheme="minorHAnsi" w:cstheme="minorHAnsi"/>
          <w:szCs w:val="24"/>
          <w:highlight w:val="yellow"/>
          <w:lang w:val="en-US" w:eastAsia="zh-TW"/>
        </w:rPr>
        <w:t>Another walk-through survey was also conducted on the day of deployment (before bats emerged) to finalize the locations of each roost.</w:t>
      </w:r>
    </w:p>
    <w:p w14:paraId="3DFE6169" w14:textId="1A202BA9"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C2267F">
        <w:rPr>
          <w:rFonts w:asciiTheme="minorHAnsi" w:eastAsia="Calibri" w:hAnsiTheme="minorHAnsi" w:cstheme="minorHAnsi"/>
          <w:szCs w:val="24"/>
          <w:highlight w:val="yellow"/>
          <w:lang w:val="en-US" w:eastAsia="zh-TW"/>
        </w:rPr>
        <w:t>HOBO loggers</w:t>
      </w:r>
      <w:r w:rsidRPr="00D253EF">
        <w:rPr>
          <w:rFonts w:asciiTheme="minorHAnsi" w:eastAsia="Calibri" w:hAnsiTheme="minorHAnsi" w:cstheme="minorHAnsi"/>
          <w:szCs w:val="24"/>
          <w:lang w:val="en-US" w:eastAsia="zh-TW"/>
        </w:rPr>
        <w:t xml:space="preserve">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1A67DBE1"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variables for a diurnal period. </w:t>
      </w:r>
    </w:p>
    <w:p w14:paraId="09FF2D95" w14:textId="53EFF324"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es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 xml:space="preserve">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48" w:name="_Toc7167049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48"/>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r w:rsidR="00F15A1A">
        <w:rPr>
          <w:rFonts w:asciiTheme="minorHAnsi" w:eastAsia="PMingLiU" w:hAnsiTheme="minorHAnsi" w:cstheme="minorHAnsi"/>
          <w:i/>
          <w:iCs/>
          <w:szCs w:val="24"/>
          <w:lang w:val="en-US" w:eastAsia="zh-TW"/>
        </w:rPr>
        <w:t>macropus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49"/>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49"/>
      <w:r w:rsidRPr="00D253EF">
        <w:rPr>
          <w:rFonts w:asciiTheme="minorHAnsi" w:eastAsia="PMingLiU" w:hAnsiTheme="minorHAnsi" w:cstheme="minorHAnsi"/>
          <w:szCs w:val="24"/>
          <w:lang w:val="en-US" w:eastAsia="zh-TW"/>
        </w:rPr>
        <w:commentReference w:id="149"/>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08"/>
          <w:footerReference w:type="first" r:id="rId309"/>
          <w:type w:val="continuous"/>
          <w:pgSz w:w="11907" w:h="16840" w:code="9"/>
          <w:pgMar w:top="1418" w:right="1418" w:bottom="1418" w:left="2268" w:header="720" w:footer="720" w:gutter="0"/>
          <w:cols w:space="720"/>
          <w:docGrid w:linePitch="326"/>
        </w:sectPr>
      </w:pPr>
    </w:p>
    <w:p w14:paraId="76C019BE" w14:textId="71BD71DB"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0464" behindDoc="1" locked="0" layoutInCell="1" allowOverlap="1" wp14:anchorId="0DD35202" wp14:editId="61F4C7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44F1F08A"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030DDDB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52C6366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08F40BBC"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6B65916B"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43FCE47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821915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3B68131A" w:rsidR="004D1AA2" w:rsidRPr="00D253EF" w:rsidRDefault="00FD6FE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68D4D3F8" wp14:editId="77EB82F7">
                <wp:simplePos x="0" y="0"/>
                <wp:positionH relativeFrom="margin">
                  <wp:align>right</wp:align>
                </wp:positionH>
                <wp:positionV relativeFrom="paragraph">
                  <wp:posOffset>1855015</wp:posOffset>
                </wp:positionV>
                <wp:extent cx="8886825" cy="4857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8886825" cy="485775"/>
                        </a:xfrm>
                        <a:prstGeom prst="rect">
                          <a:avLst/>
                        </a:prstGeom>
                        <a:solidFill>
                          <a:prstClr val="white"/>
                        </a:solidFill>
                        <a:ln>
                          <a:noFill/>
                        </a:ln>
                      </wps:spPr>
                      <wps:txbx>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50"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38.2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" stroked="f">
                <v:textbox inset="0,0,0,0">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51"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51"/>
                    </w:p>
                  </w:txbxContent>
                </v:textbox>
                <w10:wrap anchorx="margin"/>
              </v:shape>
            </w:pict>
          </mc:Fallback>
        </mc:AlternateContent>
      </w:r>
      <w:r w:rsidR="004D1AA2" w:rsidRPr="00D253EF">
        <w:rPr>
          <w:rFonts w:asciiTheme="minorHAnsi" w:eastAsia="PMingLiU" w:hAnsiTheme="minorHAnsi" w:cstheme="minorHAnsi"/>
          <w:sz w:val="22"/>
          <w:szCs w:val="22"/>
          <w:lang w:val="en-US" w:eastAsia="zh-TW"/>
        </w:rPr>
        <w:br w:type="page"/>
      </w:r>
    </w:p>
    <w:p w14:paraId="38203C74" w14:textId="49E3552E"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4560" behindDoc="1" locked="0" layoutInCell="1" allowOverlap="1" wp14:anchorId="49AB41D8" wp14:editId="34846876">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31479549" w:rsidR="00B57508" w:rsidRPr="00D253EF" w:rsidRDefault="00B57508">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193DFC71" wp14:editId="0BE4BDFC">
                <wp:simplePos x="0" y="0"/>
                <wp:positionH relativeFrom="margin">
                  <wp:posOffset>196215</wp:posOffset>
                </wp:positionH>
                <wp:positionV relativeFrom="paragraph">
                  <wp:posOffset>4462780</wp:posOffset>
                </wp:positionV>
                <wp:extent cx="8886825" cy="635"/>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2"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DFC71" id="Text Box 40" o:spid="_x0000_s1037" type="#_x0000_t202" style="position:absolute;margin-left:15.45pt;margin-top:351.4pt;width:699.75pt;height:.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" stroked="f">
                <v:textbox style="mso-fit-shape-to-text:t" inset="0,0,0,0">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3"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53"/>
                    </w:p>
                  </w:txbxContent>
                </v:textbox>
                <w10:wrap anchorx="margin"/>
              </v:shape>
            </w:pict>
          </mc:Fallback>
        </mc:AlternateContent>
      </w:r>
      <w:r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54"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54"/>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55"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56"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56"/>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57"/>
            <w:r w:rsidRPr="00D253EF">
              <w:rPr>
                <w:rFonts w:asciiTheme="minorHAnsi" w:hAnsiTheme="minorHAnsi" w:cstheme="minorHAnsi"/>
                <w:sz w:val="22"/>
                <w:lang w:val="en-US" w:eastAsia="zh-TW"/>
              </w:rPr>
              <w:t>6.6</w:t>
            </w:r>
            <w:commentRangeEnd w:id="157"/>
            <w:r w:rsidRPr="00D253EF">
              <w:rPr>
                <w:rFonts w:asciiTheme="minorHAnsi" w:hAnsiTheme="minorHAnsi" w:cstheme="minorHAnsi"/>
                <w:sz w:val="16"/>
                <w:szCs w:val="16"/>
                <w:lang w:eastAsia="zh-TW"/>
              </w:rPr>
              <w:commentReference w:id="157"/>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58"/>
      <w:r w:rsidRPr="00D253EF">
        <w:rPr>
          <w:rFonts w:asciiTheme="minorHAnsi" w:eastAsia="PMingLiU" w:hAnsiTheme="minorHAnsi" w:cstheme="minorHAnsi"/>
          <w:szCs w:val="24"/>
          <w:lang w:val="en-US" w:eastAsia="zh-TW"/>
        </w:rPr>
        <w:t>In winter</w:t>
      </w:r>
      <w:commentRangeEnd w:id="158"/>
      <w:r w:rsidRPr="00D253EF">
        <w:rPr>
          <w:rFonts w:asciiTheme="minorHAnsi" w:eastAsia="PMingLiU" w:hAnsiTheme="minorHAnsi" w:cstheme="minorHAnsi"/>
          <w:szCs w:val="24"/>
          <w:lang w:val="en-US" w:eastAsia="zh-TW"/>
        </w:rPr>
        <w:commentReference w:id="158"/>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59"/>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59"/>
      <w:r w:rsidRPr="00D253EF">
        <w:rPr>
          <w:rFonts w:asciiTheme="minorHAnsi" w:eastAsia="PMingLiU" w:hAnsiTheme="minorHAnsi" w:cstheme="minorHAnsi"/>
          <w:szCs w:val="24"/>
          <w:lang w:eastAsia="zh-TW"/>
        </w:rPr>
        <w:commentReference w:id="159"/>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60"/>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60"/>
      <w:r w:rsidRPr="00D253EF">
        <w:rPr>
          <w:rFonts w:asciiTheme="minorHAnsi" w:eastAsia="PMingLiU" w:hAnsiTheme="minorHAnsi" w:cstheme="minorHAnsi"/>
          <w:szCs w:val="24"/>
          <w:lang w:val="en-US" w:eastAsia="zh-TW"/>
        </w:rPr>
        <w:commentReference w:id="160"/>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61"/>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61"/>
      <w:r w:rsidRPr="00D253EF">
        <w:rPr>
          <w:rFonts w:asciiTheme="minorHAnsi" w:eastAsia="PMingLiU" w:hAnsiTheme="minorHAnsi" w:cstheme="minorHAnsi"/>
          <w:szCs w:val="24"/>
          <w:lang w:eastAsia="zh-TW"/>
        </w:rPr>
        <w:commentReference w:id="161"/>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62"/>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62"/>
      <w:r w:rsidRPr="00D253EF">
        <w:rPr>
          <w:rFonts w:asciiTheme="minorHAnsi" w:eastAsia="PMingLiU" w:hAnsiTheme="minorHAnsi" w:cstheme="minorHAnsi"/>
          <w:szCs w:val="24"/>
          <w:lang w:eastAsia="zh-TW"/>
        </w:rPr>
        <w:commentReference w:id="162"/>
      </w:r>
      <w:r w:rsidRPr="00D253EF">
        <w:rPr>
          <w:rFonts w:asciiTheme="minorHAnsi" w:eastAsia="PMingLiU" w:hAnsiTheme="minorHAnsi" w:cstheme="minorHAnsi"/>
          <w:szCs w:val="24"/>
          <w:lang w:val="en-US" w:eastAsia="zh-TW"/>
        </w:rPr>
        <w:t xml:space="preserve"> Each tunnel internal ambient logger showed </w:t>
      </w:r>
      <w:commentRangeStart w:id="163"/>
      <w:r w:rsidRPr="00D253EF">
        <w:rPr>
          <w:rFonts w:asciiTheme="minorHAnsi" w:eastAsia="PMingLiU" w:hAnsiTheme="minorHAnsi" w:cstheme="minorHAnsi"/>
          <w:szCs w:val="24"/>
          <w:lang w:val="en-US" w:eastAsia="zh-TW"/>
        </w:rPr>
        <w:t xml:space="preserve">higher temperatures </w:t>
      </w:r>
      <w:commentRangeEnd w:id="163"/>
      <w:r w:rsidRPr="00D253EF">
        <w:rPr>
          <w:rFonts w:asciiTheme="minorHAnsi" w:eastAsia="PMingLiU" w:hAnsiTheme="minorHAnsi" w:cstheme="minorHAnsi"/>
          <w:szCs w:val="24"/>
          <w:lang w:val="en-US" w:eastAsia="zh-TW"/>
        </w:rPr>
        <w:commentReference w:id="163"/>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5584F468"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18656" behindDoc="1" locked="0" layoutInCell="1" allowOverlap="1" wp14:anchorId="22FCF536" wp14:editId="7EF09665">
            <wp:simplePos x="0" y="0"/>
            <wp:positionH relativeFrom="margin">
              <wp:align>left</wp:align>
            </wp:positionH>
            <wp:positionV relativeFrom="paragraph">
              <wp:posOffset>-5079</wp:posOffset>
            </wp:positionV>
            <wp:extent cx="8863330" cy="3943350"/>
            <wp:effectExtent l="0" t="0" r="13970" b="0"/>
            <wp:wrapNone/>
            <wp:docPr id="41" name="Chart 41">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2"/>
              </a:graphicData>
            </a:graphic>
            <wp14:sizeRelH relativeFrom="page">
              <wp14:pctWidth>0</wp14:pctWidth>
            </wp14:sizeRelH>
            <wp14:sizeRelV relativeFrom="page">
              <wp14:pctHeight>0</wp14:pctHeight>
            </wp14:sizeRelV>
          </wp:anchor>
        </w:drawing>
      </w:r>
    </w:p>
    <w:p w14:paraId="30B642D8" w14:textId="77777777" w:rsidR="00B50A09" w:rsidRPr="00D253EF" w:rsidRDefault="00B50A09">
      <w:pPr>
        <w:rPr>
          <w:rFonts w:asciiTheme="minorHAnsi" w:eastAsia="PMingLiU" w:hAnsiTheme="minorHAnsi" w:cstheme="minorHAnsi"/>
          <w:sz w:val="22"/>
          <w:szCs w:val="22"/>
          <w:lang w:val="en-US" w:eastAsia="zh-TW"/>
        </w:rPr>
      </w:pPr>
    </w:p>
    <w:p w14:paraId="03731077" w14:textId="77777777" w:rsidR="00B50A09" w:rsidRPr="00D253EF" w:rsidRDefault="00B50A09">
      <w:pPr>
        <w:rPr>
          <w:rFonts w:asciiTheme="minorHAnsi" w:eastAsia="PMingLiU" w:hAnsiTheme="minorHAnsi" w:cstheme="minorHAnsi"/>
          <w:sz w:val="22"/>
          <w:szCs w:val="22"/>
          <w:lang w:val="en-US" w:eastAsia="zh-TW"/>
        </w:rPr>
      </w:pPr>
    </w:p>
    <w:p w14:paraId="6FEE8827" w14:textId="77777777" w:rsidR="00B50A09" w:rsidRPr="00D253EF" w:rsidRDefault="00B50A09">
      <w:pPr>
        <w:rPr>
          <w:rFonts w:asciiTheme="minorHAnsi" w:eastAsia="PMingLiU" w:hAnsiTheme="minorHAnsi" w:cstheme="minorHAnsi"/>
          <w:sz w:val="22"/>
          <w:szCs w:val="22"/>
          <w:lang w:val="en-US" w:eastAsia="zh-TW"/>
        </w:rPr>
      </w:pPr>
    </w:p>
    <w:p w14:paraId="19A7C205" w14:textId="77777777" w:rsidR="00B50A09" w:rsidRPr="00D253EF" w:rsidRDefault="00B50A09">
      <w:pPr>
        <w:rPr>
          <w:rFonts w:asciiTheme="minorHAnsi" w:eastAsia="PMingLiU" w:hAnsiTheme="minorHAnsi" w:cstheme="minorHAnsi"/>
          <w:sz w:val="22"/>
          <w:szCs w:val="22"/>
          <w:lang w:val="en-US" w:eastAsia="zh-TW"/>
        </w:rPr>
      </w:pPr>
    </w:p>
    <w:p w14:paraId="35B0739C" w14:textId="77777777" w:rsidR="00B50A09" w:rsidRPr="00D253EF" w:rsidRDefault="00B50A09">
      <w:pPr>
        <w:rPr>
          <w:rFonts w:asciiTheme="minorHAnsi" w:eastAsia="PMingLiU" w:hAnsiTheme="minorHAnsi" w:cstheme="minorHAnsi"/>
          <w:sz w:val="22"/>
          <w:szCs w:val="22"/>
          <w:lang w:val="en-US" w:eastAsia="zh-TW"/>
        </w:rPr>
      </w:pPr>
    </w:p>
    <w:p w14:paraId="70F43B6D" w14:textId="77777777" w:rsidR="00B50A09" w:rsidRPr="00D253EF" w:rsidRDefault="00B50A09">
      <w:pPr>
        <w:rPr>
          <w:rFonts w:asciiTheme="minorHAnsi" w:eastAsia="PMingLiU" w:hAnsiTheme="minorHAnsi" w:cstheme="minorHAnsi"/>
          <w:sz w:val="22"/>
          <w:szCs w:val="22"/>
          <w:lang w:val="en-US" w:eastAsia="zh-TW"/>
        </w:rPr>
      </w:pPr>
    </w:p>
    <w:p w14:paraId="27569622" w14:textId="77777777" w:rsidR="00B50A09" w:rsidRPr="00D253EF" w:rsidRDefault="00B50A09">
      <w:pPr>
        <w:rPr>
          <w:rFonts w:asciiTheme="minorHAnsi" w:eastAsia="PMingLiU" w:hAnsiTheme="minorHAnsi" w:cstheme="minorHAnsi"/>
          <w:sz w:val="22"/>
          <w:szCs w:val="22"/>
          <w:lang w:val="en-US" w:eastAsia="zh-TW"/>
        </w:rPr>
      </w:pPr>
    </w:p>
    <w:p w14:paraId="46B32DE9" w14:textId="77777777" w:rsidR="00B50A09" w:rsidRPr="00D253EF" w:rsidRDefault="00B50A09">
      <w:pPr>
        <w:rPr>
          <w:rFonts w:asciiTheme="minorHAnsi" w:eastAsia="PMingLiU" w:hAnsiTheme="minorHAnsi" w:cstheme="minorHAnsi"/>
          <w:sz w:val="22"/>
          <w:szCs w:val="22"/>
          <w:lang w:val="en-US" w:eastAsia="zh-TW"/>
        </w:rPr>
      </w:pPr>
    </w:p>
    <w:p w14:paraId="3FB6A5D6" w14:textId="77777777" w:rsidR="00B50A09" w:rsidRPr="00D253EF" w:rsidRDefault="00B50A09">
      <w:pPr>
        <w:rPr>
          <w:rFonts w:asciiTheme="minorHAnsi" w:eastAsia="PMingLiU" w:hAnsiTheme="minorHAnsi" w:cstheme="minorHAnsi"/>
          <w:sz w:val="22"/>
          <w:szCs w:val="22"/>
          <w:lang w:val="en-US" w:eastAsia="zh-TW"/>
        </w:rPr>
      </w:pPr>
    </w:p>
    <w:p w14:paraId="42A55F0F" w14:textId="77777777" w:rsidR="00B50A09" w:rsidRPr="00D253EF" w:rsidRDefault="00B50A09">
      <w:pPr>
        <w:rPr>
          <w:rFonts w:asciiTheme="minorHAnsi" w:eastAsia="PMingLiU" w:hAnsiTheme="minorHAnsi" w:cstheme="minorHAnsi"/>
          <w:sz w:val="22"/>
          <w:szCs w:val="22"/>
          <w:lang w:val="en-US" w:eastAsia="zh-TW"/>
        </w:rPr>
      </w:pPr>
    </w:p>
    <w:p w14:paraId="3E9D104E" w14:textId="77777777" w:rsidR="00B50A09" w:rsidRPr="00D253EF" w:rsidRDefault="00B50A09">
      <w:pPr>
        <w:rPr>
          <w:rFonts w:asciiTheme="minorHAnsi" w:eastAsia="PMingLiU" w:hAnsiTheme="minorHAnsi" w:cstheme="minorHAnsi"/>
          <w:sz w:val="22"/>
          <w:szCs w:val="22"/>
          <w:lang w:val="en-US" w:eastAsia="zh-TW"/>
        </w:rPr>
      </w:pPr>
    </w:p>
    <w:p w14:paraId="103D3AF8" w14:textId="77777777" w:rsidR="00B50A09" w:rsidRPr="00D253EF" w:rsidRDefault="00B50A09">
      <w:pPr>
        <w:rPr>
          <w:rFonts w:asciiTheme="minorHAnsi" w:eastAsia="PMingLiU" w:hAnsiTheme="minorHAnsi" w:cstheme="minorHAnsi"/>
          <w:sz w:val="22"/>
          <w:szCs w:val="22"/>
          <w:lang w:val="en-US" w:eastAsia="zh-TW"/>
        </w:rPr>
      </w:pPr>
    </w:p>
    <w:p w14:paraId="270785BC" w14:textId="77777777" w:rsidR="00B50A09" w:rsidRPr="00D253EF" w:rsidRDefault="00B50A09">
      <w:pPr>
        <w:rPr>
          <w:rFonts w:asciiTheme="minorHAnsi" w:eastAsia="PMingLiU" w:hAnsiTheme="minorHAnsi" w:cstheme="minorHAnsi"/>
          <w:sz w:val="22"/>
          <w:szCs w:val="22"/>
          <w:lang w:val="en-US" w:eastAsia="zh-TW"/>
        </w:rPr>
      </w:pPr>
    </w:p>
    <w:p w14:paraId="11BE49B7" w14:textId="77777777" w:rsidR="00B50A09" w:rsidRPr="00D253EF" w:rsidRDefault="00B50A09">
      <w:pPr>
        <w:rPr>
          <w:rFonts w:asciiTheme="minorHAnsi" w:eastAsia="PMingLiU" w:hAnsiTheme="minorHAnsi" w:cstheme="minorHAnsi"/>
          <w:sz w:val="22"/>
          <w:szCs w:val="22"/>
          <w:lang w:val="en-US" w:eastAsia="zh-TW"/>
        </w:rPr>
      </w:pPr>
    </w:p>
    <w:p w14:paraId="1C1B84A0" w14:textId="77777777"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77777777" w:rsidR="00B50A09" w:rsidRPr="00D253EF" w:rsidRDefault="00B50A09">
      <w:pPr>
        <w:rPr>
          <w:rFonts w:asciiTheme="minorHAnsi" w:eastAsia="PMingLiU" w:hAnsiTheme="minorHAnsi" w:cstheme="minorHAnsi"/>
          <w:sz w:val="22"/>
          <w:szCs w:val="22"/>
          <w:lang w:val="en-US" w:eastAsia="zh-TW"/>
        </w:rPr>
      </w:pPr>
    </w:p>
    <w:p w14:paraId="0C7523A2" w14:textId="77777777"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77777777"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68A11245"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56412583" wp14:editId="0D6F1BB9">
                <wp:simplePos x="0" y="0"/>
                <wp:positionH relativeFrom="margin">
                  <wp:align>left</wp:align>
                </wp:positionH>
                <wp:positionV relativeFrom="paragraph">
                  <wp:posOffset>62865</wp:posOffset>
                </wp:positionV>
                <wp:extent cx="8863330" cy="12096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8863330" cy="1209675"/>
                        </a:xfrm>
                        <a:prstGeom prst="rect">
                          <a:avLst/>
                        </a:prstGeom>
                        <a:solidFill>
                          <a:prstClr val="white"/>
                        </a:solidFill>
                        <a:ln>
                          <a:noFill/>
                        </a:ln>
                      </wps:spPr>
                      <wps:txbx>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4"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38" type="#_x0000_t202" style="position:absolute;margin-left:0;margin-top:4.95pt;width:697.9pt;height:95.25pt;z-index:-251595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" stroked="f">
                <v:textbox inset="0,0,0,0">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5"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65"/>
                    </w:p>
                  </w:txbxContent>
                </v:textbox>
                <w10:wrap anchorx="margin"/>
              </v:shape>
            </w:pict>
          </mc:Fallback>
        </mc:AlternateContent>
      </w:r>
    </w:p>
    <w:p w14:paraId="27EB6E6C" w14:textId="77777777" w:rsidR="00B50A09" w:rsidRPr="00D253EF" w:rsidRDefault="00B50A09">
      <w:pPr>
        <w:rPr>
          <w:rFonts w:asciiTheme="minorHAnsi" w:eastAsia="PMingLiU" w:hAnsiTheme="minorHAnsi" w:cstheme="minorHAnsi"/>
          <w:sz w:val="22"/>
          <w:szCs w:val="22"/>
          <w:lang w:val="en-US" w:eastAsia="zh-TW"/>
        </w:rPr>
      </w:pPr>
    </w:p>
    <w:p w14:paraId="1EAF96DF" w14:textId="77777777"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2752" behindDoc="1" locked="0" layoutInCell="1" allowOverlap="1" wp14:anchorId="3486078E" wp14:editId="09303226">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4B1E52F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36A8DE1B" w:rsidR="008730FA"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EA9E1A5" wp14:editId="773FC2E1">
                <wp:simplePos x="0" y="0"/>
                <wp:positionH relativeFrom="margin">
                  <wp:align>left</wp:align>
                </wp:positionH>
                <wp:positionV relativeFrom="paragraph">
                  <wp:posOffset>269240</wp:posOffset>
                </wp:positionV>
                <wp:extent cx="8863330" cy="1276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63330" cy="1276350"/>
                        </a:xfrm>
                        <a:prstGeom prst="rect">
                          <a:avLst/>
                        </a:prstGeom>
                        <a:solidFill>
                          <a:prstClr val="white"/>
                        </a:solidFill>
                        <a:ln>
                          <a:noFill/>
                        </a:ln>
                      </wps:spPr>
                      <wps:txbx>
                        <w:txbxContent>
                          <w:p w14:paraId="14D86CC6" w14:textId="31550BA9" w:rsidR="00055177" w:rsidRPr="00055177" w:rsidRDefault="00055177" w:rsidP="00055177">
                            <w:pPr>
                              <w:pStyle w:val="Caption"/>
                              <w:rPr>
                                <w:rFonts w:asciiTheme="minorHAnsi" w:hAnsiTheme="minorHAnsi" w:cstheme="minorHAnsi"/>
                                <w:b w:val="0"/>
                                <w:bCs w:val="0"/>
                                <w:noProof/>
                                <w:sz w:val="24"/>
                              </w:rPr>
                            </w:pPr>
                            <w:bookmarkStart w:id="166"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9E1A5" id="Text Box 45" o:spid="_x0000_s1039" type="#_x0000_t202" style="position:absolute;left:0;text-align:left;margin-left:0;margin-top:21.2pt;width:697.9pt;height:100.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n9NQIAAGs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" stroked="f">
                <v:textbox inset="0,0,0,0">
                  <w:txbxContent>
                    <w:p w14:paraId="14D86CC6" w14:textId="31550BA9" w:rsidR="00055177" w:rsidRPr="00055177" w:rsidRDefault="00055177" w:rsidP="00055177">
                      <w:pPr>
                        <w:pStyle w:val="Caption"/>
                        <w:rPr>
                          <w:rFonts w:asciiTheme="minorHAnsi" w:hAnsiTheme="minorHAnsi" w:cstheme="minorHAnsi"/>
                          <w:b w:val="0"/>
                          <w:bCs w:val="0"/>
                          <w:noProof/>
                          <w:sz w:val="24"/>
                        </w:rPr>
                      </w:pPr>
                      <w:bookmarkStart w:id="167"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7"/>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68"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external ambient; -ve mean value = roosts have lower temperature than external ambient.</w:t>
      </w:r>
      <w:bookmarkEnd w:id="168"/>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69"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local ambient and -ve mean value = roosts have lower temperature than local ambient.</w:t>
      </w:r>
      <w:bookmarkEnd w:id="169"/>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CD0F22C" w:rsidR="008A4DE3" w:rsidRPr="00D253EF" w:rsidRDefault="008A4DE3" w:rsidP="008A4DE3">
      <w:pPr>
        <w:pStyle w:val="Caption"/>
        <w:keepNext/>
        <w:rPr>
          <w:rFonts w:asciiTheme="minorHAnsi" w:hAnsiTheme="minorHAnsi" w:cstheme="minorHAnsi"/>
          <w:b w:val="0"/>
          <w:bCs w:val="0"/>
        </w:rPr>
      </w:pPr>
      <w:bookmarkStart w:id="170"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+ve mean value = roosts have higher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 xml:space="preserve"> and -ve value = roosts have lower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w:t>
      </w:r>
      <w:bookmarkEnd w:id="170"/>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33489B67"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commentRangeStart w:id="171"/>
      <w:commentRangeStart w:id="172"/>
      <w:commentRangeStart w:id="173"/>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greater differences between roosts and EXA than between roost and </w:t>
      </w:r>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local</w:t>
      </w:r>
      <w:r w:rsidRPr="00D253EF">
        <w:rPr>
          <w:rFonts w:asciiTheme="minorHAnsi" w:eastAsia="PMingLiU" w:hAnsiTheme="minorHAnsi" w:cstheme="minorHAnsi"/>
          <w:color w:val="000000"/>
          <w:szCs w:val="24"/>
          <w:lang w:val="en-US" w:eastAsia="zh-TW"/>
        </w:rPr>
        <w:t xml:space="preserve"> and TA</w:t>
      </w:r>
      <w:r w:rsidRPr="00D253EF">
        <w:rPr>
          <w:rFonts w:asciiTheme="minorHAnsi" w:eastAsia="PMingLiU" w:hAnsiTheme="minorHAnsi" w:cstheme="minorHAnsi"/>
          <w:color w:val="000000"/>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w:t>
      </w:r>
      <w:commentRangeStart w:id="174"/>
      <w:r w:rsidRPr="00D253EF">
        <w:rPr>
          <w:rFonts w:asciiTheme="minorHAnsi" w:eastAsia="PMingLiU" w:hAnsiTheme="minorHAnsi" w:cstheme="minorHAnsi"/>
          <w:szCs w:val="24"/>
          <w:lang w:val="en-US" w:eastAsia="zh-TW"/>
        </w:rPr>
        <w:t xml:space="preserve">Figure </w:t>
      </w:r>
      <w:commentRangeEnd w:id="174"/>
      <w:r w:rsidR="00582BE6" w:rsidRPr="00D253EF">
        <w:rPr>
          <w:rFonts w:asciiTheme="minorHAnsi" w:eastAsia="PMingLiU" w:hAnsiTheme="minorHAnsi" w:cstheme="minorHAnsi"/>
          <w:szCs w:val="24"/>
          <w:lang w:val="en-US" w:eastAsia="zh-TW"/>
        </w:rPr>
        <w:t>3-5</w:t>
      </w:r>
      <w:r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commentReference w:id="174"/>
      </w:r>
      <w:r w:rsidRPr="00D253EF">
        <w:rPr>
          <w:rFonts w:asciiTheme="minorHAnsi" w:eastAsia="PMingLiU" w:hAnsiTheme="minorHAnsi" w:cstheme="minorHAnsi"/>
          <w:szCs w:val="24"/>
          <w:lang w:val="en-US" w:eastAsia="zh-TW"/>
        </w:rPr>
        <w:t>). In summer, the difference between roosts and EXA was greater (between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that in winter (between 1.0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1.5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presented a lower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EXA in both seasons. </w:t>
      </w:r>
      <w:commentRangeEnd w:id="171"/>
      <w:r w:rsidRPr="00D253EF">
        <w:rPr>
          <w:rFonts w:asciiTheme="minorHAnsi" w:eastAsia="PMingLiU" w:hAnsiTheme="minorHAnsi" w:cstheme="minorHAnsi"/>
          <w:szCs w:val="24"/>
          <w:lang w:val="en-US" w:eastAsia="zh-TW"/>
        </w:rPr>
        <w:commentReference w:id="171"/>
      </w:r>
      <w:commentRangeEnd w:id="172"/>
      <w:r w:rsidRPr="00D253EF">
        <w:rPr>
          <w:rFonts w:asciiTheme="minorHAnsi" w:eastAsia="PMingLiU" w:hAnsiTheme="minorHAnsi" w:cstheme="minorHAnsi"/>
          <w:szCs w:val="24"/>
          <w:lang w:val="en-US" w:eastAsia="zh-TW"/>
        </w:rPr>
        <w:commentReference w:id="172"/>
      </w:r>
      <w:commentRangeEnd w:id="173"/>
      <w:r w:rsidRPr="00D253EF">
        <w:rPr>
          <w:rFonts w:asciiTheme="minorHAnsi" w:eastAsia="PMingLiU" w:hAnsiTheme="minorHAnsi" w:cstheme="minorHAnsi"/>
          <w:szCs w:val="24"/>
          <w:lang w:eastAsia="zh-TW"/>
        </w:rPr>
        <w:commentReference w:id="173"/>
      </w:r>
      <w:r w:rsidRPr="00D253EF">
        <w:rPr>
          <w:rFonts w:asciiTheme="minorHAnsi" w:eastAsia="PMingLiU" w:hAnsiTheme="minorHAnsi" w:cstheme="minorHAnsi"/>
          <w:szCs w:val="24"/>
          <w:lang w:val="en-US" w:eastAsia="zh-TW"/>
        </w:rPr>
        <w:t xml:space="preserve">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The T</w:t>
      </w:r>
      <w:r w:rsidRPr="00DE497F">
        <w:rPr>
          <w:rFonts w:asciiTheme="minorHAnsi" w:eastAsia="PMingLiU" w:hAnsiTheme="minorHAnsi" w:cstheme="minorHAnsi"/>
          <w:szCs w:val="24"/>
          <w:vertAlign w:val="subscript"/>
          <w:lang w:val="en-US" w:eastAsia="zh-TW"/>
        </w:rPr>
        <w:t>avg</w:t>
      </w:r>
      <w:r w:rsidRPr="00DE497F">
        <w:rPr>
          <w:rFonts w:asciiTheme="minorHAnsi" w:eastAsia="PMingLiU" w:hAnsiTheme="minorHAnsi" w:cstheme="minorHAnsi"/>
          <w:szCs w:val="24"/>
          <w:lang w:val="en-US" w:eastAsia="zh-TW"/>
        </w:rPr>
        <w:t xml:space="preserve"> showed no significant differences between each roost and its TA</w:t>
      </w:r>
      <w:r w:rsidRPr="00DE497F">
        <w:rPr>
          <w:rFonts w:asciiTheme="minorHAnsi" w:eastAsia="PMingLiU" w:hAnsiTheme="minorHAnsi" w:cstheme="minorHAnsi"/>
          <w:szCs w:val="24"/>
          <w:vertAlign w:val="subscript"/>
          <w:lang w:val="en-US" w:eastAsia="zh-TW"/>
        </w:rPr>
        <w:t>local</w:t>
      </w:r>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6848" behindDoc="1" locked="0" layoutInCell="1" allowOverlap="1" wp14:anchorId="7BCDCC10" wp14:editId="486664CD">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77777777" w:rsidR="00E36A40" w:rsidRPr="00D253EF" w:rsidRDefault="00E36A40">
      <w:pPr>
        <w:rPr>
          <w:rFonts w:asciiTheme="minorHAnsi" w:hAnsiTheme="minorHAnsi" w:cstheme="minorHAnsi"/>
        </w:rPr>
      </w:pPr>
    </w:p>
    <w:p w14:paraId="57184DD6" w14:textId="61D2BF81" w:rsidR="00E36A40" w:rsidRPr="00D253EF" w:rsidRDefault="00E36A40">
      <w:pPr>
        <w:rPr>
          <w:rFonts w:asciiTheme="minorHAnsi" w:hAnsiTheme="minorHAnsi" w:cstheme="minorHAnsi"/>
        </w:rPr>
      </w:pPr>
    </w:p>
    <w:p w14:paraId="2E7EC38C" w14:textId="28CA7878" w:rsidR="00E36A40" w:rsidRPr="00D253EF" w:rsidRDefault="00E36A4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8896" behindDoc="1" locked="0" layoutInCell="1" allowOverlap="1" wp14:anchorId="653B28FC" wp14:editId="18CB1CDB">
                <wp:simplePos x="0" y="0"/>
                <wp:positionH relativeFrom="margin">
                  <wp:align>right</wp:align>
                </wp:positionH>
                <wp:positionV relativeFrom="paragraph">
                  <wp:posOffset>113030</wp:posOffset>
                </wp:positionV>
                <wp:extent cx="5219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5"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28FC" id="Text Box 46" o:spid="_x0000_s1040" type="#_x0000_t202" style="position:absolute;margin-left:359.8pt;margin-top:8.9pt;width:411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fj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tvp5NOH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" stroked="f">
                <v:textbox style="mso-fit-shape-to-text:t" inset="0,0,0,0">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6"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76"/>
                    </w:p>
                  </w:txbxContent>
                </v:textbox>
                <w10:wrap anchorx="margin"/>
              </v:shape>
            </w:pict>
          </mc:Fallback>
        </mc:AlternateContent>
      </w:r>
    </w:p>
    <w:p w14:paraId="30824259" w14:textId="1EC77CD1"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0944" behindDoc="1" locked="0" layoutInCell="1" allowOverlap="1" wp14:anchorId="3FCAA188" wp14:editId="1F28CCD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2992" behindDoc="1" locked="0" layoutInCell="1" allowOverlap="1" wp14:anchorId="15D86B68" wp14:editId="6EFB588A">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7"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41" type="#_x0000_t202" style="position:absolute;margin-left:359.05pt;margin-top:2.6pt;width:410.25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" stroked="f">
                <v:textbox style="mso-fit-shape-to-text:t" inset="0,0,0,0">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8"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8"/>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5040" behindDoc="1" locked="0" layoutInCell="1" allowOverlap="1" wp14:anchorId="72B4A1D2" wp14:editId="06E895C9">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7088" behindDoc="1" locked="0" layoutInCell="1" allowOverlap="1" wp14:anchorId="3D863F36" wp14:editId="4DF62697">
                <wp:simplePos x="0" y="0"/>
                <wp:positionH relativeFrom="column">
                  <wp:posOffset>-5715</wp:posOffset>
                </wp:positionH>
                <wp:positionV relativeFrom="paragraph">
                  <wp:posOffset>76835</wp:posOffset>
                </wp:positionV>
                <wp:extent cx="521017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79"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3F36" id="Text Box 49" o:spid="_x0000_s1042" type="#_x0000_t202" style="position:absolute;margin-left:-.45pt;margin-top:6.05pt;width:41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" stroked="f">
                <v:textbox style="mso-fit-shape-to-text:t" inset="0,0,0,0">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80"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80"/>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1184" behindDoc="1" locked="0" layoutInCell="1" allowOverlap="1" wp14:anchorId="36529BFA" wp14:editId="0E885B57">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81"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43" type="#_x0000_t202" style="position:absolute;margin-left:1.55pt;margin-top:284.6pt;width:40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aCLgIAAGc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" stroked="f">
                <v:textbox style="mso-fit-shape-to-text:t" inset="0,0,0,0">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82"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2"/>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9136" behindDoc="1" locked="0" layoutInCell="1" allowOverlap="1" wp14:anchorId="38442595" wp14:editId="6EE29FC7">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3"/>
      <w:commentRangeStart w:id="184"/>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183"/>
      <w:r w:rsidRPr="00D253EF">
        <w:rPr>
          <w:rFonts w:asciiTheme="minorHAnsi" w:eastAsia="PMingLiU" w:hAnsiTheme="minorHAnsi" w:cstheme="minorHAnsi"/>
          <w:szCs w:val="24"/>
          <w:lang w:val="en-US" w:eastAsia="zh-TW"/>
        </w:rPr>
        <w:commentReference w:id="183"/>
      </w:r>
      <w:commentRangeEnd w:id="184"/>
      <w:r w:rsidRPr="00D253EF">
        <w:rPr>
          <w:rFonts w:asciiTheme="minorHAnsi" w:eastAsia="PMingLiU" w:hAnsiTheme="minorHAnsi" w:cstheme="minorHAnsi"/>
          <w:szCs w:val="24"/>
          <w:lang w:val="en-US" w:eastAsia="zh-TW"/>
        </w:rPr>
        <w:commentReference w:id="184"/>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185"/>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185"/>
      <w:r w:rsidRPr="00D253EF">
        <w:rPr>
          <w:rFonts w:asciiTheme="minorHAnsi" w:eastAsia="PMingLiU" w:hAnsiTheme="minorHAnsi" w:cstheme="minorHAnsi"/>
          <w:szCs w:val="24"/>
          <w:lang w:val="en-US" w:eastAsia="zh-TW"/>
        </w:rPr>
        <w:commentReference w:id="185"/>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3232" behindDoc="1" locked="0" layoutInCell="1" allowOverlap="1" wp14:anchorId="5307E348" wp14:editId="26D2FE2E">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6304" behindDoc="1" locked="0" layoutInCell="1" allowOverlap="1" wp14:anchorId="275717AD" wp14:editId="4714709C">
                <wp:simplePos x="0" y="0"/>
                <wp:positionH relativeFrom="margin">
                  <wp:align>right</wp:align>
                </wp:positionH>
                <wp:positionV relativeFrom="paragraph">
                  <wp:posOffset>22225</wp:posOffset>
                </wp:positionV>
                <wp:extent cx="5210175" cy="635"/>
                <wp:effectExtent l="0" t="0" r="9525" b="635"/>
                <wp:wrapNone/>
                <wp:docPr id="53" name="Text Box 5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6"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717AD" id="Text Box 53" o:spid="_x0000_s1044" type="#_x0000_t202" style="position:absolute;margin-left:359.05pt;margin-top:1.75pt;width:410.25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AMAIAAGc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" stroked="f">
                <v:textbox style="mso-fit-shape-to-text:t" inset="0,0,0,0">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7"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87"/>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4256" behindDoc="1" locked="0" layoutInCell="1" allowOverlap="1" wp14:anchorId="585E5C4E" wp14:editId="3BC3D891">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0A641D42" wp14:editId="62C1FE22">
                <wp:simplePos x="0" y="0"/>
                <wp:positionH relativeFrom="margin">
                  <wp:align>left</wp:align>
                </wp:positionH>
                <wp:positionV relativeFrom="paragraph">
                  <wp:posOffset>9740</wp:posOffset>
                </wp:positionV>
                <wp:extent cx="5219700" cy="63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8"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1D42" id="Text Box 54" o:spid="_x0000_s1045" type="#_x0000_t202" style="position:absolute;margin-left:0;margin-top:.75pt;width:411pt;height:.05pt;z-index:-251568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GuMA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" stroked="f">
                <v:textbox style="mso-fit-shape-to-text:t" inset="0,0,0,0">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9"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89"/>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0400" behindDoc="1" locked="0" layoutInCell="1" allowOverlap="1" wp14:anchorId="15A1DA3F" wp14:editId="02F1A292">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3472" behindDoc="1" locked="0" layoutInCell="1" allowOverlap="1" wp14:anchorId="0334A6CA" wp14:editId="0EB78592">
                <wp:simplePos x="0" y="0"/>
                <wp:positionH relativeFrom="margin">
                  <wp:align>right</wp:align>
                </wp:positionH>
                <wp:positionV relativeFrom="paragraph">
                  <wp:posOffset>84072</wp:posOffset>
                </wp:positionV>
                <wp:extent cx="5210175" cy="635"/>
                <wp:effectExtent l="0" t="0" r="9525" b="635"/>
                <wp:wrapNone/>
                <wp:docPr id="57" name="Text Box 5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90"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A6CA" id="Text Box 57" o:spid="_x0000_s1046" type="#_x0000_t202" style="position:absolute;margin-left:359.05pt;margin-top:6.6pt;width:410.25pt;height:.05pt;z-index:-251563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" stroked="f">
                <v:textbox style="mso-fit-shape-to-text:t" inset="0,0,0,0">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91"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91"/>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1424" behindDoc="1" locked="0" layoutInCell="1" allowOverlap="1" wp14:anchorId="5FB9EEF5" wp14:editId="3FBF6669">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5520" behindDoc="1" locked="0" layoutInCell="1" allowOverlap="1" wp14:anchorId="02574D49" wp14:editId="5D2DA546">
                <wp:simplePos x="0" y="0"/>
                <wp:positionH relativeFrom="margin">
                  <wp:align>right</wp:align>
                </wp:positionH>
                <wp:positionV relativeFrom="paragraph">
                  <wp:posOffset>1310280</wp:posOffset>
                </wp:positionV>
                <wp:extent cx="5210175" cy="1609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210175" cy="1609725"/>
                        </a:xfrm>
                        <a:prstGeom prst="rect">
                          <a:avLst/>
                        </a:prstGeom>
                        <a:solidFill>
                          <a:prstClr val="white"/>
                        </a:solidFill>
                        <a:ln>
                          <a:noFill/>
                        </a:ln>
                      </wps:spPr>
                      <wps:txbx>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2"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47" type="#_x0000_t202" style="position:absolute;margin-left:359.05pt;margin-top:103.15pt;width:410.25pt;height:126.75pt;z-index:-251560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" stroked="f">
                <v:textbox inset="0,0,0,0">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3"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3"/>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194"/>
      <w:r w:rsidRPr="00D253EF">
        <w:rPr>
          <w:rFonts w:asciiTheme="minorHAnsi" w:eastAsia="PMingLiU" w:hAnsiTheme="minorHAnsi" w:cstheme="minorHAnsi"/>
          <w:b/>
          <w:bCs/>
          <w:sz w:val="28"/>
          <w:szCs w:val="28"/>
          <w:lang w:val="en-US" w:eastAsia="zh-TW"/>
        </w:rPr>
        <w:lastRenderedPageBreak/>
        <w:t>Roosting microclimate – Humidity</w:t>
      </w:r>
      <w:commentRangeEnd w:id="194"/>
      <w:r w:rsidRPr="00D253EF">
        <w:rPr>
          <w:rFonts w:asciiTheme="minorHAnsi" w:eastAsia="PMingLiU" w:hAnsiTheme="minorHAnsi" w:cstheme="minorHAnsi"/>
          <w:b/>
          <w:bCs/>
          <w:sz w:val="28"/>
          <w:szCs w:val="28"/>
          <w:lang w:val="en-US" w:eastAsia="zh-TW"/>
        </w:rPr>
        <w:commentReference w:id="194"/>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2B61FAC4" w:rsidR="00100215" w:rsidRPr="00D253EF" w:rsidRDefault="0010021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60640" behindDoc="1" locked="0" layoutInCell="1" allowOverlap="1" wp14:anchorId="68DDFADB" wp14:editId="0F091DEC">
                <wp:simplePos x="0" y="0"/>
                <wp:positionH relativeFrom="column">
                  <wp:posOffset>15240</wp:posOffset>
                </wp:positionH>
                <wp:positionV relativeFrom="paragraph">
                  <wp:posOffset>3905250</wp:posOffset>
                </wp:positionV>
                <wp:extent cx="88773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8877300" cy="635"/>
                        </a:xfrm>
                        <a:prstGeom prst="rect">
                          <a:avLst/>
                        </a:prstGeom>
                        <a:solidFill>
                          <a:prstClr val="white"/>
                        </a:solidFill>
                        <a:ln>
                          <a:noFill/>
                        </a:ln>
                      </wps:spPr>
                      <wps:txbx>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5"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DFADB" id="Text Box 5" o:spid="_x0000_s1048" type="#_x0000_t202" style="position:absolute;margin-left:1.2pt;margin-top:307.5pt;width:699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PAMQIAAGU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" stroked="f">
                <v:textbox style="mso-fit-shape-to-text:t" inset="0,0,0,0">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6"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6"/>
                    </w:p>
                  </w:txbxContent>
                </v:textbox>
              </v:shape>
            </w:pict>
          </mc:Fallback>
        </mc:AlternateContent>
      </w:r>
      <w:r w:rsidRPr="00D253EF">
        <w:rPr>
          <w:rFonts w:asciiTheme="minorHAnsi" w:hAnsiTheme="minorHAnsi" w:cstheme="minorHAnsi"/>
          <w:noProof/>
        </w:rPr>
        <w:drawing>
          <wp:anchor distT="0" distB="0" distL="114300" distR="114300" simplePos="0" relativeHeight="251757568" behindDoc="1" locked="0" layoutInCell="1" allowOverlap="1" wp14:anchorId="7EFC958A" wp14:editId="208BFBA3">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77777777" w:rsidR="00100215" w:rsidRPr="00D253EF" w:rsidRDefault="00100215">
      <w:pPr>
        <w:rPr>
          <w:rFonts w:asciiTheme="minorHAnsi" w:hAnsiTheme="minorHAnsi" w:cstheme="minorHAnsi"/>
        </w:rPr>
      </w:pPr>
    </w:p>
    <w:p w14:paraId="11EC9FE8" w14:textId="77777777"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8592" behindDoc="1" locked="0" layoutInCell="1" allowOverlap="1" wp14:anchorId="5144F380" wp14:editId="1A7F8B09">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40A2CB7D" wp14:editId="6BEF7297">
                <wp:simplePos x="0" y="0"/>
                <wp:positionH relativeFrom="margin">
                  <wp:align>left</wp:align>
                </wp:positionH>
                <wp:positionV relativeFrom="paragraph">
                  <wp:posOffset>54286</wp:posOffset>
                </wp:positionV>
                <wp:extent cx="886333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7"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CB7D" id="Text Box 24" o:spid="_x0000_s1049" type="#_x0000_t202" style="position:absolute;margin-left:0;margin-top:4.25pt;width:697.9pt;height:.05pt;z-index:-251553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sXLwIAAGc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" stroked="f">
                <v:textbox style="mso-fit-shape-to-text:t" inset="0,0,0,0">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8"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8"/>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ambients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r w:rsidR="00F438AC" w:rsidRPr="00CD7151">
        <w:rPr>
          <w:rFonts w:asciiTheme="minorHAnsi" w:eastAsia="PMingLiU" w:hAnsiTheme="minorHAnsi" w:cstheme="minorHAnsi"/>
          <w:szCs w:val="24"/>
          <w:lang w:val="en-US" w:eastAsia="zh-TW"/>
        </w:rPr>
        <w:t xml:space="preserve"> and RH</w:t>
      </w:r>
      <w:r w:rsidR="00F438AC" w:rsidRPr="00CD7151">
        <w:rPr>
          <w:rFonts w:asciiTheme="minorHAnsi" w:eastAsia="PMingLiU" w:hAnsiTheme="minorHAnsi" w:cstheme="minorHAnsi"/>
          <w:szCs w:val="24"/>
          <w:vertAlign w:val="subscript"/>
          <w:lang w:val="en-US" w:eastAsia="zh-TW"/>
        </w:rPr>
        <w:t>max</w:t>
      </w:r>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r w:rsidR="00AC2920" w:rsidRPr="00CD7151">
        <w:rPr>
          <w:rFonts w:asciiTheme="minorHAnsi" w:eastAsia="PMingLiU" w:hAnsiTheme="minorHAnsi" w:cstheme="minorHAnsi"/>
          <w:noProof/>
          <w:szCs w:val="24"/>
          <w:lang w:val="en-US" w:eastAsia="zh-TW"/>
        </w:rPr>
        <w:t xml:space="preserve">,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r w:rsidR="00AC2920" w:rsidRPr="00CD7151">
        <w:rPr>
          <w:rFonts w:asciiTheme="minorHAnsi" w:eastAsia="PMingLiU" w:hAnsiTheme="minorHAnsi" w:cstheme="minorHAnsi"/>
          <w:noProof/>
          <w:szCs w:val="24"/>
          <w:lang w:val="en-US" w:eastAsia="zh-TW"/>
        </w:rPr>
        <w:t xml:space="preserve">, and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199"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199"/>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00"/>
            <w:r w:rsidRPr="00494F62">
              <w:rPr>
                <w:rFonts w:asciiTheme="minorHAnsi" w:hAnsiTheme="minorHAnsi" w:cstheme="minorHAnsi"/>
                <w:b/>
                <w:bCs/>
                <w:sz w:val="22"/>
                <w:lang w:val="en-US" w:eastAsia="zh-TW"/>
              </w:rPr>
              <w:t>in</w:t>
            </w:r>
            <w:commentRangeEnd w:id="200"/>
            <w:r w:rsidRPr="00494F62">
              <w:rPr>
                <w:rFonts w:asciiTheme="minorHAnsi" w:hAnsiTheme="minorHAnsi" w:cstheme="minorHAnsi"/>
                <w:sz w:val="16"/>
                <w:szCs w:val="16"/>
                <w:lang w:eastAsia="zh-TW"/>
              </w:rPr>
              <w:commentReference w:id="200"/>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01"/>
            <w:r w:rsidRPr="00494F62">
              <w:rPr>
                <w:rFonts w:asciiTheme="minorHAnsi" w:hAnsiTheme="minorHAnsi" w:cstheme="minorHAnsi"/>
                <w:color w:val="000000"/>
                <w:sz w:val="22"/>
                <w:lang w:val="en-US" w:eastAsia="zh-TW"/>
              </w:rPr>
              <w:t>6.3</w:t>
            </w:r>
            <w:commentRangeEnd w:id="201"/>
            <w:r w:rsidRPr="00494F62">
              <w:rPr>
                <w:rFonts w:asciiTheme="minorHAnsi" w:hAnsiTheme="minorHAnsi" w:cstheme="minorHAnsi"/>
                <w:sz w:val="16"/>
                <w:szCs w:val="16"/>
                <w:lang w:eastAsia="zh-TW"/>
              </w:rPr>
              <w:commentReference w:id="201"/>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02"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202"/>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03"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203"/>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204"/>
      <w:r w:rsidRPr="00053B15">
        <w:rPr>
          <w:rFonts w:asciiTheme="minorHAnsi" w:eastAsia="PMingLiU" w:hAnsiTheme="minorHAnsi" w:cstheme="minorHAnsi"/>
          <w:szCs w:val="24"/>
          <w:lang w:val="en-US" w:eastAsia="zh-TW"/>
        </w:rPr>
        <w:t xml:space="preserve">it was found that </w:t>
      </w:r>
      <w:commentRangeStart w:id="205"/>
      <w:r w:rsidRPr="00053B15">
        <w:rPr>
          <w:rFonts w:asciiTheme="minorHAnsi" w:eastAsia="PMingLiU" w:hAnsiTheme="minorHAnsi" w:cstheme="minorHAnsi"/>
          <w:szCs w:val="24"/>
          <w:lang w:val="en-US" w:eastAsia="zh-TW"/>
        </w:rPr>
        <w:t xml:space="preserve">winter showed a significantly larger difference than summer </w:t>
      </w:r>
      <w:commentRangeEnd w:id="204"/>
      <w:r w:rsidRPr="00053B15">
        <w:rPr>
          <w:rFonts w:asciiTheme="minorHAnsi" w:eastAsia="PMingLiU" w:hAnsiTheme="minorHAnsi" w:cstheme="minorHAnsi"/>
          <w:szCs w:val="24"/>
          <w:lang w:val="en-US" w:eastAsia="zh-TW"/>
        </w:rPr>
        <w:commentReference w:id="204"/>
      </w:r>
      <w:commentRangeEnd w:id="205"/>
      <w:r w:rsidRPr="00053B15">
        <w:rPr>
          <w:rFonts w:asciiTheme="minorHAnsi" w:eastAsia="PMingLiU" w:hAnsiTheme="minorHAnsi" w:cstheme="minorHAnsi"/>
          <w:szCs w:val="24"/>
          <w:lang w:eastAsia="zh-TW"/>
        </w:rPr>
        <w:commentReference w:id="205"/>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4736" behindDoc="1" locked="0" layoutInCell="1" allowOverlap="1" wp14:anchorId="3AEB9E58" wp14:editId="15F2685C">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7808" behindDoc="1" locked="0" layoutInCell="1" allowOverlap="1" wp14:anchorId="7CCA4527" wp14:editId="1A999594">
                <wp:simplePos x="0" y="0"/>
                <wp:positionH relativeFrom="margin">
                  <wp:posOffset>635</wp:posOffset>
                </wp:positionH>
                <wp:positionV relativeFrom="paragraph">
                  <wp:posOffset>113665</wp:posOffset>
                </wp:positionV>
                <wp:extent cx="5219700" cy="635"/>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6"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4527" id="Text Box 32" o:spid="_x0000_s1050" type="#_x0000_t202" style="position:absolute;margin-left:.05pt;margin-top:8.95pt;width:411pt;height:.05pt;z-index:-251548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" stroked="f">
                <v:textbox style="mso-fit-shape-to-text:t" inset="0,0,0,0">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7"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07"/>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9856" behindDoc="1" locked="0" layoutInCell="1" allowOverlap="1" wp14:anchorId="5F4BD183" wp14:editId="37B97820">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1904" behindDoc="1" locked="0" layoutInCell="1" allowOverlap="1" wp14:anchorId="27456DDB" wp14:editId="2C62FE77">
                <wp:simplePos x="0" y="0"/>
                <wp:positionH relativeFrom="margin">
                  <wp:align>right</wp:align>
                </wp:positionH>
                <wp:positionV relativeFrom="paragraph">
                  <wp:posOffset>8255</wp:posOffset>
                </wp:positionV>
                <wp:extent cx="5210175" cy="635"/>
                <wp:effectExtent l="0" t="0" r="9525" b="1270"/>
                <wp:wrapNone/>
                <wp:docPr id="42" name="Text Box 42"/>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8"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56DDB" id="Text Box 42" o:spid="_x0000_s1051" type="#_x0000_t202" style="position:absolute;margin-left:359.05pt;margin-top:.65pt;width:410.25pt;height:.05pt;z-index:-251544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9BLwIAAGcEAAAOAAAAZHJzL2Uyb0RvYy54bWysVMGO2jAQvVfqP1i+lwAt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" stroked="f">
                <v:textbox style="mso-fit-shape-to-text:t" inset="0,0,0,0">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9"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9"/>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10"/>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10"/>
      <w:r w:rsidRPr="00DB0AEA">
        <w:rPr>
          <w:rFonts w:asciiTheme="minorHAnsi" w:eastAsia="PMingLiU" w:hAnsiTheme="minorHAnsi" w:cstheme="minorHAnsi"/>
          <w:szCs w:val="24"/>
          <w:lang w:val="en-US" w:eastAsia="zh-TW"/>
        </w:rPr>
        <w:commentReference w:id="21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2D600F7A" wp14:editId="58B85D10">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7024" behindDoc="1" locked="0" layoutInCell="1" allowOverlap="1" wp14:anchorId="09E626D6" wp14:editId="6E73F009">
                <wp:simplePos x="0" y="0"/>
                <wp:positionH relativeFrom="column">
                  <wp:posOffset>635</wp:posOffset>
                </wp:positionH>
                <wp:positionV relativeFrom="paragraph">
                  <wp:posOffset>680085</wp:posOffset>
                </wp:positionV>
                <wp:extent cx="52101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1"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26D6" id="Text Box 51" o:spid="_x0000_s1052" type="#_x0000_t202" style="position:absolute;margin-left:.05pt;margin-top:53.55pt;width:410.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BLwIAAGc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" stroked="f">
                <v:textbox style="mso-fit-shape-to-text:t" inset="0,0,0,0">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2"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12"/>
                    </w:p>
                  </w:txbxContent>
                </v:textbox>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4976" behindDoc="1" locked="0" layoutInCell="1" allowOverlap="1" wp14:anchorId="4F074D6C" wp14:editId="115C4B09">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9072" behindDoc="1" locked="0" layoutInCell="1" allowOverlap="1" wp14:anchorId="27E4DD0D" wp14:editId="370BE3D1">
                <wp:simplePos x="0" y="0"/>
                <wp:positionH relativeFrom="margin">
                  <wp:align>left</wp:align>
                </wp:positionH>
                <wp:positionV relativeFrom="paragraph">
                  <wp:posOffset>69215</wp:posOffset>
                </wp:positionV>
                <wp:extent cx="521017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3"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4DD0D" id="Text Box 59" o:spid="_x0000_s1053" type="#_x0000_t202" style="position:absolute;margin-left:0;margin-top:5.45pt;width:410.25pt;height:.05pt;z-index:-251537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mCMQIAAGc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" stroked="f">
                <v:textbox style="mso-fit-shape-to-text:t" inset="0,0,0,0">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4"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14"/>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1120" behindDoc="1" locked="0" layoutInCell="1" allowOverlap="1" wp14:anchorId="419FD9AF" wp14:editId="1CD804EC">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4192" behindDoc="1" locked="0" layoutInCell="1" allowOverlap="1" wp14:anchorId="16F32825" wp14:editId="612A7979">
                <wp:simplePos x="0" y="0"/>
                <wp:positionH relativeFrom="margin">
                  <wp:align>right</wp:align>
                </wp:positionH>
                <wp:positionV relativeFrom="paragraph">
                  <wp:posOffset>59558</wp:posOffset>
                </wp:positionV>
                <wp:extent cx="52006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5"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2825" id="Text Box 62" o:spid="_x0000_s1054" type="#_x0000_t202" style="position:absolute;margin-left:358.3pt;margin-top:4.7pt;width:409.5pt;height:.05pt;z-index:-25153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jGLQ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" stroked="f">
                <v:textbox style="mso-fit-shape-to-text:t" inset="0,0,0,0">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6"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6"/>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2144" behindDoc="1" locked="0" layoutInCell="1" allowOverlap="1" wp14:anchorId="380D42B4" wp14:editId="125E89E0">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6240" behindDoc="1" locked="0" layoutInCell="1" allowOverlap="1" wp14:anchorId="23996AFB" wp14:editId="48A06619">
                <wp:simplePos x="0" y="0"/>
                <wp:positionH relativeFrom="margin">
                  <wp:align>left</wp:align>
                </wp:positionH>
                <wp:positionV relativeFrom="paragraph">
                  <wp:posOffset>1873155</wp:posOffset>
                </wp:positionV>
                <wp:extent cx="5219700" cy="12287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219700" cy="1228725"/>
                        </a:xfrm>
                        <a:prstGeom prst="rect">
                          <a:avLst/>
                        </a:prstGeom>
                        <a:solidFill>
                          <a:prstClr val="white"/>
                        </a:solidFill>
                        <a:ln>
                          <a:noFill/>
                        </a:ln>
                      </wps:spPr>
                      <wps:txbx>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7"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55" type="#_x0000_t202" style="position:absolute;margin-left:0;margin-top:147.5pt;width:411pt;height:96.75pt;z-index:-251530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" stroked="f">
                <v:textbox inset="0,0,0,0">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8"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18"/>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8288" behindDoc="1" locked="0" layoutInCell="1" allowOverlap="1" wp14:anchorId="77557584" wp14:editId="3F353E55">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77777777" w:rsidR="0071685D" w:rsidRPr="00D253EF" w:rsidRDefault="0071685D">
      <w:pPr>
        <w:rPr>
          <w:rFonts w:asciiTheme="minorHAnsi" w:hAnsiTheme="minorHAnsi" w:cstheme="minorHAnsi"/>
        </w:rPr>
      </w:pPr>
    </w:p>
    <w:p w14:paraId="5CB4DDEE" w14:textId="77777777" w:rsidR="0071685D" w:rsidRPr="00D253EF" w:rsidRDefault="0071685D">
      <w:pPr>
        <w:rPr>
          <w:rFonts w:asciiTheme="minorHAnsi" w:hAnsiTheme="minorHAnsi" w:cstheme="minorHAnsi"/>
        </w:rPr>
      </w:pPr>
    </w:p>
    <w:p w14:paraId="41ACEA3F" w14:textId="77777777" w:rsidR="0071685D" w:rsidRPr="00D253EF" w:rsidRDefault="0071685D">
      <w:pPr>
        <w:rPr>
          <w:rFonts w:asciiTheme="minorHAnsi" w:hAnsiTheme="minorHAnsi" w:cstheme="minorHAnsi"/>
        </w:rPr>
      </w:pPr>
    </w:p>
    <w:p w14:paraId="22B1A3BD" w14:textId="77777777" w:rsidR="0071685D" w:rsidRPr="00D253EF" w:rsidRDefault="0071685D">
      <w:pPr>
        <w:rPr>
          <w:rFonts w:asciiTheme="minorHAnsi" w:hAnsiTheme="minorHAnsi" w:cstheme="minorHAnsi"/>
        </w:rPr>
      </w:pPr>
    </w:p>
    <w:p w14:paraId="6815EF3A" w14:textId="77777777" w:rsidR="0071685D" w:rsidRPr="00D253EF" w:rsidRDefault="0071685D">
      <w:pPr>
        <w:rPr>
          <w:rFonts w:asciiTheme="minorHAnsi" w:hAnsiTheme="minorHAnsi" w:cstheme="minorHAnsi"/>
        </w:rPr>
      </w:pPr>
    </w:p>
    <w:p w14:paraId="49F46567" w14:textId="77777777" w:rsidR="0071685D" w:rsidRPr="00D253EF" w:rsidRDefault="0071685D">
      <w:pPr>
        <w:rPr>
          <w:rFonts w:asciiTheme="minorHAnsi" w:hAnsiTheme="minorHAnsi" w:cstheme="minorHAnsi"/>
        </w:rPr>
      </w:pPr>
    </w:p>
    <w:p w14:paraId="6F3ED915" w14:textId="77777777" w:rsidR="0071685D" w:rsidRPr="00D253EF" w:rsidRDefault="0071685D">
      <w:pPr>
        <w:rPr>
          <w:rFonts w:asciiTheme="minorHAnsi" w:hAnsiTheme="minorHAnsi" w:cstheme="minorHAnsi"/>
        </w:rPr>
      </w:pPr>
    </w:p>
    <w:p w14:paraId="5E95F1A0" w14:textId="77777777" w:rsidR="0071685D" w:rsidRPr="00D253EF" w:rsidRDefault="0071685D">
      <w:pPr>
        <w:rPr>
          <w:rFonts w:asciiTheme="minorHAnsi" w:hAnsiTheme="minorHAnsi" w:cstheme="minorHAnsi"/>
        </w:rPr>
      </w:pPr>
    </w:p>
    <w:p w14:paraId="13F18609" w14:textId="1247936E" w:rsidR="0071685D" w:rsidRPr="00D253EF" w:rsidRDefault="007A57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1360" behindDoc="1" locked="0" layoutInCell="1" allowOverlap="1" wp14:anchorId="347BD14B" wp14:editId="19ACA210">
                <wp:simplePos x="0" y="0"/>
                <wp:positionH relativeFrom="margin">
                  <wp:align>right</wp:align>
                </wp:positionH>
                <wp:positionV relativeFrom="paragraph">
                  <wp:posOffset>172875</wp:posOffset>
                </wp:positionV>
                <wp:extent cx="5217160" cy="131445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4450"/>
                        </a:xfrm>
                        <a:prstGeom prst="rect">
                          <a:avLst/>
                        </a:prstGeom>
                        <a:solidFill>
                          <a:prstClr val="white"/>
                        </a:solidFill>
                        <a:ln>
                          <a:noFill/>
                        </a:ln>
                      </wps:spPr>
                      <wps:txbx>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19"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56" type="#_x0000_t202" style="position:absolute;margin-left:359.6pt;margin-top:13.6pt;width:410.8pt;height:103.5pt;z-index:-251525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" stroked="f">
                <v:textbox inset="0,0,0,0">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20"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20"/>
                    </w:p>
                  </w:txbxContent>
                </v:textbox>
                <w10:wrap anchorx="margin"/>
              </v:shape>
            </w:pict>
          </mc:Fallback>
        </mc:AlternateContent>
      </w:r>
    </w:p>
    <w:p w14:paraId="38ACC161" w14:textId="77304803" w:rsidR="0071685D" w:rsidRPr="00D253EF" w:rsidRDefault="0071685D">
      <w:pPr>
        <w:rPr>
          <w:rFonts w:asciiTheme="minorHAnsi" w:hAnsiTheme="minorHAnsi" w:cstheme="minorHAnsi"/>
        </w:rPr>
      </w:pP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3408" behindDoc="1" locked="0" layoutInCell="1" allowOverlap="1" wp14:anchorId="1942DDA7" wp14:editId="3BB4363E">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5456" behindDoc="1" locked="0" layoutInCell="1" allowOverlap="1" wp14:anchorId="5CEEFF2B" wp14:editId="05B1ED7B">
                <wp:simplePos x="0" y="0"/>
                <wp:positionH relativeFrom="margin">
                  <wp:align>right</wp:align>
                </wp:positionH>
                <wp:positionV relativeFrom="paragraph">
                  <wp:posOffset>202145</wp:posOffset>
                </wp:positionV>
                <wp:extent cx="5217160" cy="635"/>
                <wp:effectExtent l="0" t="0" r="2540" b="0"/>
                <wp:wrapNone/>
                <wp:docPr id="67" name="Text Box 67"/>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21"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EFF2B" id="Text Box 67" o:spid="_x0000_s1057" type="#_x0000_t202" style="position:absolute;margin-left:359.6pt;margin-top:15.9pt;width:410.8pt;height:.05pt;z-index:-251521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CO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" stroked="f">
                <v:textbox style="mso-fit-shape-to-text:t" inset="0,0,0,0">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22"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22"/>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23" w:name="_Toc7167049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23"/>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36A4EDA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00116B">
        <w:rPr>
          <w:rFonts w:asciiTheme="minorHAnsi" w:eastAsia="PMingLiU" w:hAnsiTheme="minorHAnsi" w:cstheme="minorHAnsi"/>
          <w:i/>
          <w:iCs/>
          <w:szCs w:val="24"/>
          <w:lang w:val="en-US" w:eastAsia="zh-TW"/>
        </w:rPr>
        <w:t>M. schribersii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r w:rsidRPr="00A77AC6">
        <w:rPr>
          <w:rFonts w:asciiTheme="minorHAnsi" w:eastAsia="PMingLiU" w:hAnsiTheme="minorHAnsi" w:cstheme="minorHAnsi"/>
          <w:i/>
          <w:iCs/>
          <w:szCs w:val="24"/>
          <w:lang w:val="en-US" w:eastAsia="zh-TW"/>
        </w:rPr>
        <w:lastRenderedPageBreak/>
        <w:t>schreibersii blepotis</w:t>
      </w:r>
      <w:r w:rsidRPr="00A77AC6">
        <w:rPr>
          <w:rFonts w:asciiTheme="minorHAnsi" w:eastAsia="PMingLiU" w:hAnsiTheme="minorHAnsi" w:cstheme="minorHAnsi"/>
          <w:szCs w:val="24"/>
          <w:lang w:val="en-US" w:eastAsia="zh-TW"/>
        </w:rPr>
        <w:t xml:space="preserve"> and </w:t>
      </w:r>
      <w:r w:rsidRPr="0000116B">
        <w:rPr>
          <w:rFonts w:asciiTheme="minorHAnsi" w:eastAsia="PMingLiU" w:hAnsiTheme="minorHAnsi" w:cstheme="minorHAnsi"/>
          <w:i/>
          <w:iCs/>
          <w:szCs w:val="24"/>
          <w:highlight w:val="yellow"/>
          <w:lang w:val="en-US" w:eastAsia="zh-TW"/>
        </w:rPr>
        <w:t>M. schreibersii</w:t>
      </w:r>
      <w:r w:rsidRPr="00A77AC6">
        <w:rPr>
          <w:rFonts w:asciiTheme="minorHAnsi" w:eastAsia="PMingLiU" w:hAnsiTheme="minorHAnsi" w:cstheme="minorHAnsi"/>
          <w:i/>
          <w:iCs/>
          <w:szCs w:val="24"/>
          <w:lang w:val="en-US" w:eastAsia="zh-TW"/>
        </w:rPr>
        <w:t xml:space="preserve"> 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are characterized by mating through August with births in December (Dwyer 1968). Hoye and Spence (2004) reported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usually </w:t>
      </w:r>
      <w:commentRangeStart w:id="224"/>
      <w:r w:rsidRPr="00A77AC6">
        <w:rPr>
          <w:rFonts w:asciiTheme="minorHAnsi" w:eastAsia="PMingLiU" w:hAnsiTheme="minorHAnsi" w:cstheme="minorHAnsi"/>
          <w:szCs w:val="24"/>
          <w:lang w:val="en-US" w:eastAsia="zh-TW"/>
        </w:rPr>
        <w:t xml:space="preserve">absent </w:t>
      </w:r>
      <w:commentRangeEnd w:id="224"/>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24"/>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nursery roost sites that may have colonies ranging from 15 to over </w:t>
      </w:r>
      <w:r w:rsidRPr="0065707B">
        <w:rPr>
          <w:rFonts w:asciiTheme="minorHAnsi" w:eastAsia="PMingLiU" w:hAnsiTheme="minorHAnsi" w:cstheme="minorHAnsi"/>
          <w:szCs w:val="24"/>
          <w:highlight w:val="yellow"/>
          <w:lang w:val="en-US" w:eastAsia="zh-TW"/>
        </w:rPr>
        <w:t>2000 individuals (Dwyer 1966; Murphy 2014</w:t>
      </w:r>
      <w:r w:rsidRPr="00A77AC6">
        <w:rPr>
          <w:rFonts w:asciiTheme="minorHAnsi" w:eastAsia="PMingLiU" w:hAnsiTheme="minorHAnsi" w:cstheme="minorHAnsi"/>
          <w:szCs w:val="24"/>
          <w:lang w:val="en-US" w:eastAsia="zh-TW"/>
        </w:rPr>
        <w:t xml:space="preserve">). </w:t>
      </w:r>
      <w:r w:rsidRPr="0065707B">
        <w:rPr>
          <w:rFonts w:asciiTheme="minorHAnsi" w:eastAsia="PMingLiU" w:hAnsiTheme="minorHAnsi" w:cstheme="minorHAnsi"/>
          <w:szCs w:val="24"/>
          <w:highlight w:val="yellow"/>
          <w:lang w:val="en-US" w:eastAsia="zh-TW"/>
        </w:rPr>
        <w:t xml:space="preserve">Law (2018) reported the largest </w:t>
      </w:r>
      <w:r w:rsidRPr="0065707B">
        <w:rPr>
          <w:rFonts w:asciiTheme="minorHAnsi" w:eastAsia="PMingLiU" w:hAnsiTheme="minorHAnsi" w:cstheme="minorHAnsi"/>
          <w:i/>
          <w:iCs/>
          <w:szCs w:val="24"/>
          <w:highlight w:val="yellow"/>
          <w:lang w:val="en-US" w:eastAsia="zh-TW"/>
        </w:rPr>
        <w:t>Rhinolophus</w:t>
      </w:r>
      <w:r w:rsidRPr="0065707B">
        <w:rPr>
          <w:rFonts w:asciiTheme="minorHAnsi" w:eastAsia="PMingLiU" w:hAnsiTheme="minorHAnsi" w:cstheme="minorHAnsi"/>
          <w:szCs w:val="24"/>
          <w:highlight w:val="yellow"/>
          <w:lang w:val="en-US" w:eastAsia="zh-TW"/>
        </w:rPr>
        <w:t xml:space="preserve"> roosts located in Ourimbah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25"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25"/>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26"/>
      <w:r w:rsidRPr="00A77AC6">
        <w:rPr>
          <w:rFonts w:asciiTheme="minorHAnsi" w:eastAsia="PMingLiU" w:hAnsiTheme="minorHAnsi" w:cstheme="minorHAnsi"/>
          <w:szCs w:val="24"/>
          <w:lang w:val="en-US" w:eastAsia="zh-TW"/>
        </w:rPr>
        <w:t xml:space="preserve">predators and bad weather </w:t>
      </w:r>
      <w:commentRangeEnd w:id="226"/>
      <w:r w:rsidRPr="00A77AC6">
        <w:rPr>
          <w:rFonts w:asciiTheme="minorHAnsi" w:eastAsia="PMingLiU" w:hAnsiTheme="minorHAnsi" w:cstheme="minorHAnsi"/>
          <w:szCs w:val="24"/>
          <w:lang w:eastAsia="zh-TW"/>
        </w:rPr>
        <w:commentReference w:id="226"/>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227"/>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227"/>
      <w:r w:rsidRPr="00A77AC6">
        <w:rPr>
          <w:rFonts w:asciiTheme="minorHAnsi" w:eastAsia="PMingLiU" w:hAnsiTheme="minorHAnsi" w:cstheme="minorHAnsi"/>
          <w:szCs w:val="24"/>
          <w:lang w:eastAsia="zh-TW"/>
        </w:rPr>
        <w:commentReference w:id="227"/>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 selection for insectivorous bats. Thermoregulation is critical to the behavior and ecology of 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7CA3DBD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B4257E">
        <w:rPr>
          <w:rFonts w:asciiTheme="minorHAnsi" w:eastAsia="PMingLiU" w:hAnsiTheme="minorHAnsi" w:cstheme="minorHAnsi"/>
          <w:szCs w:val="24"/>
          <w:highlight w:val="yellow"/>
          <w:lang w:val="en-US" w:eastAsia="zh-TW"/>
        </w:rPr>
        <w:t>Meanwhile,</w:t>
      </w:r>
      <w:r w:rsidR="00055D58" w:rsidRPr="00B4257E">
        <w:rPr>
          <w:rFonts w:asciiTheme="minorHAnsi" w:eastAsia="PMingLiU" w:hAnsiTheme="minorHAnsi" w:cstheme="minorHAnsi"/>
          <w:szCs w:val="24"/>
          <w:highlight w:val="yellow"/>
          <w:lang w:val="en-US" w:eastAsia="zh-TW"/>
        </w:rPr>
        <w:t xml:space="preserve"> </w:t>
      </w:r>
      <w:r w:rsidRPr="00B4257E">
        <w:rPr>
          <w:rFonts w:asciiTheme="minorHAnsi" w:eastAsia="PMingLiU" w:hAnsiTheme="minorHAnsi" w:cstheme="minorHAnsi"/>
          <w:szCs w:val="24"/>
          <w:highlight w:val="yellow"/>
          <w:lang w:val="en-US" w:eastAsia="zh-TW"/>
        </w:rPr>
        <w:t>minimum temperature increased when thermal stability improved.</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factors influencing roost selection </w:t>
      </w:r>
      <w:r w:rsidRPr="00A77AC6">
        <w:rPr>
          <w:rFonts w:asciiTheme="minorHAnsi" w:eastAsia="PMingLiU" w:hAnsiTheme="minorHAnsi" w:cstheme="minorHAnsi"/>
          <w:szCs w:val="24"/>
          <w:lang w:val="en-US" w:eastAsia="zh-TW"/>
        </w:rPr>
        <w:lastRenderedPageBreak/>
        <w:t>of bats (Sedgeley 2003; Otto et al. 2016; Klüg-Baerwald et al. 2017). A</w:t>
      </w:r>
      <w:commentRangeStart w:id="228"/>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28"/>
      <w:r w:rsidRPr="00A77AC6">
        <w:rPr>
          <w:rFonts w:asciiTheme="minorHAnsi" w:eastAsia="PMingLiU" w:hAnsiTheme="minorHAnsi" w:cstheme="minorHAnsi"/>
          <w:szCs w:val="24"/>
          <w:lang w:eastAsia="zh-TW"/>
        </w:rPr>
        <w:commentReference w:id="228"/>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minimize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were located in Z2 and Z3 where temperatures were relatively more stable than in Z1. </w:t>
      </w:r>
      <w:r w:rsidRPr="00B30514">
        <w:rPr>
          <w:rFonts w:asciiTheme="minorHAnsi" w:eastAsia="PMingLiU" w:hAnsiTheme="minorHAnsi" w:cstheme="minorHAnsi"/>
          <w:szCs w:val="24"/>
          <w:highlight w:val="yellow"/>
          <w:lang w:val="en-US" w:eastAsia="zh-TW"/>
        </w:rPr>
        <w:t>In general, bats preferred to select warmer and more thermally stable locations 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29"/>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29"/>
      <w:r w:rsidRPr="00A77AC6">
        <w:rPr>
          <w:rFonts w:asciiTheme="minorHAnsi" w:eastAsia="PMingLiU" w:hAnsiTheme="minorHAnsi" w:cstheme="minorHAnsi"/>
          <w:szCs w:val="24"/>
          <w:lang w:eastAsia="zh-TW"/>
        </w:rPr>
        <w:commentReference w:id="229"/>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30"/>
      <w:r w:rsidRPr="00A77AC6">
        <w:rPr>
          <w:rFonts w:asciiTheme="minorHAnsi" w:eastAsia="PMingLiU" w:hAnsiTheme="minorHAnsi" w:cstheme="minorHAnsi"/>
          <w:szCs w:val="24"/>
          <w:lang w:val="en-US" w:eastAsia="zh-TW"/>
        </w:rPr>
        <w:t xml:space="preserve"> </w:t>
      </w:r>
      <w:commentRangeEnd w:id="230"/>
      <w:r w:rsidRPr="00A77AC6">
        <w:rPr>
          <w:rFonts w:asciiTheme="minorHAnsi" w:eastAsia="PMingLiU" w:hAnsiTheme="minorHAnsi" w:cstheme="minorHAnsi"/>
          <w:szCs w:val="24"/>
          <w:lang w:eastAsia="zh-TW"/>
        </w:rPr>
        <w:commentReference w:id="230"/>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 xml:space="preserve">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warmer than tunnel ambients in both seasons, and the roost in Z2 showed the highest mean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w:t>
      </w:r>
      <w:r w:rsidRPr="00661FBB">
        <w:rPr>
          <w:rFonts w:asciiTheme="minorHAnsi" w:eastAsia="PMingLiU" w:hAnsiTheme="minorHAnsi" w:cstheme="minorHAnsi"/>
          <w:szCs w:val="24"/>
          <w:highlight w:val="yellow"/>
          <w:lang w:val="en-US" w:eastAsia="zh-TW"/>
        </w:rPr>
        <w:t xml:space="preserve">It was likely that </w:t>
      </w:r>
      <w:r w:rsidRPr="00661FBB">
        <w:rPr>
          <w:rFonts w:asciiTheme="minorHAnsi" w:eastAsia="PMingLiU" w:hAnsiTheme="minorHAnsi" w:cstheme="minorHAnsi"/>
          <w:i/>
          <w:iCs/>
          <w:szCs w:val="24"/>
          <w:highlight w:val="yellow"/>
          <w:lang w:val="en-US" w:eastAsia="zh-TW"/>
        </w:rPr>
        <w:t>M. australis</w:t>
      </w:r>
      <w:r w:rsidRPr="00661FBB">
        <w:rPr>
          <w:rFonts w:asciiTheme="minorHAnsi" w:eastAsia="PMingLiU" w:hAnsiTheme="minorHAnsi" w:cstheme="minorHAnsi"/>
          <w:szCs w:val="24"/>
          <w:highlight w:val="yellow"/>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w:t>
      </w:r>
      <w:r w:rsidRPr="00A77AC6">
        <w:rPr>
          <w:rFonts w:asciiTheme="minorHAnsi" w:eastAsia="PMingLiU" w:hAnsiTheme="minorHAnsi" w:cstheme="minorHAnsi"/>
          <w:szCs w:val="24"/>
          <w:lang w:val="en-US" w:eastAsia="zh-TW"/>
        </w:rPr>
        <w:lastRenderedPageBreak/>
        <w:t>incident light which likely result in a high daily fluctuation if</w:t>
      </w:r>
      <w:commentRangeStart w:id="231"/>
      <w:r w:rsidRPr="00A77AC6">
        <w:rPr>
          <w:rFonts w:asciiTheme="minorHAnsi" w:eastAsia="PMingLiU" w:hAnsiTheme="minorHAnsi" w:cstheme="minorHAnsi"/>
          <w:szCs w:val="24"/>
          <w:lang w:val="en-US" w:eastAsia="zh-TW"/>
        </w:rPr>
        <w:t xml:space="preserve"> roosting near the entrance. </w:t>
      </w:r>
      <w:commentRangeEnd w:id="231"/>
      <w:r w:rsidRPr="00A77AC6">
        <w:rPr>
          <w:rFonts w:asciiTheme="minorHAnsi" w:eastAsia="PMingLiU" w:hAnsiTheme="minorHAnsi" w:cstheme="minorHAnsi"/>
          <w:szCs w:val="24"/>
          <w:lang w:eastAsia="zh-TW"/>
        </w:rPr>
        <w:commentReference w:id="231"/>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32"/>
      <w:commentRangeEnd w:id="232"/>
      <w:r w:rsidRPr="00A77AC6">
        <w:rPr>
          <w:rFonts w:asciiTheme="minorHAnsi" w:eastAsia="PMingLiU" w:hAnsiTheme="minorHAnsi" w:cstheme="minorHAnsi"/>
          <w:szCs w:val="24"/>
          <w:lang w:eastAsia="zh-TW"/>
        </w:rPr>
        <w:commentReference w:id="232"/>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33"/>
      <w:r w:rsidRPr="00A77AC6">
        <w:rPr>
          <w:rFonts w:asciiTheme="minorHAnsi" w:eastAsia="PMingLiU" w:hAnsiTheme="minorHAnsi" w:cstheme="minorHAnsi"/>
          <w:szCs w:val="24"/>
          <w:lang w:val="en-US" w:eastAsia="zh-TW"/>
        </w:rPr>
        <w:t xml:space="preserve">between </w:t>
      </w:r>
      <w:commentRangeEnd w:id="233"/>
      <w:r w:rsidRPr="00A77AC6">
        <w:rPr>
          <w:rFonts w:asciiTheme="minorHAnsi" w:eastAsia="PMingLiU" w:hAnsiTheme="minorHAnsi" w:cstheme="minorHAnsi"/>
          <w:szCs w:val="24"/>
          <w:lang w:eastAsia="zh-TW"/>
        </w:rPr>
        <w:commentReference w:id="233"/>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fluctuates with EXA, allowing arousal synchronization with sunset to increase 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2013; Nowack et al. 2017; Marom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5D27768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characterized by a high metabolic rate making it prone to evaporative water loss. A high h</w:t>
      </w:r>
      <w:commentRangeStart w:id="234"/>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34"/>
      <w:r w:rsidRPr="00A77AC6">
        <w:rPr>
          <w:rFonts w:asciiTheme="minorHAnsi" w:eastAsia="PMingLiU" w:hAnsiTheme="minorHAnsi" w:cstheme="minorHAnsi"/>
          <w:szCs w:val="24"/>
          <w:lang w:eastAsia="zh-TW"/>
        </w:rPr>
        <w:commentReference w:id="234"/>
      </w:r>
      <w:r w:rsidRPr="00A77AC6">
        <w:rPr>
          <w:rFonts w:asciiTheme="minorHAnsi" w:eastAsia="PMingLiU" w:hAnsiTheme="minorHAnsi" w:cstheme="minorHAnsi"/>
          <w:szCs w:val="24"/>
          <w:lang w:val="en-US" w:eastAsia="zh-TW"/>
        </w:rPr>
        <w:t xml:space="preserve">(Baudinette et al. 1994; Papadatou et al. 2008). The </w:t>
      </w:r>
      <w:r w:rsidRPr="00A77AC6">
        <w:rPr>
          <w:rFonts w:asciiTheme="minorHAnsi" w:eastAsia="PMingLiU" w:hAnsiTheme="minorHAnsi" w:cstheme="minorHAnsi"/>
          <w:szCs w:val="24"/>
          <w:lang w:val="en-US" w:eastAsia="zh-TW"/>
        </w:rPr>
        <w:lastRenderedPageBreak/>
        <w:t xml:space="preserve">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35"/>
      <w:commentRangeEnd w:id="235"/>
      <w:r w:rsidRPr="00AA251F">
        <w:rPr>
          <w:rFonts w:asciiTheme="minorHAnsi" w:eastAsia="PMingLiU" w:hAnsiTheme="minorHAnsi" w:cstheme="minorHAnsi"/>
          <w:b/>
          <w:bCs/>
          <w:sz w:val="28"/>
          <w:szCs w:val="28"/>
          <w:lang w:val="en-US" w:eastAsia="zh-TW"/>
        </w:rPr>
        <w:commentReference w:id="235"/>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36" w:name="_Toc7167049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36"/>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2"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3"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4"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35"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36"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37"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38"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39"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37"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37"/>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2"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3"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4"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45"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46"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48"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49"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0"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2"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3"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4"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55"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56"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57"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59"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0"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1"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2"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3"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4"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65"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67"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69"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0"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1"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2"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3"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4"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75"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76"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78"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79"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0"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2"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3"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4"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85"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87"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88"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89"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0"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1"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2"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3"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4"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395"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396"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397"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398"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0"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1"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2"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3"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4"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05"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08"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09"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15"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16"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18"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19"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1"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3"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4"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25"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26"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28"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29"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0"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1"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2"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https://doi.org/10.5772/intechopen.69267</w:t>
        </w:r>
      </w:hyperlink>
    </w:p>
    <w:p w14:paraId="11A03F72" w14:textId="07B9217A" w:rsidR="00002C7F" w:rsidRPr="00D253EF" w:rsidRDefault="00002C7F"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238" w:name="_Toc71670495"/>
      <w:bookmarkEnd w:id="155"/>
      <w:r w:rsidRPr="00D253EF">
        <w:rPr>
          <w:rFonts w:asciiTheme="minorHAnsi" w:hAnsiTheme="minorHAnsi" w:cstheme="minorHAnsi"/>
          <w:sz w:val="40"/>
          <w:szCs w:val="40"/>
        </w:rPr>
        <w:t>Understanding the ultilisation of the surrounding environment by bats in the tunnel</w:t>
      </w:r>
      <w:bookmarkEnd w:id="238"/>
    </w:p>
    <w:p w14:paraId="3F6DFEB3" w14:textId="59F82631" w:rsidR="002C4736" w:rsidRDefault="002C4736" w:rsidP="007852D7">
      <w:pPr>
        <w:pStyle w:val="Heading2"/>
        <w:rPr>
          <w:rFonts w:asciiTheme="minorHAnsi" w:hAnsiTheme="minorHAnsi" w:cstheme="minorHAnsi"/>
          <w:sz w:val="36"/>
          <w:szCs w:val="36"/>
        </w:rPr>
      </w:pPr>
      <w:bookmarkStart w:id="239" w:name="_Toc7167049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239"/>
    </w:p>
    <w:p w14:paraId="1FDE1AC4" w14:textId="77777777" w:rsidR="007852D7" w:rsidRPr="007852D7" w:rsidRDefault="007852D7" w:rsidP="007852D7"/>
    <w:p w14:paraId="068F0B40" w14:textId="54B55E6C"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2C4736" w:rsidRPr="002C4736">
        <w:rPr>
          <w:rFonts w:asciiTheme="minorHAnsi" w:eastAsia="PMingLiU" w:hAnsiTheme="minorHAnsi" w:cstheme="minorHAnsi"/>
          <w:i/>
          <w:iCs/>
          <w:szCs w:val="24"/>
          <w:lang w:val="en-US" w:eastAsia="zh-TW"/>
        </w:rPr>
        <w:t xml:space="preserve">Tadarida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426D7FD9"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w:t>
      </w:r>
      <w:r w:rsidRPr="002C4736">
        <w:rPr>
          <w:rFonts w:asciiTheme="minorHAnsi" w:eastAsia="PMingLiU" w:hAnsiTheme="minorHAnsi" w:cstheme="minorHAnsi"/>
          <w:szCs w:val="24"/>
          <w:lang w:val="en-US" w:eastAsia="zh-TW"/>
        </w:rPr>
        <w:lastRenderedPageBreak/>
        <w:t xml:space="preserve">edges) (Jantzen &amp; Fenton 2013; Carlier et al. 2019; Kalda et al. 2015; Jensen et al. 2005; Grüebler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more closed canopy which provide potential roosting sites (Ciechanowski 2015; 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to minimize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240"/>
      <w:r w:rsidRPr="002C4736">
        <w:rPr>
          <w:rFonts w:asciiTheme="minorHAnsi" w:eastAsia="PMingLiU" w:hAnsiTheme="minorHAnsi" w:cstheme="minorHAnsi"/>
          <w:szCs w:val="24"/>
          <w:lang w:val="en-US" w:eastAsia="zh-TW"/>
        </w:rPr>
        <w:t xml:space="preserve">vegetation structures </w:t>
      </w:r>
      <w:commentRangeEnd w:id="240"/>
      <w:r w:rsidRPr="002C4736">
        <w:rPr>
          <w:rFonts w:asciiTheme="minorHAnsi" w:eastAsia="PMingLiU" w:hAnsiTheme="minorHAnsi" w:cstheme="minorHAnsi"/>
          <w:szCs w:val="24"/>
          <w:lang w:eastAsia="zh-TW"/>
        </w:rPr>
        <w:commentReference w:id="240"/>
      </w:r>
      <w:r w:rsidRPr="002C4736">
        <w:rPr>
          <w:rFonts w:asciiTheme="minorHAnsi" w:eastAsia="PMingLiU" w:hAnsiTheme="minorHAnsi" w:cstheme="minorHAnsi"/>
          <w:szCs w:val="24"/>
          <w:lang w:val="en-US" w:eastAsia="zh-TW"/>
        </w:rPr>
        <w:t xml:space="preserve">play </w:t>
      </w:r>
      <w:r w:rsidRPr="002C4736">
        <w:rPr>
          <w:rFonts w:asciiTheme="minorHAnsi" w:eastAsia="PMingLiU" w:hAnsiTheme="minorHAnsi" w:cstheme="minorHAnsi"/>
          <w:szCs w:val="24"/>
          <w:lang w:val="en-US" w:eastAsia="zh-TW"/>
        </w:rPr>
        <w:lastRenderedPageBreak/>
        <w:t xml:space="preserve">important roles in shaping bat communities within habitats (dos Santos et al. 2016). The ability of different species to use habitats surrounding their roosts either for foraging or as a movement corridor is reflected in their persistence across fragmented landscapes (Heer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241" w:name="_Toc7167049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241"/>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51CF84F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open forest of mixed eucalypts (regrowth open forest), and endangered notophyll/ microphyll vine forest (riparian forest) (</w:t>
      </w:r>
      <w:r w:rsidRPr="00BC328D">
        <w:rPr>
          <w:rFonts w:asciiTheme="minorHAnsi" w:eastAsia="Calibri" w:hAnsiTheme="minorHAnsi" w:cstheme="minorHAnsi"/>
          <w:szCs w:val="24"/>
          <w:highlight w:val="yellow"/>
          <w:lang w:val="en-US" w:eastAsia="zh-TW"/>
        </w:rPr>
        <w:t>REF for vegetation classification document</w:t>
      </w:r>
      <w:r w:rsidRPr="00D61DB9">
        <w:rPr>
          <w:rFonts w:asciiTheme="minorHAnsi" w:eastAsia="Calibri" w:hAnsiTheme="minorHAnsi" w:cstheme="minorHAnsi"/>
          <w:szCs w:val="24"/>
          <w:lang w:val="en-US" w:eastAsia="zh-TW"/>
        </w:rPr>
        <w:t xml:space="preserve">). Each vegetation type was </w:t>
      </w:r>
      <w:r w:rsidRPr="00AF50E7">
        <w:rPr>
          <w:rFonts w:asciiTheme="minorHAnsi" w:eastAsia="Calibri" w:hAnsiTheme="minorHAnsi" w:cstheme="minorHAnsi"/>
          <w:szCs w:val="24"/>
          <w:highlight w:val="yellow"/>
          <w:lang w:val="en-US" w:eastAsia="zh-TW"/>
        </w:rPr>
        <w:t>replicated 5 times</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75907B0B"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w:t>
      </w:r>
      <w:r w:rsidRPr="00D61DB9">
        <w:rPr>
          <w:rFonts w:asciiTheme="minorHAnsi" w:eastAsia="Calibri" w:hAnsiTheme="minorHAnsi" w:cstheme="minorHAnsi"/>
          <w:szCs w:val="24"/>
          <w:highlight w:val="white"/>
          <w:lang w:val="en-US" w:eastAsia="zh-TW"/>
        </w:rPr>
        <w:lastRenderedPageBreak/>
        <w:t>vegetation types, with 2 vegetation structures in each). Because, there was insufficient SM3 recorders available to sample all sites simultaneously, three deployments were used during summer and five during winter (due to fewer SM3s being available in winter). In summer, two replicates of each vegetation type was</w:t>
      </w:r>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 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w:lastRenderedPageBreak/>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7E18DAA8"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was conducted on the Shannon-Weaver indices and evenness among seasons, habitat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to examine their foraging behavior and preferred vegetation and structure types.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3040" behindDoc="0" locked="0" layoutInCell="1" allowOverlap="1" wp14:anchorId="2ACF5231" wp14:editId="3D82EA3E">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4064" behindDoc="1" locked="0" layoutInCell="1" allowOverlap="1" wp14:anchorId="4A7FFAD8" wp14:editId="055D8233">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3F0E5EDB" w:rsidR="005134C9" w:rsidRPr="001E78D0" w:rsidRDefault="005134C9" w:rsidP="005134C9">
                            <w:pPr>
                              <w:pStyle w:val="Caption"/>
                              <w:jc w:val="both"/>
                              <w:rPr>
                                <w:rFonts w:asciiTheme="minorHAnsi" w:eastAsia="Calibri" w:hAnsiTheme="minorHAnsi" w:cstheme="minorHAnsi"/>
                                <w:b w:val="0"/>
                                <w:bCs w:val="0"/>
                                <w:lang w:val="en-US"/>
                              </w:rPr>
                            </w:pPr>
                            <w:bookmarkStart w:id="242"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58" type="#_x0000_t202" style="position:absolute;left:0;text-align:left;margin-left:359.75pt;margin-top:359.75pt;width:410.95pt;height:.05pt;z-index:-251452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aIMAIAAGU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" stroked="f">
                <v:textbox style="mso-fit-shape-to-text:t" inset="0,0,0,0">
                  <w:txbxContent>
                    <w:p w14:paraId="02B6C288" w14:textId="3F0E5EDB" w:rsidR="005134C9" w:rsidRPr="001E78D0" w:rsidRDefault="005134C9" w:rsidP="005134C9">
                      <w:pPr>
                        <w:pStyle w:val="Caption"/>
                        <w:jc w:val="both"/>
                        <w:rPr>
                          <w:rFonts w:asciiTheme="minorHAnsi" w:eastAsia="Calibri" w:hAnsiTheme="minorHAnsi" w:cstheme="minorHAnsi"/>
                          <w:b w:val="0"/>
                          <w:bCs w:val="0"/>
                          <w:lang w:val="en-US"/>
                        </w:rPr>
                      </w:pPr>
                      <w:bookmarkStart w:id="243"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3"/>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244" w:name="_Toc7167049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244"/>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4D434D" w:rsidRDefault="004D434D" w:rsidP="004D434D">
      <w:pPr>
        <w:spacing w:after="240" w:line="360" w:lineRule="auto"/>
        <w:ind w:firstLine="567"/>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 total of 22 bat species were detected and identified from acoustic surveys in summer and winter; 21 species were found in summer and 18 in winter (Table </w:t>
      </w:r>
      <w:r w:rsidR="00040967" w:rsidRPr="00D253EF">
        <w:rPr>
          <w:rFonts w:asciiTheme="minorHAnsi" w:eastAsia="PMingLiU" w:hAnsiTheme="minorHAnsi" w:cstheme="minorHAnsi"/>
          <w:sz w:val="22"/>
          <w:szCs w:val="22"/>
          <w:lang w:val="en-US" w:eastAsia="zh-TW"/>
        </w:rPr>
        <w:t>4-</w:t>
      </w:r>
      <w:r w:rsidRPr="004D434D">
        <w:rPr>
          <w:rFonts w:asciiTheme="minorHAnsi" w:eastAsia="PMingLiU" w:hAnsiTheme="minorHAnsi" w:cstheme="minorHAnsi"/>
          <w:sz w:val="22"/>
          <w:szCs w:val="22"/>
          <w:lang w:val="en-US" w:eastAsia="zh-TW"/>
        </w:rPr>
        <w:t xml:space="preserve">1). Total activity in summer (4168 passes) was greater than in winter (1805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Of all species found in summer, the majority of activity was from 4 species: </w:t>
      </w:r>
      <w:r w:rsidRPr="00A042FA">
        <w:rPr>
          <w:rFonts w:asciiTheme="minorHAnsi" w:eastAsia="PMingLiU" w:hAnsiTheme="minorHAnsi" w:cstheme="minorHAnsi"/>
          <w:i/>
          <w:iCs/>
          <w:sz w:val="22"/>
          <w:szCs w:val="22"/>
          <w:highlight w:val="yellow"/>
          <w:lang w:val="en-US" w:eastAsia="zh-TW"/>
        </w:rPr>
        <w:t>Mormopterus sp2/3</w:t>
      </w:r>
      <w:r w:rsidRPr="004D434D">
        <w:rPr>
          <w:rFonts w:asciiTheme="minorHAnsi" w:eastAsia="PMingLiU" w:hAnsiTheme="minorHAnsi" w:cstheme="minorHAnsi"/>
          <w:i/>
          <w:iCs/>
          <w:sz w:val="22"/>
          <w:szCs w:val="22"/>
          <w:lang w:val="en-US" w:eastAsia="zh-TW"/>
        </w:rPr>
        <w:t xml:space="preserve"> </w:t>
      </w:r>
      <w:r w:rsidRPr="004D434D">
        <w:rPr>
          <w:rFonts w:asciiTheme="minorHAnsi" w:eastAsia="PMingLiU" w:hAnsiTheme="minorHAnsi" w:cstheme="minorHAnsi"/>
          <w:sz w:val="22"/>
          <w:szCs w:val="22"/>
          <w:lang w:val="en-US" w:eastAsia="zh-TW"/>
        </w:rPr>
        <w:t xml:space="preserve">had the highest proportion of activity (37%) followed by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Scoterepens sp.</w:t>
      </w:r>
      <w:r w:rsidRPr="004D434D">
        <w:rPr>
          <w:rFonts w:asciiTheme="minorHAnsi" w:eastAsia="PMingLiU" w:hAnsiTheme="minorHAnsi" w:cstheme="minorHAnsi"/>
          <w:sz w:val="22"/>
          <w:szCs w:val="22"/>
          <w:lang w:val="en-US" w:eastAsia="zh-TW"/>
        </w:rPr>
        <w:t xml:space="preserve"> (13%), and then </w:t>
      </w:r>
      <w:r w:rsidRPr="004D434D">
        <w:rPr>
          <w:rFonts w:asciiTheme="minorHAnsi" w:eastAsia="PMingLiU" w:hAnsiTheme="minorHAnsi" w:cstheme="minorHAnsi"/>
          <w:i/>
          <w:iCs/>
          <w:sz w:val="22"/>
          <w:szCs w:val="22"/>
          <w:lang w:val="en-US" w:eastAsia="zh-TW"/>
        </w:rPr>
        <w:t>Chalinolobus gouldii</w:t>
      </w:r>
      <w:r w:rsidRPr="004D434D">
        <w:rPr>
          <w:rFonts w:asciiTheme="minorHAnsi" w:eastAsia="PMingLiU" w:hAnsiTheme="minorHAnsi" w:cstheme="minorHAnsi"/>
          <w:sz w:val="22"/>
          <w:szCs w:val="22"/>
          <w:lang w:val="en-US" w:eastAsia="zh-TW"/>
        </w:rPr>
        <w:t xml:space="preserve"> (10%). In winter, the majority of activity was due to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(42%), </w:t>
      </w:r>
      <w:r w:rsidRPr="004D434D">
        <w:rPr>
          <w:rFonts w:asciiTheme="minorHAnsi" w:eastAsia="PMingLiU" w:hAnsiTheme="minorHAnsi" w:cstheme="minorHAnsi"/>
          <w:i/>
          <w:iCs/>
          <w:sz w:val="22"/>
          <w:szCs w:val="22"/>
          <w:lang w:val="en-US" w:eastAsia="zh-TW"/>
        </w:rPr>
        <w:t>Vespadelus pumilus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Miniopterus australis</w:t>
      </w:r>
      <w:r w:rsidRPr="004D434D">
        <w:rPr>
          <w:rFonts w:asciiTheme="minorHAnsi" w:eastAsia="PMingLiU" w:hAnsiTheme="minorHAnsi" w:cstheme="minorHAnsi"/>
          <w:sz w:val="22"/>
          <w:szCs w:val="22"/>
          <w:lang w:val="en-US" w:eastAsia="zh-TW"/>
        </w:rPr>
        <w:t xml:space="preserve"> (12%), and </w:t>
      </w:r>
      <w:r w:rsidRPr="004D434D">
        <w:rPr>
          <w:rFonts w:asciiTheme="minorHAnsi" w:eastAsia="PMingLiU" w:hAnsiTheme="minorHAnsi" w:cstheme="minorHAnsi"/>
          <w:i/>
          <w:iCs/>
          <w:sz w:val="22"/>
          <w:szCs w:val="22"/>
          <w:lang w:val="en-US" w:eastAsia="zh-TW"/>
        </w:rPr>
        <w:t>Rhinolophus megaphyllus</w:t>
      </w:r>
      <w:r w:rsidRPr="004D434D">
        <w:rPr>
          <w:rFonts w:asciiTheme="minorHAnsi" w:eastAsia="PMingLiU" w:hAnsiTheme="minorHAnsi" w:cstheme="minorHAnsi"/>
          <w:sz w:val="22"/>
          <w:szCs w:val="22"/>
          <w:lang w:val="en-US" w:eastAsia="zh-TW"/>
        </w:rPr>
        <w:t xml:space="preserve"> (8%) (Figure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2214C8D1" w14:textId="40C1ED64"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Among the three tunnel bat species in summer, </w:t>
      </w:r>
      <w:r w:rsidRPr="004D434D">
        <w:rPr>
          <w:rFonts w:asciiTheme="minorHAnsi" w:eastAsia="PMingLiU" w:hAnsiTheme="minorHAnsi" w:cstheme="minorHAnsi"/>
          <w:i/>
          <w:sz w:val="22"/>
          <w:szCs w:val="22"/>
          <w:lang w:val="en-US" w:eastAsia="zh-TW"/>
        </w:rPr>
        <w:t>M. macropus</w:t>
      </w:r>
      <w:r w:rsidRPr="004D434D">
        <w:rPr>
          <w:rFonts w:asciiTheme="minorHAnsi" w:eastAsia="PMingLiU" w:hAnsiTheme="minorHAnsi" w:cstheme="minorHAnsi"/>
          <w:sz w:val="22"/>
          <w:szCs w:val="22"/>
          <w:lang w:val="en-US" w:eastAsia="zh-TW"/>
        </w:rPr>
        <w:t xml:space="preserve"> was the dominant species with </w:t>
      </w:r>
      <w:commentRangeStart w:id="245"/>
      <w:r w:rsidR="00A042FA">
        <w:rPr>
          <w:rFonts w:asciiTheme="minorHAnsi" w:eastAsia="PMingLiU" w:hAnsiTheme="minorHAnsi" w:cstheme="minorHAnsi"/>
          <w:sz w:val="22"/>
          <w:szCs w:val="22"/>
          <w:lang w:val="en-US" w:eastAsia="zh-TW"/>
        </w:rPr>
        <w:t>90</w:t>
      </w:r>
      <w:r w:rsidRPr="004D434D">
        <w:rPr>
          <w:rFonts w:asciiTheme="minorHAnsi" w:eastAsia="PMingLiU" w:hAnsiTheme="minorHAnsi" w:cstheme="minorHAnsi"/>
          <w:sz w:val="22"/>
          <w:szCs w:val="22"/>
          <w:lang w:val="en-US" w:eastAsia="zh-TW"/>
        </w:rPr>
        <w:t>%</w:t>
      </w:r>
      <w:commentRangeEnd w:id="245"/>
      <w:r w:rsidR="00A042FA">
        <w:rPr>
          <w:rStyle w:val="CommentReference"/>
          <w:rFonts w:asciiTheme="minorHAnsi" w:eastAsiaTheme="minorEastAsia" w:hAnsiTheme="minorHAnsi" w:cstheme="minorBidi"/>
          <w:lang w:val="en-US" w:eastAsia="zh-TW"/>
        </w:rPr>
        <w:commentReference w:id="245"/>
      </w:r>
      <w:r w:rsidRPr="004D434D">
        <w:rPr>
          <w:rFonts w:asciiTheme="minorHAnsi" w:eastAsia="PMingLiU" w:hAnsiTheme="minorHAnsi" w:cstheme="minorHAnsi"/>
          <w:sz w:val="22"/>
          <w:szCs w:val="22"/>
          <w:lang w:val="en-US" w:eastAsia="zh-TW"/>
        </w:rPr>
        <w:t xml:space="preserve">, with activity due to </w:t>
      </w:r>
      <w:r w:rsidRPr="004D434D">
        <w:rPr>
          <w:rFonts w:asciiTheme="minorHAnsi" w:eastAsia="PMingLiU" w:hAnsiTheme="minorHAnsi" w:cstheme="minorHAnsi"/>
          <w:i/>
          <w:sz w:val="22"/>
          <w:szCs w:val="22"/>
          <w:lang w:val="en-US" w:eastAsia="zh-TW"/>
        </w:rPr>
        <w:t>M. australis</w:t>
      </w:r>
      <w:r w:rsidRPr="004D434D">
        <w:rPr>
          <w:rFonts w:asciiTheme="minorHAnsi" w:eastAsia="PMingLiU" w:hAnsiTheme="minorHAnsi" w:cstheme="minorHAnsi"/>
          <w:sz w:val="22"/>
          <w:szCs w:val="22"/>
          <w:lang w:val="en-US" w:eastAsia="zh-TW"/>
        </w:rPr>
        <w:t xml:space="preserve"> (9%) and </w:t>
      </w:r>
      <w:r w:rsidRPr="004D434D">
        <w:rPr>
          <w:rFonts w:asciiTheme="minorHAnsi" w:eastAsia="PMingLiU" w:hAnsiTheme="minorHAnsi" w:cstheme="minorHAnsi"/>
          <w:i/>
          <w:sz w:val="22"/>
          <w:szCs w:val="22"/>
          <w:lang w:val="en-US" w:eastAsia="zh-TW"/>
        </w:rPr>
        <w:t>R. megaphyllus</w:t>
      </w:r>
      <w:r w:rsidRPr="004D434D">
        <w:rPr>
          <w:rFonts w:asciiTheme="minorHAnsi" w:eastAsia="PMingLiU" w:hAnsiTheme="minorHAnsi" w:cstheme="minorHAnsi"/>
          <w:sz w:val="22"/>
          <w:szCs w:val="22"/>
          <w:lang w:val="en-US" w:eastAsia="zh-TW"/>
        </w:rPr>
        <w:t xml:space="preserve"> (&lt; 1%) much lower. In winter, all three tunnel bat species made major contributions to the bat activity detected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The activity of the three tunnel species differed between summer and winter. Activity recorded from </w:t>
      </w:r>
      <w:r w:rsidRPr="004D434D">
        <w:rPr>
          <w:rFonts w:asciiTheme="minorHAnsi" w:eastAsia="PMingLiU" w:hAnsiTheme="minorHAnsi" w:cstheme="minorHAnsi"/>
          <w:i/>
          <w:iCs/>
          <w:sz w:val="22"/>
          <w:szCs w:val="22"/>
          <w:lang w:val="en-US" w:eastAsia="zh-TW"/>
        </w:rPr>
        <w:t>M. macropus</w:t>
      </w:r>
      <w:r w:rsidRPr="004D434D">
        <w:rPr>
          <w:rFonts w:asciiTheme="minorHAnsi" w:eastAsia="PMingLiU" w:hAnsiTheme="minorHAnsi" w:cstheme="minorHAnsi"/>
          <w:sz w:val="22"/>
          <w:szCs w:val="22"/>
          <w:lang w:val="en-US" w:eastAsia="zh-TW"/>
        </w:rPr>
        <w:t xml:space="preserve"> was similar between summer (746 passes) and winter (759 passes); </w:t>
      </w:r>
      <w:r w:rsidRPr="004D434D">
        <w:rPr>
          <w:rFonts w:asciiTheme="minorHAnsi" w:eastAsia="PMingLiU" w:hAnsiTheme="minorHAnsi" w:cstheme="minorHAnsi"/>
          <w:i/>
          <w:iCs/>
          <w:sz w:val="22"/>
          <w:szCs w:val="22"/>
          <w:lang w:val="en-US" w:eastAsia="zh-TW"/>
        </w:rPr>
        <w:t>M. australis</w:t>
      </w:r>
      <w:r w:rsidRPr="004D434D">
        <w:rPr>
          <w:rFonts w:asciiTheme="minorHAnsi" w:eastAsia="PMingLiU" w:hAnsiTheme="minorHAnsi" w:cstheme="minorHAnsi"/>
          <w:sz w:val="22"/>
          <w:szCs w:val="22"/>
          <w:lang w:val="en-US" w:eastAsia="zh-TW"/>
        </w:rPr>
        <w:t xml:space="preserve"> was higher in summer (356 passes) than winter (217 passes); and </w:t>
      </w:r>
      <w:r w:rsidRPr="004D434D">
        <w:rPr>
          <w:rFonts w:asciiTheme="minorHAnsi" w:eastAsia="PMingLiU" w:hAnsiTheme="minorHAnsi" w:cstheme="minorHAnsi"/>
          <w:i/>
          <w:iCs/>
          <w:sz w:val="22"/>
          <w:szCs w:val="22"/>
          <w:lang w:val="en-US" w:eastAsia="zh-TW"/>
        </w:rPr>
        <w:t>R. megaphyllus</w:t>
      </w:r>
      <w:r w:rsidRPr="004D434D">
        <w:rPr>
          <w:rFonts w:asciiTheme="minorHAnsi" w:eastAsia="PMingLiU" w:hAnsiTheme="minorHAnsi" w:cstheme="minorHAnsi"/>
          <w:sz w:val="22"/>
          <w:szCs w:val="22"/>
          <w:lang w:val="en-US" w:eastAsia="zh-TW"/>
        </w:rPr>
        <w:t xml:space="preserve"> was higher in winter (143 passes) than summer (21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246" w:name="_Toc71670559"/>
      <w:r w:rsidRPr="00CF0537">
        <w:rPr>
          <w:rFonts w:asciiTheme="minorHAnsi" w:hAnsiTheme="minorHAnsi" w:cstheme="minorHAnsi"/>
          <w:b w:val="0"/>
          <w:bCs w:val="0"/>
          <w:highlight w:val="yellow"/>
        </w:rPr>
        <w:lastRenderedPageBreak/>
        <w:t xml:space="preserve">Table </w:t>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STYLEREF 1 \s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4</w:t>
      </w:r>
      <w:r w:rsidR="00F93AC5" w:rsidRPr="00CF0537">
        <w:rPr>
          <w:rFonts w:asciiTheme="minorHAnsi" w:hAnsiTheme="minorHAnsi" w:cstheme="minorHAnsi"/>
          <w:b w:val="0"/>
          <w:bCs w:val="0"/>
          <w:highlight w:val="yellow"/>
        </w:rPr>
        <w:fldChar w:fldCharType="end"/>
      </w:r>
      <w:r w:rsidR="00F93AC5" w:rsidRPr="00CF0537">
        <w:rPr>
          <w:rFonts w:asciiTheme="minorHAnsi" w:hAnsiTheme="minorHAnsi" w:cstheme="minorHAnsi"/>
          <w:b w:val="0"/>
          <w:bCs w:val="0"/>
          <w:highlight w:val="yellow"/>
        </w:rPr>
        <w:noBreakHyphen/>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SEQ Table \* ARABIC \s 1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1</w:t>
      </w:r>
      <w:r w:rsidR="00F93AC5" w:rsidRPr="00CF0537">
        <w:rPr>
          <w:rFonts w:asciiTheme="minorHAnsi" w:hAnsiTheme="minorHAnsi" w:cstheme="minorHAnsi"/>
          <w:b w:val="0"/>
          <w:bCs w:val="0"/>
          <w:highlight w:val="yellow"/>
        </w:rPr>
        <w:fldChar w:fldCharType="end"/>
      </w:r>
      <w:r w:rsidRPr="00CF0537">
        <w:rPr>
          <w:rFonts w:asciiTheme="minorHAnsi" w:hAnsiTheme="minorHAnsi" w:cstheme="minorHAnsi"/>
          <w:b w:val="0"/>
          <w:bCs w:val="0"/>
          <w:highlight w:val="yellow"/>
        </w:rPr>
        <w:t xml:space="preserve"> Total number of species identified across all sites in the surrounding area of the tunnel during summer and winter</w:t>
      </w:r>
      <w:r w:rsidRPr="00D253EF">
        <w:rPr>
          <w:rFonts w:asciiTheme="minorHAnsi" w:hAnsiTheme="minorHAnsi" w:cstheme="minorHAnsi"/>
          <w:b w:val="0"/>
          <w:bCs w:val="0"/>
        </w:rPr>
        <w:t>.</w:t>
      </w:r>
      <w:bookmarkEnd w:id="246"/>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247" w:name="_Hlk71275876"/>
            <w:r w:rsidRPr="00962305">
              <w:rPr>
                <w:rFonts w:asciiTheme="minorHAnsi" w:hAnsiTheme="minorHAnsi" w:cstheme="minorHAnsi"/>
                <w:sz w:val="22"/>
                <w:lang w:eastAsia="zh-TW"/>
              </w:rPr>
              <w:t>6</w:t>
            </w:r>
          </w:p>
        </w:tc>
        <w:tc>
          <w:tcPr>
            <w:tcW w:w="4023" w:type="dxa"/>
            <w:vAlign w:val="center"/>
          </w:tcPr>
          <w:p w14:paraId="7719B4C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schreibersii 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247"/>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sp2/3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7C8F3161"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Tad</w:t>
            </w:r>
            <w:r w:rsidR="00042ED8">
              <w:rPr>
                <w:rFonts w:asciiTheme="minorHAnsi" w:hAnsiTheme="minorHAnsi" w:cstheme="minorHAnsi"/>
                <w:i/>
                <w:iCs/>
                <w:color w:val="000000"/>
                <w:sz w:val="22"/>
                <w:lang w:eastAsia="zh-TW"/>
              </w:rPr>
              <w:t>a</w:t>
            </w:r>
            <w:r w:rsidRPr="00962305">
              <w:rPr>
                <w:rFonts w:asciiTheme="minorHAnsi" w:hAnsiTheme="minorHAnsi" w:cstheme="minorHAnsi"/>
                <w:i/>
                <w:iCs/>
                <w:color w:val="000000"/>
                <w:sz w:val="22"/>
                <w:lang w:eastAsia="zh-TW"/>
              </w:rPr>
              <w:t>rida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248" w:name="_Hlk71275850"/>
            <w:r w:rsidRPr="00962305">
              <w:rPr>
                <w:rFonts w:asciiTheme="minorHAnsi" w:hAnsiTheme="minorHAnsi" w:cstheme="minorHAnsi"/>
                <w:i/>
                <w:iCs/>
                <w:color w:val="000000"/>
                <w:sz w:val="22"/>
                <w:lang w:eastAsia="zh-TW"/>
              </w:rPr>
              <w:t>Vespadelus troughtoni</w:t>
            </w:r>
            <w:bookmarkEnd w:id="248"/>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00576" behindDoc="0" locked="0" layoutInCell="1" allowOverlap="1" wp14:anchorId="77D767E5" wp14:editId="0526C0E5">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5"/>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2624" behindDoc="0" locked="0" layoutInCell="1" allowOverlap="1" wp14:anchorId="4E58E859" wp14:editId="4981682E">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49"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59" type="#_x0000_t202" style="position:absolute;left:0;text-align:left;margin-left:360.35pt;margin-top:10.15pt;width:411.55pt;height:.05pt;z-index:251802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kyMQ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xSolh&#10;GjU6iDaQz9ASdCE/jfU5pu0tJoYW/ajz4PfojLDbyun4RUAE48j09cZurMbReTedzheLT5RwjM1n&#10;d7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" stroked="f">
                <v:textbox style="mso-fit-shape-to-text:t" inset="0,0,0,0">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50"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50"/>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4672" behindDoc="0" locked="0" layoutInCell="1" allowOverlap="1" wp14:anchorId="23197D04" wp14:editId="5AE56101">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6"/>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6720" behindDoc="0" locked="0" layoutInCell="1" allowOverlap="1" wp14:anchorId="75343440" wp14:editId="602E50AA">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51"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60" type="#_x0000_t202" style="position:absolute;left:0;text-align:left;margin-left:359.75pt;margin-top:22.2pt;width:410.95pt;height:.0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" stroked="f">
                <v:textbox style="mso-fit-shape-to-text:t" inset="0,0,0,0">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52"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52"/>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17B20B6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B80030">
        <w:rPr>
          <w:rFonts w:asciiTheme="minorHAnsi" w:eastAsia="PMingLiU" w:hAnsiTheme="minorHAnsi" w:cstheme="minorHAnsi"/>
          <w:szCs w:val="24"/>
          <w:highlight w:val="yellow"/>
          <w:lang w:val="en-US" w:eastAsia="zh-TW"/>
        </w:rPr>
        <w:t xml:space="preserve">For bat species diversity, there was no significant interaction across vegetation types, habitat, and seasons (3 ways interaction) (Aligned Rank ANOVA, F = 2.536, df = 2, p = 0.091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 xml:space="preserve">2). Two-ways interactions were not significant across each factor, and there was no significant difference within each factor (Aligned Rank ANOVA, p &gt; 0.05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965BD3">
        <w:rPr>
          <w:rFonts w:asciiTheme="minorHAnsi" w:eastAsia="PMingLiU" w:hAnsiTheme="minorHAnsi" w:cstheme="minorHAnsi"/>
          <w:szCs w:val="24"/>
          <w:lang w:val="en-US" w:eastAsia="zh-TW"/>
        </w:rPr>
        <w:t xml:space="preserve">, which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253"/>
      <w:commentRangeStart w:id="254"/>
      <w:commentRangeEnd w:id="253"/>
      <w:r w:rsidRPr="00A61D31">
        <w:rPr>
          <w:rFonts w:asciiTheme="minorHAnsi" w:eastAsia="PMingLiU" w:hAnsiTheme="minorHAnsi" w:cstheme="minorHAnsi"/>
          <w:szCs w:val="24"/>
          <w:lang w:val="en-US" w:eastAsia="zh-TW"/>
        </w:rPr>
        <w:commentReference w:id="253"/>
      </w:r>
      <w:commentRangeEnd w:id="254"/>
      <w:r w:rsidRPr="00A61D31">
        <w:rPr>
          <w:rFonts w:asciiTheme="minorHAnsi" w:eastAsia="PMingLiU" w:hAnsiTheme="minorHAnsi" w:cstheme="minorHAnsi"/>
          <w:szCs w:val="24"/>
          <w:lang w:val="en-US" w:eastAsia="zh-TW"/>
        </w:rPr>
        <w:commentReference w:id="254"/>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8768" behindDoc="0" locked="0" layoutInCell="1" allowOverlap="1" wp14:anchorId="6B6C6656" wp14:editId="54F4A7C1">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7"/>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061E25F8" wp14:editId="0F8472B6">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5"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61" type="#_x0000_t202" style="position:absolute;margin-left:360.2pt;margin-top:56.65pt;width:411.4pt;height:.05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" stroked="f">
                <v:textbox style="mso-fit-shape-to-text:t" inset="0,0,0,0">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6"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6"/>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10816" behindDoc="0" locked="0" layoutInCell="1" allowOverlap="1" wp14:anchorId="48C984D7" wp14:editId="6C745983">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4912" behindDoc="0" locked="0" layoutInCell="1" allowOverlap="1" wp14:anchorId="116FF80F" wp14:editId="78DB1A4B">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2DC41232" w14:textId="22273501" w:rsidR="00D62831" w:rsidRPr="00D62831" w:rsidRDefault="00D62831" w:rsidP="00471018">
                            <w:pPr>
                              <w:pStyle w:val="Caption"/>
                              <w:jc w:val="both"/>
                              <w:rPr>
                                <w:rFonts w:asciiTheme="minorHAnsi" w:hAnsiTheme="minorHAnsi" w:cstheme="minorHAnsi"/>
                                <w:b w:val="0"/>
                                <w:bCs w:val="0"/>
                                <w:sz w:val="24"/>
                                <w:lang w:val="en-US"/>
                              </w:rPr>
                            </w:pPr>
                            <w:bookmarkStart w:id="257"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62" type="#_x0000_t202" style="position:absolute;margin-left:358.8pt;margin-top:14pt;width:410pt;height:.05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UmMA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" stroked="f">
                <v:textbox style="mso-fit-shape-to-text:t" inset="0,0,0,0">
                  <w:txbxContent>
                    <w:p w14:paraId="2DC41232" w14:textId="22273501" w:rsidR="00D62831" w:rsidRPr="00D62831" w:rsidRDefault="00D62831" w:rsidP="00471018">
                      <w:pPr>
                        <w:pStyle w:val="Caption"/>
                        <w:jc w:val="both"/>
                        <w:rPr>
                          <w:rFonts w:asciiTheme="minorHAnsi" w:hAnsiTheme="minorHAnsi" w:cstheme="minorHAnsi"/>
                          <w:b w:val="0"/>
                          <w:bCs w:val="0"/>
                          <w:sz w:val="24"/>
                          <w:lang w:val="en-US"/>
                        </w:rPr>
                      </w:pPr>
                      <w:bookmarkStart w:id="258"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8"/>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259"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259"/>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260"/>
            <w:commentRangeStart w:id="261"/>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260"/>
            <w:r w:rsidRPr="004B0089">
              <w:rPr>
                <w:rFonts w:asciiTheme="minorHAnsi" w:hAnsiTheme="minorHAnsi" w:cstheme="minorHAnsi"/>
                <w:sz w:val="16"/>
                <w:szCs w:val="16"/>
                <w:lang w:eastAsia="zh-TW"/>
              </w:rPr>
              <w:commentReference w:id="260"/>
            </w:r>
            <w:r w:rsidRPr="004B0089">
              <w:rPr>
                <w:rFonts w:asciiTheme="minorHAnsi" w:hAnsiTheme="minorHAnsi" w:cstheme="minorHAnsi"/>
                <w:sz w:val="16"/>
                <w:szCs w:val="16"/>
                <w:lang w:eastAsia="zh-TW"/>
              </w:rPr>
              <w:commentReference w:id="261"/>
            </w:r>
          </w:p>
        </w:tc>
      </w:tr>
      <w:commentRangeEnd w:id="261"/>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262"/>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262"/>
      <w:r w:rsidRPr="00072C93">
        <w:rPr>
          <w:rFonts w:asciiTheme="minorHAnsi" w:eastAsia="PMingLiU" w:hAnsiTheme="minorHAnsi" w:cstheme="minorHAnsi"/>
          <w:sz w:val="16"/>
          <w:szCs w:val="16"/>
          <w:lang w:val="en-US" w:eastAsia="zh-TW"/>
        </w:rPr>
        <w:commentReference w:id="262"/>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263"/>
      <w:r w:rsidRPr="00072C93">
        <w:rPr>
          <w:rFonts w:asciiTheme="minorHAnsi" w:eastAsia="PMingLiU" w:hAnsiTheme="minorHAnsi" w:cstheme="minorHAnsi"/>
          <w:sz w:val="22"/>
          <w:szCs w:val="22"/>
          <w:lang w:val="en-US" w:eastAsia="zh-TW"/>
        </w:rPr>
        <w:t xml:space="preserve">activity detected </w:t>
      </w:r>
      <w:commentRangeEnd w:id="263"/>
      <w:r w:rsidRPr="00072C93">
        <w:rPr>
          <w:rFonts w:asciiTheme="minorHAnsi" w:eastAsia="PMingLiU" w:hAnsiTheme="minorHAnsi" w:cstheme="minorHAnsi"/>
          <w:sz w:val="16"/>
          <w:szCs w:val="16"/>
          <w:lang w:val="en-US" w:eastAsia="zh-TW"/>
        </w:rPr>
        <w:commentReference w:id="263"/>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6960" behindDoc="0" locked="0" layoutInCell="1" allowOverlap="1" wp14:anchorId="0646DD27" wp14:editId="1E520B2E">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9"/>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5D3D6A20" w:rsidR="00FD1DD3" w:rsidRPr="00D253EF" w:rsidRDefault="00EB1FA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0032" behindDoc="0" locked="0" layoutInCell="1" allowOverlap="1" wp14:anchorId="34DE0983" wp14:editId="542DCED0">
                <wp:simplePos x="0" y="0"/>
                <wp:positionH relativeFrom="column">
                  <wp:posOffset>-1244</wp:posOffset>
                </wp:positionH>
                <wp:positionV relativeFrom="paragraph">
                  <wp:posOffset>2143100</wp:posOffset>
                </wp:positionV>
                <wp:extent cx="52101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4"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0983" id="Text Box 88" o:spid="_x0000_s1063" type="#_x0000_t202" style="position:absolute;margin-left:-.1pt;margin-top:168.75pt;width:410.2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kJ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" stroked="f">
                <v:textbox style="mso-fit-shape-to-text:t" inset="0,0,0,0">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5"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65"/>
                    </w:p>
                  </w:txbxContent>
                </v:textbox>
              </v:shape>
            </w:pict>
          </mc:Fallback>
        </mc:AlternateContent>
      </w:r>
      <w:r w:rsidRPr="00D253EF">
        <w:rPr>
          <w:rFonts w:asciiTheme="minorHAnsi" w:hAnsiTheme="minorHAnsi" w:cstheme="minorHAnsi"/>
          <w:noProof/>
        </w:rPr>
        <w:drawing>
          <wp:anchor distT="0" distB="0" distL="114300" distR="114300" simplePos="0" relativeHeight="251817984" behindDoc="0" locked="0" layoutInCell="1" allowOverlap="1" wp14:anchorId="52259D10" wp14:editId="4C1A421C">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r w:rsidRPr="00D253EF">
        <w:rPr>
          <w:rFonts w:asciiTheme="minorHAnsi" w:hAnsiTheme="minorHAnsi" w:cstheme="minorHAnsi"/>
          <w:noProof/>
        </w:rPr>
        <mc:AlternateContent>
          <mc:Choice Requires="wps">
            <w:drawing>
              <wp:anchor distT="0" distB="0" distL="114300" distR="114300" simplePos="0" relativeHeight="251822080" behindDoc="0" locked="0" layoutInCell="1" allowOverlap="1" wp14:anchorId="17320026" wp14:editId="26671094">
                <wp:simplePos x="0" y="0"/>
                <wp:positionH relativeFrom="column">
                  <wp:posOffset>635</wp:posOffset>
                </wp:positionH>
                <wp:positionV relativeFrom="paragraph">
                  <wp:posOffset>6765189</wp:posOffset>
                </wp:positionV>
                <wp:extent cx="521970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6"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0026" id="Text Box 89" o:spid="_x0000_s1064" type="#_x0000_t202" style="position:absolute;margin-left:.05pt;margin-top:532.7pt;width:41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Qh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" stroked="f">
                <v:textbox style="mso-fit-shape-to-text:t" inset="0,0,0,0">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7"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67"/>
                    </w:p>
                  </w:txbxContent>
                </v:textbox>
              </v:shape>
            </w:pict>
          </mc:Fallback>
        </mc:AlternateContent>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7200" behindDoc="0" locked="0" layoutInCell="1" allowOverlap="1" wp14:anchorId="227407AE" wp14:editId="2A946794">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8"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65" type="#_x0000_t202" style="position:absolute;margin-left:.05pt;margin-top:226.85pt;width:411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N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Jsp/40wAgAAZwQAAA4AAAAAAAAAAAAAAAAALgIA&#10;AGRycy9lMm9Eb2MueG1sUEsBAi0AFAAGAAgAAAAhAKwO5zjeAAAACAEAAA8AAAAAAAAAAAAAAAAA&#10;igQAAGRycy9kb3ducmV2LnhtbFBLBQYAAAAABAAEAPMAAACVBQAAAAA=&#10;" stroked="f">
                <v:textbox style="mso-fit-shape-to-text:t" inset="0,0,0,0">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9"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69"/>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4128" behindDoc="0" locked="0" layoutInCell="1" allowOverlap="1" wp14:anchorId="1440E8C5" wp14:editId="68E688CF">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5152" behindDoc="0" locked="0" layoutInCell="1" allowOverlap="1" wp14:anchorId="26A6855A" wp14:editId="57A61B83">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9248" behindDoc="0" locked="0" layoutInCell="1" allowOverlap="1" wp14:anchorId="169BA4C5" wp14:editId="52C3CBF3">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70"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70"/>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66" type="#_x0000_t202" style="position:absolute;left:0;text-align:left;margin-left:359.8pt;margin-top:16.15pt;width:411pt;height:.05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nI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OILJyD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71"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71"/>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272"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272"/>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273"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273"/>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274" w:name="_Toc7167049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274"/>
    </w:p>
    <w:p w14:paraId="2C0813D9" w14:textId="77777777" w:rsidR="00EE3E15" w:rsidRPr="00EE3E15" w:rsidRDefault="00EE3E15"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75C8B70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275" w:name="_Hlk71003839"/>
      <w:r w:rsidRPr="008B6536">
        <w:rPr>
          <w:rFonts w:asciiTheme="minorHAnsi" w:eastAsia="PMingLiU" w:hAnsiTheme="minorHAnsi" w:cstheme="minorHAnsi"/>
          <w:szCs w:val="24"/>
          <w:lang w:val="en-US" w:eastAsia="zh-TW"/>
        </w:rPr>
        <w:t xml:space="preserve">environment surrounding the Yugar tunnel </w:t>
      </w:r>
      <w:bookmarkEnd w:id="275"/>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276" w:name="_Hlk70878770"/>
      <w:bookmarkStart w:id="277" w:name="_Hlk70878416"/>
      <w:r w:rsidRPr="008B6536">
        <w:rPr>
          <w:rFonts w:asciiTheme="minorHAnsi" w:eastAsia="PMingLiU" w:hAnsiTheme="minorHAnsi" w:cstheme="minorHAnsi"/>
          <w:szCs w:val="24"/>
          <w:lang w:val="en-US" w:eastAsia="zh-TW"/>
        </w:rPr>
        <w:t xml:space="preserve">There </w:t>
      </w:r>
      <w:bookmarkStart w:id="278"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276"/>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277"/>
      <w:r w:rsidRPr="008B6536">
        <w:rPr>
          <w:rFonts w:asciiTheme="minorHAnsi" w:eastAsia="PMingLiU" w:hAnsiTheme="minorHAnsi" w:cstheme="minorHAnsi"/>
          <w:szCs w:val="24"/>
          <w:lang w:val="en-US" w:eastAsia="zh-TW"/>
        </w:rPr>
        <w:t xml:space="preserve"> </w:t>
      </w:r>
      <w:bookmarkEnd w:id="278"/>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Pr="00B5328D">
        <w:rPr>
          <w:rFonts w:asciiTheme="minorHAnsi" w:eastAsia="PMingLiU" w:hAnsiTheme="minorHAnsi" w:cstheme="minorHAnsi"/>
          <w:i/>
          <w:iCs/>
          <w:szCs w:val="24"/>
          <w:highlight w:val="yellow"/>
          <w:lang w:val="en-US" w:eastAsia="zh-TW"/>
        </w:rPr>
        <w:t>Mormopterus sp2/3</w:t>
      </w:r>
      <w:r w:rsidRPr="00B5328D">
        <w:rPr>
          <w:rFonts w:asciiTheme="minorHAnsi" w:eastAsia="PMingLiU" w:hAnsiTheme="minorHAnsi" w:cstheme="minorHAnsi"/>
          <w:szCs w:val="24"/>
          <w:highlight w:val="yellow"/>
          <w:lang w:val="en-US" w:eastAsia="zh-TW"/>
        </w:rPr>
        <w:t xml:space="preserve">, followed by </w:t>
      </w:r>
      <w:r w:rsidRPr="00B5328D">
        <w:rPr>
          <w:rFonts w:asciiTheme="minorHAnsi" w:eastAsia="PMingLiU" w:hAnsiTheme="minorHAnsi" w:cstheme="minorHAnsi"/>
          <w:i/>
          <w:iCs/>
          <w:szCs w:val="24"/>
          <w:highlight w:val="yellow"/>
          <w:lang w:val="en-US" w:eastAsia="zh-TW"/>
        </w:rPr>
        <w:t>Myotis macropus</w:t>
      </w:r>
      <w:r w:rsidRPr="00B5328D">
        <w:rPr>
          <w:rFonts w:asciiTheme="minorHAnsi" w:eastAsia="PMingLiU" w:hAnsiTheme="minorHAnsi" w:cstheme="minorHAnsi"/>
          <w:szCs w:val="24"/>
          <w:highlight w:val="yellow"/>
          <w:lang w:val="en-US" w:eastAsia="zh-TW"/>
        </w:rPr>
        <w:t xml:space="preserve"> and then </w:t>
      </w:r>
      <w:r w:rsidRPr="00B5328D">
        <w:rPr>
          <w:rFonts w:asciiTheme="minorHAnsi" w:eastAsia="PMingLiU" w:hAnsiTheme="minorHAnsi" w:cstheme="minorHAnsi"/>
          <w:i/>
          <w:iCs/>
          <w:szCs w:val="24"/>
          <w:highlight w:val="yellow"/>
          <w:lang w:val="en-US" w:eastAsia="zh-TW"/>
        </w:rPr>
        <w:t>Scotorepens sp.</w:t>
      </w:r>
      <w:r w:rsidRPr="00B5328D">
        <w:rPr>
          <w:rFonts w:asciiTheme="minorHAnsi" w:eastAsia="PMingLiU" w:hAnsiTheme="minorHAnsi" w:cstheme="minorHAnsi"/>
          <w:szCs w:val="24"/>
          <w:highlight w:val="yellow"/>
          <w:lang w:val="en-US" w:eastAsia="zh-TW"/>
        </w:rPr>
        <w:t xml:space="preserve">/ </w:t>
      </w:r>
      <w:r w:rsidRPr="00B5328D">
        <w:rPr>
          <w:rFonts w:asciiTheme="minorHAnsi" w:eastAsia="PMingLiU" w:hAnsiTheme="minorHAnsi" w:cstheme="minorHAnsi"/>
          <w:i/>
          <w:iCs/>
          <w:szCs w:val="24"/>
          <w:highlight w:val="yellow"/>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5B6EF39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w:t>
      </w:r>
      <w:r w:rsidRPr="00B5328D">
        <w:rPr>
          <w:rFonts w:asciiTheme="minorHAnsi" w:eastAsia="PMingLiU" w:hAnsiTheme="minorHAnsi" w:cstheme="minorHAnsi"/>
          <w:szCs w:val="24"/>
          <w:highlight w:val="yellow"/>
          <w:lang w:val="en-US" w:eastAsia="zh-TW"/>
        </w:rPr>
        <w:t xml:space="preserve">species </w:t>
      </w:r>
      <w:commentRangeStart w:id="279"/>
      <w:r w:rsidRPr="00B5328D">
        <w:rPr>
          <w:rFonts w:asciiTheme="minorHAnsi" w:eastAsia="PMingLiU" w:hAnsiTheme="minorHAnsi" w:cstheme="minorHAnsi"/>
          <w:szCs w:val="24"/>
          <w:highlight w:val="yellow"/>
          <w:lang w:val="en-US" w:eastAsia="zh-TW"/>
        </w:rPr>
        <w:t>morphology</w:t>
      </w:r>
      <w:commentRangeEnd w:id="279"/>
      <w:r w:rsidR="00B5328D">
        <w:rPr>
          <w:rStyle w:val="CommentReference"/>
          <w:rFonts w:asciiTheme="minorHAnsi" w:eastAsiaTheme="minorEastAsia" w:hAnsiTheme="minorHAnsi" w:cstheme="minorBidi"/>
          <w:lang w:val="en-US" w:eastAsia="zh-TW"/>
        </w:rPr>
        <w:commentReference w:id="279"/>
      </w:r>
      <w:r w:rsidRPr="008B6536">
        <w:rPr>
          <w:rFonts w:asciiTheme="minorHAnsi" w:eastAsia="PMingLiU" w:hAnsiTheme="minorHAnsi" w:cstheme="minorHAnsi"/>
          <w:szCs w:val="24"/>
          <w:lang w:val="en-US" w:eastAsia="zh-TW"/>
        </w:rPr>
        <w:t xml:space="preserve">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Pr="00B5328D">
        <w:rPr>
          <w:rFonts w:asciiTheme="minorHAnsi" w:eastAsia="PMingLiU" w:hAnsiTheme="minorHAnsi" w:cstheme="minorHAnsi"/>
          <w:i/>
          <w:iCs/>
          <w:szCs w:val="24"/>
          <w:highlight w:val="yellow"/>
          <w:lang w:val="en-US" w:eastAsia="zh-TW"/>
        </w:rPr>
        <w:t>Tadarida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w:t>
      </w:r>
      <w:r w:rsidRPr="008B6536">
        <w:rPr>
          <w:rFonts w:asciiTheme="minorHAnsi" w:eastAsia="PMingLiU" w:hAnsiTheme="minorHAnsi" w:cstheme="minorHAnsi"/>
          <w:szCs w:val="24"/>
          <w:lang w:val="en-US" w:eastAsia="zh-TW"/>
        </w:rPr>
        <w:lastRenderedPageBreak/>
        <w:t>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280"/>
      <w:commentRangeEnd w:id="280"/>
      <w:r w:rsidRPr="008B6536">
        <w:rPr>
          <w:rFonts w:asciiTheme="minorHAnsi" w:eastAsia="PMingLiU" w:hAnsiTheme="minorHAnsi" w:cstheme="minorHAnsi"/>
          <w:szCs w:val="24"/>
          <w:lang w:eastAsia="zh-TW"/>
        </w:rPr>
        <w:commentReference w:id="280"/>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281"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81"/>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 xml:space="preserve">y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 xml:space="preserve">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forest during summer. </w:t>
      </w:r>
      <w:bookmarkStart w:id="282" w:name="_Hlk71241538"/>
      <w:r w:rsidRPr="008B6536">
        <w:rPr>
          <w:rFonts w:asciiTheme="minorHAnsi" w:eastAsia="PMingLiU" w:hAnsiTheme="minorHAnsi" w:cstheme="minorHAnsi"/>
          <w:szCs w:val="24"/>
          <w:lang w:val="en-US" w:eastAsia="zh-TW"/>
        </w:rPr>
        <w:t xml:space="preserve">This was likely due to the </w:t>
      </w:r>
      <w:commentRangeStart w:id="283"/>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283"/>
      <w:r w:rsidRPr="008B6536">
        <w:rPr>
          <w:rFonts w:asciiTheme="minorHAnsi" w:eastAsia="PMingLiU" w:hAnsiTheme="minorHAnsi" w:cstheme="minorHAnsi"/>
          <w:szCs w:val="24"/>
          <w:lang w:eastAsia="zh-TW"/>
        </w:rPr>
        <w:commentReference w:id="283"/>
      </w:r>
      <w:r w:rsidRPr="008B6536">
        <w:rPr>
          <w:rFonts w:asciiTheme="minorHAnsi" w:eastAsia="PMingLiU" w:hAnsiTheme="minorHAnsi" w:cstheme="minorHAnsi"/>
          <w:szCs w:val="24"/>
          <w:lang w:val="en-US" w:eastAsia="zh-TW"/>
        </w:rPr>
        <w:t>offered by edge / creek habitat and the use of linear landscape element by bats.</w:t>
      </w:r>
      <w:bookmarkEnd w:id="282"/>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284"/>
      <w:r w:rsidRPr="008B6536">
        <w:rPr>
          <w:rFonts w:asciiTheme="minorHAnsi" w:eastAsia="PMingLiU" w:hAnsiTheme="minorHAnsi" w:cstheme="minorHAnsi"/>
          <w:szCs w:val="24"/>
          <w:lang w:val="en-US" w:eastAsia="zh-TW"/>
        </w:rPr>
        <w:t xml:space="preserve">species diversity </w:t>
      </w:r>
      <w:commentRangeEnd w:id="284"/>
      <w:r w:rsidRPr="008B6536">
        <w:rPr>
          <w:rFonts w:asciiTheme="minorHAnsi" w:eastAsia="PMingLiU" w:hAnsiTheme="minorHAnsi" w:cstheme="minorHAnsi"/>
          <w:szCs w:val="24"/>
          <w:lang w:eastAsia="zh-TW"/>
        </w:rPr>
        <w:commentReference w:id="284"/>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 in </w:t>
      </w:r>
      <w:commentRangeStart w:id="285"/>
      <w:r w:rsidRPr="008B6536">
        <w:rPr>
          <w:rFonts w:asciiTheme="minorHAnsi" w:eastAsia="PMingLiU" w:hAnsiTheme="minorHAnsi" w:cstheme="minorHAnsi"/>
          <w:szCs w:val="24"/>
          <w:lang w:val="en-US" w:eastAsia="zh-TW"/>
        </w:rPr>
        <w:t xml:space="preserve">predator – prey interactions </w:t>
      </w:r>
      <w:commentRangeEnd w:id="285"/>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285"/>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w:t>
      </w:r>
      <w:r w:rsidRPr="008B6536">
        <w:rPr>
          <w:rFonts w:asciiTheme="minorHAnsi" w:eastAsia="PMingLiU" w:hAnsiTheme="minorHAnsi" w:cstheme="minorHAnsi"/>
          <w:szCs w:val="24"/>
          <w:lang w:val="en-US" w:eastAsia="zh-TW"/>
        </w:rPr>
        <w:lastRenderedPageBreak/>
        <w:t>(Krauel &amp; LeBuhn 2016; von Hirschheydt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(Kalcounis-Rueppell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286"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286"/>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287"/>
      <w:r w:rsidRPr="008B6536">
        <w:rPr>
          <w:rFonts w:asciiTheme="minorHAnsi" w:eastAsia="PMingLiU" w:hAnsiTheme="minorHAnsi" w:cstheme="minorHAnsi"/>
          <w:szCs w:val="24"/>
          <w:lang w:val="en-US" w:eastAsia="zh-TW"/>
        </w:rPr>
        <w:t xml:space="preserve">(Turbill 2008; Geiser &amp; Stawski 2011). </w:t>
      </w:r>
      <w:commentRangeEnd w:id="287"/>
      <w:r w:rsidRPr="008B6536">
        <w:rPr>
          <w:rFonts w:asciiTheme="minorHAnsi" w:eastAsia="PMingLiU" w:hAnsiTheme="minorHAnsi" w:cstheme="minorHAnsi"/>
          <w:szCs w:val="24"/>
          <w:lang w:eastAsia="zh-TW"/>
        </w:rPr>
        <w:commentReference w:id="287"/>
      </w:r>
      <w:r w:rsidRPr="0066237C">
        <w:rPr>
          <w:rFonts w:asciiTheme="minorHAnsi" w:eastAsia="PMingLiU" w:hAnsiTheme="minorHAnsi" w:cstheme="minorHAnsi"/>
          <w:szCs w:val="24"/>
          <w:highlight w:val="yellow"/>
          <w:lang w:val="en-US" w:eastAsia="zh-TW"/>
        </w:rPr>
        <w:t xml:space="preserve">Since subtropical bats remained </w:t>
      </w:r>
      <w:commentRangeStart w:id="288"/>
      <w:r w:rsidRPr="0066237C">
        <w:rPr>
          <w:rFonts w:asciiTheme="minorHAnsi" w:eastAsia="PMingLiU" w:hAnsiTheme="minorHAnsi" w:cstheme="minorHAnsi"/>
          <w:szCs w:val="24"/>
          <w:highlight w:val="yellow"/>
          <w:lang w:val="en-US" w:eastAsia="zh-TW"/>
        </w:rPr>
        <w:t>mostly active in tropical and subtropical regions during w</w:t>
      </w:r>
      <w:commentRangeEnd w:id="288"/>
      <w:r w:rsidRPr="0066237C">
        <w:rPr>
          <w:rFonts w:asciiTheme="minorHAnsi" w:eastAsia="PMingLiU" w:hAnsiTheme="minorHAnsi" w:cstheme="minorHAnsi"/>
          <w:szCs w:val="24"/>
          <w:highlight w:val="yellow"/>
          <w:lang w:eastAsia="zh-TW"/>
        </w:rPr>
        <w:commentReference w:id="288"/>
      </w:r>
      <w:r w:rsidRPr="0066237C">
        <w:rPr>
          <w:rFonts w:asciiTheme="minorHAnsi" w:eastAsia="PMingLiU" w:hAnsiTheme="minorHAnsi" w:cstheme="minorHAnsi"/>
          <w:szCs w:val="24"/>
          <w:highlight w:val="yellow"/>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w:t>
      </w:r>
      <w:r w:rsidRPr="00A66919">
        <w:rPr>
          <w:rFonts w:asciiTheme="minorHAnsi" w:eastAsia="PMingLiU" w:hAnsiTheme="minorHAnsi" w:cstheme="minorHAnsi"/>
          <w:szCs w:val="24"/>
          <w:highlight w:val="yellow"/>
          <w:lang w:val="en-US" w:eastAsia="zh-TW"/>
        </w:rPr>
        <w:t>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lastRenderedPageBreak/>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289"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habitat and vegetation types.</w:t>
      </w:r>
      <w:bookmarkEnd w:id="289"/>
      <w:r w:rsidRPr="008B6536">
        <w:rPr>
          <w:rFonts w:asciiTheme="minorHAnsi" w:eastAsia="PMingLiU" w:hAnsiTheme="minorHAnsi" w:cstheme="minorHAnsi"/>
          <w:szCs w:val="24"/>
          <w:lang w:val="en-US" w:eastAsia="zh-TW"/>
        </w:rPr>
        <w:t xml:space="preserve"> </w:t>
      </w:r>
      <w:bookmarkStart w:id="290"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291" w:name="_Hlk71243336"/>
      <w:r w:rsidRPr="008B6536">
        <w:rPr>
          <w:rFonts w:asciiTheme="minorHAnsi" w:eastAsia="PMingLiU" w:hAnsiTheme="minorHAnsi" w:cstheme="minorHAnsi"/>
          <w:szCs w:val="24"/>
          <w:lang w:val="en-US" w:eastAsia="zh-TW"/>
        </w:rPr>
        <w:t xml:space="preserve">dominated by </w:t>
      </w:r>
      <w:bookmarkStart w:id="292"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290"/>
      <w:r w:rsidRPr="008B6536">
        <w:rPr>
          <w:rFonts w:asciiTheme="minorHAnsi" w:eastAsia="PMingLiU" w:hAnsiTheme="minorHAnsi" w:cstheme="minorHAnsi"/>
          <w:szCs w:val="24"/>
          <w:lang w:val="en-US" w:eastAsia="zh-TW"/>
        </w:rPr>
        <w:t xml:space="preserve"> in summer and winter</w:t>
      </w:r>
      <w:bookmarkEnd w:id="291"/>
      <w:bookmarkEnd w:id="292"/>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93"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293"/>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 of the surrounding environment across various landscape elements, vegetation structures and habitat types (Denzinger &amp; Schnitzler 2013; Mancini et al. 2019). Morphological </w:t>
      </w:r>
      <w:r w:rsidRPr="008B6536">
        <w:rPr>
          <w:rFonts w:asciiTheme="minorHAnsi" w:eastAsia="PMingLiU" w:hAnsiTheme="minorHAnsi" w:cstheme="minorHAnsi"/>
          <w:szCs w:val="24"/>
          <w:lang w:val="en-US" w:eastAsia="zh-TW"/>
        </w:rPr>
        <w:lastRenderedPageBreak/>
        <w:t xml:space="preserve">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294"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294"/>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 xml:space="preserve">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Chidel 2002; Norberg &amp; Rayner 1987; Pavey 1998). </w:t>
      </w:r>
    </w:p>
    <w:p w14:paraId="06FA9B2C" w14:textId="47B4EBC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295"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96" w:name="_Hlk71009522"/>
      <w:r w:rsidRPr="008B6536">
        <w:rPr>
          <w:rFonts w:asciiTheme="minorHAnsi" w:eastAsia="PMingLiU" w:hAnsiTheme="minorHAnsi" w:cstheme="minorHAnsi"/>
          <w:szCs w:val="24"/>
          <w:lang w:val="en-US" w:eastAsia="zh-TW"/>
        </w:rPr>
        <w:t>the pattern of habitat and vegetation used by</w:t>
      </w:r>
      <w:bookmarkEnd w:id="296"/>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behaviour and diet (Thompson &amp; Fenton 1982; Law &amp; Urquhart 2013; Anderson et al. 2006; Gonsalves &amp; Law 2017; Law et al. 2020; Jones &amp; Rayner 1991; Campbell 2011). </w:t>
      </w:r>
      <w:bookmarkStart w:id="297"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297"/>
      <w:r w:rsidRPr="008B6536">
        <w:rPr>
          <w:rFonts w:asciiTheme="minorHAnsi" w:eastAsia="PMingLiU" w:hAnsiTheme="minorHAnsi" w:cstheme="minorHAnsi"/>
          <w:szCs w:val="24"/>
          <w:lang w:val="en-US" w:eastAsia="zh-TW"/>
        </w:rPr>
        <w:t xml:space="preserve">; in </w:t>
      </w:r>
      <w:r w:rsidRPr="008B6536">
        <w:rPr>
          <w:rFonts w:asciiTheme="minorHAnsi" w:eastAsia="PMingLiU" w:hAnsiTheme="minorHAnsi" w:cstheme="minorHAnsi"/>
          <w:szCs w:val="24"/>
          <w:lang w:val="en-US" w:eastAsia="zh-TW"/>
        </w:rPr>
        <w:lastRenderedPageBreak/>
        <w:t>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macropus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637C27">
        <w:rPr>
          <w:rFonts w:asciiTheme="minorHAnsi" w:eastAsia="PMingLiU" w:hAnsiTheme="minorHAnsi" w:cstheme="minorHAnsi"/>
          <w:szCs w:val="24"/>
          <w:highlight w:val="yellow"/>
          <w:lang w:val="en-US" w:eastAsia="zh-TW"/>
        </w:rPr>
        <w:t>Although the distribution of searching and feeding activities 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298"/>
      <w:r w:rsidRPr="008B6536">
        <w:rPr>
          <w:rFonts w:asciiTheme="minorHAnsi" w:eastAsia="PMingLiU" w:hAnsiTheme="minorHAnsi" w:cstheme="minorHAnsi"/>
          <w:szCs w:val="24"/>
          <w:lang w:val="en-US" w:eastAsia="zh-TW"/>
        </w:rPr>
        <w:t xml:space="preserve">availability and insect abundance </w:t>
      </w:r>
      <w:commentRangeEnd w:id="298"/>
      <w:r w:rsidRPr="008B6536">
        <w:rPr>
          <w:rFonts w:asciiTheme="minorHAnsi" w:eastAsia="PMingLiU" w:hAnsiTheme="minorHAnsi" w:cstheme="minorHAnsi"/>
          <w:szCs w:val="24"/>
          <w:lang w:eastAsia="zh-TW"/>
        </w:rPr>
        <w:commentReference w:id="298"/>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295"/>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299"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299"/>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8B6536">
        <w:rPr>
          <w:rFonts w:asciiTheme="minorHAnsi" w:eastAsia="PMingLiU" w:hAnsiTheme="minorHAnsi" w:cstheme="minorHAnsi"/>
          <w:i/>
          <w:iCs/>
          <w:szCs w:val="24"/>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w:t>
      </w:r>
      <w:r w:rsidRPr="008B6536">
        <w:rPr>
          <w:rFonts w:asciiTheme="minorHAnsi" w:eastAsia="PMingLiU" w:hAnsiTheme="minorHAnsi" w:cstheme="minorHAnsi"/>
          <w:color w:val="000000"/>
          <w:szCs w:val="24"/>
          <w:lang w:val="en-US" w:eastAsia="zh-TW"/>
        </w:rPr>
        <w:lastRenderedPageBreak/>
        <w:t xml:space="preserve">et al. 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the majority of the search activity was concentrated in one riparian forest edge / creek site. Among all sampled sites, t</w:t>
      </w:r>
      <w:commentRangeStart w:id="300"/>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00"/>
      <w:r w:rsidRPr="008B6536">
        <w:rPr>
          <w:rFonts w:asciiTheme="minorHAnsi" w:eastAsia="PMingLiU" w:hAnsiTheme="minorHAnsi" w:cstheme="minorHAnsi"/>
          <w:szCs w:val="24"/>
          <w:lang w:eastAsia="zh-TW"/>
        </w:rPr>
        <w:commentReference w:id="300"/>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01" w:name="_Hlk71245677"/>
      <w:r w:rsidRPr="008B6536">
        <w:rPr>
          <w:rFonts w:asciiTheme="minorHAnsi" w:eastAsia="PMingLiU" w:hAnsiTheme="minorHAnsi" w:cstheme="minorHAnsi"/>
          <w:szCs w:val="24"/>
          <w:lang w:val="en-US" w:eastAsia="zh-TW"/>
        </w:rPr>
        <w:t xml:space="preserve">temperatures reducing insect activity </w:t>
      </w:r>
      <w:bookmarkEnd w:id="301"/>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02"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02"/>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03" w:name="_Hlk71246101"/>
      <w:r w:rsidRPr="008B6536">
        <w:rPr>
          <w:rFonts w:asciiTheme="minorHAnsi" w:eastAsia="PMingLiU" w:hAnsiTheme="minorHAnsi" w:cstheme="minorHAnsi"/>
          <w:szCs w:val="24"/>
          <w:lang w:val="en-US" w:eastAsia="zh-TW"/>
        </w:rPr>
        <w:t xml:space="preserve">using riparian forest sites as a </w:t>
      </w:r>
      <w:r w:rsidRPr="008B6536">
        <w:rPr>
          <w:rFonts w:asciiTheme="minorHAnsi" w:eastAsia="PMingLiU" w:hAnsiTheme="minorHAnsi" w:cstheme="minorHAnsi"/>
          <w:szCs w:val="24"/>
          <w:lang w:val="en-US" w:eastAsia="zh-TW"/>
        </w:rPr>
        <w:lastRenderedPageBreak/>
        <w:t xml:space="preserve">flight path </w:t>
      </w:r>
      <w:bookmarkEnd w:id="303"/>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00F87267">
        <w:rPr>
          <w:rFonts w:asciiTheme="minorHAnsi" w:eastAsia="PMingLiU" w:hAnsiTheme="minorHAnsi" w:cstheme="minorHAnsi"/>
          <w:i/>
          <w:iCs/>
          <w:szCs w:val="24"/>
          <w:lang w:val="en-US" w:eastAsia="zh-TW"/>
        </w:rPr>
        <w:t>s</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304"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04"/>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05"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05"/>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06" w:name="_Toc7167050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06"/>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3"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4"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45"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46"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47"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48"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49"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0"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1"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2"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3"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4"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55"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57"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58"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59"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0"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2"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3"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4"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65"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67"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68"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2"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3"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75"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76"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77"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0"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1"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2"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3"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4"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85"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86"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88"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89"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0"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1"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3"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4"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495"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496"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497"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498"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499"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0"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1"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3"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05"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06"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09"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0"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1"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3"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4"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15"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16"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17"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18"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19"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0"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1"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2"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3"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4"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25" w:history="1">
        <w:r w:rsidRPr="003A62B5">
          <w:rPr>
            <w:rFonts w:asciiTheme="minorHAnsi" w:eastAsia="PMingLiU" w:hAnsiTheme="minorHAnsi" w:cstheme="minorHAnsi"/>
            <w:color w:val="0000FF"/>
            <w:szCs w:val="24"/>
            <w:u w:val="single"/>
            <w:lang w:val="en-US" w:eastAsia="zh-TW"/>
          </w:rPr>
          <w:t>https://doi.org/10.1186/s12898-018-0174-z</w:t>
        </w:r>
      </w:hyperlink>
    </w:p>
    <w:p w14:paraId="20F9731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26"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2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28"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34"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35"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36"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37"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38"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0"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3"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44"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45"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4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47"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4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0"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54"/>
          <w:footerReference w:type="first" r:id="rId555"/>
          <w:type w:val="continuous"/>
          <w:pgSz w:w="11907" w:h="16840" w:code="9"/>
          <w:pgMar w:top="1418" w:right="1418" w:bottom="1418" w:left="2268" w:header="720" w:footer="720" w:gutter="0"/>
          <w:cols w:space="720"/>
          <w:docGrid w:linePitch="326"/>
        </w:sectPr>
      </w:pPr>
      <w:bookmarkStart w:id="307" w:name="_Toc159383944"/>
    </w:p>
    <w:p w14:paraId="007C3021" w14:textId="77777777" w:rsidR="00885806" w:rsidRDefault="00885806">
      <w:pPr>
        <w:rPr>
          <w:rFonts w:asciiTheme="minorHAnsi" w:hAnsiTheme="minorHAnsi" w:cstheme="minorHAnsi"/>
          <w:b/>
          <w:bCs/>
          <w:sz w:val="40"/>
          <w:szCs w:val="40"/>
        </w:rPr>
      </w:pPr>
      <w:bookmarkStart w:id="308" w:name="_Toc71670501"/>
      <w:bookmarkEnd w:id="307"/>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r w:rsidRPr="00D253EF">
        <w:rPr>
          <w:rFonts w:asciiTheme="minorHAnsi" w:hAnsiTheme="minorHAnsi" w:cstheme="minorHAnsi"/>
          <w:sz w:val="40"/>
          <w:szCs w:val="40"/>
        </w:rPr>
        <w:lastRenderedPageBreak/>
        <w:t>General discussion</w:t>
      </w:r>
      <w:bookmarkEnd w:id="308"/>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09" w:name="_Toc7167050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09"/>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10"/>
      <w:r w:rsidRPr="00D253EF">
        <w:rPr>
          <w:rFonts w:asciiTheme="minorHAnsi" w:hAnsiTheme="minorHAnsi" w:cstheme="minorHAnsi"/>
          <w:szCs w:val="24"/>
        </w:rPr>
        <w:t xml:space="preserve"> </w:t>
      </w:r>
      <w:commentRangeEnd w:id="310"/>
      <w:r w:rsidR="005B73BE">
        <w:rPr>
          <w:rStyle w:val="CommentReference"/>
          <w:rFonts w:asciiTheme="minorHAnsi" w:eastAsiaTheme="minorEastAsia" w:hAnsiTheme="minorHAnsi" w:cstheme="minorBidi"/>
          <w:lang w:val="en-US" w:eastAsia="zh-TW"/>
        </w:rPr>
        <w:commentReference w:id="310"/>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11" w:name="_Toc7167050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12"/>
      <w:r w:rsidRPr="004E36EC">
        <w:rPr>
          <w:rFonts w:asciiTheme="minorHAnsi" w:hAnsiTheme="minorHAnsi" w:cstheme="minorHAnsi"/>
          <w:sz w:val="36"/>
          <w:szCs w:val="36"/>
        </w:rPr>
        <w:t>Council</w:t>
      </w:r>
      <w:commentRangeEnd w:id="312"/>
      <w:r w:rsidR="009A3067">
        <w:rPr>
          <w:rStyle w:val="CommentReference"/>
          <w:rFonts w:asciiTheme="minorHAnsi" w:eastAsiaTheme="minorEastAsia" w:hAnsiTheme="minorHAnsi" w:cstheme="minorBidi"/>
          <w:b w:val="0"/>
          <w:bCs w:val="0"/>
          <w:iCs w:val="0"/>
          <w:lang w:val="en-US" w:eastAsia="zh-TW"/>
        </w:rPr>
        <w:commentReference w:id="312"/>
      </w:r>
      <w:bookmarkEnd w:id="311"/>
    </w:p>
    <w:p w14:paraId="419DFB7D" w14:textId="77777777" w:rsidR="00B466A5" w:rsidRPr="00D253EF" w:rsidRDefault="00B466A5" w:rsidP="00B466A5">
      <w:pPr>
        <w:rPr>
          <w:rFonts w:asciiTheme="minorHAnsi" w:hAnsiTheme="minorHAnsi" w:cstheme="minorHAnsi"/>
        </w:rPr>
      </w:pPr>
    </w:p>
    <w:p w14:paraId="77BC9B44" w14:textId="3394B76D"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BB240C">
        <w:rPr>
          <w:rFonts w:asciiTheme="minorHAnsi" w:hAnsiTheme="minorHAnsi" w:cstheme="minorHAnsi"/>
          <w:szCs w:val="24"/>
        </w:rPr>
        <w:t>outside of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552EE38E"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D253EF">
        <w:rPr>
          <w:rFonts w:asciiTheme="minorHAnsi" w:hAnsiTheme="minorHAnsi" w:cstheme="minorHAnsi"/>
          <w:i/>
          <w:iCs/>
          <w:szCs w:val="24"/>
        </w:rPr>
        <w:t>Miniopterus schreibersii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13" w:name="_Toc7167050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13"/>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14" w:name="_Toc7167050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14"/>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56"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Wiantoro, S. &amp; Aplin,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57"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58"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59"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15" w:name="_Toc414383410"/>
      <w:bookmarkStart w:id="316" w:name="_Toc71670506"/>
      <w:r w:rsidRPr="00D253EF">
        <w:rPr>
          <w:rFonts w:asciiTheme="minorHAnsi" w:hAnsiTheme="minorHAnsi" w:cstheme="minorHAnsi"/>
          <w:sz w:val="40"/>
          <w:szCs w:val="40"/>
        </w:rPr>
        <w:lastRenderedPageBreak/>
        <w:t>Appendices</w:t>
      </w:r>
      <w:bookmarkEnd w:id="315"/>
      <w:bookmarkEnd w:id="316"/>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1296" behindDoc="1" locked="0" layoutInCell="1" allowOverlap="1" wp14:anchorId="5E42CBA3" wp14:editId="3F50EEBD">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2256" behindDoc="1" locked="0" layoutInCell="1" allowOverlap="1" wp14:anchorId="4447DB03" wp14:editId="6EEA3039">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7"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67" type="#_x0000_t202" style="position:absolute;left:0;text-align:left;margin-left:0;margin-top:8.1pt;width:345.75pt;height:.05pt;z-index:-25144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7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PgLvuc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8"/>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4304" behindDoc="1" locked="0" layoutInCell="1" allowOverlap="1" wp14:anchorId="6C12CD93" wp14:editId="283A1F7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9"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68" type="#_x0000_t202" style="position:absolute;margin-left:35.25pt;margin-top:282.7pt;width:326.25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CsGuof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2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20"/>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6112" behindDoc="1" locked="0" layoutInCell="1" allowOverlap="1" wp14:anchorId="1D8D414A" wp14:editId="559FC424">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70208" behindDoc="1" locked="0" layoutInCell="1" allowOverlap="1" wp14:anchorId="21531C1C" wp14:editId="06EF8FBD">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6352" behindDoc="1" locked="0" layoutInCell="1" allowOverlap="1" wp14:anchorId="46D148B0" wp14:editId="3BE0E218">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21"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69" type="#_x0000_t202" style="position:absolute;left:0;text-align:left;margin-left:60.2pt;margin-top:8.65pt;width:347.1pt;height:31.9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jjmmCT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2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22"/>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80448" behindDoc="1" locked="0" layoutInCell="1" allowOverlap="1" wp14:anchorId="690C4DEB" wp14:editId="4813EADC">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3"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70" type="#_x0000_t202" style="position:absolute;left:0;text-align:left;margin-left:47.55pt;margin-top:333.25pt;width:358.1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bqMAIAAGcEAAAOAAAAZHJzL2Uyb0RvYy54bWysVMFu2zAMvQ/YPwi6L066tCm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CzGWdW&#10;GNJop7rAvkDHyEX8tM7nlLZ1lBg68pPOg9+TM8LuKjTxS4AYxYnp8wu7sZok5/R6OrudUUhS7Ob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EZ9m6j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24"/>
                    </w:p>
                  </w:txbxContent>
                </v:textbox>
              </v:shape>
            </w:pict>
          </mc:Fallback>
        </mc:AlternateContent>
      </w:r>
      <w:r>
        <w:rPr>
          <w:rFonts w:asciiTheme="minorHAnsi" w:hAnsiTheme="minorHAnsi" w:cstheme="minorHAnsi"/>
          <w:noProof/>
        </w:rPr>
        <w:drawing>
          <wp:anchor distT="0" distB="0" distL="114300" distR="114300" simplePos="0" relativeHeight="251878400" behindDoc="1" locked="0" layoutInCell="1" allowOverlap="1" wp14:anchorId="078084C6" wp14:editId="2974C926">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5568" behindDoc="1" locked="0" layoutInCell="1" allowOverlap="1" wp14:anchorId="3656A624" wp14:editId="3F3708D6">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5"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71" type="#_x0000_t202" style="position:absolute;left:0;text-align:left;margin-left:0;margin-top:308.95pt;width:410.9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XZ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26"/>
                    </w:p>
                  </w:txbxContent>
                </v:textbox>
              </v:shape>
            </w:pict>
          </mc:Fallback>
        </mc:AlternateContent>
      </w:r>
      <w:r w:rsidRPr="00806710">
        <w:rPr>
          <w:rFonts w:asciiTheme="minorHAnsi" w:hAnsiTheme="minorHAnsi" w:cstheme="minorHAnsi"/>
          <w:noProof/>
        </w:rPr>
        <w:drawing>
          <wp:anchor distT="0" distB="0" distL="114300" distR="114300" simplePos="0" relativeHeight="251882496" behindDoc="1" locked="0" layoutInCell="1" allowOverlap="1" wp14:anchorId="57F613FA" wp14:editId="1669350A">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3520" behindDoc="1" locked="0" layoutInCell="1" allowOverlap="1" wp14:anchorId="5D248497" wp14:editId="2B355375">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7616" behindDoc="1" locked="0" layoutInCell="1" allowOverlap="1" wp14:anchorId="27D38D1E" wp14:editId="039FC7CF">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7"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72" type="#_x0000_t202" style="position:absolute;margin-left:359.8pt;margin-top:164.65pt;width:411pt;height:.05pt;z-index:-25142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qgMAIAAGcEAAAOAAAAZHJzL2Uyb0RvYy54bWysVMFu2zAMvQ/YPwi6L06yNW2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28"/>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2736" behindDoc="1" locked="0" layoutInCell="1" allowOverlap="1" wp14:anchorId="5927E101" wp14:editId="3477CF42">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9"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73" type="#_x0000_t202" style="position:absolute;left:0;text-align:left;margin-left:0;margin-top:235.45pt;width:411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3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330"/>
                    </w:p>
                  </w:txbxContent>
                </v:textbox>
              </v:shape>
            </w:pict>
          </mc:Fallback>
        </mc:AlternateContent>
      </w:r>
      <w:r w:rsidRPr="00931694">
        <w:rPr>
          <w:rFonts w:asciiTheme="minorHAnsi" w:hAnsiTheme="minorHAnsi" w:cstheme="minorHAnsi"/>
          <w:noProof/>
        </w:rPr>
        <w:drawing>
          <wp:anchor distT="0" distB="0" distL="114300" distR="114300" simplePos="0" relativeHeight="251889664" behindDoc="1" locked="0" layoutInCell="1" allowOverlap="1" wp14:anchorId="5B788DC6" wp14:editId="3AE3D001">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4784" behindDoc="1" locked="0" layoutInCell="1" allowOverlap="1" wp14:anchorId="10611473" wp14:editId="714F5350">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31"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74" type="#_x0000_t202" style="position:absolute;left:0;text-align:left;margin-left:48.4pt;margin-top:343.05pt;width:295.4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kx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3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332"/>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90688" behindDoc="1" locked="0" layoutInCell="1" allowOverlap="1" wp14:anchorId="50AF7F7E" wp14:editId="1B2E6331">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68"/>
      <w:footerReference w:type="default" r:id="rId56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4"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337671F4" w14:textId="77777777" w:rsidR="00735166" w:rsidRDefault="00735166" w:rsidP="00735166">
      <w:pPr>
        <w:pStyle w:val="CommentText"/>
      </w:pPr>
      <w:r>
        <w:rPr>
          <w:rStyle w:val="CommentReference"/>
        </w:rPr>
        <w:annotationRef/>
      </w:r>
      <w:r>
        <w:t>The winter nights are also longer.</w:t>
      </w:r>
    </w:p>
  </w:comment>
  <w:comment w:id="57" w:author="Max L" w:date="2021-03-04T06:16:00Z" w:initials="ML">
    <w:p w14:paraId="61FE5D2E" w14:textId="77777777" w:rsidR="00735166" w:rsidRDefault="00735166" w:rsidP="00735166">
      <w:pPr>
        <w:pStyle w:val="CommentText"/>
      </w:pPr>
      <w:r>
        <w:rPr>
          <w:rStyle w:val="CommentReference"/>
        </w:rPr>
        <w:annotationRef/>
      </w:r>
      <w:r>
        <w:t xml:space="preserve">I tried to explain it in term of relative to sunset. </w:t>
      </w:r>
    </w:p>
    <w:p w14:paraId="764988BF" w14:textId="77777777" w:rsidR="00735166" w:rsidRDefault="00735166" w:rsidP="00735166">
      <w:pPr>
        <w:pStyle w:val="CommentText"/>
      </w:pPr>
      <w:r>
        <w:t xml:space="preserve">I wrote the time of the last nightly activity rather than when activity ends. </w:t>
      </w:r>
    </w:p>
    <w:p w14:paraId="7E0FFBD2" w14:textId="77777777" w:rsidR="00735166" w:rsidRDefault="00735166" w:rsidP="00735166">
      <w:pPr>
        <w:pStyle w:val="CommentText"/>
      </w:pPr>
      <w:r>
        <w:t xml:space="preserve">Does that make sense to you? </w:t>
      </w:r>
    </w:p>
  </w:comment>
  <w:comment w:id="62"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3"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7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81" w:author="Max L" w:date="2021-09-28T01:42:00Z" w:initials="ML">
    <w:p w14:paraId="1844A2BB" w14:textId="294C9C18" w:rsidR="002C2006" w:rsidRDefault="002C2006">
      <w:pPr>
        <w:pStyle w:val="CommentText"/>
      </w:pPr>
      <w:r>
        <w:rPr>
          <w:rStyle w:val="CommentReference"/>
        </w:rPr>
        <w:annotationRef/>
      </w:r>
      <w:r>
        <w:t>Double check if its correct</w:t>
      </w:r>
    </w:p>
  </w:comment>
  <w:comment w:id="82"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83"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84"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85"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90"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91"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92"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93"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94"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95"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96"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99"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00"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02"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01"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03"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104"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05"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06"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07"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08"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09"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10"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11"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12" w:author="Stuart Parsons" w:date="2021-03-01T09:38:00Z" w:initials="SP">
    <w:p w14:paraId="7F7F539B" w14:textId="77777777" w:rsidR="00735166" w:rsidRDefault="00735166" w:rsidP="00735166">
      <w:pPr>
        <w:pStyle w:val="CommentText"/>
      </w:pPr>
      <w:r>
        <w:t>After or before sunset?</w:t>
      </w:r>
    </w:p>
  </w:comment>
  <w:comment w:id="113"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14"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15"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16"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17"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18"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19"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20"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21"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22"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23"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27"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25"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26" w:author="Stuart Parsons" w:date="2021-04-06T09:25:00Z" w:initials="SP">
    <w:p w14:paraId="1CF00D21" w14:textId="77777777" w:rsidR="00735166" w:rsidRDefault="00735166" w:rsidP="00735166">
      <w:pPr>
        <w:pStyle w:val="CommentText"/>
      </w:pPr>
      <w:r>
        <w:rPr>
          <w:rStyle w:val="CommentReference"/>
        </w:rPr>
        <w:annotationRef/>
      </w:r>
      <w:r>
        <w:t>Move to Discussion (or integrate with the information already there.</w:t>
      </w:r>
    </w:p>
  </w:comment>
  <w:comment w:id="129"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30"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31"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32"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33"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34"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35"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36"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37"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38"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45"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47"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49"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57"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58"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59"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60"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61"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62"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63"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174"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71"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72"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73"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183"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184"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185"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194"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00"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01"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04"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05"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1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24"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26"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27"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28"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29"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30"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31"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32"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33"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34"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35"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240"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245" w:author="Max L" w:date="2021-09-29T17:33:00Z" w:initials="ML">
    <w:p w14:paraId="27C47F5C" w14:textId="11F7A734" w:rsidR="00A042FA" w:rsidRDefault="00A042FA">
      <w:pPr>
        <w:pStyle w:val="CommentText"/>
      </w:pPr>
      <w:r>
        <w:rPr>
          <w:rStyle w:val="CommentReference"/>
        </w:rPr>
        <w:annotationRef/>
      </w:r>
      <w:r>
        <w:t>Double check plz</w:t>
      </w:r>
    </w:p>
  </w:comment>
  <w:comment w:id="253"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254"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260"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261" w:author="Max L" w:date="2021-05-02T05:58:00Z" w:initials="ML">
    <w:p w14:paraId="4AB8716A" w14:textId="77777777" w:rsidR="004B0089" w:rsidRDefault="004B0089" w:rsidP="004B0089">
      <w:pPr>
        <w:pStyle w:val="CommentText"/>
      </w:pPr>
      <w:r>
        <w:rPr>
          <w:rStyle w:val="CommentReference"/>
        </w:rPr>
        <w:annotationRef/>
      </w:r>
      <w:r>
        <w:t>?</w:t>
      </w:r>
    </w:p>
  </w:comment>
  <w:comment w:id="262"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263"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279" w:author="Max L" w:date="2021-09-29T18:41:00Z" w:initials="ML">
    <w:p w14:paraId="74A4D637" w14:textId="47EFE3F6" w:rsidR="00B5328D" w:rsidRDefault="00B5328D">
      <w:pPr>
        <w:pStyle w:val="CommentText"/>
      </w:pPr>
      <w:r>
        <w:rPr>
          <w:rStyle w:val="CommentReference"/>
        </w:rPr>
        <w:annotationRef/>
      </w:r>
      <w:r>
        <w:t>Wing morphology?</w:t>
      </w:r>
    </w:p>
  </w:comment>
  <w:comment w:id="280"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283"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284"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285"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287"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288"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298"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00"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10"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12"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337671F4" w15:done="1"/>
  <w15:commentEx w15:paraId="7E0FFBD2" w15:paraIdParent="337671F4" w15:done="1"/>
  <w15:commentEx w15:paraId="463CB1FB" w15:done="1"/>
  <w15:commentEx w15:paraId="2184CC6B" w15:done="1"/>
  <w15:commentEx w15:paraId="7EA2DD5D" w15:done="1"/>
  <w15:commentEx w15:paraId="1844A2BB" w15:done="0"/>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1CF00D21"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0"/>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74A4D637" w15:done="0"/>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FCF17A" w16cex:dateUtc="2021-09-27T15:42: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16A788" w16cex:dateUtc="2021-04-05T23:25: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FF31D6" w16cex:dateUtc="2021-09-29T08:41: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337671F4" w16cid:durableId="2416B38A"/>
  <w16cid:commentId w16cid:paraId="7E0FFBD2" w16cid:durableId="2416B389"/>
  <w16cid:commentId w16cid:paraId="463CB1FB" w16cid:durableId="24439A2E"/>
  <w16cid:commentId w16cid:paraId="2184CC6B" w16cid:durableId="24439A2D"/>
  <w16cid:commentId w16cid:paraId="7EA2DD5D" w16cid:durableId="2416B867"/>
  <w16cid:commentId w16cid:paraId="1844A2BB" w16cid:durableId="24FCF17A"/>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1CF00D21" w16cid:durableId="2416A788"/>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74A4D637" w16cid:durableId="24FF31D6"/>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44148" w14:textId="77777777" w:rsidR="006D0B37" w:rsidRDefault="006D0B37">
      <w:r>
        <w:separator/>
      </w:r>
    </w:p>
    <w:p w14:paraId="4499165C" w14:textId="77777777" w:rsidR="006D0B37" w:rsidRDefault="006D0B37"/>
  </w:endnote>
  <w:endnote w:type="continuationSeparator" w:id="0">
    <w:p w14:paraId="35E47C4D" w14:textId="77777777" w:rsidR="006D0B37" w:rsidRDefault="006D0B37">
      <w:r>
        <w:continuationSeparator/>
      </w:r>
    </w:p>
    <w:p w14:paraId="19817536" w14:textId="77777777" w:rsidR="006D0B37" w:rsidRDefault="006D0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s²Ó©úÅé"/>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527FDA7B" w:rsidR="00AD31E1" w:rsidRDefault="006D0B37" w:rsidP="00DC4F22">
    <w:pPr>
      <w:pStyle w:val="PhDFooter"/>
      <w:jc w:val="right"/>
    </w:pPr>
    <w:r>
      <w:fldChar w:fldCharType="begin"/>
    </w:r>
    <w:r>
      <w:instrText xml:space="preserve"> STYLEREF  "Title,PhD Title"  \* MERGEFORMAT </w:instrText>
    </w:r>
    <w:r>
      <w:fldChar w:fldCharType="separate"/>
    </w:r>
    <w:r w:rsidR="00F438AC" w:rsidRPr="00F438AC">
      <w:rPr>
        <w:b/>
        <w:bCs/>
        <w:noProof/>
        <w:lang w:val="en-US"/>
      </w:rPr>
      <w:t>Roost selection preferences of bat species present in the</w:t>
    </w:r>
    <w:r w:rsidR="00F438AC">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344B8434" w:rsidR="00AD31E1" w:rsidRPr="00DC4F22" w:rsidRDefault="006D0B37" w:rsidP="00DC4F22">
    <w:pPr>
      <w:pStyle w:val="PhDFooter"/>
    </w:pPr>
    <w:r>
      <w:fldChar w:fldCharType="begin"/>
    </w:r>
    <w:r>
      <w:instrText xml:space="preserve"> STYLEREF  "Title,PhD Title"  \</w:instrText>
    </w:r>
    <w:r>
      <w:instrText xml:space="preserve">* MERGEFORMAT </w:instrText>
    </w:r>
    <w:r>
      <w:fldChar w:fldCharType="separate"/>
    </w:r>
    <w:r w:rsidR="00F438AC" w:rsidRPr="00F438AC">
      <w:rPr>
        <w:b/>
        <w:bCs/>
        <w:noProof/>
        <w:lang w:val="en-US"/>
      </w:rPr>
      <w:t>Roost selection preferences of bat species present in the</w:t>
    </w:r>
    <w:r w:rsidR="00F438AC">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597D9CDE"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6D0B37">
      <w:fldChar w:fldCharType="begin"/>
    </w:r>
    <w:r w:rsidR="006D0B37">
      <w:instrText xml:space="preserve"> STYLEREF  "Heading 1,PhD Heading 1 (APA)" \n  \* MERGEFORMAT </w:instrText>
    </w:r>
    <w:r w:rsidR="006D0B37">
      <w:fldChar w:fldCharType="separate"/>
    </w:r>
    <w:r w:rsidR="00D72A2A">
      <w:rPr>
        <w:noProof/>
      </w:rPr>
      <w:t xml:space="preserve">Chapter 5: </w:t>
    </w:r>
    <w:r w:rsidR="006D0B37">
      <w:rPr>
        <w:noProof/>
      </w:rPr>
      <w:fldChar w:fldCharType="end"/>
    </w:r>
    <w:r w:rsidR="006D0B37">
      <w:fldChar w:fldCharType="begin"/>
    </w:r>
    <w:r w:rsidR="006D0B37">
      <w:instrText xml:space="preserve"> STYLEREF  "Heading 1,PhD Heading 1 (APA)"  \* MERGEFORMAT </w:instrText>
    </w:r>
    <w:r w:rsidR="006D0B37">
      <w:fldChar w:fldCharType="separate"/>
    </w:r>
    <w:r w:rsidR="00D72A2A">
      <w:rPr>
        <w:noProof/>
      </w:rPr>
      <w:t>General discussion</w:t>
    </w:r>
    <w:r w:rsidR="006D0B37">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6EE05E91" w:rsidR="00AD31E1" w:rsidRPr="0015472F" w:rsidRDefault="006D0B37" w:rsidP="0015472F">
    <w:pPr>
      <w:pStyle w:val="PhDFooter"/>
    </w:pPr>
    <w:r>
      <w:fldChar w:fldCharType="begin"/>
    </w:r>
    <w:r>
      <w:instrText xml:space="preserve"> STYLEREF  "Heading 1,PhD Heading 1 (APA)" \n  \* MERGEFORMAT </w:instrText>
    </w:r>
    <w:r>
      <w:fldChar w:fldCharType="separate"/>
    </w:r>
    <w:r w:rsidR="00D72A2A">
      <w:rPr>
        <w:noProof/>
      </w:rPr>
      <w:t xml:space="preserve">Chapter 5: </w:t>
    </w:r>
    <w:r>
      <w:rPr>
        <w:noProof/>
      </w:rPr>
      <w:fldChar w:fldCharType="end"/>
    </w:r>
    <w:r>
      <w:fldChar w:fldCharType="begin"/>
    </w:r>
    <w:r>
      <w:instrText xml:space="preserve"> STYLEREF  "Heading 1,PhD Heading 1 (APA)"  \* MERGEFORMAT </w:instrText>
    </w:r>
    <w:r w:rsidR="00C25C15">
      <w:fldChar w:fldCharType="separate"/>
    </w:r>
    <w:r w:rsidR="00D72A2A">
      <w:rPr>
        <w:noProof/>
      </w:rPr>
      <w:t>General discussion</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512D" w14:textId="77777777" w:rsidR="006D0B37" w:rsidRDefault="006D0B37">
      <w:r>
        <w:separator/>
      </w:r>
    </w:p>
    <w:p w14:paraId="151B28DB" w14:textId="77777777" w:rsidR="006D0B37" w:rsidRDefault="006D0B37"/>
  </w:footnote>
  <w:footnote w:type="continuationSeparator" w:id="0">
    <w:p w14:paraId="349FD364" w14:textId="77777777" w:rsidR="006D0B37" w:rsidRDefault="006D0B37">
      <w:r>
        <w:continuationSeparator/>
      </w:r>
    </w:p>
    <w:p w14:paraId="727D5FF1" w14:textId="77777777" w:rsidR="006D0B37" w:rsidRDefault="006D0B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116B"/>
    <w:rsid w:val="000022EC"/>
    <w:rsid w:val="00002C7F"/>
    <w:rsid w:val="00003128"/>
    <w:rsid w:val="000037A5"/>
    <w:rsid w:val="000046A4"/>
    <w:rsid w:val="00004977"/>
    <w:rsid w:val="000049E1"/>
    <w:rsid w:val="0000554B"/>
    <w:rsid w:val="0000592F"/>
    <w:rsid w:val="00005A0F"/>
    <w:rsid w:val="00007888"/>
    <w:rsid w:val="00010D73"/>
    <w:rsid w:val="0001187E"/>
    <w:rsid w:val="00011D7F"/>
    <w:rsid w:val="0001262D"/>
    <w:rsid w:val="00015049"/>
    <w:rsid w:val="0001528F"/>
    <w:rsid w:val="00016AC9"/>
    <w:rsid w:val="000209FA"/>
    <w:rsid w:val="00022470"/>
    <w:rsid w:val="00024535"/>
    <w:rsid w:val="000248D2"/>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70E9"/>
    <w:rsid w:val="00037BA5"/>
    <w:rsid w:val="00040585"/>
    <w:rsid w:val="00040967"/>
    <w:rsid w:val="00040AB4"/>
    <w:rsid w:val="00041DE8"/>
    <w:rsid w:val="00042013"/>
    <w:rsid w:val="00042ED8"/>
    <w:rsid w:val="00044960"/>
    <w:rsid w:val="000455B7"/>
    <w:rsid w:val="000456AB"/>
    <w:rsid w:val="00046B92"/>
    <w:rsid w:val="00046BCD"/>
    <w:rsid w:val="000473A9"/>
    <w:rsid w:val="00047592"/>
    <w:rsid w:val="00047676"/>
    <w:rsid w:val="00047770"/>
    <w:rsid w:val="00051524"/>
    <w:rsid w:val="0005210B"/>
    <w:rsid w:val="000523D1"/>
    <w:rsid w:val="00053A82"/>
    <w:rsid w:val="00053B15"/>
    <w:rsid w:val="00055177"/>
    <w:rsid w:val="000552D5"/>
    <w:rsid w:val="000559D8"/>
    <w:rsid w:val="00055D58"/>
    <w:rsid w:val="00056E63"/>
    <w:rsid w:val="00057112"/>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FD6"/>
    <w:rsid w:val="0008141B"/>
    <w:rsid w:val="000815C5"/>
    <w:rsid w:val="000815D3"/>
    <w:rsid w:val="00081FAF"/>
    <w:rsid w:val="00083E8C"/>
    <w:rsid w:val="0008584D"/>
    <w:rsid w:val="0008758B"/>
    <w:rsid w:val="00087956"/>
    <w:rsid w:val="00094E2B"/>
    <w:rsid w:val="00094F3B"/>
    <w:rsid w:val="000A0421"/>
    <w:rsid w:val="000A0AD2"/>
    <w:rsid w:val="000A0B3F"/>
    <w:rsid w:val="000A0CD7"/>
    <w:rsid w:val="000A2045"/>
    <w:rsid w:val="000A553A"/>
    <w:rsid w:val="000A56C6"/>
    <w:rsid w:val="000A6FCD"/>
    <w:rsid w:val="000A713F"/>
    <w:rsid w:val="000A77B9"/>
    <w:rsid w:val="000B03A2"/>
    <w:rsid w:val="000B1BA9"/>
    <w:rsid w:val="000B2E85"/>
    <w:rsid w:val="000B3082"/>
    <w:rsid w:val="000B3BF2"/>
    <w:rsid w:val="000B419E"/>
    <w:rsid w:val="000B6EC9"/>
    <w:rsid w:val="000C36F9"/>
    <w:rsid w:val="000C511F"/>
    <w:rsid w:val="000C592E"/>
    <w:rsid w:val="000C63DB"/>
    <w:rsid w:val="000C74EB"/>
    <w:rsid w:val="000C76F0"/>
    <w:rsid w:val="000D0D20"/>
    <w:rsid w:val="000D2608"/>
    <w:rsid w:val="000D26EA"/>
    <w:rsid w:val="000D67F5"/>
    <w:rsid w:val="000D6C45"/>
    <w:rsid w:val="000E00A2"/>
    <w:rsid w:val="000E0880"/>
    <w:rsid w:val="000E25C4"/>
    <w:rsid w:val="000E3212"/>
    <w:rsid w:val="000E375A"/>
    <w:rsid w:val="000E556A"/>
    <w:rsid w:val="000E5C4B"/>
    <w:rsid w:val="000E7C59"/>
    <w:rsid w:val="000F220C"/>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7A43"/>
    <w:rsid w:val="001203BE"/>
    <w:rsid w:val="00120A4B"/>
    <w:rsid w:val="00121387"/>
    <w:rsid w:val="00122BBB"/>
    <w:rsid w:val="001246C9"/>
    <w:rsid w:val="00127AB7"/>
    <w:rsid w:val="001301A4"/>
    <w:rsid w:val="00136874"/>
    <w:rsid w:val="00136B08"/>
    <w:rsid w:val="00137BF5"/>
    <w:rsid w:val="001401BF"/>
    <w:rsid w:val="00142839"/>
    <w:rsid w:val="00143BFF"/>
    <w:rsid w:val="00146210"/>
    <w:rsid w:val="0014638C"/>
    <w:rsid w:val="00147E97"/>
    <w:rsid w:val="00150268"/>
    <w:rsid w:val="00151044"/>
    <w:rsid w:val="00153240"/>
    <w:rsid w:val="0015472F"/>
    <w:rsid w:val="00154AA5"/>
    <w:rsid w:val="00154E5F"/>
    <w:rsid w:val="00155B5F"/>
    <w:rsid w:val="00156B80"/>
    <w:rsid w:val="00156EE7"/>
    <w:rsid w:val="001579BA"/>
    <w:rsid w:val="001606C4"/>
    <w:rsid w:val="00161A59"/>
    <w:rsid w:val="00163566"/>
    <w:rsid w:val="0016519E"/>
    <w:rsid w:val="00165EA2"/>
    <w:rsid w:val="00165FBA"/>
    <w:rsid w:val="001665E8"/>
    <w:rsid w:val="0017053D"/>
    <w:rsid w:val="00172C70"/>
    <w:rsid w:val="00172D57"/>
    <w:rsid w:val="001739CD"/>
    <w:rsid w:val="00174741"/>
    <w:rsid w:val="001750CD"/>
    <w:rsid w:val="0017550A"/>
    <w:rsid w:val="00175EC2"/>
    <w:rsid w:val="00176E04"/>
    <w:rsid w:val="00176F80"/>
    <w:rsid w:val="001772B0"/>
    <w:rsid w:val="00182CFD"/>
    <w:rsid w:val="001837A5"/>
    <w:rsid w:val="00186165"/>
    <w:rsid w:val="001869DC"/>
    <w:rsid w:val="00186DFD"/>
    <w:rsid w:val="001901E6"/>
    <w:rsid w:val="001906DD"/>
    <w:rsid w:val="00192D31"/>
    <w:rsid w:val="00194390"/>
    <w:rsid w:val="00194B70"/>
    <w:rsid w:val="00196944"/>
    <w:rsid w:val="00196BA4"/>
    <w:rsid w:val="0019721B"/>
    <w:rsid w:val="001A29BE"/>
    <w:rsid w:val="001A326D"/>
    <w:rsid w:val="001A36DE"/>
    <w:rsid w:val="001A36F2"/>
    <w:rsid w:val="001A4096"/>
    <w:rsid w:val="001A56FB"/>
    <w:rsid w:val="001A7700"/>
    <w:rsid w:val="001A78EF"/>
    <w:rsid w:val="001B2188"/>
    <w:rsid w:val="001B243D"/>
    <w:rsid w:val="001B4402"/>
    <w:rsid w:val="001B5160"/>
    <w:rsid w:val="001B5EF0"/>
    <w:rsid w:val="001B6228"/>
    <w:rsid w:val="001B6B39"/>
    <w:rsid w:val="001B6E8C"/>
    <w:rsid w:val="001B7423"/>
    <w:rsid w:val="001B77B1"/>
    <w:rsid w:val="001B7C72"/>
    <w:rsid w:val="001C1667"/>
    <w:rsid w:val="001C3905"/>
    <w:rsid w:val="001C48AF"/>
    <w:rsid w:val="001C4E8F"/>
    <w:rsid w:val="001C68E8"/>
    <w:rsid w:val="001C6B49"/>
    <w:rsid w:val="001C6CCA"/>
    <w:rsid w:val="001C710F"/>
    <w:rsid w:val="001D00BF"/>
    <w:rsid w:val="001D0487"/>
    <w:rsid w:val="001D088A"/>
    <w:rsid w:val="001D0E1F"/>
    <w:rsid w:val="001D1804"/>
    <w:rsid w:val="001D314F"/>
    <w:rsid w:val="001D4AE2"/>
    <w:rsid w:val="001D58BC"/>
    <w:rsid w:val="001E1D4B"/>
    <w:rsid w:val="001E2E9C"/>
    <w:rsid w:val="001E3648"/>
    <w:rsid w:val="001E3740"/>
    <w:rsid w:val="001E38E2"/>
    <w:rsid w:val="001E4B00"/>
    <w:rsid w:val="001E6D92"/>
    <w:rsid w:val="001E78D0"/>
    <w:rsid w:val="001E7E96"/>
    <w:rsid w:val="001F012C"/>
    <w:rsid w:val="001F0AF5"/>
    <w:rsid w:val="001F1FD5"/>
    <w:rsid w:val="001F2EE5"/>
    <w:rsid w:val="001F40A7"/>
    <w:rsid w:val="001F40CB"/>
    <w:rsid w:val="001F4665"/>
    <w:rsid w:val="001F47BB"/>
    <w:rsid w:val="001F63D3"/>
    <w:rsid w:val="001F6758"/>
    <w:rsid w:val="001F6E14"/>
    <w:rsid w:val="001F7067"/>
    <w:rsid w:val="00201463"/>
    <w:rsid w:val="00201A2D"/>
    <w:rsid w:val="00201ACD"/>
    <w:rsid w:val="00202615"/>
    <w:rsid w:val="0020316C"/>
    <w:rsid w:val="002055C8"/>
    <w:rsid w:val="00206DD9"/>
    <w:rsid w:val="00215238"/>
    <w:rsid w:val="00217629"/>
    <w:rsid w:val="0022025F"/>
    <w:rsid w:val="00220894"/>
    <w:rsid w:val="00221868"/>
    <w:rsid w:val="00221D7D"/>
    <w:rsid w:val="00222D6B"/>
    <w:rsid w:val="00224200"/>
    <w:rsid w:val="00225153"/>
    <w:rsid w:val="0022625B"/>
    <w:rsid w:val="00226FEB"/>
    <w:rsid w:val="00231783"/>
    <w:rsid w:val="00231F8D"/>
    <w:rsid w:val="00232AFA"/>
    <w:rsid w:val="0023399A"/>
    <w:rsid w:val="002351BB"/>
    <w:rsid w:val="00241AB3"/>
    <w:rsid w:val="00241F23"/>
    <w:rsid w:val="0024256F"/>
    <w:rsid w:val="0024293D"/>
    <w:rsid w:val="0024549D"/>
    <w:rsid w:val="00245B5B"/>
    <w:rsid w:val="00246F9B"/>
    <w:rsid w:val="002470AA"/>
    <w:rsid w:val="00247D8D"/>
    <w:rsid w:val="002517EB"/>
    <w:rsid w:val="00252999"/>
    <w:rsid w:val="00252EE1"/>
    <w:rsid w:val="0025304C"/>
    <w:rsid w:val="00253ACA"/>
    <w:rsid w:val="00255943"/>
    <w:rsid w:val="00256400"/>
    <w:rsid w:val="00257B38"/>
    <w:rsid w:val="00262635"/>
    <w:rsid w:val="00262BFB"/>
    <w:rsid w:val="00262E53"/>
    <w:rsid w:val="002642CE"/>
    <w:rsid w:val="0026499A"/>
    <w:rsid w:val="0026529D"/>
    <w:rsid w:val="00267E2D"/>
    <w:rsid w:val="00270537"/>
    <w:rsid w:val="00270850"/>
    <w:rsid w:val="00270DC1"/>
    <w:rsid w:val="00271D7E"/>
    <w:rsid w:val="00272796"/>
    <w:rsid w:val="002730E3"/>
    <w:rsid w:val="002734B2"/>
    <w:rsid w:val="00274799"/>
    <w:rsid w:val="0027630E"/>
    <w:rsid w:val="00276BC1"/>
    <w:rsid w:val="00277644"/>
    <w:rsid w:val="00280D1F"/>
    <w:rsid w:val="0028231E"/>
    <w:rsid w:val="00282B46"/>
    <w:rsid w:val="00283156"/>
    <w:rsid w:val="002837F9"/>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4C36"/>
    <w:rsid w:val="002B625E"/>
    <w:rsid w:val="002B690A"/>
    <w:rsid w:val="002C045E"/>
    <w:rsid w:val="002C1ABE"/>
    <w:rsid w:val="002C1CBA"/>
    <w:rsid w:val="002C2006"/>
    <w:rsid w:val="002C21E4"/>
    <w:rsid w:val="002C35BD"/>
    <w:rsid w:val="002C4736"/>
    <w:rsid w:val="002C4ABE"/>
    <w:rsid w:val="002C58D0"/>
    <w:rsid w:val="002C5B7B"/>
    <w:rsid w:val="002C5E5A"/>
    <w:rsid w:val="002C64DF"/>
    <w:rsid w:val="002C7BBC"/>
    <w:rsid w:val="002D01B4"/>
    <w:rsid w:val="002D2159"/>
    <w:rsid w:val="002D21BF"/>
    <w:rsid w:val="002D312D"/>
    <w:rsid w:val="002D44E9"/>
    <w:rsid w:val="002D4DDE"/>
    <w:rsid w:val="002D5AF3"/>
    <w:rsid w:val="002D6558"/>
    <w:rsid w:val="002D67D1"/>
    <w:rsid w:val="002D685F"/>
    <w:rsid w:val="002E0AC6"/>
    <w:rsid w:val="002E1C49"/>
    <w:rsid w:val="002E1E09"/>
    <w:rsid w:val="002E27D6"/>
    <w:rsid w:val="002E3A78"/>
    <w:rsid w:val="002E4F73"/>
    <w:rsid w:val="002E5929"/>
    <w:rsid w:val="002E5A1E"/>
    <w:rsid w:val="002E69F1"/>
    <w:rsid w:val="002E71A0"/>
    <w:rsid w:val="002E77DF"/>
    <w:rsid w:val="002F0A00"/>
    <w:rsid w:val="002F0A02"/>
    <w:rsid w:val="002F10B6"/>
    <w:rsid w:val="002F24E0"/>
    <w:rsid w:val="002F2C78"/>
    <w:rsid w:val="002F2D2F"/>
    <w:rsid w:val="002F32C3"/>
    <w:rsid w:val="002F341D"/>
    <w:rsid w:val="002F5387"/>
    <w:rsid w:val="002F624D"/>
    <w:rsid w:val="00301F88"/>
    <w:rsid w:val="0030271D"/>
    <w:rsid w:val="003032AF"/>
    <w:rsid w:val="0030556B"/>
    <w:rsid w:val="00305B7E"/>
    <w:rsid w:val="00306F1E"/>
    <w:rsid w:val="003078A5"/>
    <w:rsid w:val="00310ABD"/>
    <w:rsid w:val="00310C4C"/>
    <w:rsid w:val="003129E7"/>
    <w:rsid w:val="00312E88"/>
    <w:rsid w:val="003142E7"/>
    <w:rsid w:val="00315747"/>
    <w:rsid w:val="003173F1"/>
    <w:rsid w:val="003208B3"/>
    <w:rsid w:val="00320C4E"/>
    <w:rsid w:val="00320F5B"/>
    <w:rsid w:val="0032465C"/>
    <w:rsid w:val="003250E4"/>
    <w:rsid w:val="00326909"/>
    <w:rsid w:val="00326BD7"/>
    <w:rsid w:val="00327E54"/>
    <w:rsid w:val="00332EE0"/>
    <w:rsid w:val="003341ED"/>
    <w:rsid w:val="00335F41"/>
    <w:rsid w:val="00336F76"/>
    <w:rsid w:val="0033775C"/>
    <w:rsid w:val="003416F9"/>
    <w:rsid w:val="003462B0"/>
    <w:rsid w:val="0034689B"/>
    <w:rsid w:val="00350917"/>
    <w:rsid w:val="00351052"/>
    <w:rsid w:val="0035165B"/>
    <w:rsid w:val="00351D4B"/>
    <w:rsid w:val="00353564"/>
    <w:rsid w:val="003544C2"/>
    <w:rsid w:val="00354D62"/>
    <w:rsid w:val="00354DB5"/>
    <w:rsid w:val="00354F5E"/>
    <w:rsid w:val="00355138"/>
    <w:rsid w:val="00355D4A"/>
    <w:rsid w:val="00356A06"/>
    <w:rsid w:val="00357056"/>
    <w:rsid w:val="003572E5"/>
    <w:rsid w:val="003578D1"/>
    <w:rsid w:val="00357A62"/>
    <w:rsid w:val="003632FF"/>
    <w:rsid w:val="00364148"/>
    <w:rsid w:val="00364EBB"/>
    <w:rsid w:val="00366CCE"/>
    <w:rsid w:val="0036750F"/>
    <w:rsid w:val="0037163A"/>
    <w:rsid w:val="003716E1"/>
    <w:rsid w:val="0037367C"/>
    <w:rsid w:val="003752F3"/>
    <w:rsid w:val="00375FAD"/>
    <w:rsid w:val="00377041"/>
    <w:rsid w:val="0037744C"/>
    <w:rsid w:val="00377C60"/>
    <w:rsid w:val="00380540"/>
    <w:rsid w:val="00380625"/>
    <w:rsid w:val="0038182E"/>
    <w:rsid w:val="0038312F"/>
    <w:rsid w:val="003835E7"/>
    <w:rsid w:val="003867C1"/>
    <w:rsid w:val="00386BC9"/>
    <w:rsid w:val="003870DD"/>
    <w:rsid w:val="00387D55"/>
    <w:rsid w:val="0039010C"/>
    <w:rsid w:val="00392696"/>
    <w:rsid w:val="0039368A"/>
    <w:rsid w:val="00393AF9"/>
    <w:rsid w:val="00393B05"/>
    <w:rsid w:val="00394C9D"/>
    <w:rsid w:val="00394F9A"/>
    <w:rsid w:val="0039648E"/>
    <w:rsid w:val="00396D08"/>
    <w:rsid w:val="00396DE8"/>
    <w:rsid w:val="003A1224"/>
    <w:rsid w:val="003A1D6D"/>
    <w:rsid w:val="003A247F"/>
    <w:rsid w:val="003A3F61"/>
    <w:rsid w:val="003A62B5"/>
    <w:rsid w:val="003A65BA"/>
    <w:rsid w:val="003A66F0"/>
    <w:rsid w:val="003A6DBC"/>
    <w:rsid w:val="003A6E76"/>
    <w:rsid w:val="003B32F5"/>
    <w:rsid w:val="003B380E"/>
    <w:rsid w:val="003B3CEF"/>
    <w:rsid w:val="003B5D5D"/>
    <w:rsid w:val="003B5D8B"/>
    <w:rsid w:val="003B78EE"/>
    <w:rsid w:val="003B7D48"/>
    <w:rsid w:val="003C0F97"/>
    <w:rsid w:val="003C3C20"/>
    <w:rsid w:val="003C5398"/>
    <w:rsid w:val="003C70D2"/>
    <w:rsid w:val="003D00C2"/>
    <w:rsid w:val="003D1542"/>
    <w:rsid w:val="003D1F74"/>
    <w:rsid w:val="003D4D20"/>
    <w:rsid w:val="003D6413"/>
    <w:rsid w:val="003D68A6"/>
    <w:rsid w:val="003E0C5B"/>
    <w:rsid w:val="003E1267"/>
    <w:rsid w:val="003E18B5"/>
    <w:rsid w:val="003E2D83"/>
    <w:rsid w:val="003E3DE7"/>
    <w:rsid w:val="003E4010"/>
    <w:rsid w:val="003E5225"/>
    <w:rsid w:val="003E736B"/>
    <w:rsid w:val="003F0E89"/>
    <w:rsid w:val="003F4959"/>
    <w:rsid w:val="003F5A26"/>
    <w:rsid w:val="003F639E"/>
    <w:rsid w:val="003F77F3"/>
    <w:rsid w:val="0040075C"/>
    <w:rsid w:val="00400DD8"/>
    <w:rsid w:val="00400FEA"/>
    <w:rsid w:val="00401350"/>
    <w:rsid w:val="0040152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998"/>
    <w:rsid w:val="00426AA5"/>
    <w:rsid w:val="004302ED"/>
    <w:rsid w:val="00431482"/>
    <w:rsid w:val="004316B3"/>
    <w:rsid w:val="00431AC9"/>
    <w:rsid w:val="00432361"/>
    <w:rsid w:val="00433F84"/>
    <w:rsid w:val="00434EAD"/>
    <w:rsid w:val="00436317"/>
    <w:rsid w:val="00436847"/>
    <w:rsid w:val="0043714C"/>
    <w:rsid w:val="00437D76"/>
    <w:rsid w:val="00441BFF"/>
    <w:rsid w:val="00441C23"/>
    <w:rsid w:val="004431B9"/>
    <w:rsid w:val="004444F8"/>
    <w:rsid w:val="00445523"/>
    <w:rsid w:val="00446058"/>
    <w:rsid w:val="00446996"/>
    <w:rsid w:val="00451871"/>
    <w:rsid w:val="00452A42"/>
    <w:rsid w:val="0045360A"/>
    <w:rsid w:val="0045394E"/>
    <w:rsid w:val="00454674"/>
    <w:rsid w:val="004547CA"/>
    <w:rsid w:val="00454B1B"/>
    <w:rsid w:val="0045503C"/>
    <w:rsid w:val="004561EE"/>
    <w:rsid w:val="0045798F"/>
    <w:rsid w:val="00460BC3"/>
    <w:rsid w:val="00460C1E"/>
    <w:rsid w:val="004628F7"/>
    <w:rsid w:val="00462F80"/>
    <w:rsid w:val="004651A3"/>
    <w:rsid w:val="0046559B"/>
    <w:rsid w:val="004655D8"/>
    <w:rsid w:val="00467C21"/>
    <w:rsid w:val="00470755"/>
    <w:rsid w:val="00470994"/>
    <w:rsid w:val="00471018"/>
    <w:rsid w:val="00474B61"/>
    <w:rsid w:val="00475BA7"/>
    <w:rsid w:val="00476D4A"/>
    <w:rsid w:val="00477CA8"/>
    <w:rsid w:val="00481988"/>
    <w:rsid w:val="004835E3"/>
    <w:rsid w:val="0048363D"/>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C76"/>
    <w:rsid w:val="004A3EE8"/>
    <w:rsid w:val="004A406B"/>
    <w:rsid w:val="004A4211"/>
    <w:rsid w:val="004A45EC"/>
    <w:rsid w:val="004A46B7"/>
    <w:rsid w:val="004A4BD6"/>
    <w:rsid w:val="004A638B"/>
    <w:rsid w:val="004A7534"/>
    <w:rsid w:val="004B0089"/>
    <w:rsid w:val="004B344E"/>
    <w:rsid w:val="004B65C2"/>
    <w:rsid w:val="004B74DC"/>
    <w:rsid w:val="004C325F"/>
    <w:rsid w:val="004C3904"/>
    <w:rsid w:val="004C725E"/>
    <w:rsid w:val="004D0C66"/>
    <w:rsid w:val="004D1A41"/>
    <w:rsid w:val="004D1AA2"/>
    <w:rsid w:val="004D1E73"/>
    <w:rsid w:val="004D2012"/>
    <w:rsid w:val="004D39A5"/>
    <w:rsid w:val="004D434D"/>
    <w:rsid w:val="004D51DC"/>
    <w:rsid w:val="004E14CD"/>
    <w:rsid w:val="004E192C"/>
    <w:rsid w:val="004E2C59"/>
    <w:rsid w:val="004E36EC"/>
    <w:rsid w:val="004E4EFB"/>
    <w:rsid w:val="004E6B69"/>
    <w:rsid w:val="004F08D9"/>
    <w:rsid w:val="004F2268"/>
    <w:rsid w:val="004F34AA"/>
    <w:rsid w:val="004F38C4"/>
    <w:rsid w:val="004F3A87"/>
    <w:rsid w:val="004F4E51"/>
    <w:rsid w:val="004F5B2B"/>
    <w:rsid w:val="004F64AC"/>
    <w:rsid w:val="004F6623"/>
    <w:rsid w:val="00500708"/>
    <w:rsid w:val="00502C4F"/>
    <w:rsid w:val="00503CCB"/>
    <w:rsid w:val="00503D07"/>
    <w:rsid w:val="0050652C"/>
    <w:rsid w:val="0050729E"/>
    <w:rsid w:val="0051076F"/>
    <w:rsid w:val="00510BD1"/>
    <w:rsid w:val="005110FB"/>
    <w:rsid w:val="005127C9"/>
    <w:rsid w:val="005134C9"/>
    <w:rsid w:val="00513692"/>
    <w:rsid w:val="00513BD4"/>
    <w:rsid w:val="005162ED"/>
    <w:rsid w:val="005204E0"/>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DBF"/>
    <w:rsid w:val="00535E2D"/>
    <w:rsid w:val="005372BE"/>
    <w:rsid w:val="00537E59"/>
    <w:rsid w:val="0054028D"/>
    <w:rsid w:val="00540F32"/>
    <w:rsid w:val="005425FB"/>
    <w:rsid w:val="00542744"/>
    <w:rsid w:val="00543331"/>
    <w:rsid w:val="00543926"/>
    <w:rsid w:val="00543996"/>
    <w:rsid w:val="00543BBB"/>
    <w:rsid w:val="005473B7"/>
    <w:rsid w:val="00550F01"/>
    <w:rsid w:val="00552850"/>
    <w:rsid w:val="00554953"/>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5E62"/>
    <w:rsid w:val="00580067"/>
    <w:rsid w:val="00582BE6"/>
    <w:rsid w:val="00583537"/>
    <w:rsid w:val="00584D66"/>
    <w:rsid w:val="00585344"/>
    <w:rsid w:val="00585859"/>
    <w:rsid w:val="00585A9C"/>
    <w:rsid w:val="005863CC"/>
    <w:rsid w:val="0058764D"/>
    <w:rsid w:val="0059081F"/>
    <w:rsid w:val="00592BB0"/>
    <w:rsid w:val="00596692"/>
    <w:rsid w:val="00597314"/>
    <w:rsid w:val="005A1841"/>
    <w:rsid w:val="005A2CEB"/>
    <w:rsid w:val="005A3CA7"/>
    <w:rsid w:val="005A4061"/>
    <w:rsid w:val="005A407F"/>
    <w:rsid w:val="005A4C50"/>
    <w:rsid w:val="005A550D"/>
    <w:rsid w:val="005A6938"/>
    <w:rsid w:val="005A69EC"/>
    <w:rsid w:val="005A6BB5"/>
    <w:rsid w:val="005B033C"/>
    <w:rsid w:val="005B0FAE"/>
    <w:rsid w:val="005B297F"/>
    <w:rsid w:val="005B3456"/>
    <w:rsid w:val="005B5262"/>
    <w:rsid w:val="005B5E67"/>
    <w:rsid w:val="005B62B8"/>
    <w:rsid w:val="005B6C39"/>
    <w:rsid w:val="005B6DB7"/>
    <w:rsid w:val="005B6DC6"/>
    <w:rsid w:val="005B73BE"/>
    <w:rsid w:val="005B77B8"/>
    <w:rsid w:val="005C02FE"/>
    <w:rsid w:val="005C0FB0"/>
    <w:rsid w:val="005C11DD"/>
    <w:rsid w:val="005C2186"/>
    <w:rsid w:val="005C2634"/>
    <w:rsid w:val="005C2B0E"/>
    <w:rsid w:val="005C31B4"/>
    <w:rsid w:val="005C31C9"/>
    <w:rsid w:val="005C36E4"/>
    <w:rsid w:val="005C6341"/>
    <w:rsid w:val="005C6470"/>
    <w:rsid w:val="005C6E9A"/>
    <w:rsid w:val="005D02BC"/>
    <w:rsid w:val="005D0BBA"/>
    <w:rsid w:val="005D15A5"/>
    <w:rsid w:val="005D5CB8"/>
    <w:rsid w:val="005D5EE2"/>
    <w:rsid w:val="005D7238"/>
    <w:rsid w:val="005E091F"/>
    <w:rsid w:val="005E1C26"/>
    <w:rsid w:val="005E428D"/>
    <w:rsid w:val="005E5CA5"/>
    <w:rsid w:val="005E5F02"/>
    <w:rsid w:val="005E60AA"/>
    <w:rsid w:val="005F0598"/>
    <w:rsid w:val="005F0791"/>
    <w:rsid w:val="005F0C43"/>
    <w:rsid w:val="005F290C"/>
    <w:rsid w:val="005F3A71"/>
    <w:rsid w:val="005F5B84"/>
    <w:rsid w:val="005F650F"/>
    <w:rsid w:val="005F6803"/>
    <w:rsid w:val="005F7609"/>
    <w:rsid w:val="00602180"/>
    <w:rsid w:val="006025EA"/>
    <w:rsid w:val="00602BD1"/>
    <w:rsid w:val="0060357A"/>
    <w:rsid w:val="00603C9B"/>
    <w:rsid w:val="00603F5C"/>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4C9"/>
    <w:rsid w:val="00631B65"/>
    <w:rsid w:val="00632955"/>
    <w:rsid w:val="0063334A"/>
    <w:rsid w:val="00636AC1"/>
    <w:rsid w:val="00637C27"/>
    <w:rsid w:val="00637F2B"/>
    <w:rsid w:val="00637F6B"/>
    <w:rsid w:val="006425DA"/>
    <w:rsid w:val="00643191"/>
    <w:rsid w:val="00643641"/>
    <w:rsid w:val="00643E88"/>
    <w:rsid w:val="006443F9"/>
    <w:rsid w:val="006450C2"/>
    <w:rsid w:val="006452BC"/>
    <w:rsid w:val="006457DB"/>
    <w:rsid w:val="00645EE0"/>
    <w:rsid w:val="0064718E"/>
    <w:rsid w:val="00647206"/>
    <w:rsid w:val="00647763"/>
    <w:rsid w:val="0064799D"/>
    <w:rsid w:val="00650C45"/>
    <w:rsid w:val="0065104C"/>
    <w:rsid w:val="00652D01"/>
    <w:rsid w:val="00652D12"/>
    <w:rsid w:val="006545B8"/>
    <w:rsid w:val="006564EB"/>
    <w:rsid w:val="00656579"/>
    <w:rsid w:val="0065707B"/>
    <w:rsid w:val="00657384"/>
    <w:rsid w:val="00657ADD"/>
    <w:rsid w:val="00657DB0"/>
    <w:rsid w:val="00661FBB"/>
    <w:rsid w:val="006622AD"/>
    <w:rsid w:val="0066237C"/>
    <w:rsid w:val="00662BAE"/>
    <w:rsid w:val="00663A40"/>
    <w:rsid w:val="006645F8"/>
    <w:rsid w:val="006646F6"/>
    <w:rsid w:val="00664C5D"/>
    <w:rsid w:val="00664CA7"/>
    <w:rsid w:val="006654C6"/>
    <w:rsid w:val="00666333"/>
    <w:rsid w:val="00666B6A"/>
    <w:rsid w:val="00666F3D"/>
    <w:rsid w:val="00671479"/>
    <w:rsid w:val="006742C1"/>
    <w:rsid w:val="0067440D"/>
    <w:rsid w:val="006779ED"/>
    <w:rsid w:val="00680ABA"/>
    <w:rsid w:val="0068334C"/>
    <w:rsid w:val="00684F81"/>
    <w:rsid w:val="006855F6"/>
    <w:rsid w:val="00685FB0"/>
    <w:rsid w:val="00686669"/>
    <w:rsid w:val="00686740"/>
    <w:rsid w:val="00687E1E"/>
    <w:rsid w:val="00691416"/>
    <w:rsid w:val="00694CBF"/>
    <w:rsid w:val="00695C4D"/>
    <w:rsid w:val="00695E1C"/>
    <w:rsid w:val="00697B4B"/>
    <w:rsid w:val="006A04C7"/>
    <w:rsid w:val="006A1285"/>
    <w:rsid w:val="006A1636"/>
    <w:rsid w:val="006A1887"/>
    <w:rsid w:val="006A215B"/>
    <w:rsid w:val="006A6083"/>
    <w:rsid w:val="006A7DD3"/>
    <w:rsid w:val="006B04F2"/>
    <w:rsid w:val="006B3A0D"/>
    <w:rsid w:val="006B670E"/>
    <w:rsid w:val="006C367C"/>
    <w:rsid w:val="006C6C2D"/>
    <w:rsid w:val="006C7969"/>
    <w:rsid w:val="006C7D04"/>
    <w:rsid w:val="006D059F"/>
    <w:rsid w:val="006D0B37"/>
    <w:rsid w:val="006D21BC"/>
    <w:rsid w:val="006D3829"/>
    <w:rsid w:val="006D3ED5"/>
    <w:rsid w:val="006D53A1"/>
    <w:rsid w:val="006D66D3"/>
    <w:rsid w:val="006D7210"/>
    <w:rsid w:val="006D74AA"/>
    <w:rsid w:val="006E499A"/>
    <w:rsid w:val="006E7D0F"/>
    <w:rsid w:val="006E7FEC"/>
    <w:rsid w:val="006F01FF"/>
    <w:rsid w:val="006F228A"/>
    <w:rsid w:val="006F5B89"/>
    <w:rsid w:val="006F7A86"/>
    <w:rsid w:val="00701535"/>
    <w:rsid w:val="00703F80"/>
    <w:rsid w:val="007056FA"/>
    <w:rsid w:val="00705A33"/>
    <w:rsid w:val="007061C6"/>
    <w:rsid w:val="0071091B"/>
    <w:rsid w:val="00710E06"/>
    <w:rsid w:val="00711A9F"/>
    <w:rsid w:val="007129F8"/>
    <w:rsid w:val="00713294"/>
    <w:rsid w:val="00714BF3"/>
    <w:rsid w:val="007151A4"/>
    <w:rsid w:val="0071569F"/>
    <w:rsid w:val="0071604B"/>
    <w:rsid w:val="007166B3"/>
    <w:rsid w:val="0071685D"/>
    <w:rsid w:val="007179A5"/>
    <w:rsid w:val="007217B9"/>
    <w:rsid w:val="007228EC"/>
    <w:rsid w:val="00725570"/>
    <w:rsid w:val="007260F1"/>
    <w:rsid w:val="0073174C"/>
    <w:rsid w:val="0073273E"/>
    <w:rsid w:val="00735166"/>
    <w:rsid w:val="007355E7"/>
    <w:rsid w:val="007401D6"/>
    <w:rsid w:val="007415D1"/>
    <w:rsid w:val="0074259D"/>
    <w:rsid w:val="00742768"/>
    <w:rsid w:val="0074317B"/>
    <w:rsid w:val="007439BD"/>
    <w:rsid w:val="007441DD"/>
    <w:rsid w:val="007441E2"/>
    <w:rsid w:val="007453A1"/>
    <w:rsid w:val="00746203"/>
    <w:rsid w:val="0074720A"/>
    <w:rsid w:val="00747EBE"/>
    <w:rsid w:val="00750465"/>
    <w:rsid w:val="00753B6E"/>
    <w:rsid w:val="00754043"/>
    <w:rsid w:val="00754584"/>
    <w:rsid w:val="00755767"/>
    <w:rsid w:val="00755D5D"/>
    <w:rsid w:val="00762793"/>
    <w:rsid w:val="00764AC3"/>
    <w:rsid w:val="0076645A"/>
    <w:rsid w:val="00766859"/>
    <w:rsid w:val="00766FFC"/>
    <w:rsid w:val="00770A05"/>
    <w:rsid w:val="00772E4B"/>
    <w:rsid w:val="00774202"/>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77CB"/>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20D7"/>
    <w:rsid w:val="007B2AD2"/>
    <w:rsid w:val="007B38A8"/>
    <w:rsid w:val="007B4333"/>
    <w:rsid w:val="007B49F4"/>
    <w:rsid w:val="007B4CCE"/>
    <w:rsid w:val="007C10FC"/>
    <w:rsid w:val="007C1193"/>
    <w:rsid w:val="007C12F7"/>
    <w:rsid w:val="007C293E"/>
    <w:rsid w:val="007C2D9F"/>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CC"/>
    <w:rsid w:val="007F4984"/>
    <w:rsid w:val="007F5643"/>
    <w:rsid w:val="007F6B73"/>
    <w:rsid w:val="00802137"/>
    <w:rsid w:val="008027F1"/>
    <w:rsid w:val="00802C99"/>
    <w:rsid w:val="00802D93"/>
    <w:rsid w:val="00803045"/>
    <w:rsid w:val="00803FE4"/>
    <w:rsid w:val="00804D09"/>
    <w:rsid w:val="00806710"/>
    <w:rsid w:val="008076A2"/>
    <w:rsid w:val="0081140C"/>
    <w:rsid w:val="00811B46"/>
    <w:rsid w:val="00812183"/>
    <w:rsid w:val="00813C6F"/>
    <w:rsid w:val="00813F0C"/>
    <w:rsid w:val="00815A60"/>
    <w:rsid w:val="008177BB"/>
    <w:rsid w:val="00817F9E"/>
    <w:rsid w:val="008240E3"/>
    <w:rsid w:val="00825BC9"/>
    <w:rsid w:val="00827698"/>
    <w:rsid w:val="00827A60"/>
    <w:rsid w:val="00827CC7"/>
    <w:rsid w:val="008315ED"/>
    <w:rsid w:val="0083288E"/>
    <w:rsid w:val="00832F3D"/>
    <w:rsid w:val="00833668"/>
    <w:rsid w:val="008378FF"/>
    <w:rsid w:val="00837BFA"/>
    <w:rsid w:val="008405B5"/>
    <w:rsid w:val="00840AB8"/>
    <w:rsid w:val="0084199C"/>
    <w:rsid w:val="00841E07"/>
    <w:rsid w:val="00843D33"/>
    <w:rsid w:val="008458F8"/>
    <w:rsid w:val="008528ED"/>
    <w:rsid w:val="00852E18"/>
    <w:rsid w:val="00853E58"/>
    <w:rsid w:val="00854DD9"/>
    <w:rsid w:val="00854F7E"/>
    <w:rsid w:val="00855F11"/>
    <w:rsid w:val="0085655B"/>
    <w:rsid w:val="0086406C"/>
    <w:rsid w:val="00865073"/>
    <w:rsid w:val="00865C80"/>
    <w:rsid w:val="008670DF"/>
    <w:rsid w:val="008674A4"/>
    <w:rsid w:val="00871DFE"/>
    <w:rsid w:val="008730FA"/>
    <w:rsid w:val="00873217"/>
    <w:rsid w:val="00874AB2"/>
    <w:rsid w:val="008759DA"/>
    <w:rsid w:val="00875FDB"/>
    <w:rsid w:val="008824D2"/>
    <w:rsid w:val="00882F28"/>
    <w:rsid w:val="00883E09"/>
    <w:rsid w:val="00885806"/>
    <w:rsid w:val="00887353"/>
    <w:rsid w:val="008902E8"/>
    <w:rsid w:val="008905EA"/>
    <w:rsid w:val="008938F7"/>
    <w:rsid w:val="00893D28"/>
    <w:rsid w:val="00895124"/>
    <w:rsid w:val="00897DF6"/>
    <w:rsid w:val="008A0472"/>
    <w:rsid w:val="008A06AA"/>
    <w:rsid w:val="008A0743"/>
    <w:rsid w:val="008A15CE"/>
    <w:rsid w:val="008A1D8E"/>
    <w:rsid w:val="008A2F43"/>
    <w:rsid w:val="008A3BA3"/>
    <w:rsid w:val="008A3E76"/>
    <w:rsid w:val="008A45D4"/>
    <w:rsid w:val="008A4DE3"/>
    <w:rsid w:val="008A5848"/>
    <w:rsid w:val="008B03FA"/>
    <w:rsid w:val="008B0E38"/>
    <w:rsid w:val="008B276E"/>
    <w:rsid w:val="008B2841"/>
    <w:rsid w:val="008B3B4F"/>
    <w:rsid w:val="008B3DD0"/>
    <w:rsid w:val="008B3E96"/>
    <w:rsid w:val="008B3EE3"/>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432B"/>
    <w:rsid w:val="008D636A"/>
    <w:rsid w:val="008D7153"/>
    <w:rsid w:val="008D7288"/>
    <w:rsid w:val="008E0888"/>
    <w:rsid w:val="008E1E4D"/>
    <w:rsid w:val="008E201D"/>
    <w:rsid w:val="008E310F"/>
    <w:rsid w:val="008E3365"/>
    <w:rsid w:val="008E36E6"/>
    <w:rsid w:val="008E3C56"/>
    <w:rsid w:val="008E3F08"/>
    <w:rsid w:val="008E608F"/>
    <w:rsid w:val="008E7309"/>
    <w:rsid w:val="008E79AD"/>
    <w:rsid w:val="008F09C3"/>
    <w:rsid w:val="008F1904"/>
    <w:rsid w:val="008F19DB"/>
    <w:rsid w:val="008F2FEE"/>
    <w:rsid w:val="008F3D7E"/>
    <w:rsid w:val="008F42E4"/>
    <w:rsid w:val="008F4633"/>
    <w:rsid w:val="008F4961"/>
    <w:rsid w:val="008F4D8F"/>
    <w:rsid w:val="008F6397"/>
    <w:rsid w:val="008F6BD2"/>
    <w:rsid w:val="008F74C4"/>
    <w:rsid w:val="008F7CAD"/>
    <w:rsid w:val="009012BE"/>
    <w:rsid w:val="009021DE"/>
    <w:rsid w:val="009025A6"/>
    <w:rsid w:val="009027F7"/>
    <w:rsid w:val="00902C9C"/>
    <w:rsid w:val="00905EB9"/>
    <w:rsid w:val="00905FC8"/>
    <w:rsid w:val="00906560"/>
    <w:rsid w:val="00907043"/>
    <w:rsid w:val="00911AB3"/>
    <w:rsid w:val="00911C1D"/>
    <w:rsid w:val="00912435"/>
    <w:rsid w:val="009143C1"/>
    <w:rsid w:val="0091603F"/>
    <w:rsid w:val="00916FE7"/>
    <w:rsid w:val="0091748F"/>
    <w:rsid w:val="00921473"/>
    <w:rsid w:val="00921B77"/>
    <w:rsid w:val="0092261C"/>
    <w:rsid w:val="0092343A"/>
    <w:rsid w:val="00923E46"/>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17BB"/>
    <w:rsid w:val="00954832"/>
    <w:rsid w:val="00955E45"/>
    <w:rsid w:val="00956136"/>
    <w:rsid w:val="009602F7"/>
    <w:rsid w:val="00960346"/>
    <w:rsid w:val="00960ECA"/>
    <w:rsid w:val="00961043"/>
    <w:rsid w:val="00961080"/>
    <w:rsid w:val="00962062"/>
    <w:rsid w:val="00962305"/>
    <w:rsid w:val="00962BD3"/>
    <w:rsid w:val="00963A1C"/>
    <w:rsid w:val="00965BD3"/>
    <w:rsid w:val="009667A0"/>
    <w:rsid w:val="00966E41"/>
    <w:rsid w:val="0096745E"/>
    <w:rsid w:val="00970E4B"/>
    <w:rsid w:val="00971C78"/>
    <w:rsid w:val="0097229B"/>
    <w:rsid w:val="00972FC3"/>
    <w:rsid w:val="0097341B"/>
    <w:rsid w:val="00974A8C"/>
    <w:rsid w:val="0097619A"/>
    <w:rsid w:val="009770AD"/>
    <w:rsid w:val="00982C53"/>
    <w:rsid w:val="00983AAA"/>
    <w:rsid w:val="0098630B"/>
    <w:rsid w:val="009864D9"/>
    <w:rsid w:val="00987801"/>
    <w:rsid w:val="009901E7"/>
    <w:rsid w:val="0099082E"/>
    <w:rsid w:val="00990DA5"/>
    <w:rsid w:val="00991252"/>
    <w:rsid w:val="009934C0"/>
    <w:rsid w:val="00993B4D"/>
    <w:rsid w:val="00994B55"/>
    <w:rsid w:val="0099546E"/>
    <w:rsid w:val="0099619A"/>
    <w:rsid w:val="009A0E68"/>
    <w:rsid w:val="009A0F4F"/>
    <w:rsid w:val="009A244C"/>
    <w:rsid w:val="009A268E"/>
    <w:rsid w:val="009A3067"/>
    <w:rsid w:val="009A31B3"/>
    <w:rsid w:val="009A4466"/>
    <w:rsid w:val="009A5EEB"/>
    <w:rsid w:val="009A70F8"/>
    <w:rsid w:val="009A7B35"/>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70F0"/>
    <w:rsid w:val="009C757B"/>
    <w:rsid w:val="009C7CBA"/>
    <w:rsid w:val="009C7D5C"/>
    <w:rsid w:val="009D1843"/>
    <w:rsid w:val="009D1FA3"/>
    <w:rsid w:val="009D5274"/>
    <w:rsid w:val="009D6EB2"/>
    <w:rsid w:val="009E0D41"/>
    <w:rsid w:val="009E2A10"/>
    <w:rsid w:val="009E36A6"/>
    <w:rsid w:val="009E5157"/>
    <w:rsid w:val="009E5273"/>
    <w:rsid w:val="009E56EF"/>
    <w:rsid w:val="009E7AF5"/>
    <w:rsid w:val="009E7D33"/>
    <w:rsid w:val="009F0293"/>
    <w:rsid w:val="009F0937"/>
    <w:rsid w:val="009F1E20"/>
    <w:rsid w:val="009F2845"/>
    <w:rsid w:val="009F2EFE"/>
    <w:rsid w:val="009F323F"/>
    <w:rsid w:val="009F366C"/>
    <w:rsid w:val="009F5F74"/>
    <w:rsid w:val="009F7F02"/>
    <w:rsid w:val="00A00774"/>
    <w:rsid w:val="00A01330"/>
    <w:rsid w:val="00A01E12"/>
    <w:rsid w:val="00A0248B"/>
    <w:rsid w:val="00A024A8"/>
    <w:rsid w:val="00A02AF7"/>
    <w:rsid w:val="00A042FA"/>
    <w:rsid w:val="00A04E97"/>
    <w:rsid w:val="00A05784"/>
    <w:rsid w:val="00A05B43"/>
    <w:rsid w:val="00A064CD"/>
    <w:rsid w:val="00A06D23"/>
    <w:rsid w:val="00A07CFE"/>
    <w:rsid w:val="00A12659"/>
    <w:rsid w:val="00A12F0C"/>
    <w:rsid w:val="00A13285"/>
    <w:rsid w:val="00A13345"/>
    <w:rsid w:val="00A15194"/>
    <w:rsid w:val="00A15D72"/>
    <w:rsid w:val="00A15DA4"/>
    <w:rsid w:val="00A16077"/>
    <w:rsid w:val="00A20488"/>
    <w:rsid w:val="00A20831"/>
    <w:rsid w:val="00A23187"/>
    <w:rsid w:val="00A23850"/>
    <w:rsid w:val="00A23E98"/>
    <w:rsid w:val="00A2706F"/>
    <w:rsid w:val="00A3059C"/>
    <w:rsid w:val="00A31FD1"/>
    <w:rsid w:val="00A34775"/>
    <w:rsid w:val="00A348FB"/>
    <w:rsid w:val="00A34DDB"/>
    <w:rsid w:val="00A36B1C"/>
    <w:rsid w:val="00A37A79"/>
    <w:rsid w:val="00A40380"/>
    <w:rsid w:val="00A4092B"/>
    <w:rsid w:val="00A40FD7"/>
    <w:rsid w:val="00A43D2C"/>
    <w:rsid w:val="00A4536A"/>
    <w:rsid w:val="00A45C1D"/>
    <w:rsid w:val="00A45CE1"/>
    <w:rsid w:val="00A45F63"/>
    <w:rsid w:val="00A46DA1"/>
    <w:rsid w:val="00A51C43"/>
    <w:rsid w:val="00A529C0"/>
    <w:rsid w:val="00A54E5D"/>
    <w:rsid w:val="00A556AA"/>
    <w:rsid w:val="00A571A1"/>
    <w:rsid w:val="00A610A3"/>
    <w:rsid w:val="00A61D31"/>
    <w:rsid w:val="00A63579"/>
    <w:rsid w:val="00A63B29"/>
    <w:rsid w:val="00A64294"/>
    <w:rsid w:val="00A66919"/>
    <w:rsid w:val="00A70502"/>
    <w:rsid w:val="00A70FA9"/>
    <w:rsid w:val="00A71AAA"/>
    <w:rsid w:val="00A721AD"/>
    <w:rsid w:val="00A729A0"/>
    <w:rsid w:val="00A73910"/>
    <w:rsid w:val="00A73A6F"/>
    <w:rsid w:val="00A763D8"/>
    <w:rsid w:val="00A77AC6"/>
    <w:rsid w:val="00A8046B"/>
    <w:rsid w:val="00A80619"/>
    <w:rsid w:val="00A82ACD"/>
    <w:rsid w:val="00A82FC9"/>
    <w:rsid w:val="00A84A94"/>
    <w:rsid w:val="00A867FD"/>
    <w:rsid w:val="00A873D3"/>
    <w:rsid w:val="00A87A93"/>
    <w:rsid w:val="00A87E68"/>
    <w:rsid w:val="00A908CE"/>
    <w:rsid w:val="00A92584"/>
    <w:rsid w:val="00A96503"/>
    <w:rsid w:val="00A97E2A"/>
    <w:rsid w:val="00AA1A02"/>
    <w:rsid w:val="00AA2026"/>
    <w:rsid w:val="00AA251F"/>
    <w:rsid w:val="00AA257D"/>
    <w:rsid w:val="00AA2F52"/>
    <w:rsid w:val="00AA37CF"/>
    <w:rsid w:val="00AA45A7"/>
    <w:rsid w:val="00AA753E"/>
    <w:rsid w:val="00AB184C"/>
    <w:rsid w:val="00AB2F61"/>
    <w:rsid w:val="00AB3EBC"/>
    <w:rsid w:val="00AB455E"/>
    <w:rsid w:val="00AB4D01"/>
    <w:rsid w:val="00AB4D6D"/>
    <w:rsid w:val="00AB516C"/>
    <w:rsid w:val="00AB6B62"/>
    <w:rsid w:val="00AB7240"/>
    <w:rsid w:val="00AC1751"/>
    <w:rsid w:val="00AC190A"/>
    <w:rsid w:val="00AC2920"/>
    <w:rsid w:val="00AC2954"/>
    <w:rsid w:val="00AC2FE8"/>
    <w:rsid w:val="00AC31E7"/>
    <w:rsid w:val="00AC3B6F"/>
    <w:rsid w:val="00AC5246"/>
    <w:rsid w:val="00AC5CEE"/>
    <w:rsid w:val="00AD030F"/>
    <w:rsid w:val="00AD071D"/>
    <w:rsid w:val="00AD0A69"/>
    <w:rsid w:val="00AD10F7"/>
    <w:rsid w:val="00AD22E1"/>
    <w:rsid w:val="00AD2B9F"/>
    <w:rsid w:val="00AD315E"/>
    <w:rsid w:val="00AD31E1"/>
    <w:rsid w:val="00AD3B58"/>
    <w:rsid w:val="00AD4536"/>
    <w:rsid w:val="00AE3661"/>
    <w:rsid w:val="00AE3F6E"/>
    <w:rsid w:val="00AE4631"/>
    <w:rsid w:val="00AE4878"/>
    <w:rsid w:val="00AE78C9"/>
    <w:rsid w:val="00AF2200"/>
    <w:rsid w:val="00AF2716"/>
    <w:rsid w:val="00AF3C9F"/>
    <w:rsid w:val="00AF456B"/>
    <w:rsid w:val="00AF50E7"/>
    <w:rsid w:val="00AF5C99"/>
    <w:rsid w:val="00AF5C9D"/>
    <w:rsid w:val="00AF69AB"/>
    <w:rsid w:val="00AF6D77"/>
    <w:rsid w:val="00AF7284"/>
    <w:rsid w:val="00B01AED"/>
    <w:rsid w:val="00B01EDA"/>
    <w:rsid w:val="00B0354D"/>
    <w:rsid w:val="00B04A57"/>
    <w:rsid w:val="00B06749"/>
    <w:rsid w:val="00B06B59"/>
    <w:rsid w:val="00B06D6D"/>
    <w:rsid w:val="00B06F4F"/>
    <w:rsid w:val="00B0717F"/>
    <w:rsid w:val="00B0732D"/>
    <w:rsid w:val="00B108E8"/>
    <w:rsid w:val="00B10FBE"/>
    <w:rsid w:val="00B13708"/>
    <w:rsid w:val="00B13878"/>
    <w:rsid w:val="00B1542A"/>
    <w:rsid w:val="00B16AE8"/>
    <w:rsid w:val="00B2286A"/>
    <w:rsid w:val="00B228DC"/>
    <w:rsid w:val="00B24C9A"/>
    <w:rsid w:val="00B24FEF"/>
    <w:rsid w:val="00B30514"/>
    <w:rsid w:val="00B316AD"/>
    <w:rsid w:val="00B417EB"/>
    <w:rsid w:val="00B41841"/>
    <w:rsid w:val="00B4257E"/>
    <w:rsid w:val="00B43EA8"/>
    <w:rsid w:val="00B444E2"/>
    <w:rsid w:val="00B448C7"/>
    <w:rsid w:val="00B4491E"/>
    <w:rsid w:val="00B45B9F"/>
    <w:rsid w:val="00B466A5"/>
    <w:rsid w:val="00B50A09"/>
    <w:rsid w:val="00B51B0C"/>
    <w:rsid w:val="00B5266C"/>
    <w:rsid w:val="00B5313C"/>
    <w:rsid w:val="00B5328D"/>
    <w:rsid w:val="00B53470"/>
    <w:rsid w:val="00B53FCC"/>
    <w:rsid w:val="00B5437C"/>
    <w:rsid w:val="00B5490C"/>
    <w:rsid w:val="00B54C5C"/>
    <w:rsid w:val="00B55EED"/>
    <w:rsid w:val="00B5648D"/>
    <w:rsid w:val="00B56785"/>
    <w:rsid w:val="00B568F5"/>
    <w:rsid w:val="00B57508"/>
    <w:rsid w:val="00B60D90"/>
    <w:rsid w:val="00B61E17"/>
    <w:rsid w:val="00B6391A"/>
    <w:rsid w:val="00B65E77"/>
    <w:rsid w:val="00B66353"/>
    <w:rsid w:val="00B71170"/>
    <w:rsid w:val="00B71275"/>
    <w:rsid w:val="00B71F0A"/>
    <w:rsid w:val="00B7347E"/>
    <w:rsid w:val="00B76361"/>
    <w:rsid w:val="00B76AEA"/>
    <w:rsid w:val="00B76E5B"/>
    <w:rsid w:val="00B80030"/>
    <w:rsid w:val="00B82048"/>
    <w:rsid w:val="00B82D8A"/>
    <w:rsid w:val="00B83CFB"/>
    <w:rsid w:val="00B83DFB"/>
    <w:rsid w:val="00B862CE"/>
    <w:rsid w:val="00B8731B"/>
    <w:rsid w:val="00B875C6"/>
    <w:rsid w:val="00B87970"/>
    <w:rsid w:val="00B87D7D"/>
    <w:rsid w:val="00B90230"/>
    <w:rsid w:val="00B90C11"/>
    <w:rsid w:val="00B9189A"/>
    <w:rsid w:val="00B91F23"/>
    <w:rsid w:val="00B9411C"/>
    <w:rsid w:val="00B95A9F"/>
    <w:rsid w:val="00B96240"/>
    <w:rsid w:val="00B968A6"/>
    <w:rsid w:val="00B96B61"/>
    <w:rsid w:val="00BA04FE"/>
    <w:rsid w:val="00BA080C"/>
    <w:rsid w:val="00BA0AC1"/>
    <w:rsid w:val="00BA1909"/>
    <w:rsid w:val="00BA244A"/>
    <w:rsid w:val="00BA29B5"/>
    <w:rsid w:val="00BA2A1F"/>
    <w:rsid w:val="00BA3DF0"/>
    <w:rsid w:val="00BA4A04"/>
    <w:rsid w:val="00BA4B0F"/>
    <w:rsid w:val="00BA4EB0"/>
    <w:rsid w:val="00BA4FFD"/>
    <w:rsid w:val="00BA5006"/>
    <w:rsid w:val="00BA5041"/>
    <w:rsid w:val="00BA7374"/>
    <w:rsid w:val="00BA7689"/>
    <w:rsid w:val="00BA79FD"/>
    <w:rsid w:val="00BA7C9C"/>
    <w:rsid w:val="00BB05CC"/>
    <w:rsid w:val="00BB13F9"/>
    <w:rsid w:val="00BB240C"/>
    <w:rsid w:val="00BB2564"/>
    <w:rsid w:val="00BB5A4F"/>
    <w:rsid w:val="00BB6D02"/>
    <w:rsid w:val="00BB7602"/>
    <w:rsid w:val="00BC0250"/>
    <w:rsid w:val="00BC046D"/>
    <w:rsid w:val="00BC328D"/>
    <w:rsid w:val="00BC331E"/>
    <w:rsid w:val="00BC546F"/>
    <w:rsid w:val="00BD061B"/>
    <w:rsid w:val="00BD06C5"/>
    <w:rsid w:val="00BD1969"/>
    <w:rsid w:val="00BD3680"/>
    <w:rsid w:val="00BD71E1"/>
    <w:rsid w:val="00BD79D4"/>
    <w:rsid w:val="00BD7FC5"/>
    <w:rsid w:val="00BE06D6"/>
    <w:rsid w:val="00BE0A8D"/>
    <w:rsid w:val="00BE35CD"/>
    <w:rsid w:val="00BE465F"/>
    <w:rsid w:val="00BF07E6"/>
    <w:rsid w:val="00BF23C9"/>
    <w:rsid w:val="00BF2823"/>
    <w:rsid w:val="00BF3A1D"/>
    <w:rsid w:val="00BF79F9"/>
    <w:rsid w:val="00BF7E73"/>
    <w:rsid w:val="00C005DF"/>
    <w:rsid w:val="00C00C32"/>
    <w:rsid w:val="00C02A39"/>
    <w:rsid w:val="00C02B85"/>
    <w:rsid w:val="00C03A03"/>
    <w:rsid w:val="00C0415A"/>
    <w:rsid w:val="00C04A72"/>
    <w:rsid w:val="00C05B7F"/>
    <w:rsid w:val="00C06475"/>
    <w:rsid w:val="00C06FE8"/>
    <w:rsid w:val="00C10636"/>
    <w:rsid w:val="00C1349D"/>
    <w:rsid w:val="00C15E96"/>
    <w:rsid w:val="00C16D02"/>
    <w:rsid w:val="00C21AB0"/>
    <w:rsid w:val="00C21BFA"/>
    <w:rsid w:val="00C22621"/>
    <w:rsid w:val="00C2267F"/>
    <w:rsid w:val="00C25BB1"/>
    <w:rsid w:val="00C25C15"/>
    <w:rsid w:val="00C26FE5"/>
    <w:rsid w:val="00C30B85"/>
    <w:rsid w:val="00C33259"/>
    <w:rsid w:val="00C33BE3"/>
    <w:rsid w:val="00C34D5E"/>
    <w:rsid w:val="00C36C0A"/>
    <w:rsid w:val="00C40578"/>
    <w:rsid w:val="00C41801"/>
    <w:rsid w:val="00C4203A"/>
    <w:rsid w:val="00C43854"/>
    <w:rsid w:val="00C43BCA"/>
    <w:rsid w:val="00C449F3"/>
    <w:rsid w:val="00C45C94"/>
    <w:rsid w:val="00C46D58"/>
    <w:rsid w:val="00C508B3"/>
    <w:rsid w:val="00C50C8F"/>
    <w:rsid w:val="00C51B3A"/>
    <w:rsid w:val="00C51C4C"/>
    <w:rsid w:val="00C51CB9"/>
    <w:rsid w:val="00C546C4"/>
    <w:rsid w:val="00C549B8"/>
    <w:rsid w:val="00C54A31"/>
    <w:rsid w:val="00C564A8"/>
    <w:rsid w:val="00C57E0E"/>
    <w:rsid w:val="00C57E26"/>
    <w:rsid w:val="00C60E47"/>
    <w:rsid w:val="00C62702"/>
    <w:rsid w:val="00C6284E"/>
    <w:rsid w:val="00C64DAC"/>
    <w:rsid w:val="00C651E3"/>
    <w:rsid w:val="00C65C5A"/>
    <w:rsid w:val="00C701B3"/>
    <w:rsid w:val="00C71D03"/>
    <w:rsid w:val="00C72017"/>
    <w:rsid w:val="00C7256B"/>
    <w:rsid w:val="00C730F8"/>
    <w:rsid w:val="00C747EE"/>
    <w:rsid w:val="00C753B1"/>
    <w:rsid w:val="00C77EBC"/>
    <w:rsid w:val="00C8158A"/>
    <w:rsid w:val="00C81B66"/>
    <w:rsid w:val="00C8220F"/>
    <w:rsid w:val="00C82502"/>
    <w:rsid w:val="00C83F74"/>
    <w:rsid w:val="00C86A41"/>
    <w:rsid w:val="00C86E3F"/>
    <w:rsid w:val="00C87DB1"/>
    <w:rsid w:val="00C92657"/>
    <w:rsid w:val="00C946D3"/>
    <w:rsid w:val="00C971C1"/>
    <w:rsid w:val="00C975B0"/>
    <w:rsid w:val="00CA0018"/>
    <w:rsid w:val="00CA19FB"/>
    <w:rsid w:val="00CA1D52"/>
    <w:rsid w:val="00CA28EA"/>
    <w:rsid w:val="00CA291F"/>
    <w:rsid w:val="00CA4C0D"/>
    <w:rsid w:val="00CA552B"/>
    <w:rsid w:val="00CA6774"/>
    <w:rsid w:val="00CA6BD2"/>
    <w:rsid w:val="00CB1DE4"/>
    <w:rsid w:val="00CB1F53"/>
    <w:rsid w:val="00CB2B0D"/>
    <w:rsid w:val="00CB3F75"/>
    <w:rsid w:val="00CB5E84"/>
    <w:rsid w:val="00CB6B5B"/>
    <w:rsid w:val="00CB7E25"/>
    <w:rsid w:val="00CC0033"/>
    <w:rsid w:val="00CC0481"/>
    <w:rsid w:val="00CC1388"/>
    <w:rsid w:val="00CC2F9B"/>
    <w:rsid w:val="00CC3246"/>
    <w:rsid w:val="00CC3A4D"/>
    <w:rsid w:val="00CC4CA6"/>
    <w:rsid w:val="00CC51EB"/>
    <w:rsid w:val="00CC5394"/>
    <w:rsid w:val="00CC7614"/>
    <w:rsid w:val="00CD05A8"/>
    <w:rsid w:val="00CD1117"/>
    <w:rsid w:val="00CD1669"/>
    <w:rsid w:val="00CD1D28"/>
    <w:rsid w:val="00CD3AD5"/>
    <w:rsid w:val="00CD3E3A"/>
    <w:rsid w:val="00CD4D90"/>
    <w:rsid w:val="00CD7151"/>
    <w:rsid w:val="00CD78F2"/>
    <w:rsid w:val="00CE02D3"/>
    <w:rsid w:val="00CE0AD2"/>
    <w:rsid w:val="00CE169F"/>
    <w:rsid w:val="00CE190B"/>
    <w:rsid w:val="00CE256C"/>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A84"/>
    <w:rsid w:val="00CF387D"/>
    <w:rsid w:val="00CF56FC"/>
    <w:rsid w:val="00CF6541"/>
    <w:rsid w:val="00CF6E71"/>
    <w:rsid w:val="00CF7771"/>
    <w:rsid w:val="00D00409"/>
    <w:rsid w:val="00D014B8"/>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60A5"/>
    <w:rsid w:val="00D16113"/>
    <w:rsid w:val="00D16730"/>
    <w:rsid w:val="00D1784F"/>
    <w:rsid w:val="00D17964"/>
    <w:rsid w:val="00D17AC1"/>
    <w:rsid w:val="00D17AF6"/>
    <w:rsid w:val="00D253EF"/>
    <w:rsid w:val="00D26242"/>
    <w:rsid w:val="00D262B1"/>
    <w:rsid w:val="00D27A29"/>
    <w:rsid w:val="00D30A5B"/>
    <w:rsid w:val="00D31E79"/>
    <w:rsid w:val="00D32714"/>
    <w:rsid w:val="00D334DB"/>
    <w:rsid w:val="00D33E0B"/>
    <w:rsid w:val="00D343F3"/>
    <w:rsid w:val="00D34F7D"/>
    <w:rsid w:val="00D36B37"/>
    <w:rsid w:val="00D42178"/>
    <w:rsid w:val="00D427EC"/>
    <w:rsid w:val="00D43103"/>
    <w:rsid w:val="00D43A50"/>
    <w:rsid w:val="00D44039"/>
    <w:rsid w:val="00D45ABF"/>
    <w:rsid w:val="00D46937"/>
    <w:rsid w:val="00D46EF2"/>
    <w:rsid w:val="00D470B9"/>
    <w:rsid w:val="00D50E43"/>
    <w:rsid w:val="00D543E2"/>
    <w:rsid w:val="00D5615B"/>
    <w:rsid w:val="00D572C5"/>
    <w:rsid w:val="00D613E5"/>
    <w:rsid w:val="00D61DB9"/>
    <w:rsid w:val="00D62831"/>
    <w:rsid w:val="00D62D7D"/>
    <w:rsid w:val="00D63965"/>
    <w:rsid w:val="00D64162"/>
    <w:rsid w:val="00D64AB0"/>
    <w:rsid w:val="00D65EDB"/>
    <w:rsid w:val="00D67494"/>
    <w:rsid w:val="00D71077"/>
    <w:rsid w:val="00D7278E"/>
    <w:rsid w:val="00D72A2A"/>
    <w:rsid w:val="00D72EED"/>
    <w:rsid w:val="00D7456F"/>
    <w:rsid w:val="00D76B3A"/>
    <w:rsid w:val="00D7773B"/>
    <w:rsid w:val="00D81137"/>
    <w:rsid w:val="00D81892"/>
    <w:rsid w:val="00D81B4C"/>
    <w:rsid w:val="00D81BDE"/>
    <w:rsid w:val="00D82F9C"/>
    <w:rsid w:val="00D8495C"/>
    <w:rsid w:val="00D875AF"/>
    <w:rsid w:val="00D9075D"/>
    <w:rsid w:val="00D90F53"/>
    <w:rsid w:val="00D913E9"/>
    <w:rsid w:val="00D920B7"/>
    <w:rsid w:val="00D93FC9"/>
    <w:rsid w:val="00D95F6B"/>
    <w:rsid w:val="00D9600A"/>
    <w:rsid w:val="00DA052E"/>
    <w:rsid w:val="00DA1CCB"/>
    <w:rsid w:val="00DA25A7"/>
    <w:rsid w:val="00DA266F"/>
    <w:rsid w:val="00DA27C9"/>
    <w:rsid w:val="00DA3139"/>
    <w:rsid w:val="00DA4207"/>
    <w:rsid w:val="00DA497B"/>
    <w:rsid w:val="00DA539B"/>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5B6"/>
    <w:rsid w:val="00DC1835"/>
    <w:rsid w:val="00DC4BF3"/>
    <w:rsid w:val="00DC4F22"/>
    <w:rsid w:val="00DC58AD"/>
    <w:rsid w:val="00DC700F"/>
    <w:rsid w:val="00DC7961"/>
    <w:rsid w:val="00DD3B99"/>
    <w:rsid w:val="00DD6708"/>
    <w:rsid w:val="00DE1437"/>
    <w:rsid w:val="00DE149A"/>
    <w:rsid w:val="00DE2D58"/>
    <w:rsid w:val="00DE3FCA"/>
    <w:rsid w:val="00DE497F"/>
    <w:rsid w:val="00DE5630"/>
    <w:rsid w:val="00DE6628"/>
    <w:rsid w:val="00DE7E21"/>
    <w:rsid w:val="00DF08A0"/>
    <w:rsid w:val="00DF0B58"/>
    <w:rsid w:val="00DF1A3C"/>
    <w:rsid w:val="00DF25A8"/>
    <w:rsid w:val="00DF3BCC"/>
    <w:rsid w:val="00DF4A24"/>
    <w:rsid w:val="00DF59FA"/>
    <w:rsid w:val="00DF77FB"/>
    <w:rsid w:val="00DF798D"/>
    <w:rsid w:val="00E001E2"/>
    <w:rsid w:val="00E00A7F"/>
    <w:rsid w:val="00E0103E"/>
    <w:rsid w:val="00E011A0"/>
    <w:rsid w:val="00E0149B"/>
    <w:rsid w:val="00E01C30"/>
    <w:rsid w:val="00E06729"/>
    <w:rsid w:val="00E06B78"/>
    <w:rsid w:val="00E07392"/>
    <w:rsid w:val="00E0769B"/>
    <w:rsid w:val="00E1001B"/>
    <w:rsid w:val="00E10252"/>
    <w:rsid w:val="00E102B2"/>
    <w:rsid w:val="00E114D6"/>
    <w:rsid w:val="00E12782"/>
    <w:rsid w:val="00E127A9"/>
    <w:rsid w:val="00E13B4B"/>
    <w:rsid w:val="00E145BB"/>
    <w:rsid w:val="00E14D0D"/>
    <w:rsid w:val="00E151EA"/>
    <w:rsid w:val="00E1560D"/>
    <w:rsid w:val="00E17098"/>
    <w:rsid w:val="00E22349"/>
    <w:rsid w:val="00E232E4"/>
    <w:rsid w:val="00E238A4"/>
    <w:rsid w:val="00E23C2C"/>
    <w:rsid w:val="00E25460"/>
    <w:rsid w:val="00E2563E"/>
    <w:rsid w:val="00E27C54"/>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1D28"/>
    <w:rsid w:val="00E523C5"/>
    <w:rsid w:val="00E52A20"/>
    <w:rsid w:val="00E53F7F"/>
    <w:rsid w:val="00E60A5B"/>
    <w:rsid w:val="00E60B23"/>
    <w:rsid w:val="00E60ECF"/>
    <w:rsid w:val="00E62985"/>
    <w:rsid w:val="00E62D27"/>
    <w:rsid w:val="00E632D8"/>
    <w:rsid w:val="00E6378D"/>
    <w:rsid w:val="00E64866"/>
    <w:rsid w:val="00E6494E"/>
    <w:rsid w:val="00E64B8E"/>
    <w:rsid w:val="00E66AFD"/>
    <w:rsid w:val="00E703F5"/>
    <w:rsid w:val="00E704F4"/>
    <w:rsid w:val="00E70948"/>
    <w:rsid w:val="00E72E90"/>
    <w:rsid w:val="00E74067"/>
    <w:rsid w:val="00E75511"/>
    <w:rsid w:val="00E76E87"/>
    <w:rsid w:val="00E80B32"/>
    <w:rsid w:val="00E80CBD"/>
    <w:rsid w:val="00E8144D"/>
    <w:rsid w:val="00E821C8"/>
    <w:rsid w:val="00E82A1F"/>
    <w:rsid w:val="00E82B73"/>
    <w:rsid w:val="00E838E5"/>
    <w:rsid w:val="00E843AE"/>
    <w:rsid w:val="00E848F3"/>
    <w:rsid w:val="00E85CED"/>
    <w:rsid w:val="00E873A8"/>
    <w:rsid w:val="00E87784"/>
    <w:rsid w:val="00E87E04"/>
    <w:rsid w:val="00E910CF"/>
    <w:rsid w:val="00E917BB"/>
    <w:rsid w:val="00E9310D"/>
    <w:rsid w:val="00E93A8B"/>
    <w:rsid w:val="00E94225"/>
    <w:rsid w:val="00E945C3"/>
    <w:rsid w:val="00E945DA"/>
    <w:rsid w:val="00E94907"/>
    <w:rsid w:val="00E96895"/>
    <w:rsid w:val="00E96B9F"/>
    <w:rsid w:val="00EA21A2"/>
    <w:rsid w:val="00EA48B3"/>
    <w:rsid w:val="00EA5326"/>
    <w:rsid w:val="00EA5EEF"/>
    <w:rsid w:val="00EA6969"/>
    <w:rsid w:val="00EA6AF9"/>
    <w:rsid w:val="00EA6F53"/>
    <w:rsid w:val="00EA772B"/>
    <w:rsid w:val="00EA7DB6"/>
    <w:rsid w:val="00EB00A9"/>
    <w:rsid w:val="00EB056A"/>
    <w:rsid w:val="00EB0A81"/>
    <w:rsid w:val="00EB1FAB"/>
    <w:rsid w:val="00EB32D5"/>
    <w:rsid w:val="00EB4882"/>
    <w:rsid w:val="00EB5642"/>
    <w:rsid w:val="00EB56E8"/>
    <w:rsid w:val="00EB7996"/>
    <w:rsid w:val="00EB7D5A"/>
    <w:rsid w:val="00EC0E68"/>
    <w:rsid w:val="00EC426F"/>
    <w:rsid w:val="00EC473B"/>
    <w:rsid w:val="00EC52FC"/>
    <w:rsid w:val="00EC6183"/>
    <w:rsid w:val="00EC6525"/>
    <w:rsid w:val="00EC73CA"/>
    <w:rsid w:val="00EC7A23"/>
    <w:rsid w:val="00EC7A7B"/>
    <w:rsid w:val="00ED003A"/>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4EF7"/>
    <w:rsid w:val="00F15A1A"/>
    <w:rsid w:val="00F15CAD"/>
    <w:rsid w:val="00F15DDA"/>
    <w:rsid w:val="00F16C57"/>
    <w:rsid w:val="00F211CB"/>
    <w:rsid w:val="00F21C82"/>
    <w:rsid w:val="00F237EE"/>
    <w:rsid w:val="00F23973"/>
    <w:rsid w:val="00F25010"/>
    <w:rsid w:val="00F26C67"/>
    <w:rsid w:val="00F27352"/>
    <w:rsid w:val="00F27D84"/>
    <w:rsid w:val="00F27E0F"/>
    <w:rsid w:val="00F31B63"/>
    <w:rsid w:val="00F32D99"/>
    <w:rsid w:val="00F32F55"/>
    <w:rsid w:val="00F334A5"/>
    <w:rsid w:val="00F336CC"/>
    <w:rsid w:val="00F33AA4"/>
    <w:rsid w:val="00F33FAE"/>
    <w:rsid w:val="00F341F4"/>
    <w:rsid w:val="00F36AE1"/>
    <w:rsid w:val="00F40474"/>
    <w:rsid w:val="00F40D06"/>
    <w:rsid w:val="00F41D90"/>
    <w:rsid w:val="00F42B55"/>
    <w:rsid w:val="00F438AC"/>
    <w:rsid w:val="00F45E90"/>
    <w:rsid w:val="00F50FAE"/>
    <w:rsid w:val="00F51EEE"/>
    <w:rsid w:val="00F53CEC"/>
    <w:rsid w:val="00F54E88"/>
    <w:rsid w:val="00F6075D"/>
    <w:rsid w:val="00F6166E"/>
    <w:rsid w:val="00F61C19"/>
    <w:rsid w:val="00F62916"/>
    <w:rsid w:val="00F63C8C"/>
    <w:rsid w:val="00F63D92"/>
    <w:rsid w:val="00F642FD"/>
    <w:rsid w:val="00F65C42"/>
    <w:rsid w:val="00F66506"/>
    <w:rsid w:val="00F6695F"/>
    <w:rsid w:val="00F66DAA"/>
    <w:rsid w:val="00F66DE9"/>
    <w:rsid w:val="00F71B4A"/>
    <w:rsid w:val="00F736F2"/>
    <w:rsid w:val="00F7421A"/>
    <w:rsid w:val="00F74276"/>
    <w:rsid w:val="00F7464E"/>
    <w:rsid w:val="00F754B1"/>
    <w:rsid w:val="00F756A5"/>
    <w:rsid w:val="00F772EE"/>
    <w:rsid w:val="00F77C15"/>
    <w:rsid w:val="00F8038B"/>
    <w:rsid w:val="00F80971"/>
    <w:rsid w:val="00F81854"/>
    <w:rsid w:val="00F837F0"/>
    <w:rsid w:val="00F84979"/>
    <w:rsid w:val="00F852AB"/>
    <w:rsid w:val="00F8623F"/>
    <w:rsid w:val="00F87267"/>
    <w:rsid w:val="00F8762F"/>
    <w:rsid w:val="00F90959"/>
    <w:rsid w:val="00F91958"/>
    <w:rsid w:val="00F93AC5"/>
    <w:rsid w:val="00F93EF5"/>
    <w:rsid w:val="00F944C7"/>
    <w:rsid w:val="00F960D0"/>
    <w:rsid w:val="00F96286"/>
    <w:rsid w:val="00F97ED7"/>
    <w:rsid w:val="00FA0243"/>
    <w:rsid w:val="00FA02BF"/>
    <w:rsid w:val="00FA0D33"/>
    <w:rsid w:val="00FA21A9"/>
    <w:rsid w:val="00FA30E8"/>
    <w:rsid w:val="00FA37E4"/>
    <w:rsid w:val="00FB06E6"/>
    <w:rsid w:val="00FB1365"/>
    <w:rsid w:val="00FB22DE"/>
    <w:rsid w:val="00FB2E4D"/>
    <w:rsid w:val="00FB34FB"/>
    <w:rsid w:val="00FB3752"/>
    <w:rsid w:val="00FB57A3"/>
    <w:rsid w:val="00FB7ED1"/>
    <w:rsid w:val="00FC1366"/>
    <w:rsid w:val="00FC1B9F"/>
    <w:rsid w:val="00FC251F"/>
    <w:rsid w:val="00FC36F3"/>
    <w:rsid w:val="00FC53A1"/>
    <w:rsid w:val="00FC563B"/>
    <w:rsid w:val="00FC6CD4"/>
    <w:rsid w:val="00FD1849"/>
    <w:rsid w:val="00FD1DD3"/>
    <w:rsid w:val="00FD1F0A"/>
    <w:rsid w:val="00FD2F33"/>
    <w:rsid w:val="00FD36C8"/>
    <w:rsid w:val="00FD5543"/>
    <w:rsid w:val="00FD580B"/>
    <w:rsid w:val="00FD58E8"/>
    <w:rsid w:val="00FD6FE3"/>
    <w:rsid w:val="00FE1AB6"/>
    <w:rsid w:val="00FE3416"/>
    <w:rsid w:val="00FE384A"/>
    <w:rsid w:val="00FE4A42"/>
    <w:rsid w:val="00FE5A4B"/>
    <w:rsid w:val="00FE671C"/>
    <w:rsid w:val="00FE6C23"/>
    <w:rsid w:val="00FF13BD"/>
    <w:rsid w:val="00FF1EAF"/>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644/11-MAMM-A-144.1" TargetMode="External"/><Relationship Id="rId21" Type="http://schemas.openxmlformats.org/officeDocument/2006/relationships/hyperlink" Target="file:///H:\School\QUT\Master\Project\Thesis\Combine\Master's%20thesis%20draft%20final%20ver.docx" TargetMode="External"/><Relationship Id="rId324" Type="http://schemas.openxmlformats.org/officeDocument/2006/relationships/chart" Target="charts/chart23.xml"/><Relationship Id="rId531" Type="http://schemas.openxmlformats.org/officeDocument/2006/relationships/hyperlink" Target="https://doi.org/10.1111/j.1469-%097998.2009.00670.x" TargetMode="External"/><Relationship Id="rId170" Type="http://schemas.openxmlformats.org/officeDocument/2006/relationships/footer" Target="footer3.xml"/><Relationship Id="rId268" Type="http://schemas.openxmlformats.org/officeDocument/2006/relationships/hyperlink" Target="https://wetlandinfo.des.qld.gov.au/wetlands/factmaps/wildlife/?AreaID=co%09nservation-park-samford" TargetMode="External"/><Relationship Id="rId475" Type="http://schemas.openxmlformats.org/officeDocument/2006/relationships/hyperlink" Target="https://doi.org/10.1080/03014220709510083" TargetMode="External"/><Relationship Id="rId32" Type="http://schemas.openxmlformats.org/officeDocument/2006/relationships/hyperlink" Target="file:///H:\School\QUT\Master\Project\Thesis\Combine\Master's%20thesis%20draft%20final%20ver.docx" TargetMode="External"/><Relationship Id="rId128" Type="http://schemas.openxmlformats.org/officeDocument/2006/relationships/hyperlink" Target="https://doi.org/10.1093/jue/jux016" TargetMode="External"/><Relationship Id="rId335" Type="http://schemas.openxmlformats.org/officeDocument/2006/relationships/hyperlink" Target="https://doi.org/10.1071/ZO18040" TargetMode="External"/><Relationship Id="rId542" Type="http://schemas.openxmlformats.org/officeDocument/2006/relationships/hyperlink" Target="https://doi.org/10.7717/peerj.4951" TargetMode="External"/><Relationship Id="rId181" Type="http://schemas.openxmlformats.org/officeDocument/2006/relationships/chart" Target="charts/chart7.xml"/><Relationship Id="rId402" Type="http://schemas.openxmlformats.org/officeDocument/2006/relationships/hyperlink" Target="https://doi.org/10.1139/er-2012-0042" TargetMode="External"/><Relationship Id="rId279" Type="http://schemas.openxmlformats.org/officeDocument/2006/relationships/hyperlink" Target="https://doi.org/10.1016/S0006-%093207(98)00069-X" TargetMode="External"/><Relationship Id="rId486" Type="http://schemas.openxmlformats.org/officeDocument/2006/relationships/hyperlink" Target="https://doi.org/10.25225/fozo.v59.i3.a4.2010" TargetMode="External"/><Relationship Id="rId43" Type="http://schemas.openxmlformats.org/officeDocument/2006/relationships/hyperlink" Target="file:///H:\School\QUT\Master\Project\Thesis\Combine\Master's%20thesis%20draft%20final%20ver.docx" TargetMode="External"/><Relationship Id="rId139" Type="http://schemas.openxmlformats.org/officeDocument/2006/relationships/hyperlink" Target="https://doi.org/10.1186/s12898-018-0174-z" TargetMode="External"/><Relationship Id="rId346" Type="http://schemas.openxmlformats.org/officeDocument/2006/relationships/hyperlink" Target="https://doi.org/10.1071/ZO01079" TargetMode="External"/><Relationship Id="rId553" Type="http://schemas.openxmlformats.org/officeDocument/2006/relationships/hyperlink" Target="https://doi.org/10.1007/s10342-019-01174-6" TargetMode="External"/><Relationship Id="rId192" Type="http://schemas.openxmlformats.org/officeDocument/2006/relationships/hyperlink" Target="https://doi.org/10.1590/S1984-46702014000200006" TargetMode="External"/><Relationship Id="rId206" Type="http://schemas.openxmlformats.org/officeDocument/2006/relationships/hyperlink" Target="https://doi.org/10.1016/j.cub.2018.09.064" TargetMode="External"/><Relationship Id="rId413" Type="http://schemas.openxmlformats.org/officeDocument/2006/relationships/hyperlink" Target="https://doi.org/10.1515/MAMM.2008.003" TargetMode="External"/><Relationship Id="rId497" Type="http://schemas.openxmlformats.org/officeDocument/2006/relationships/hyperlink" Target="https://doi.org/10.1111/j.1749-6632.2011.06004.x" TargetMode="External"/><Relationship Id="rId357" Type="http://schemas.openxmlformats.org/officeDocument/2006/relationships/hyperlink" Target="https://doi.org/10.1071/AM17031"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002/ece3.1296" TargetMode="External"/><Relationship Id="rId564" Type="http://schemas.openxmlformats.org/officeDocument/2006/relationships/image" Target="media/image7.jpeg"/><Relationship Id="rId424" Type="http://schemas.openxmlformats.org/officeDocument/2006/relationships/hyperlink" Target="http://www.abc.net.au/local/photos/2011/08/31/3306743.htm" TargetMode="External"/><Relationship Id="rId270" Type="http://schemas.openxmlformats.org/officeDocument/2006/relationships/hyperlink" Target="https://doi.org/10.1111/j.1469-7998.1971.tb01323.x"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121/1.1398051" TargetMode="External"/><Relationship Id="rId368" Type="http://schemas.openxmlformats.org/officeDocument/2006/relationships/hyperlink" Target="https://doi.org/10.3354/esr00194" TargetMode="External"/><Relationship Id="rId172" Type="http://schemas.openxmlformats.org/officeDocument/2006/relationships/header" Target="header5.xml"/><Relationship Id="rId228" Type="http://schemas.openxmlformats.org/officeDocument/2006/relationships/hyperlink" Target="https://doi.org/10.1186/s13717-017-0091-7" TargetMode="External"/><Relationship Id="rId435" Type="http://schemas.openxmlformats.org/officeDocument/2006/relationships/chart" Target="charts/chart31.xml"/><Relationship Id="rId477" Type="http://schemas.openxmlformats.org/officeDocument/2006/relationships/hyperlink" Target="https://doi.org/10.1016/j.jaridenv.2012.03.007" TargetMode="External"/><Relationship Id="rId281" Type="http://schemas.openxmlformats.org/officeDocument/2006/relationships/hyperlink" Target="https://doi.org/10.1371/journal.pone.0096937" TargetMode="External"/><Relationship Id="rId337" Type="http://schemas.openxmlformats.org/officeDocument/2006/relationships/hyperlink" Target="https://doi.org/10.1071/WR9940607" TargetMode="External"/><Relationship Id="rId502" Type="http://schemas.openxmlformats.org/officeDocument/2006/relationships/hyperlink" Target="https://doi.org/10.1098/rspb.2014.2781" TargetMode="External"/><Relationship Id="rId34" Type="http://schemas.openxmlformats.org/officeDocument/2006/relationships/hyperlink" Target="file:///H:\School\QUT\Master\Project\Thesis\Combine\Master's%20thesis%20draft%20final%20ver.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39/er-2012-0042" TargetMode="External"/><Relationship Id="rId379" Type="http://schemas.openxmlformats.org/officeDocument/2006/relationships/hyperlink" Target="https://doi.org/10.4404/hystrix-28.1-12046" TargetMode="External"/><Relationship Id="rId544" Type="http://schemas.openxmlformats.org/officeDocument/2006/relationships/hyperlink" Target="https://doi.org/10.1071/ZO9820543" TargetMode="External"/><Relationship Id="rId7" Type="http://schemas.openxmlformats.org/officeDocument/2006/relationships/endnotes" Target="endnotes.xml"/><Relationship Id="rId183" Type="http://schemas.openxmlformats.org/officeDocument/2006/relationships/chart" Target="charts/chart9.xml"/><Relationship Id="rId239" Type="http://schemas.openxmlformats.org/officeDocument/2006/relationships/hyperlink" Target="https://doi.org/10.1641/B580810" TargetMode="External"/><Relationship Id="rId390" Type="http://schemas.openxmlformats.org/officeDocument/2006/relationships/hyperlink" Target="https://doi.org/10.1093/jmammal/gyy120" TargetMode="External"/><Relationship Id="rId404" Type="http://schemas.openxmlformats.org/officeDocument/2006/relationships/hyperlink" Target="https://doi.org/521-527.%2010.2108/zs170144" TargetMode="External"/><Relationship Id="rId446" Type="http://schemas.openxmlformats.org/officeDocument/2006/relationships/hyperlink" Target="https://doi.org/10.1016/j.mambio.2015.01.005" TargetMode="External"/><Relationship Id="rId250" Type="http://schemas.openxmlformats.org/officeDocument/2006/relationships/hyperlink" Target="https://doi.org/10.1644/1545-1542(2005)86%5b909:TPOBIT%5d2.0.CO;2" TargetMode="External"/><Relationship Id="rId292" Type="http://schemas.openxmlformats.org/officeDocument/2006/relationships/hyperlink" Target="https://doi.org/10.1644/05-MAMM-A-%09167R1.1" TargetMode="External"/><Relationship Id="rId306" Type="http://schemas.openxmlformats.org/officeDocument/2006/relationships/header" Target="header7.xml"/><Relationship Id="rId488" Type="http://schemas.openxmlformats.org/officeDocument/2006/relationships/hyperlink" Target="https://doi.org/10.1098/rspb.2018.1222" TargetMode="External"/><Relationship Id="rId45" Type="http://schemas.openxmlformats.org/officeDocument/2006/relationships/hyperlink" Target="file:///H:\School\QUT\Master\Project\Thesis\Combine\Master's%20thesis%20draft%20final%20ver.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371/journal.pone.0168927" TargetMode="External"/><Relationship Id="rId348" Type="http://schemas.openxmlformats.org/officeDocument/2006/relationships/hyperlink" Target="https://doi.org/10.1890/1051-0761-%0923.2.502" TargetMode="External"/><Relationship Id="rId513" Type="http://schemas.openxmlformats.org/officeDocument/2006/relationships/hyperlink" Target="https://doi.org/10.1093/jmammal/gyw126" TargetMode="External"/><Relationship Id="rId555" Type="http://schemas.openxmlformats.org/officeDocument/2006/relationships/footer" Target="footer8.xml"/><Relationship Id="rId152" Type="http://schemas.openxmlformats.org/officeDocument/2006/relationships/hyperlink" Target="https://doi.org/10.1093/conphys/cox020" TargetMode="External"/><Relationship Id="rId194" Type="http://schemas.openxmlformats.org/officeDocument/2006/relationships/hyperlink" Target="https://doi.org/10.1644/07-MAMM-A-011.1" TargetMode="External"/><Relationship Id="rId208" Type="http://schemas.openxmlformats.org/officeDocument/2006/relationships/hyperlink" Target="https://doi.org/10.3161/001.004.0103" TargetMode="External"/><Relationship Id="rId415" Type="http://schemas.openxmlformats.org/officeDocument/2006/relationships/hyperlink" Target="https://www.icoet.net/ICOET_2013/proceedings.asp" TargetMode="External"/><Relationship Id="rId457" Type="http://schemas.openxmlformats.org/officeDocument/2006/relationships/hyperlink" Target="https://doi.org/10.1016/j.gecco.2019.e00613" TargetMode="External"/><Relationship Id="rId261" Type="http://schemas.openxmlformats.org/officeDocument/2006/relationships/hyperlink" Target="https://doi.org/10.1046/j.1365-2435.2000.t01-1-00460.x" TargetMode="External"/><Relationship Id="rId499" Type="http://schemas.openxmlformats.org/officeDocument/2006/relationships/hyperlink" Target="https://doi.org/10.1046/j.1365-2664.2002.00739.x" TargetMode="External"/><Relationship Id="rId14" Type="http://schemas.openxmlformats.org/officeDocument/2006/relationships/hyperlink" Target="file:///H:\School\QUT\Master\Project\Thesis\Combine\Master's%20thesis%20draft%20final%20ver.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6.xml"/><Relationship Id="rId359" Type="http://schemas.openxmlformats.org/officeDocument/2006/relationships/hyperlink" Target="https://doi.org/10.1038/s41598-020-63003-w" TargetMode="External"/><Relationship Id="rId524" Type="http://schemas.openxmlformats.org/officeDocument/2006/relationships/hyperlink" Target="https://doi.org/10.1071/WR03106" TargetMode="External"/><Relationship Id="rId566" Type="http://schemas.openxmlformats.org/officeDocument/2006/relationships/image" Target="media/image9.jpeg"/><Relationship Id="rId98" Type="http://schemas.openxmlformats.org/officeDocument/2006/relationships/hyperlink" Target="https://doi.org/10.1073/pnas.1008476107" TargetMode="External"/><Relationship Id="rId121" Type="http://schemas.openxmlformats.org/officeDocument/2006/relationships/hyperlink" Target="https://doi.org/10.1894/MD-01.1" TargetMode="External"/><Relationship Id="rId163" Type="http://schemas.openxmlformats.org/officeDocument/2006/relationships/hyperlink" Target="https://doi.org/10.7882/FS.2011.047" TargetMode="External"/><Relationship Id="rId219" Type="http://schemas.openxmlformats.org/officeDocument/2006/relationships/hyperlink" Target="https://www.researchgate.net/publication/334453513_Bats_and_lighting" TargetMode="External"/><Relationship Id="rId370" Type="http://schemas.openxmlformats.org/officeDocument/2006/relationships/hyperlink" Target="https://doi.org/10.1515/biolog-2015-0179" TargetMode="External"/><Relationship Id="rId426" Type="http://schemas.openxmlformats.org/officeDocument/2006/relationships/hyperlink" Target="https://doi.org/10.7882/FS.2011.047" TargetMode="External"/><Relationship Id="rId230" Type="http://schemas.openxmlformats.org/officeDocument/2006/relationships/hyperlink" Target="http://hdl.handle.net/10072/366401" TargetMode="External"/><Relationship Id="rId468" Type="http://schemas.openxmlformats.org/officeDocument/2006/relationships/hyperlink" Target="https://doi.org/10.1111/j.1600-0706.2011.19837.x" TargetMode="External"/><Relationship Id="rId25" Type="http://schemas.openxmlformats.org/officeDocument/2006/relationships/hyperlink" Target="file:///H:\School\QUT\Master\Project\Thesis\Combine\Master's%20thesis%20draft%20final%20ver.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139/z02-%09029" TargetMode="External"/><Relationship Id="rId328" Type="http://schemas.openxmlformats.org/officeDocument/2006/relationships/chart" Target="charts/chart27.xml"/><Relationship Id="rId535" Type="http://schemas.openxmlformats.org/officeDocument/2006/relationships/hyperlink" Target="https://doi.org/10.4098/AT.arch.00-34" TargetMode="External"/><Relationship Id="rId132" Type="http://schemas.openxmlformats.org/officeDocument/2006/relationships/hyperlink" Target="https://doi.org/10.3161/17335329(2007)9%5b237:FHOOFP%20%09%5d2.0.CO;2" TargetMode="External"/><Relationship Id="rId174" Type="http://schemas.openxmlformats.org/officeDocument/2006/relationships/chart" Target="charts/chart1.xml"/><Relationship Id="rId381" Type="http://schemas.openxmlformats.org/officeDocument/2006/relationships/hyperlink" Target="https://doi.org/10.1086/505999" TargetMode="External"/><Relationship Id="rId241" Type="http://schemas.openxmlformats.org/officeDocument/2006/relationships/hyperlink" Target="https://doi.org/10.2307/1934408" TargetMode="External"/><Relationship Id="rId437" Type="http://schemas.openxmlformats.org/officeDocument/2006/relationships/chart" Target="charts/chart33.xml"/><Relationship Id="rId479" Type="http://schemas.openxmlformats.org/officeDocument/2006/relationships/hyperlink" Target="https://doi.org/10.1371/journal.pone.0134443" TargetMode="External"/><Relationship Id="rId36" Type="http://schemas.openxmlformats.org/officeDocument/2006/relationships/hyperlink" Target="file:///H:\School\QUT\Master\Project\Thesis\Combine\Master's%20thesis%20draft%20final%20ver.docx" TargetMode="External"/><Relationship Id="rId283" Type="http://schemas.openxmlformats.org/officeDocument/2006/relationships/hyperlink" Target="https://doi.org/10.3996/052019-JFWM-039" TargetMode="External"/><Relationship Id="rId339" Type="http://schemas.openxmlformats.org/officeDocument/2006/relationships/hyperlink" Target="https://doi.org/10.1111/j.1365-%092435.2008.01423.x" TargetMode="External"/><Relationship Id="rId490" Type="http://schemas.openxmlformats.org/officeDocument/2006/relationships/hyperlink" Target="https://doi.org/10.1016/j.agee.2014.08.028" TargetMode="External"/><Relationship Id="rId504" Type="http://schemas.openxmlformats.org/officeDocument/2006/relationships/hyperlink" Target="https://doi.org/10.1007/s10531-016-1261-0" TargetMode="External"/><Relationship Id="rId546" Type="http://schemas.openxmlformats.org/officeDocument/2006/relationships/hyperlink" Target="https://doi.org/10.1111/j.1469-7998.2008.00487.x"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environment.des.qld.gov.au/wildlife/animals-az/micro-bats/" TargetMode="External"/><Relationship Id="rId185" Type="http://schemas.openxmlformats.org/officeDocument/2006/relationships/hyperlink" Target="https://doi.org/10.1644/05-MAMM-A-%09012R1.1" TargetMode="External"/><Relationship Id="rId350" Type="http://schemas.openxmlformats.org/officeDocument/2006/relationships/hyperlink" Target="https://doi.org/10.1071/ZO9680049" TargetMode="External"/><Relationship Id="rId406" Type="http://schemas.openxmlformats.org/officeDocument/2006/relationships/hyperlink" Target="https://doi.org/10.1007/s00265-020-02840-1" TargetMode="External"/><Relationship Id="rId9" Type="http://schemas.microsoft.com/office/2011/relationships/commentsExtended" Target="commentsExtended.xml"/><Relationship Id="rId210" Type="http://schemas.openxmlformats.org/officeDocument/2006/relationships/hyperlink" Target="https://doi.org/10.1007/978-1-%094613-3421-7_5" TargetMode="External"/><Relationship Id="rId392" Type="http://schemas.openxmlformats.org/officeDocument/2006/relationships/hyperlink" Target="https://doi.org/10.1007/s00360-017-1100-y" TargetMode="External"/><Relationship Id="rId448" Type="http://schemas.openxmlformats.org/officeDocument/2006/relationships/hyperlink" Target="https://doi.org/10.1002/ece3.2772" TargetMode="External"/><Relationship Id="rId252" Type="http://schemas.openxmlformats.org/officeDocument/2006/relationships/hyperlink" Target="https://doi.org/10.7882/AZ.2014.008" TargetMode="External"/><Relationship Id="rId294" Type="http://schemas.openxmlformats.org/officeDocument/2006/relationships/hyperlink" Target="https://doi.org/10.2307/1931308" TargetMode="External"/><Relationship Id="rId308" Type="http://schemas.openxmlformats.org/officeDocument/2006/relationships/header" Target="header8.xml"/><Relationship Id="rId515" Type="http://schemas.openxmlformats.org/officeDocument/2006/relationships/hyperlink" Target="https://doi.org/10.2193/2008-471" TargetMode="External"/><Relationship Id="rId47" Type="http://schemas.openxmlformats.org/officeDocument/2006/relationships/hyperlink" Target="file:///H:\School\QUT\Master\Project\Thesis\Combine\Master's%20thesis%20draft%20final%20ver.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07/BF00329419" TargetMode="External"/><Relationship Id="rId154" Type="http://schemas.openxmlformats.org/officeDocument/2006/relationships/hyperlink" Target="https://doi.org/10.1121/1.1913559" TargetMode="External"/><Relationship Id="rId361" Type="http://schemas.openxmlformats.org/officeDocument/2006/relationships/hyperlink" Target="https://doi.org/10.2108/zsj.20.1017" TargetMode="External"/><Relationship Id="rId557" Type="http://schemas.openxmlformats.org/officeDocument/2006/relationships/hyperlink" Target="https://dx.doi.org/10.2305/IUCN.UK.2019-3.RLTS.T13562A22104381.en" TargetMode="External"/><Relationship Id="rId196" Type="http://schemas.openxmlformats.org/officeDocument/2006/relationships/hyperlink" Target="https://doi.org/10.1016/0300-9629(94)90023-X" TargetMode="External"/><Relationship Id="rId417" Type="http://schemas.openxmlformats.org/officeDocument/2006/relationships/hyperlink" Target="https://doi.org/10.1139/z04-095" TargetMode="External"/><Relationship Id="rId459" Type="http://schemas.openxmlformats.org/officeDocument/2006/relationships/hyperlink" Target="http://dx.doi.org/10.1071/AM15012" TargetMode="External"/><Relationship Id="rId16" Type="http://schemas.openxmlformats.org/officeDocument/2006/relationships/hyperlink" Target="file:///H:\School\QUT\Master\Project\Thesis\Combine\Master's%20thesis%20draft%20final%20ver.docx" TargetMode="External"/><Relationship Id="rId221" Type="http://schemas.openxmlformats.org/officeDocument/2006/relationships/hyperlink" Target="https://doi.org/10.1242/jeb.192005" TargetMode="External"/><Relationship Id="rId263" Type="http://schemas.openxmlformats.org/officeDocument/2006/relationships/hyperlink" Target="https://doi.org/10.2981/wlb.00659" TargetMode="External"/><Relationship Id="rId319" Type="http://schemas.openxmlformats.org/officeDocument/2006/relationships/chart" Target="charts/chart18.xml"/><Relationship Id="rId470" Type="http://schemas.openxmlformats.org/officeDocument/2006/relationships/hyperlink" Target="https://doi.org/10.1093/icb/icr042" TargetMode="External"/><Relationship Id="rId526" Type="http://schemas.openxmlformats.org/officeDocument/2006/relationships/hyperlink" Target="https://doi.org/10.1371/journal.pone.0019227"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656/058.017.0410" TargetMode="External"/><Relationship Id="rId330" Type="http://schemas.openxmlformats.org/officeDocument/2006/relationships/chart" Target="charts/chart29.xml"/><Relationship Id="rId568" Type="http://schemas.openxmlformats.org/officeDocument/2006/relationships/footer" Target="footer10.xml"/><Relationship Id="rId165" Type="http://schemas.openxmlformats.org/officeDocument/2006/relationships/hyperlink" Target="https://doi.org/10.1126/science.1152944" TargetMode="External"/><Relationship Id="rId372" Type="http://schemas.openxmlformats.org/officeDocument/2006/relationships/hyperlink" Target="https://doi.org/10.1644/05-MAMM-A-127R1.1" TargetMode="External"/><Relationship Id="rId428" Type="http://schemas.openxmlformats.org/officeDocument/2006/relationships/hyperlink" Target="https://doi.org/10.1093/icb/icr076" TargetMode="External"/><Relationship Id="rId232" Type="http://schemas.openxmlformats.org/officeDocument/2006/relationships/hyperlink" Target="https://doi.org/10.1371/journal.pone.0049754" TargetMode="External"/><Relationship Id="rId274" Type="http://schemas.openxmlformats.org/officeDocument/2006/relationships/hyperlink" Target="https://doi.org/10.1007/978-3-319-25220-97" TargetMode="External"/><Relationship Id="rId481" Type="http://schemas.openxmlformats.org/officeDocument/2006/relationships/hyperlink" Target="https://doi.org/10.1186/1742-9994-11-39" TargetMode="External"/><Relationship Id="rId27" Type="http://schemas.openxmlformats.org/officeDocument/2006/relationships/hyperlink" Target="file:///H:\School\QUT\Master\Project\Thesis\Combine\Master's%20thesis%20draft%20final%20ver.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1038/nature01795" TargetMode="External"/><Relationship Id="rId537" Type="http://schemas.openxmlformats.org/officeDocument/2006/relationships/hyperlink" Target="https://doi.org/10.3161/15081109ACC2018.20.2.010"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2.xml"/><Relationship Id="rId341" Type="http://schemas.openxmlformats.org/officeDocument/2006/relationships/hyperlink" Target="https://doi.org/10.25225/fozo.v63.i3.a8.2014" TargetMode="External"/><Relationship Id="rId383" Type="http://schemas.openxmlformats.org/officeDocument/2006/relationships/hyperlink" Target="https://doi.org/10.5860/choice.44-0931" TargetMode="External"/><Relationship Id="rId439" Type="http://schemas.openxmlformats.org/officeDocument/2006/relationships/chart" Target="charts/chart35.xml"/><Relationship Id="rId201" Type="http://schemas.openxmlformats.org/officeDocument/2006/relationships/hyperlink" Target="https://doi.org/10.1016/S0006-3207(02)00298-7" TargetMode="External"/><Relationship Id="rId243" Type="http://schemas.openxmlformats.org/officeDocument/2006/relationships/hyperlink" Target="https://doi.org/10.1093/jmammal/gyz210" TargetMode="External"/><Relationship Id="rId285" Type="http://schemas.openxmlformats.org/officeDocument/2006/relationships/hyperlink" Target="https://doi.org/10.1242/jeb.038224" TargetMode="External"/><Relationship Id="rId450" Type="http://schemas.openxmlformats.org/officeDocument/2006/relationships/hyperlink" Target="https://doi.org/10.1890/06-0654" TargetMode="External"/><Relationship Id="rId506" Type="http://schemas.openxmlformats.org/officeDocument/2006/relationships/hyperlink" Target="https://doi.org/10.1139/cjz-%092013-0127" TargetMode="External"/><Relationship Id="rId38" Type="http://schemas.openxmlformats.org/officeDocument/2006/relationships/hyperlink" Target="file:///H:\School\QUT\Master\Project\Thesis\Combine\Master's%20thesis%20draft%20final%20ver.docx" TargetMode="External"/><Relationship Id="rId103" Type="http://schemas.openxmlformats.org/officeDocument/2006/relationships/hyperlink" Target="https://doi.org/10.1111/j.1365-2664.2012.02159.x" TargetMode="External"/><Relationship Id="rId310" Type="http://schemas.openxmlformats.org/officeDocument/2006/relationships/image" Target="media/image1.png"/><Relationship Id="rId492" Type="http://schemas.openxmlformats.org/officeDocument/2006/relationships/hyperlink" Target="https://doi.org/10.1155/2013/187415" TargetMode="External"/><Relationship Id="rId548" Type="http://schemas.openxmlformats.org/officeDocument/2006/relationships/hyperlink" Target="https://doi.org/10.1002/ece3.6253"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1644/06-MAMM-A-393.1" TargetMode="External"/><Relationship Id="rId187" Type="http://schemas.openxmlformats.org/officeDocument/2006/relationships/hyperlink" Target="https://doi.org/10.1007/BF00540593" TargetMode="External"/><Relationship Id="rId352" Type="http://schemas.openxmlformats.org/officeDocument/2006/relationships/hyperlink" Target="https://doi.org/10.1086/physzool.45.1.30155922" TargetMode="External"/><Relationship Id="rId394" Type="http://schemas.openxmlformats.org/officeDocument/2006/relationships/hyperlink" Target="https://doi.org/10.1007/s11284-016-1348-9" TargetMode="External"/><Relationship Id="rId408" Type="http://schemas.openxmlformats.org/officeDocument/2006/relationships/hyperlink" Target="https://doi.org/10.1002/ece3.3111" TargetMode="External"/><Relationship Id="rId212" Type="http://schemas.openxmlformats.org/officeDocument/2006/relationships/hyperlink" Target="https://doi.org/10.1644/06-MAMM-A-135R1.1" TargetMode="External"/><Relationship Id="rId254" Type="http://schemas.openxmlformats.org/officeDocument/2006/relationships/hyperlink" Target="https://doi.org/10.3390/d11090159" TargetMode="External"/><Relationship Id="rId49" Type="http://schemas.openxmlformats.org/officeDocument/2006/relationships/hyperlink" Target="file:///H:\School\QUT\Master\Project\Thesis\Combine\Master's%20thesis%20draft%20final%20ver.docx" TargetMode="External"/><Relationship Id="rId114" Type="http://schemas.openxmlformats.org/officeDocument/2006/relationships/hyperlink" Target="https://doi.org/10.1071/AM00121" TargetMode="External"/><Relationship Id="rId296" Type="http://schemas.openxmlformats.org/officeDocument/2006/relationships/hyperlink" Target="https://doi.org/10.2478/s11756-010-0020-z" TargetMode="External"/><Relationship Id="rId461" Type="http://schemas.openxmlformats.org/officeDocument/2006/relationships/hyperlink" Target="https://doi.org/10.1111/acv.12216" TargetMode="External"/><Relationship Id="rId517" Type="http://schemas.openxmlformats.org/officeDocument/2006/relationships/hyperlink" Target="https://doi.org/10.1177/1940082916680428" TargetMode="External"/><Relationship Id="rId559" Type="http://schemas.openxmlformats.org/officeDocument/2006/relationships/hyperlink" Target="https://doi.org/10.5204/thesis.eprints.207163"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11/jzo.12105" TargetMode="External"/><Relationship Id="rId198" Type="http://schemas.openxmlformats.org/officeDocument/2006/relationships/hyperlink" Target="https://doi.org/10.1644/1545-%091542(2002)083%3c0590:SVIAPO%3e2.0.CO;2" TargetMode="External"/><Relationship Id="rId321" Type="http://schemas.openxmlformats.org/officeDocument/2006/relationships/chart" Target="charts/chart20.xml"/><Relationship Id="rId363" Type="http://schemas.openxmlformats.org/officeDocument/2006/relationships/hyperlink" Target="https://doi.org/10.1644/12-MAMM-A-095.1" TargetMode="External"/><Relationship Id="rId419" Type="http://schemas.openxmlformats.org/officeDocument/2006/relationships/hyperlink" Target="https://doi.org/10.1644/11-MAMM-A-393.1" TargetMode="External"/><Relationship Id="rId570" Type="http://schemas.openxmlformats.org/officeDocument/2006/relationships/fontTable" Target="fontTable.xml"/><Relationship Id="rId223" Type="http://schemas.openxmlformats.org/officeDocument/2006/relationships/hyperlink" Target="https://doi.org/10.2981/wlb.00131" TargetMode="External"/><Relationship Id="rId430" Type="http://schemas.openxmlformats.org/officeDocument/2006/relationships/hyperlink" Target="https://doi.org/10.1071/WR99106" TargetMode="External"/><Relationship Id="rId18" Type="http://schemas.openxmlformats.org/officeDocument/2006/relationships/hyperlink" Target="file:///H:\School\QUT\Master\Project\Thesis\Combine\Master's%20thesis%20draft%20final%20ver.docx" TargetMode="External"/><Relationship Id="rId265" Type="http://schemas.openxmlformats.org/officeDocument/2006/relationships/hyperlink" Target="https://doi.org/10.1093/jmammal/gyx054" TargetMode="External"/><Relationship Id="rId472" Type="http://schemas.openxmlformats.org/officeDocument/2006/relationships/hyperlink" Target="https://doi.org/10.1071/AM17031" TargetMode="External"/><Relationship Id="rId528" Type="http://schemas.openxmlformats.org/officeDocument/2006/relationships/hyperlink" Target="https://doi.org/10.1644/06-MAMM-A-393.1" TargetMode="External"/><Relationship Id="rId125" Type="http://schemas.openxmlformats.org/officeDocument/2006/relationships/hyperlink" Target="https://doi.org/10.1007/978-3-319-25220-9_4" TargetMode="External"/><Relationship Id="rId167" Type="http://schemas.openxmlformats.org/officeDocument/2006/relationships/hyperlink" Target="https://doi.org/10.1071/WR99106" TargetMode="External"/><Relationship Id="rId332" Type="http://schemas.openxmlformats.org/officeDocument/2006/relationships/hyperlink" Target="https://doi.org/10.1071/AM06003" TargetMode="External"/><Relationship Id="rId374" Type="http://schemas.openxmlformats.org/officeDocument/2006/relationships/hyperlink" Target="https://doi.org/10.1371/journal.pone.0191471"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098/rstb.1994.0161" TargetMode="External"/><Relationship Id="rId2" Type="http://schemas.openxmlformats.org/officeDocument/2006/relationships/numbering" Target="numbering.xml"/><Relationship Id="rId29" Type="http://schemas.openxmlformats.org/officeDocument/2006/relationships/hyperlink" Target="file:///H:\School\QUT\Master\Project\Thesis\Combine\Master's%20thesis%20draft%20final%20ver.docx" TargetMode="External"/><Relationship Id="rId276" Type="http://schemas.openxmlformats.org/officeDocument/2006/relationships/hyperlink" Target="https://doi.org/10.2307/3546196" TargetMode="External"/><Relationship Id="rId441" Type="http://schemas.openxmlformats.org/officeDocument/2006/relationships/chart" Target="charts/chart37.xml"/><Relationship Id="rId483" Type="http://schemas.openxmlformats.org/officeDocument/2006/relationships/hyperlink" Target="https://doi.org/10.1111/j.1442-9993.2009.02086.x" TargetMode="External"/><Relationship Id="rId539" Type="http://schemas.openxmlformats.org/officeDocument/2006/relationships/hyperlink" Target="https://doi.org/10.1007/s00360-008-0328-y" TargetMode="External"/><Relationship Id="rId40" Type="http://schemas.openxmlformats.org/officeDocument/2006/relationships/hyperlink" Target="file:///H:\School\QUT\Master\Project\Thesis\Combine\Master's%20thesis%20draft%20final%20ver.docx" TargetMode="External"/><Relationship Id="rId136" Type="http://schemas.openxmlformats.org/officeDocument/2006/relationships/hyperlink" Target="https://www.jstor.org/stable/44202493" TargetMode="External"/><Relationship Id="rId178" Type="http://schemas.openxmlformats.org/officeDocument/2006/relationships/chart" Target="charts/chart4.xml"/><Relationship Id="rId301" Type="http://schemas.openxmlformats.org/officeDocument/2006/relationships/hyperlink" Target="https://doi.org/10.1111/j.1744-7429.2006.00101.x" TargetMode="External"/><Relationship Id="rId343" Type="http://schemas.openxmlformats.org/officeDocument/2006/relationships/hyperlink" Target="https://doi.org/10.1111/brv.12427" TargetMode="External"/><Relationship Id="rId550" Type="http://schemas.openxmlformats.org/officeDocument/2006/relationships/hyperlink" Target="https://doi.org/10.2307/2404980"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71/ZO9640052" TargetMode="External"/><Relationship Id="rId385" Type="http://schemas.openxmlformats.org/officeDocument/2006/relationships/hyperlink" Target="https://doi.org/10.1016/j.physbeh.2016.06.015" TargetMode="External"/><Relationship Id="rId245" Type="http://schemas.openxmlformats.org/officeDocument/2006/relationships/hyperlink" Target="https://doi.org/10.1111/acv.12025" TargetMode="External"/><Relationship Id="rId287" Type="http://schemas.openxmlformats.org/officeDocument/2006/relationships/hyperlink" Target="https://doi.org/10.1111/j.1469-%097998.1997.tb05809.x" TargetMode="External"/><Relationship Id="rId410" Type="http://schemas.openxmlformats.org/officeDocument/2006/relationships/hyperlink" Target="https://doi.org/10.1080/03014223.2003.9518341" TargetMode="External"/><Relationship Id="rId452" Type="http://schemas.openxmlformats.org/officeDocument/2006/relationships/hyperlink" Target="https://doi.org/10.1071/ZO00037" TargetMode="External"/><Relationship Id="rId494" Type="http://schemas.openxmlformats.org/officeDocument/2006/relationships/hyperlink" Target="https://doi.org/10.1111/j.1600-%090706.2010.18328.x" TargetMode="External"/><Relationship Id="rId508" Type="http://schemas.openxmlformats.org/officeDocument/2006/relationships/hyperlink" Target="https://doi.org/10.1139/cjz-2019-0231" TargetMode="External"/><Relationship Id="rId105" Type="http://schemas.openxmlformats.org/officeDocument/2006/relationships/hyperlink" Target="https://doi.org/10.1111/j.1442-9993.2009.02086.x" TargetMode="External"/><Relationship Id="rId147" Type="http://schemas.openxmlformats.org/officeDocument/2006/relationships/hyperlink" Target="https://doi.org/10.1071/9780643103757" TargetMode="External"/><Relationship Id="rId312" Type="http://schemas.openxmlformats.org/officeDocument/2006/relationships/chart" Target="charts/chart11.xml"/><Relationship Id="rId354" Type="http://schemas.openxmlformats.org/officeDocument/2006/relationships/hyperlink" Target="https://doi.org/10.1111/j.1439-%090310.2011.01897.x" TargetMode="External"/><Relationship Id="rId51" Type="http://schemas.openxmlformats.org/officeDocument/2006/relationships/hyperlink" Target="file:///H:\School\QUT\Master\Project\Thesis\Combine\Master's%20thesis%20draft%20final%20ver.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38/srep00524" TargetMode="External"/><Relationship Id="rId396" Type="http://schemas.openxmlformats.org/officeDocument/2006/relationships/hyperlink" Target="https://docplayer.net/41868400-Species-diversity-of-bats-in-underground-%09roosts-of-the-western-stara-planina-mts-bulgaria.html" TargetMode="External"/><Relationship Id="rId561" Type="http://schemas.openxmlformats.org/officeDocument/2006/relationships/image" Target="media/image4.jpeg"/><Relationship Id="rId214" Type="http://schemas.openxmlformats.org/officeDocument/2006/relationships/hyperlink" Target="https://doi.org/10.1186/s40850-021-00065-x" TargetMode="External"/><Relationship Id="rId256" Type="http://schemas.openxmlformats.org/officeDocument/2006/relationships/hyperlink" Target="https://doi.org/10.1080/03014223.2002.9518311" TargetMode="External"/><Relationship Id="rId298" Type="http://schemas.openxmlformats.org/officeDocument/2006/relationships/hyperlink" Target="https://doi.org/10.3377/1562-%097020(2007)42%5b50:TIOTIW%5d2.0.CO;2" TargetMode="External"/><Relationship Id="rId421" Type="http://schemas.openxmlformats.org/officeDocument/2006/relationships/hyperlink" Target="https://doi.org/10.3897/zoologia.34.e13732" TargetMode="External"/><Relationship Id="rId463" Type="http://schemas.openxmlformats.org/officeDocument/2006/relationships/hyperlink" Target="https://doi.org/10.1002/ece3.1375" TargetMode="External"/><Relationship Id="rId519" Type="http://schemas.openxmlformats.org/officeDocument/2006/relationships/hyperlink" Target="https://doi.org/10.1098/rstb.1987.0030" TargetMode="External"/><Relationship Id="rId116" Type="http://schemas.openxmlformats.org/officeDocument/2006/relationships/hyperlink" Target="https://doi.org/10.1371/journal.pone.0048201" TargetMode="External"/><Relationship Id="rId158" Type="http://schemas.openxmlformats.org/officeDocument/2006/relationships/hyperlink" Target="https://doi.org/10.1098/rspb.2008.1505" TargetMode="External"/><Relationship Id="rId323" Type="http://schemas.openxmlformats.org/officeDocument/2006/relationships/chart" Target="charts/chart22.xml"/><Relationship Id="rId530" Type="http://schemas.openxmlformats.org/officeDocument/2006/relationships/hyperlink" Target="https://doi.org/10.1034/j.1600-%090587.2003.03422.x" TargetMode="External"/><Relationship Id="rId20" Type="http://schemas.openxmlformats.org/officeDocument/2006/relationships/hyperlink" Target="file:///H:\School\QUT\Master\Project\Thesis\Combine\Master's%20thesis%20draft%20final%20ver.docx" TargetMode="External"/><Relationship Id="rId62" Type="http://schemas.openxmlformats.org/officeDocument/2006/relationships/header" Target="header2.xml"/><Relationship Id="rId365" Type="http://schemas.openxmlformats.org/officeDocument/2006/relationships/hyperlink" Target="https://doi.org/10.5141/JEFB.2009.32.3.191" TargetMode="External"/><Relationship Id="rId572" Type="http://schemas.openxmlformats.org/officeDocument/2006/relationships/theme" Target="theme/theme1.xml"/><Relationship Id="rId225" Type="http://schemas.openxmlformats.org/officeDocument/2006/relationships/hyperlink" Target="https://doi.org/10.1111/j.1469-7998.1995.tb05146.x" TargetMode="External"/><Relationship Id="rId267" Type="http://schemas.openxmlformats.org/officeDocument/2006/relationships/hyperlink" Target="https://doi.org/10.1007/s13364-020-00531-w" TargetMode="External"/><Relationship Id="rId432" Type="http://schemas.openxmlformats.org/officeDocument/2006/relationships/hyperlink" Target="https://doi.org/10.1111/j.1469-7998.1999.tb00991.x" TargetMode="External"/><Relationship Id="rId474" Type="http://schemas.openxmlformats.org/officeDocument/2006/relationships/hyperlink" Target="https://doi.org/10.1038/ncomms1110" TargetMode="External"/><Relationship Id="rId127" Type="http://schemas.openxmlformats.org/officeDocument/2006/relationships/hyperlink" Target="https://profile.id.com.au/moreton-bay/about?WebID=450" TargetMode="External"/><Relationship Id="rId31" Type="http://schemas.openxmlformats.org/officeDocument/2006/relationships/hyperlink" Target="file:///H:\School\QUT\Master\Project\Thesis\Combine\Master's%20thesis%20draft%20final%20ver.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eader" Target="header4.xml"/><Relationship Id="rId334" Type="http://schemas.openxmlformats.org/officeDocument/2006/relationships/hyperlink" Target="https://www.proquest.com/scholarly-%09journals/assessing-short-term-effect-minerals-%09exploration/docview/887908087/se-2?accountid=13380" TargetMode="External"/><Relationship Id="rId376" Type="http://schemas.openxmlformats.org/officeDocument/2006/relationships/hyperlink" Target="https://doi.org/10.1002/ece3.5841" TargetMode="External"/><Relationship Id="rId541" Type="http://schemas.openxmlformats.org/officeDocument/2006/relationships/hyperlink" Target="https://doi.org/10.3390/su12072634" TargetMode="External"/><Relationship Id="rId4" Type="http://schemas.openxmlformats.org/officeDocument/2006/relationships/settings" Target="settings.xml"/><Relationship Id="rId180" Type="http://schemas.openxmlformats.org/officeDocument/2006/relationships/chart" Target="charts/chart6.xml"/><Relationship Id="rId236" Type="http://schemas.openxmlformats.org/officeDocument/2006/relationships/hyperlink" Target="https://doi.org/10.2307/1379951" TargetMode="External"/><Relationship Id="rId278" Type="http://schemas.openxmlformats.org/officeDocument/2006/relationships/hyperlink" Target="https://doi.org/10.1002/ece3.3943" TargetMode="External"/><Relationship Id="rId401" Type="http://schemas.openxmlformats.org/officeDocument/2006/relationships/hyperlink" Target="https://doi.org/10.1071/WR03106" TargetMode="External"/><Relationship Id="rId443" Type="http://schemas.openxmlformats.org/officeDocument/2006/relationships/hyperlink" Target="https://doi.org/10.1016/j.foreco.2009.08.002" TargetMode="External"/><Relationship Id="rId303" Type="http://schemas.openxmlformats.org/officeDocument/2006/relationships/hyperlink" Target="https://doi.org/10.1071/WR99106" TargetMode="External"/><Relationship Id="rId485" Type="http://schemas.openxmlformats.org/officeDocument/2006/relationships/hyperlink" Target="https://doi.org/10.1242/jeb.01901" TargetMode="External"/><Relationship Id="rId42" Type="http://schemas.openxmlformats.org/officeDocument/2006/relationships/hyperlink" Target="file:///H:\School\QUT\Master\Project\Thesis\Combine\Master's%20thesis%20draft%20final%20ver.docx" TargetMode="External"/><Relationship Id="rId84" Type="http://schemas.openxmlformats.org/officeDocument/2006/relationships/hyperlink" Target="https://doi.org/10.1071/AM15012" TargetMode="External"/><Relationship Id="rId138" Type="http://schemas.openxmlformats.org/officeDocument/2006/relationships/hyperlink" Target="https://doi.org/10.1071/WR03106" TargetMode="External"/><Relationship Id="rId345" Type="http://schemas.openxmlformats.org/officeDocument/2006/relationships/hyperlink" Target="https://doi.org/10.1071/WR9910343" TargetMode="External"/><Relationship Id="rId387" Type="http://schemas.openxmlformats.org/officeDocument/2006/relationships/hyperlink" Target="https://doi.org/10.1093/jmammal/gyw126" TargetMode="External"/><Relationship Id="rId510" Type="http://schemas.openxmlformats.org/officeDocument/2006/relationships/hyperlink" Target="https://doi.org/10.1007/s11284-012-1009-6" TargetMode="External"/><Relationship Id="rId552" Type="http://schemas.openxmlformats.org/officeDocument/2006/relationships/hyperlink" Target="https://doi.org/10.1016/j.foreco.2010.08.022" TargetMode="External"/><Relationship Id="rId191" Type="http://schemas.openxmlformats.org/officeDocument/2006/relationships/hyperlink" Target="https://doi.org/10.2193/0022-%09541X(2006)70%5b207:DHOFLM%5d2.0.CO;2" TargetMode="External"/><Relationship Id="rId205" Type="http://schemas.openxmlformats.org/officeDocument/2006/relationships/hyperlink" Target="https://doi.org/10.2307/1378506" TargetMode="External"/><Relationship Id="rId247" Type="http://schemas.openxmlformats.org/officeDocument/2006/relationships/hyperlink" Target="https://doi.org/10.1111/j.1469-7998.1988.tb02433.x" TargetMode="External"/><Relationship Id="rId412" Type="http://schemas.openxmlformats.org/officeDocument/2006/relationships/hyperlink" Target="https://doi.org/10.1017/S0952836999009838" TargetMode="External"/><Relationship Id="rId107" Type="http://schemas.openxmlformats.org/officeDocument/2006/relationships/hyperlink" Target="https://doi.org/10.1002/ece3.913" TargetMode="External"/><Relationship Id="rId289" Type="http://schemas.openxmlformats.org/officeDocument/2006/relationships/hyperlink" Target="https://doi.org/10.3161/150811013X667920" TargetMode="External"/><Relationship Id="rId454" Type="http://schemas.openxmlformats.org/officeDocument/2006/relationships/hyperlink" Target="https://doi.org/10.1071/ZO09006" TargetMode="External"/><Relationship Id="rId496" Type="http://schemas.openxmlformats.org/officeDocument/2006/relationships/hyperlink" Target="https://doi.org/10.1371/journal.pone.0168927"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02/ece3.3111" TargetMode="External"/><Relationship Id="rId314" Type="http://schemas.openxmlformats.org/officeDocument/2006/relationships/chart" Target="charts/chart13.xml"/><Relationship Id="rId356" Type="http://schemas.openxmlformats.org/officeDocument/2006/relationships/hyperlink" Target="https://doi.org/10.7882/AZ.2017.012" TargetMode="External"/><Relationship Id="rId398" Type="http://schemas.openxmlformats.org/officeDocument/2006/relationships/hyperlink" Target="https://doi.org/10.1046/j.1365-2435.2000.t01-1-00460.x" TargetMode="External"/><Relationship Id="rId521" Type="http://schemas.openxmlformats.org/officeDocument/2006/relationships/hyperlink" Target="https://doi.org/10.1017/S0952836999008018" TargetMode="External"/><Relationship Id="rId563" Type="http://schemas.openxmlformats.org/officeDocument/2006/relationships/image" Target="media/image6.png"/><Relationship Id="rId95" Type="http://schemas.openxmlformats.org/officeDocument/2006/relationships/hyperlink" Target="https://doi.org/10.1016/j.mambio.2010.04.004" TargetMode="External"/><Relationship Id="rId160" Type="http://schemas.openxmlformats.org/officeDocument/2006/relationships/hyperlink" Target="https://doi.org/10.1111/aec.12034" TargetMode="External"/><Relationship Id="rId216" Type="http://schemas.openxmlformats.org/officeDocument/2006/relationships/hyperlink" Target="https://doi.org/10.1111/acv.12574" TargetMode="External"/><Relationship Id="rId423" Type="http://schemas.openxmlformats.org/officeDocument/2006/relationships/hyperlink" Target="https://doi.org/10.1007/BF03179557" TargetMode="External"/><Relationship Id="rId258" Type="http://schemas.openxmlformats.org/officeDocument/2006/relationships/hyperlink" Target="https://www.dora.lib4ri.ch/wsl/islandora/object/wsl:24877" TargetMode="External"/><Relationship Id="rId465" Type="http://schemas.openxmlformats.org/officeDocument/2006/relationships/hyperlink" Target="https://doi.org/10.1071/ZO9680049" TargetMode="External"/><Relationship Id="rId22" Type="http://schemas.openxmlformats.org/officeDocument/2006/relationships/hyperlink" Target="file:///H:\School\QUT\Master\Project\Thesis\Combine\Master's%20thesis%20draft%20final%20ver.docx" TargetMode="External"/><Relationship Id="rId64" Type="http://schemas.openxmlformats.org/officeDocument/2006/relationships/footer" Target="footer2.xml"/><Relationship Id="rId118" Type="http://schemas.openxmlformats.org/officeDocument/2006/relationships/hyperlink" Target="https://doi.org/10.1130/2015.2516(17)" TargetMode="External"/><Relationship Id="rId325" Type="http://schemas.openxmlformats.org/officeDocument/2006/relationships/chart" Target="charts/chart24.xml"/><Relationship Id="rId367" Type="http://schemas.openxmlformats.org/officeDocument/2006/relationships/hyperlink" Target="https://doi.org/10.2478/v10191-010-0034-3" TargetMode="External"/><Relationship Id="rId532" Type="http://schemas.openxmlformats.org/officeDocument/2006/relationships/hyperlink" Target="https://doi.org/10.1080/03014223.2003.9518341" TargetMode="External"/><Relationship Id="rId171" Type="http://schemas.openxmlformats.org/officeDocument/2006/relationships/footer" Target="footer4.xml"/><Relationship Id="rId227" Type="http://schemas.openxmlformats.org/officeDocument/2006/relationships/hyperlink" Target="https://www.environment.gov.au/science/%20%09abrs/publications/fauna-of-australia/fauna-1b" TargetMode="External"/><Relationship Id="rId269" Type="http://schemas.openxmlformats.org/officeDocument/2006/relationships/hyperlink" Target="https://doi.org/10.1093/jhered/esp032" TargetMode="External"/><Relationship Id="rId434" Type="http://schemas.openxmlformats.org/officeDocument/2006/relationships/image" Target="media/image3.jpeg"/><Relationship Id="rId476" Type="http://schemas.openxmlformats.org/officeDocument/2006/relationships/hyperlink" Target="https://doi.org/10.1016/j.agee.2007.05.001" TargetMode="External"/><Relationship Id="rId33" Type="http://schemas.openxmlformats.org/officeDocument/2006/relationships/hyperlink" Target="file:///H:\School\QUT\Master\Project\Thesis\Combine\Master's%20thesis%20draft%20final%20ver.docx" TargetMode="External"/><Relationship Id="rId129" Type="http://schemas.openxmlformats.org/officeDocument/2006/relationships/hyperlink" Target="https://doi.org/10.2193/2008-471" TargetMode="External"/><Relationship Id="rId280" Type="http://schemas.openxmlformats.org/officeDocument/2006/relationships/hyperlink" Target="https://doi.org/10.1043/0022-2372(2000)081(0726:MYIIAM)2.3.CO;2" TargetMode="External"/><Relationship Id="rId336" Type="http://schemas.openxmlformats.org/officeDocument/2006/relationships/hyperlink" Target="https://doi.org/10.1007/s003600000121" TargetMode="External"/><Relationship Id="rId501" Type="http://schemas.openxmlformats.org/officeDocument/2006/relationships/hyperlink" Target="https://doi.org/10.1093/jmammal/gyz210" TargetMode="External"/><Relationship Id="rId543" Type="http://schemas.openxmlformats.org/officeDocument/2006/relationships/hyperlink" Target="https://doi.org/10.1086/52896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7882/FS.2011.025" TargetMode="External"/><Relationship Id="rId182" Type="http://schemas.openxmlformats.org/officeDocument/2006/relationships/chart" Target="charts/chart8.xml"/><Relationship Id="rId378" Type="http://schemas.openxmlformats.org/officeDocument/2006/relationships/hyperlink" Target="https://doi.org/10.1111/brv.12021" TargetMode="External"/><Relationship Id="rId403" Type="http://schemas.openxmlformats.org/officeDocument/2006/relationships/hyperlink" Target="https://parks.des.qld.gov.au/parks/dularcha/about.html" TargetMode="External"/><Relationship Id="rId6" Type="http://schemas.openxmlformats.org/officeDocument/2006/relationships/footnotes" Target="footnotes.xml"/><Relationship Id="rId238" Type="http://schemas.openxmlformats.org/officeDocument/2006/relationships/hyperlink" Target="https://doi.org/10.1071/WR14197" TargetMode="External"/><Relationship Id="rId445" Type="http://schemas.openxmlformats.org/officeDocument/2006/relationships/hyperlink" Target="https://doi.org/10.1002/ece3.4119" TargetMode="External"/><Relationship Id="rId487" Type="http://schemas.openxmlformats.org/officeDocument/2006/relationships/hyperlink" Target="https://doi.org/10.1111/j.1469-7998.1991.tb03824.x" TargetMode="External"/><Relationship Id="rId291" Type="http://schemas.openxmlformats.org/officeDocument/2006/relationships/hyperlink" Target="https://www.environment.gov.au/resource/recovery-plan-cave-dwelling-%09bats-rhinolophus-philippinensis-hipposideros-semoni-and" TargetMode="External"/><Relationship Id="rId305" Type="http://schemas.openxmlformats.org/officeDocument/2006/relationships/hyperlink" Target="https://doi.org/10.1590/S1984-46702015000300004" TargetMode="External"/><Relationship Id="rId347" Type="http://schemas.openxmlformats.org/officeDocument/2006/relationships/hyperlink" Target="https://doi.org/10.1071/AM15012" TargetMode="External"/><Relationship Id="rId512" Type="http://schemas.openxmlformats.org/officeDocument/2006/relationships/hyperlink" Target="https://doi.org/10.2193/0022-541X(2005)0692.0.CO;2" TargetMode="External"/><Relationship Id="rId44" Type="http://schemas.openxmlformats.org/officeDocument/2006/relationships/hyperlink" Target="file:///H:\School\QUT\Master\Project\Thesis\Combine\Master's%20thesis%20draft%20final%20ver.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371/journal.pone.0025845" TargetMode="External"/><Relationship Id="rId389" Type="http://schemas.openxmlformats.org/officeDocument/2006/relationships/hyperlink" Target="https://doi.org/10.7882/AZ.2014.008" TargetMode="External"/><Relationship Id="rId554" Type="http://schemas.openxmlformats.org/officeDocument/2006/relationships/header" Target="header9.xml"/><Relationship Id="rId193" Type="http://schemas.openxmlformats.org/officeDocument/2006/relationships/hyperlink" Target="https://doi.org/10.3161/1733-%095329(2006)8%5b187:FAOBAT%5d2.0.CO;2" TargetMode="External"/><Relationship Id="rId207" Type="http://schemas.openxmlformats.org/officeDocument/2006/relationships/hyperlink" Target="https://digital.lib.usf.edu/?k26.3290" TargetMode="External"/><Relationship Id="rId249" Type="http://schemas.openxmlformats.org/officeDocument/2006/relationships/hyperlink" Target="https://doi.org/10.1111/mam.12060" TargetMode="External"/><Relationship Id="rId414" Type="http://schemas.openxmlformats.org/officeDocument/2006/relationships/hyperlink" Target="https://doi.org/10.7882/AZ.2007.015" TargetMode="External"/><Relationship Id="rId456" Type="http://schemas.openxmlformats.org/officeDocument/2006/relationships/hyperlink" Target="https://doi.org/10.1016/j.biocon.2009.06.014" TargetMode="External"/><Relationship Id="rId498" Type="http://schemas.openxmlformats.org/officeDocument/2006/relationships/hyperlink" Target="https://doi.org/10.1080/00049158.2001.10676195" TargetMode="External"/><Relationship Id="rId13" Type="http://schemas.openxmlformats.org/officeDocument/2006/relationships/hyperlink" Target="file:///H:\School\QUT\Master\Project\Thesis\Combine\Master's%20thesis%20draft%20final%20ver.docx" TargetMode="External"/><Relationship Id="rId109" Type="http://schemas.openxmlformats.org/officeDocument/2006/relationships/hyperlink" Target="https://doi.org/10.1007/978-3-319-25220-92" TargetMode="External"/><Relationship Id="rId260" Type="http://schemas.openxmlformats.org/officeDocument/2006/relationships/hyperlink" Target="https://doi.org/10.3996/122016-JFWM-093" TargetMode="External"/><Relationship Id="rId316" Type="http://schemas.openxmlformats.org/officeDocument/2006/relationships/chart" Target="charts/chart15.xml"/><Relationship Id="rId523" Type="http://schemas.openxmlformats.org/officeDocument/2006/relationships/hyperlink" Target="https://doi.org/10.1071/WR98019"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016/j.biocon.2006.10.051" TargetMode="External"/><Relationship Id="rId358" Type="http://schemas.openxmlformats.org/officeDocument/2006/relationships/hyperlink" Target="https://doi.org/10.1071/ZO20033" TargetMode="External"/><Relationship Id="rId565" Type="http://schemas.openxmlformats.org/officeDocument/2006/relationships/image" Target="media/image8.jpeg"/><Relationship Id="rId162" Type="http://schemas.openxmlformats.org/officeDocument/2006/relationships/hyperlink" Target="https://doi.org/10.1111/mam.12099" TargetMode="External"/><Relationship Id="rId218" Type="http://schemas.openxmlformats.org/officeDocument/2006/relationships/hyperlink" Target="https://doi.org/10.3106/mammalstudy.28.1" TargetMode="External"/><Relationship Id="rId425" Type="http://schemas.openxmlformats.org/officeDocument/2006/relationships/hyperlink" Target="https://doi.org/10.1007/978-3-319-25220-914" TargetMode="External"/><Relationship Id="rId467" Type="http://schemas.openxmlformats.org/officeDocument/2006/relationships/hyperlink" Target="https://doi.org/10.1111/mec.12504" TargetMode="External"/><Relationship Id="rId271" Type="http://schemas.openxmlformats.org/officeDocument/2006/relationships/hyperlink" Target="https://doi.org/10.1644/08-MAMM-A-266R1.1" TargetMode="External"/><Relationship Id="rId24" Type="http://schemas.openxmlformats.org/officeDocument/2006/relationships/hyperlink" Target="file:///H:\School\QUT\Master\Project\Thesis\Combine\Master's%20thesis%20draft%20final%20ver.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7882/AZ.2014.008" TargetMode="External"/><Relationship Id="rId327" Type="http://schemas.openxmlformats.org/officeDocument/2006/relationships/chart" Target="charts/chart26.xml"/><Relationship Id="rId369" Type="http://schemas.openxmlformats.org/officeDocument/2006/relationships/hyperlink" Target="https://doi.org/10.1071/ZO9920533" TargetMode="External"/><Relationship Id="rId534" Type="http://schemas.openxmlformats.org/officeDocument/2006/relationships/hyperlink" Target="https://doi.org/10.1242/jeb.203950" TargetMode="External"/><Relationship Id="rId173" Type="http://schemas.openxmlformats.org/officeDocument/2006/relationships/footer" Target="footer5.xml"/><Relationship Id="rId229" Type="http://schemas.openxmlformats.org/officeDocument/2006/relationships/hyperlink" Target="https://doi.org/10.5772/intechopen.75834" TargetMode="External"/><Relationship Id="rId380" Type="http://schemas.openxmlformats.org/officeDocument/2006/relationships/hyperlink" Target="https://digitalcommons.kennesaw.edu/integrbioletd/44" TargetMode="External"/><Relationship Id="rId436" Type="http://schemas.openxmlformats.org/officeDocument/2006/relationships/chart" Target="charts/chart32.xml"/><Relationship Id="rId240" Type="http://schemas.openxmlformats.org/officeDocument/2006/relationships/hyperlink" Target="https://doi.org/10.3354/esr00194" TargetMode="External"/><Relationship Id="rId478" Type="http://schemas.openxmlformats.org/officeDocument/2006/relationships/hyperlink" Target="https://doi.org/10.1093/jmammal/gyv068" TargetMode="External"/><Relationship Id="rId35" Type="http://schemas.openxmlformats.org/officeDocument/2006/relationships/hyperlink" Target="file:///H:\School\QUT\Master\Project\Thesis\Combine\Master's%20thesis%20draft%20final%20ver.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111/j.2041-%09210X.2011.00177.x" TargetMode="External"/><Relationship Id="rId338" Type="http://schemas.openxmlformats.org/officeDocument/2006/relationships/hyperlink" Target="https://doi.org/10.3161/1733-5329(2007)9%5b297:DRUBFB%5d2.0.CO;2" TargetMode="External"/><Relationship Id="rId503" Type="http://schemas.openxmlformats.org/officeDocument/2006/relationships/hyperlink" Target="https://doi.org/10.1016/j.biocon.2005.10.035" TargetMode="External"/><Relationship Id="rId545" Type="http://schemas.openxmlformats.org/officeDocument/2006/relationships/hyperlink" Target="https://doi.org/10.1371/journal.pone.0038800" TargetMode="External"/><Relationship Id="rId8" Type="http://schemas.openxmlformats.org/officeDocument/2006/relationships/comments" Target="comments.xml"/><Relationship Id="rId142" Type="http://schemas.openxmlformats.org/officeDocument/2006/relationships/hyperlink" Target="https://doi.org/10.3161/1733-5329(2005)7%5b237:TMBFOS%5d2.0.CO;2" TargetMode="External"/><Relationship Id="rId184" Type="http://schemas.openxmlformats.org/officeDocument/2006/relationships/chart" Target="charts/chart10.xml"/><Relationship Id="rId391" Type="http://schemas.openxmlformats.org/officeDocument/2006/relationships/hyperlink" Target="https://doi.org/10.2193/2005-684" TargetMode="External"/><Relationship Id="rId405" Type="http://schemas.openxmlformats.org/officeDocument/2006/relationships/hyperlink" Target="https://doi.org/10.1139/Z06-060" TargetMode="External"/><Relationship Id="rId447" Type="http://schemas.openxmlformats.org/officeDocument/2006/relationships/hyperlink" Target="https://doi.org/10.1071/AM06003" TargetMode="External"/><Relationship Id="rId251" Type="http://schemas.openxmlformats.org/officeDocument/2006/relationships/hyperlink" Target="https://doi.org/10.1016/j.chemosphere.2003.12.008" TargetMode="External"/><Relationship Id="rId489" Type="http://schemas.openxmlformats.org/officeDocument/2006/relationships/hyperlink" Target="https://doi.org/10.1002/wsb.289" TargetMode="External"/><Relationship Id="rId46" Type="http://schemas.openxmlformats.org/officeDocument/2006/relationships/hyperlink" Target="file:///H:\School\QUT\Master\Project\Thesis\Combine\Master's%20thesis%20draft%20final%20ver.docx" TargetMode="External"/><Relationship Id="rId293" Type="http://schemas.openxmlformats.org/officeDocument/2006/relationships/hyperlink" Target="https://doi.org/10.1007/s00360-007-0249-1" TargetMode="External"/><Relationship Id="rId307" Type="http://schemas.openxmlformats.org/officeDocument/2006/relationships/footer" Target="footer6.xml"/><Relationship Id="rId349" Type="http://schemas.openxmlformats.org/officeDocument/2006/relationships/hyperlink" Target="https://doi.org/10.1071/ZO9630219" TargetMode="External"/><Relationship Id="rId514" Type="http://schemas.openxmlformats.org/officeDocument/2006/relationships/hyperlink" Target="http://profile.id.com.au/Default.aspx?id=311&amp;pg=101&amp;gid=560&amp;type=enu%09m" TargetMode="External"/><Relationship Id="rId556" Type="http://schemas.openxmlformats.org/officeDocument/2006/relationships/hyperlink" Target="https://dx.doi.org/10.2305/IUCN.UK.2017-2.RLTS.T19553A21993377.en"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111/j.1749-6632.2011.06004.x" TargetMode="External"/><Relationship Id="rId153" Type="http://schemas.openxmlformats.org/officeDocument/2006/relationships/hyperlink" Target="https://doi.org/10.1088/1748-9326/aae7f9" TargetMode="External"/><Relationship Id="rId195" Type="http://schemas.openxmlformats.org/officeDocument/2006/relationships/hyperlink" Target="https://doi.org/10.1101/2020.02.11.942060" TargetMode="External"/><Relationship Id="rId209" Type="http://schemas.openxmlformats.org/officeDocument/2006/relationships/hyperlink" Target="https://doi.org/10.1007/BF00349991" TargetMode="External"/><Relationship Id="rId360" Type="http://schemas.openxmlformats.org/officeDocument/2006/relationships/hyperlink" Target="https://doi.org/10.1111/j.1442-9993.1982.tb01586.x" TargetMode="External"/><Relationship Id="rId416" Type="http://schemas.openxmlformats.org/officeDocument/2006/relationships/hyperlink" Target="https://doi.org/10.1111/j.1469-7998.2006.00276.x" TargetMode="External"/><Relationship Id="rId220" Type="http://schemas.openxmlformats.org/officeDocument/2006/relationships/hyperlink" Target="https://doi.org/10.3161/15081109ACC2017.19.2.012" TargetMode="External"/><Relationship Id="rId458" Type="http://schemas.openxmlformats.org/officeDocument/2006/relationships/hyperlink" Target="https://doi.org/10.1007/s10344-015-0911-y" TargetMode="External"/><Relationship Id="rId15" Type="http://schemas.openxmlformats.org/officeDocument/2006/relationships/hyperlink" Target="file:///H:\School\QUT\Master\Project\Thesis\Combine\Master's%20thesis%20draft%20final%20ver.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071/WR98019" TargetMode="External"/><Relationship Id="rId318" Type="http://schemas.openxmlformats.org/officeDocument/2006/relationships/chart" Target="charts/chart17.xml"/><Relationship Id="rId525" Type="http://schemas.openxmlformats.org/officeDocument/2006/relationships/hyperlink" Target="https://doi.org/10.1186/s12898-018-0174-z" TargetMode="External"/><Relationship Id="rId567" Type="http://schemas.openxmlformats.org/officeDocument/2006/relationships/image" Target="media/image10.jpeg"/><Relationship Id="rId99" Type="http://schemas.openxmlformats.org/officeDocument/2006/relationships/hyperlink" Target="https://doi.org/10.7717/peerj.3985" TargetMode="External"/><Relationship Id="rId122" Type="http://schemas.openxmlformats.org/officeDocument/2006/relationships/hyperlink" Target="https://doi.org/10.1093/icb/icn033" TargetMode="External"/><Relationship Id="rId164" Type="http://schemas.openxmlformats.org/officeDocument/2006/relationships/hyperlink" Target="https://doi.org/10.1111/j.1744-7429.2010.00626.x" TargetMode="External"/><Relationship Id="rId371" Type="http://schemas.openxmlformats.org/officeDocument/2006/relationships/hyperlink" Target="https://doi.org/10.1007/978-1-4613-3421-7_1" TargetMode="External"/><Relationship Id="rId427" Type="http://schemas.openxmlformats.org/officeDocument/2006/relationships/hyperlink" Target="https://doi.org/10.1007/s00265-007-0442-y" TargetMode="External"/><Relationship Id="rId469" Type="http://schemas.openxmlformats.org/officeDocument/2006/relationships/hyperlink" Target="https://doi.org/10.1111/j.1600-0587.2010.05510.x" TargetMode="External"/><Relationship Id="rId26" Type="http://schemas.openxmlformats.org/officeDocument/2006/relationships/hyperlink" Target="file:///H:\School\QUT\Master\Project\Thesis\Combine\Master's%20thesis%20draft%20final%20ver.docx" TargetMode="External"/><Relationship Id="rId231" Type="http://schemas.openxmlformats.org/officeDocument/2006/relationships/hyperlink" Target="https://doi.org/10.1656/1092-6194-15.3.453" TargetMode="External"/><Relationship Id="rId273" Type="http://schemas.openxmlformats.org/officeDocument/2006/relationships/hyperlink" Target="https://doi.org/10.3398/064.074.0212" TargetMode="External"/><Relationship Id="rId329" Type="http://schemas.openxmlformats.org/officeDocument/2006/relationships/chart" Target="charts/chart28.xml"/><Relationship Id="rId480" Type="http://schemas.openxmlformats.org/officeDocument/2006/relationships/hyperlink" Target="https://doi.org/10.1016/S0167-%098809(99)00123-1" TargetMode="External"/><Relationship Id="rId536" Type="http://schemas.openxmlformats.org/officeDocument/2006/relationships/hyperlink" Target="https://doi.org/10.1371/journal.pone.0231170" TargetMode="External"/><Relationship Id="rId68" Type="http://schemas.openxmlformats.org/officeDocument/2006/relationships/hyperlink" Target="https://doi.org/10.1071/AM16010" TargetMode="External"/><Relationship Id="rId133" Type="http://schemas.openxmlformats.org/officeDocument/2006/relationships/hyperlink" Target="https://doi.org/10.22004/ag.econ.285016" TargetMode="External"/><Relationship Id="rId175" Type="http://schemas.openxmlformats.org/officeDocument/2006/relationships/header" Target="header6.xml"/><Relationship Id="rId340" Type="http://schemas.openxmlformats.org/officeDocument/2006/relationships/hyperlink" Target="https://doi.org/10.1007/s00267-006-0274-y" TargetMode="External"/><Relationship Id="rId200" Type="http://schemas.openxmlformats.org/officeDocument/2006/relationships/hyperlink" Target="https://doi.org/10.18725/OPARU-475" TargetMode="External"/><Relationship Id="rId382" Type="http://schemas.openxmlformats.org/officeDocument/2006/relationships/hyperlink" Target="https://doi.org/10.1186/s12983-020-00370-0" TargetMode="External"/><Relationship Id="rId438" Type="http://schemas.openxmlformats.org/officeDocument/2006/relationships/chart" Target="charts/chart34.xml"/><Relationship Id="rId242" Type="http://schemas.openxmlformats.org/officeDocument/2006/relationships/hyperlink" Target="https://doi.org/10.1644/05-MAMM-A-127R1.1" TargetMode="External"/><Relationship Id="rId284" Type="http://schemas.openxmlformats.org/officeDocument/2006/relationships/hyperlink" Target="https://doi.org/10.1016/0003-3472(95)80030-%091" TargetMode="External"/><Relationship Id="rId491" Type="http://schemas.openxmlformats.org/officeDocument/2006/relationships/hyperlink" Target="https://doi.org/10.1126/science.1153352" TargetMode="External"/><Relationship Id="rId505" Type="http://schemas.openxmlformats.org/officeDocument/2006/relationships/hyperlink" Target="https://doi.org/10.1016/j.actao.2019.03.004" TargetMode="External"/><Relationship Id="rId37" Type="http://schemas.openxmlformats.org/officeDocument/2006/relationships/hyperlink" Target="file:///H:\School\QUT\Master\Project\Thesis\Combine\Master's%20thesis%20draft%20final%20ver.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ausbats.org.au/taxonomic-list/4589345107" TargetMode="External"/><Relationship Id="rId547" Type="http://schemas.openxmlformats.org/officeDocument/2006/relationships/hyperlink" Target="https://doi.org/10.1071/PC000130" TargetMode="External"/><Relationship Id="rId90" Type="http://schemas.openxmlformats.org/officeDocument/2006/relationships/hyperlink" Target="https://doi.org/10.1071/ZO9680049" TargetMode="External"/><Relationship Id="rId186"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51" Type="http://schemas.openxmlformats.org/officeDocument/2006/relationships/hyperlink" Target="https://doi.org/10.1515/mamm.1970.34.1.76" TargetMode="External"/><Relationship Id="rId393" Type="http://schemas.openxmlformats.org/officeDocument/2006/relationships/hyperlink" Target="https://doi.org/10.1371/journal.pone.0240434" TargetMode="External"/><Relationship Id="rId407" Type="http://schemas.openxmlformats.org/officeDocument/2006/relationships/hyperlink" Target="https://doi.org/10.1016/j.mambio.2014.10.003" TargetMode="External"/><Relationship Id="rId449" Type="http://schemas.openxmlformats.org/officeDocument/2006/relationships/hyperlink" Target="https://doi.org/10.1016/j.biocon.2017.08.030" TargetMode="External"/><Relationship Id="rId211" Type="http://schemas.openxmlformats.org/officeDocument/2006/relationships/hyperlink" Target="https://doi.org/526-530.%2010.1139/z76-059" TargetMode="External"/><Relationship Id="rId253" Type="http://schemas.openxmlformats.org/officeDocument/2006/relationships/hyperlink" Target="https://doi.org/10.1017/S0952836903004503" TargetMode="External"/><Relationship Id="rId295" Type="http://schemas.openxmlformats.org/officeDocument/2006/relationships/hyperlink" Target="https://www.rosemonteis.us/documents/usfws-1997e" TargetMode="External"/><Relationship Id="rId309" Type="http://schemas.openxmlformats.org/officeDocument/2006/relationships/footer" Target="footer7.xml"/><Relationship Id="rId460" Type="http://schemas.openxmlformats.org/officeDocument/2006/relationships/hyperlink" Target="https://doi.org/10.1111/aec.12478" TargetMode="External"/><Relationship Id="rId516" Type="http://schemas.openxmlformats.org/officeDocument/2006/relationships/hyperlink" Target="https://doi.org/10.1007/s00442-011-%092247-y" TargetMode="External"/><Relationship Id="rId48" Type="http://schemas.openxmlformats.org/officeDocument/2006/relationships/hyperlink" Target="file:///H:\School\QUT\Master\Project\Thesis\Combine\Master's%20thesis%20draft%20final%20ver.docx" TargetMode="External"/><Relationship Id="rId113" Type="http://schemas.openxmlformats.org/officeDocument/2006/relationships/hyperlink" Target="https://doi.org/10.3390/d10030072" TargetMode="External"/><Relationship Id="rId320" Type="http://schemas.openxmlformats.org/officeDocument/2006/relationships/chart" Target="charts/chart19.xml"/><Relationship Id="rId558" Type="http://schemas.openxmlformats.org/officeDocument/2006/relationships/hyperlink" Target="https://dx.doi.org/10.2305/IUCN.UK.2021-1.RLTS.T136697A22039960.en" TargetMode="External"/><Relationship Id="rId155" Type="http://schemas.openxmlformats.org/officeDocument/2006/relationships/hyperlink" Target="https://doi.org/10.1071/ZO10062" TargetMode="External"/><Relationship Id="rId197" Type="http://schemas.openxmlformats.org/officeDocument/2006/relationships/hyperlink" Target="https://doi.org/10.1111/brv.12427" TargetMode="External"/><Relationship Id="rId362" Type="http://schemas.openxmlformats.org/officeDocument/2006/relationships/hyperlink" Target="https://doi.org/10.1371/journal.pone.0205701" TargetMode="External"/><Relationship Id="rId418" Type="http://schemas.openxmlformats.org/officeDocument/2006/relationships/hyperlink" Target="https://www.semanticscholar.org/paper/Roost-ecology-%09of-eastern-small-footed-bats-(Myotis-%09Thomson/577a1d9eb8d4265b38ee573abac01aef8237c865" TargetMode="External"/><Relationship Id="rId222" Type="http://schemas.openxmlformats.org/officeDocument/2006/relationships/hyperlink" Target="https://doi.org/10.7882/AZ.2017.012" TargetMode="External"/><Relationship Id="rId264" Type="http://schemas.openxmlformats.org/officeDocument/2006/relationships/hyperlink" Target="https://doi.org/10.3161/1733-5329(2006)8%5b381:ACBEAR%5d2.0.CO;2" TargetMode="External"/><Relationship Id="rId471" Type="http://schemas.openxmlformats.org/officeDocument/2006/relationships/hyperlink" Target="https://ro.uow.edu.au/theses/2619/" TargetMode="External"/><Relationship Id="rId17" Type="http://schemas.openxmlformats.org/officeDocument/2006/relationships/hyperlink" Target="file:///H:\School\QUT\Master\Project\Thesis\Combine\Master's%20thesis%20draft%20final%20ver.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111/j.1365-2664.2007.01389.x" TargetMode="External"/><Relationship Id="rId527" Type="http://schemas.openxmlformats.org/officeDocument/2006/relationships/hyperlink" Target="https://doi.org/10.1139/z02-%09029" TargetMode="External"/><Relationship Id="rId569" Type="http://schemas.openxmlformats.org/officeDocument/2006/relationships/footer" Target="footer11.xml"/><Relationship Id="rId70" Type="http://schemas.openxmlformats.org/officeDocument/2006/relationships/hyperlink" Target="https://doi.org/10.1016/j.biocon.2015.02.028" TargetMode="External"/><Relationship Id="rId166" Type="http://schemas.openxmlformats.org/officeDocument/2006/relationships/hyperlink" Target="https://doi.org/10.1007/s10980-015-0322-1" TargetMode="External"/><Relationship Id="rId331" Type="http://schemas.openxmlformats.org/officeDocument/2006/relationships/chart" Target="charts/chart30.xml"/><Relationship Id="rId373" Type="http://schemas.openxmlformats.org/officeDocument/2006/relationships/hyperlink" Target="https://doi.org/10.7882/AZ.2018.028" TargetMode="External"/><Relationship Id="rId429" Type="http://schemas.openxmlformats.org/officeDocument/2006/relationships/hyperlink" Target="https://doi.org/10.1007/s10344-020-01374-1" TargetMode="External"/><Relationship Id="rId1" Type="http://schemas.openxmlformats.org/officeDocument/2006/relationships/customXml" Target="../customXml/item1.xml"/><Relationship Id="rId233" Type="http://schemas.openxmlformats.org/officeDocument/2006/relationships/hyperlink" Target="https://doi.org/10.1002/ecs2.2925" TargetMode="External"/><Relationship Id="rId440" Type="http://schemas.openxmlformats.org/officeDocument/2006/relationships/chart" Target="charts/chart36.xml"/><Relationship Id="rId28" Type="http://schemas.openxmlformats.org/officeDocument/2006/relationships/hyperlink" Target="file:///H:\School\QUT\Master\Project\Thesis\Combine\Master's%20thesis%20draft%20final%20ver.docx" TargetMode="External"/><Relationship Id="rId275" Type="http://schemas.openxmlformats.org/officeDocument/2006/relationships/hyperlink" Target="https://doi.org/10.1016/j.actao.2006.11.001" TargetMode="External"/><Relationship Id="rId300" Type="http://schemas.openxmlformats.org/officeDocument/2006/relationships/hyperlink" Target="https://doi.org/10.1098/rsbl.2011.0313" TargetMode="External"/><Relationship Id="rId482" Type="http://schemas.openxmlformats.org/officeDocument/2006/relationships/hyperlink" Target="http://hdl.handle.net/10072/366401" TargetMode="External"/><Relationship Id="rId538" Type="http://schemas.openxmlformats.org/officeDocument/2006/relationships/hyperlink" Target="https://doi.org/10.1071/ZO16030" TargetMode="External"/><Relationship Id="rId81" Type="http://schemas.openxmlformats.org/officeDocument/2006/relationships/hyperlink" Target="https://doi.org/10.1371/journal.pone.0020483" TargetMode="External"/><Relationship Id="rId135" Type="http://schemas.openxmlformats.org/officeDocument/2006/relationships/hyperlink" Target="https://www.environment.nsw.gov.au/threatenedspeciesapp/profile.aspx?i%09d=10533" TargetMode="External"/><Relationship Id="rId177" Type="http://schemas.openxmlformats.org/officeDocument/2006/relationships/chart" Target="charts/chart3.xml"/><Relationship Id="rId342" Type="http://schemas.openxmlformats.org/officeDocument/2006/relationships/hyperlink" Target="https://doi.org/10.3161/150811010X504671" TargetMode="External"/><Relationship Id="rId384" Type="http://schemas.openxmlformats.org/officeDocument/2006/relationships/hyperlink" Target="https://www.researchgate.net/publication/26%20%098926099_A_Field_Guide%20to_the_Mammals%20of_Australia" TargetMode="External"/><Relationship Id="rId202" Type="http://schemas.openxmlformats.org/officeDocument/2006/relationships/hyperlink" Target="https://doi.org/10.1111/j.1600-0587.2000.tb00258.x" TargetMode="External"/><Relationship Id="rId244" Type="http://schemas.openxmlformats.org/officeDocument/2006/relationships/hyperlink" Target="https://doi.org/10.1111/aec.12269" TargetMode="External"/><Relationship Id="rId39" Type="http://schemas.openxmlformats.org/officeDocument/2006/relationships/hyperlink" Target="file:///H:\School\QUT\Master\Project\Thesis\Combine\Master's%20thesis%20draft%20final%20ver.docx" TargetMode="External"/><Relationship Id="rId286" Type="http://schemas.openxmlformats.org/officeDocument/2006/relationships/hyperlink" Target="https://doi.org/10.1016/j.gecco.2019.e00808" TargetMode="External"/><Relationship Id="rId451" Type="http://schemas.openxmlformats.org/officeDocument/2006/relationships/hyperlink" Target="https://doi.org/10.1016/0300-9629(94)90023-X" TargetMode="External"/><Relationship Id="rId493" Type="http://schemas.openxmlformats.org/officeDocument/2006/relationships/hyperlink" Target="https://doi.org/10.1139/Z07-067" TargetMode="External"/><Relationship Id="rId507" Type="http://schemas.openxmlformats.org/officeDocument/2006/relationships/hyperlink" Target="https://doi.org/10.3390/d12090332" TargetMode="External"/><Relationship Id="rId549" Type="http://schemas.openxmlformats.org/officeDocument/2006/relationships/hyperlink" Target="https://doi.org/10.1007/s10344-020-1368-1" TargetMode="External"/><Relationship Id="rId50" Type="http://schemas.openxmlformats.org/officeDocument/2006/relationships/hyperlink" Target="file:///H:\School\QUT\Master\Project\Thesis\Combine\Master's%20thesis%20draft%20final%20ver.docx" TargetMode="External"/><Relationship Id="rId104" Type="http://schemas.openxmlformats.org/officeDocument/2006/relationships/hyperlink" Target="https://doi.org/10.1371/journal.pone.0205701" TargetMode="External"/><Relationship Id="rId146" Type="http://schemas.openxmlformats.org/officeDocument/2006/relationships/hyperlink" Target="http://www.cwcn.org.au/images/Microbats_Inner%20%09_West_Survey_Report_b.pdf" TargetMode="External"/><Relationship Id="rId188" Type="http://schemas.openxmlformats.org/officeDocument/2006/relationships/hyperlink" Target="https://doi.org/10.1016/j.anbehav.2018.09.014" TargetMode="External"/><Relationship Id="rId311" Type="http://schemas.openxmlformats.org/officeDocument/2006/relationships/image" Target="media/image2.png"/><Relationship Id="rId353" Type="http://schemas.openxmlformats.org/officeDocument/2006/relationships/hyperlink" Target="https://doi.org/10.1038/s41598-021-87327-3" TargetMode="External"/><Relationship Id="rId395" Type="http://schemas.openxmlformats.org/officeDocument/2006/relationships/hyperlink" Target="https://doi.org/10.5772/intechopen.68836" TargetMode="External"/><Relationship Id="rId409" Type="http://schemas.openxmlformats.org/officeDocument/2006/relationships/hyperlink" Target="https://doi.org/10.1046/j.1365-2664.2001.00607.x" TargetMode="External"/><Relationship Id="rId560" Type="http://schemas.openxmlformats.org/officeDocument/2006/relationships/footer" Target="footer9.xml"/><Relationship Id="rId92" Type="http://schemas.openxmlformats.org/officeDocument/2006/relationships/hyperlink" Target="https://doi.org/10.3897/zookeys.784.25562" TargetMode="External"/><Relationship Id="rId213" Type="http://schemas.openxmlformats.org/officeDocument/2006/relationships/hyperlink" Target="https://doi.org/10.1016/j.mambio.2012.06.005" TargetMode="External"/><Relationship Id="rId420" Type="http://schemas.openxmlformats.org/officeDocument/2006/relationships/hyperlink" Target="http://www.tr.qld.gov.au/facilities-recreation/parks-gardens/parks-by-%09location/cooyar-muntapa-tunnel" TargetMode="External"/><Relationship Id="rId255" Type="http://schemas.openxmlformats.org/officeDocument/2006/relationships/hyperlink" Target="https://doi.org/10.1098/rstb.1987.0030" TargetMode="External"/><Relationship Id="rId297" Type="http://schemas.openxmlformats.org/officeDocument/2006/relationships/hyperlink" Target="https://doi.org/10.4404/Hystrix-22.1-4524" TargetMode="External"/><Relationship Id="rId462" Type="http://schemas.openxmlformats.org/officeDocument/2006/relationships/hyperlink" Target="https://doi.org/10.1002/rse2.19" TargetMode="External"/><Relationship Id="rId518" Type="http://schemas.openxmlformats.org/officeDocument/2006/relationships/hyperlink" Target="https://www.moretonbay.qld.gov.au/files/assets/public/services/building-%09development/mbrc-plan/background-studies/streams-of-high-%09biodiversity.pdf" TargetMode="External"/><Relationship Id="rId115" Type="http://schemas.openxmlformats.org/officeDocument/2006/relationships/hyperlink" Target="https://doi.org/10.7882/AZ.1999.016" TargetMode="External"/><Relationship Id="rId157" Type="http://schemas.openxmlformats.org/officeDocument/2006/relationships/hyperlink" Target="https://doi.org/10.1007/s10914-011-9158-x" TargetMode="External"/><Relationship Id="rId322" Type="http://schemas.openxmlformats.org/officeDocument/2006/relationships/chart" Target="charts/chart21.xml"/><Relationship Id="rId364" Type="http://schemas.openxmlformats.org/officeDocument/2006/relationships/hyperlink" Target="https://doi.org/10.7882/FS.2004.090" TargetMode="External"/><Relationship Id="rId61" Type="http://schemas.openxmlformats.org/officeDocument/2006/relationships/header" Target="header1.xml"/><Relationship Id="rId199" Type="http://schemas.openxmlformats.org/officeDocument/2006/relationships/hyperlink" Target="https://doi.org/10.1139/Z07-045" TargetMode="External"/><Relationship Id="rId571" Type="http://schemas.microsoft.com/office/2011/relationships/people" Target="people.xml"/><Relationship Id="rId19" Type="http://schemas.openxmlformats.org/officeDocument/2006/relationships/hyperlink" Target="file:///H:\School\QUT\Master\Project\Thesis\Combine\Master's%20thesis%20draft%20final%20ver.docx" TargetMode="External"/><Relationship Id="rId224" Type="http://schemas.openxmlformats.org/officeDocument/2006/relationships/hyperlink" Target="https://doi.org/10.1080/03014220709510083" TargetMode="External"/><Relationship Id="rId266" Type="http://schemas.openxmlformats.org/officeDocument/2006/relationships/hyperlink" Target="https://doi.org/10.3161/15081109ACC2018.20.2.004" TargetMode="External"/><Relationship Id="rId431" Type="http://schemas.openxmlformats.org/officeDocument/2006/relationships/hyperlink" Target="https://doi.org/10.1111/j.1469-7998.1997.tb01968.x" TargetMode="External"/><Relationship Id="rId473" Type="http://schemas.openxmlformats.org/officeDocument/2006/relationships/hyperlink" Target="https://doi.org/10.7882/AZ.2017.012" TargetMode="External"/><Relationship Id="rId529" Type="http://schemas.openxmlformats.org/officeDocument/2006/relationships/hyperlink" Target="https://doi.org/10.1121/1.5102166" TargetMode="External"/><Relationship Id="rId30" Type="http://schemas.openxmlformats.org/officeDocument/2006/relationships/hyperlink" Target="file:///H:\School\QUT\Master\Project\Thesis\Combine\Master's%20thesis%20draft%20final%20ver.docx" TargetMode="External"/><Relationship Id="rId126" Type="http://schemas.openxmlformats.org/officeDocument/2006/relationships/hyperlink" Target="https://doi.org/10.1071/PC140366" TargetMode="External"/><Relationship Id="rId168" Type="http://schemas.openxmlformats.org/officeDocument/2006/relationships/header" Target="header3.xml"/><Relationship Id="rId333" Type="http://schemas.openxmlformats.org/officeDocument/2006/relationships/hyperlink" Target="https://doi.org/10.1071/AM00069" TargetMode="External"/><Relationship Id="rId540" Type="http://schemas.openxmlformats.org/officeDocument/2006/relationships/hyperlink" Target="https://doi.org/10.1111/btp.12056"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093/jmammal/gyz210" TargetMode="External"/><Relationship Id="rId3" Type="http://schemas.openxmlformats.org/officeDocument/2006/relationships/styles" Target="styles.xml"/><Relationship Id="rId235" Type="http://schemas.openxmlformats.org/officeDocument/2006/relationships/hyperlink" Target="https://doi.org/10.1111/j.1439-0310.1994.tb01071.x" TargetMode="External"/><Relationship Id="rId277" Type="http://schemas.openxmlformats.org/officeDocument/2006/relationships/hyperlink" Target="https://doi.org/10.2307/3546196" TargetMode="External"/><Relationship Id="rId400" Type="http://schemas.openxmlformats.org/officeDocument/2006/relationships/hyperlink" Target="https://doi.org/10.1071/WR98019" TargetMode="External"/><Relationship Id="rId442" Type="http://schemas.openxmlformats.org/officeDocument/2006/relationships/chart" Target="charts/chart38.xml"/><Relationship Id="rId484" Type="http://schemas.openxmlformats.org/officeDocument/2006/relationships/hyperlink" Target="https://doi.org/10.1139/cjz-2012-0282" TargetMode="External"/><Relationship Id="rId137" Type="http://schemas.openxmlformats.org/officeDocument/2006/relationships/hyperlink" Target="https://doi.org/10.1016/j.mambio.2014.10.004" TargetMode="External"/><Relationship Id="rId302" Type="http://schemas.openxmlformats.org/officeDocument/2006/relationships/hyperlink" Target="https://doi.org/10.7882/FS.2011.047" TargetMode="External"/><Relationship Id="rId344" Type="http://schemas.openxmlformats.org/officeDocument/2006/relationships/hyperlink" Target="https://doi.org/10.1046/j.0269-8463.2001.00602.x" TargetMode="External"/><Relationship Id="rId41" Type="http://schemas.openxmlformats.org/officeDocument/2006/relationships/hyperlink" Target="file:///H:\School\QUT\Master\Project\Thesis\Combine\Master's%20thesis%20draft%20final%20ver.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5.xml"/><Relationship Id="rId386" Type="http://schemas.openxmlformats.org/officeDocument/2006/relationships/hyperlink" Target="https://doi.org/10.1002/wsb.461" TargetMode="External"/><Relationship Id="rId551" Type="http://schemas.openxmlformats.org/officeDocument/2006/relationships/hyperlink" Target="https://doi.org/10.1111/j.1365-%092664.2010.01934.x" TargetMode="External"/><Relationship Id="rId190" Type="http://schemas.openxmlformats.org/officeDocument/2006/relationships/hyperlink" Target="https://doi.org/10.1515/mamm.2004.041" TargetMode="External"/><Relationship Id="rId204" Type="http://schemas.openxmlformats.org/officeDocument/2006/relationships/hyperlink" Target="https://doi.org/10.1071/ZO9680049" TargetMode="External"/><Relationship Id="rId246" Type="http://schemas.openxmlformats.org/officeDocument/2006/relationships/hyperlink" Target="https://doi.org/10.3161/150811013X667911" TargetMode="External"/><Relationship Id="rId288" Type="http://schemas.openxmlformats.org/officeDocument/2006/relationships/hyperlink" Target="https://doi.org/10.1644/05-MAMM-A-161R1.1" TargetMode="External"/><Relationship Id="rId411" Type="http://schemas.openxmlformats.org/officeDocument/2006/relationships/hyperlink" Target="https://doi.org/10.1080/03014223.2006.9518434" TargetMode="External"/><Relationship Id="rId453" Type="http://schemas.openxmlformats.org/officeDocument/2006/relationships/hyperlink" Target="https://doi.org/10.2307/1382939" TargetMode="External"/><Relationship Id="rId509" Type="http://schemas.openxmlformats.org/officeDocument/2006/relationships/hyperlink" Target="https://doi.org/10.1111/j.1523-1739.2000.99068.x" TargetMode="External"/><Relationship Id="rId106" Type="http://schemas.openxmlformats.org/officeDocument/2006/relationships/hyperlink" Target="https://doi.org/10.1080/03014223.2012.731006" TargetMode="External"/><Relationship Id="rId313" Type="http://schemas.openxmlformats.org/officeDocument/2006/relationships/chart" Target="charts/chart12.xml"/><Relationship Id="rId495" Type="http://schemas.openxmlformats.org/officeDocument/2006/relationships/hyperlink" Target="https://doi.org/10.1139/cjz-2016-0055" TargetMode="External"/><Relationship Id="rId10" Type="http://schemas.microsoft.com/office/2016/09/relationships/commentsIds" Target="commentsIds.xml"/><Relationship Id="rId52" Type="http://schemas.openxmlformats.org/officeDocument/2006/relationships/hyperlink" Target="file:///H:\School\QUT\Master\Project\Thesis\Combine\Master's%20thesis%20draft%20final%20ver.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016/j.mambio.2014.10.003" TargetMode="External"/><Relationship Id="rId355" Type="http://schemas.openxmlformats.org/officeDocument/2006/relationships/hyperlink" Target="https://doi.org/10.1890/02-%095188" TargetMode="External"/><Relationship Id="rId397" Type="http://schemas.openxmlformats.org/officeDocument/2006/relationships/hyperlink" Target="https://doi.org/10.1644/07-%09MAMM-A-163R1.1" TargetMode="External"/><Relationship Id="rId520" Type="http://schemas.openxmlformats.org/officeDocument/2006/relationships/hyperlink" Target="https://doi.org/10.3389/fevo.2019.00373" TargetMode="External"/><Relationship Id="rId562" Type="http://schemas.openxmlformats.org/officeDocument/2006/relationships/image" Target="media/image5.jpeg"/><Relationship Id="rId215" Type="http://schemas.openxmlformats.org/officeDocument/2006/relationships/hyperlink" Target="https://doi.org/10.1371/journal.pone.0042737" TargetMode="External"/><Relationship Id="rId257" Type="http://schemas.openxmlformats.org/officeDocument/2006/relationships/hyperlink" Target="https://doi.org/10.1371/journal.pone.0240434" TargetMode="External"/><Relationship Id="rId422" Type="http://schemas.openxmlformats.org/officeDocument/2006/relationships/hyperlink" Target="https://nccarf.jcu.edu.au/terrestrialbiodiversity/index.php/40-research-%09tools/239-honours-projects.html" TargetMode="External"/><Relationship Id="rId464" Type="http://schemas.openxmlformats.org/officeDocument/2006/relationships/hyperlink" Target="https://doi.org/10.3389/fphys.2013.00164" TargetMode="External"/><Relationship Id="rId299" Type="http://schemas.openxmlformats.org/officeDocument/2006/relationships/hyperlink" Target="https://doi.org/10.1086/693847" TargetMode="External"/><Relationship Id="rId63" Type="http://schemas.openxmlformats.org/officeDocument/2006/relationships/footer" Target="footer1.xml"/><Relationship Id="rId159" Type="http://schemas.openxmlformats.org/officeDocument/2006/relationships/hyperlink" Target="https://doi.org/10.1016/j.biocon.2011.11.026" TargetMode="External"/><Relationship Id="rId366" Type="http://schemas.openxmlformats.org/officeDocument/2006/relationships/hyperlink" Target="https://doi.org/10.1093/jmammal/gyx039" TargetMode="External"/><Relationship Id="rId226" Type="http://schemas.openxmlformats.org/officeDocument/2006/relationships/hyperlink" Target="https://doi.org/10.1111/j.1442-9993.1982.tb01586.x" TargetMode="External"/><Relationship Id="rId433" Type="http://schemas.openxmlformats.org/officeDocument/2006/relationships/hyperlink" Target="https://doi.org/10.5772/intechopen.6926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90/1809-4392201601443" TargetMode="External"/><Relationship Id="rId500" Type="http://schemas.openxmlformats.org/officeDocument/2006/relationships/hyperlink" Target="https://doi.org/10.1046/j.1365-2664.2002.00739.x" TargetMode="External"/><Relationship Id="rId5" Type="http://schemas.openxmlformats.org/officeDocument/2006/relationships/webSettings" Target="webSettings.xml"/><Relationship Id="rId237" Type="http://schemas.openxmlformats.org/officeDocument/2006/relationships/hyperlink" Target="https://doi.org/10.1007/s13364-020-00531-w" TargetMode="External"/><Relationship Id="rId444" Type="http://schemas.openxmlformats.org/officeDocument/2006/relationships/hyperlink" Target="https://doi.org/10.1080/12538078.2014.902771" TargetMode="External"/><Relationship Id="rId290" Type="http://schemas.openxmlformats.org/officeDocument/2006/relationships/hyperlink" Target="https://doi.org/10.1071/ZO20049" TargetMode="External"/><Relationship Id="rId304" Type="http://schemas.openxmlformats.org/officeDocument/2006/relationships/hyperlink" Target="https://doi.org/10.1111/j.1469-%097998.1997.tb01968.x" TargetMode="External"/><Relationship Id="rId388" Type="http://schemas.openxmlformats.org/officeDocument/2006/relationships/hyperlink" Target="https://www.informea.org/en/protecting-and-%09managing-underground-sites-bats" TargetMode="External"/><Relationship Id="rId511" Type="http://schemas.openxmlformats.org/officeDocument/2006/relationships/hyperlink" Target="https://doi.org/10.1007/s10980-016-%090444-0"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0.11.007" TargetMode="External"/><Relationship Id="rId248" Type="http://schemas.openxmlformats.org/officeDocument/2006/relationships/hyperlink" Target="https://doi.org/10.1644/1545-1542(2002)0832.0.CO;2" TargetMode="External"/><Relationship Id="rId455" Type="http://schemas.openxmlformats.org/officeDocument/2006/relationships/hyperlink" Target="https://doi.org/10.7882/FS.2011.010" TargetMode="External"/><Relationship Id="rId12" Type="http://schemas.openxmlformats.org/officeDocument/2006/relationships/hyperlink" Target="file:///H:\School\QUT\Master\Project\Thesis\Combine\Master's%20thesis%20draft%20final%20ver.docx" TargetMode="External"/><Relationship Id="rId108" Type="http://schemas.openxmlformats.org/officeDocument/2006/relationships/hyperlink" Target="https://doi.org/10.1242/jeb.066514" TargetMode="External"/><Relationship Id="rId315" Type="http://schemas.openxmlformats.org/officeDocument/2006/relationships/chart" Target="charts/chart14.xml"/><Relationship Id="rId522" Type="http://schemas.openxmlformats.org/officeDocument/2006/relationships/hyperlink" Target="https://doi.org/10.1046/j.1365-2664.2003.00831.x"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07/s11252-016-0552-2" TargetMode="External"/><Relationship Id="rId399" Type="http://schemas.openxmlformats.org/officeDocument/2006/relationships/hyperlink" Target="https://doi.org/10.1016/j.mambio.2014.10.004" TargetMode="External"/><Relationship Id="rId259" Type="http://schemas.openxmlformats.org/officeDocument/2006/relationships/hyperlink" Target="https://doi.org/10.1644/1545-%091542(2002)083%3c0794:IOSARS%3e2.0.CO;2" TargetMode="External"/><Relationship Id="rId466" Type="http://schemas.openxmlformats.org/officeDocument/2006/relationships/hyperlink" Target="https://doi.org/10.1515/mamm.1970.34.1.76" TargetMode="External"/><Relationship Id="rId23" Type="http://schemas.openxmlformats.org/officeDocument/2006/relationships/hyperlink" Target="file:///H:\School\QUT\Master\Project\Thesis\Combine\Master's%20thesis%20draft%20final%20ver.docx" TargetMode="External"/><Relationship Id="rId119" Type="http://schemas.openxmlformats.org/officeDocument/2006/relationships/hyperlink" Target="https://doi.org/10.1139/cjz-2013-0127" TargetMode="External"/><Relationship Id="rId326" Type="http://schemas.openxmlformats.org/officeDocument/2006/relationships/chart" Target="charts/chart25.xml"/><Relationship Id="rId533" Type="http://schemas.openxmlformats.org/officeDocument/2006/relationships/hyperlink" Target="https://doi.org/10.1111/jzo.1204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embeddings/oleObject5.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6.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7.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8.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9.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10.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A14C-4D14-852C-9CD8174AF8B9}"/>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A14C-4D14-852C-9CD8174AF8B9}"/>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A14C-4D14-852C-9CD8174AF8B9}"/>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A14C-4D14-852C-9CD8174AF8B9}"/>
            </c:ext>
          </c:extLst>
        </c:ser>
        <c:ser>
          <c:idx val="4"/>
          <c:order val="4"/>
          <c:tx>
            <c:strRef>
              <c:f>'All sp'!$E$1</c:f>
              <c:strCache>
                <c:ptCount val="1"/>
                <c:pt idx="0">
                  <c:v>External</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A14C-4D14-852C-9CD8174AF8B9}"/>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legendEntry>
        <c:idx val="4"/>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0.19617</cdr:x>
      <cdr:y>0.10927</cdr:y>
    </cdr:from>
    <cdr:to>
      <cdr:x>0.19617</cdr:x>
      <cdr:y>0.80617</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8724" y="419100"/>
          <a:ext cx="0" cy="267288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0.32731</cdr:x>
      <cdr:y>0.10927</cdr:y>
    </cdr:from>
    <cdr:to>
      <cdr:x>0.32731</cdr:x>
      <cdr:y>0.80696</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1073" y="419100"/>
          <a:ext cx="0" cy="267590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0.45826</cdr:x>
      <cdr:y>0.11175</cdr:y>
    </cdr:from>
    <cdr:to>
      <cdr:x>0.45826</cdr:x>
      <cdr:y>0.80697</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61732" y="428625"/>
          <a:ext cx="0" cy="266641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0.59013</cdr:x>
      <cdr:y>0.11175</cdr:y>
    </cdr:from>
    <cdr:to>
      <cdr:x>0.59013</cdr:x>
      <cdr:y>0.80696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0546" y="428625"/>
          <a:ext cx="0" cy="26663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0.72002</cdr:x>
      <cdr:y>0.11424</cdr:y>
    </cdr:from>
    <cdr:to>
      <cdr:x>0.72127</cdr:x>
      <cdr:y>0.80561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1750" y="438150"/>
          <a:ext cx="11145" cy="265170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0.85365</cdr:x>
      <cdr:y>0.11175</cdr:y>
    </cdr:from>
    <cdr:to>
      <cdr:x>0.85365</cdr:x>
      <cdr:y>0.80711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66140" y="428625"/>
          <a:ext cx="0" cy="266695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3744</TotalTime>
  <Pages>209</Pages>
  <Words>61370</Words>
  <Characters>349810</Characters>
  <Application>Microsoft Office Word</Application>
  <DocSecurity>0</DocSecurity>
  <Lines>2915</Lines>
  <Paragraphs>820</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410360</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521</cp:revision>
  <cp:lastPrinted>2021-05-11T15:51:00Z</cp:lastPrinted>
  <dcterms:created xsi:type="dcterms:W3CDTF">2021-05-11T08:18:00Z</dcterms:created>
  <dcterms:modified xsi:type="dcterms:W3CDTF">2021-09-29T13:53:00Z</dcterms:modified>
</cp:coreProperties>
</file>