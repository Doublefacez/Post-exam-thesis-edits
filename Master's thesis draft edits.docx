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oost selection preferences of bat species present in the Yugar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7167046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Chiroptera, conservation, ecology, habitat, mammal, microclimate, </w:t>
      </w:r>
      <w:r w:rsidRPr="000523D1">
        <w:rPr>
          <w:rFonts w:asciiTheme="minorHAnsi" w:hAnsiTheme="minorHAnsi" w:cstheme="minorHAnsi"/>
          <w:i/>
          <w:iCs/>
        </w:rPr>
        <w:t>Miniopterus australis</w:t>
      </w:r>
      <w:r w:rsidRPr="00D253EF">
        <w:rPr>
          <w:rFonts w:asciiTheme="minorHAnsi" w:hAnsiTheme="minorHAnsi" w:cstheme="minorHAnsi"/>
        </w:rPr>
        <w:t xml:space="preserve">, </w:t>
      </w:r>
      <w:r w:rsidRPr="000523D1">
        <w:rPr>
          <w:rFonts w:asciiTheme="minorHAnsi" w:hAnsiTheme="minorHAnsi" w:cstheme="minorHAnsi"/>
          <w:i/>
          <w:iCs/>
        </w:rPr>
        <w:t>Myotis macropus</w:t>
      </w:r>
      <w:r w:rsidRPr="00D253EF">
        <w:rPr>
          <w:rFonts w:asciiTheme="minorHAnsi" w:hAnsiTheme="minorHAnsi" w:cstheme="minorHAnsi"/>
        </w:rPr>
        <w:t xml:space="preserve">, periurban, </w:t>
      </w:r>
      <w:r w:rsidRPr="000523D1">
        <w:rPr>
          <w:rFonts w:asciiTheme="minorHAnsi" w:hAnsiTheme="minorHAnsi" w:cstheme="minorHAnsi"/>
          <w:i/>
          <w:iCs/>
        </w:rPr>
        <w:t>Rhinolophus megaphyllus</w:t>
      </w:r>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7167046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However, little is known about their roosting selection preferences and the utilisation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Myotis macropus</w:t>
      </w:r>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AAB93F0"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clear pattern 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length and number of bats within roosts were suggested to have impact on the microclimate within roost.</w:t>
      </w:r>
    </w:p>
    <w:p w14:paraId="1C997EC8" w14:textId="30BB3743"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2 habitats within 3 vegetation types within a 3 km radius from the tunnel in both seasons. A </w:t>
      </w:r>
      <w:r w:rsidRPr="00E93A8B">
        <w:rPr>
          <w:rFonts w:asciiTheme="minorHAnsi" w:eastAsia="PMingLiU" w:hAnsiTheme="minorHAnsi" w:cstheme="minorHAnsi"/>
          <w:szCs w:val="24"/>
          <w:lang w:eastAsia="zh-TW"/>
        </w:rPr>
        <w:lastRenderedPageBreak/>
        <w:t xml:space="preserve">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collected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habitat and vegetation types. Both search and feeding activity of the three tunnel bat species were dominated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(i.e.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The findings of this study suggest that the Yugar tunnel is important to bat</w:t>
      </w:r>
      <w:r w:rsidR="00AB516C">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71670469"/>
      <w:r w:rsidR="0001187E" w:rsidRPr="00D253EF">
        <w:rPr>
          <w:rFonts w:asciiTheme="minorHAnsi" w:hAnsiTheme="minorHAnsi" w:cstheme="minorHAnsi"/>
          <w:sz w:val="40"/>
          <w:szCs w:val="40"/>
        </w:rPr>
        <w:lastRenderedPageBreak/>
        <w:t>Table of Contents</w:t>
      </w:r>
      <w:bookmarkEnd w:id="6"/>
      <w:bookmarkEnd w:id="7"/>
    </w:p>
    <w:p w14:paraId="731F6406" w14:textId="21A66779" w:rsidR="00783141" w:rsidRPr="00783141" w:rsidRDefault="00154E5F">
      <w:pPr>
        <w:pStyle w:val="TOC2"/>
        <w:rPr>
          <w:rFonts w:asciiTheme="minorHAnsi" w:eastAsiaTheme="minorEastAsia" w:hAnsiTheme="minorHAnsi" w:cstheme="minorHAnsi"/>
          <w:szCs w:val="22"/>
          <w:lang w:eastAsia="zh-TW"/>
        </w:rPr>
      </w:pPr>
      <w:r w:rsidRPr="00783141">
        <w:rPr>
          <w:rFonts w:asciiTheme="minorHAnsi" w:hAnsiTheme="minorHAnsi" w:cstheme="minorHAnsi"/>
          <w:b/>
        </w:rPr>
        <w:fldChar w:fldCharType="begin"/>
      </w:r>
      <w:r w:rsidRPr="00783141">
        <w:rPr>
          <w:rFonts w:asciiTheme="minorHAnsi" w:hAnsiTheme="minorHAnsi" w:cstheme="minorHAnsi"/>
          <w:b/>
        </w:rPr>
        <w:instrText xml:space="preserve"> TOC \o "1-2" \h \z \t "PhD Appendix Sub-heading,2" </w:instrText>
      </w:r>
      <w:r w:rsidRPr="00783141">
        <w:rPr>
          <w:rFonts w:asciiTheme="minorHAnsi" w:hAnsiTheme="minorHAnsi" w:cstheme="minorHAnsi"/>
          <w:b/>
        </w:rPr>
        <w:fldChar w:fldCharType="separate"/>
      </w:r>
      <w:hyperlink w:anchor="_Toc71670467" w:history="1">
        <w:r w:rsidR="00783141" w:rsidRPr="00783141">
          <w:rPr>
            <w:rStyle w:val="Hyperlink"/>
            <w:rFonts w:asciiTheme="minorHAnsi" w:hAnsiTheme="minorHAnsi" w:cstheme="minorHAnsi"/>
          </w:rPr>
          <w:t>Keywords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w:t>
        </w:r>
        <w:r w:rsidR="00783141" w:rsidRPr="00783141">
          <w:rPr>
            <w:rFonts w:asciiTheme="minorHAnsi" w:hAnsiTheme="minorHAnsi" w:cstheme="minorHAnsi"/>
            <w:webHidden/>
          </w:rPr>
          <w:fldChar w:fldCharType="end"/>
        </w:r>
      </w:hyperlink>
    </w:p>
    <w:p w14:paraId="164D26C1" w14:textId="55D27036" w:rsidR="00783141" w:rsidRPr="00783141" w:rsidRDefault="00493053">
      <w:pPr>
        <w:pStyle w:val="TOC2"/>
        <w:rPr>
          <w:rFonts w:asciiTheme="minorHAnsi" w:eastAsiaTheme="minorEastAsia" w:hAnsiTheme="minorHAnsi" w:cstheme="minorHAnsi"/>
          <w:szCs w:val="22"/>
          <w:lang w:eastAsia="zh-TW"/>
        </w:rPr>
      </w:pPr>
      <w:hyperlink w:anchor="_Toc71670468" w:history="1">
        <w:r w:rsidR="00783141" w:rsidRPr="00783141">
          <w:rPr>
            <w:rStyle w:val="Hyperlink"/>
            <w:rFonts w:asciiTheme="minorHAnsi" w:hAnsiTheme="minorHAnsi" w:cstheme="minorHAnsi"/>
          </w:rPr>
          <w:t>Abstract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ii</w:t>
        </w:r>
        <w:r w:rsidR="00783141" w:rsidRPr="00783141">
          <w:rPr>
            <w:rFonts w:asciiTheme="minorHAnsi" w:hAnsiTheme="minorHAnsi" w:cstheme="minorHAnsi"/>
            <w:webHidden/>
          </w:rPr>
          <w:fldChar w:fldCharType="end"/>
        </w:r>
      </w:hyperlink>
    </w:p>
    <w:p w14:paraId="28D4753C" w14:textId="60A8664A" w:rsidR="00783141" w:rsidRPr="00783141" w:rsidRDefault="00493053">
      <w:pPr>
        <w:pStyle w:val="TOC2"/>
        <w:rPr>
          <w:rFonts w:asciiTheme="minorHAnsi" w:eastAsiaTheme="minorEastAsia" w:hAnsiTheme="minorHAnsi" w:cstheme="minorHAnsi"/>
          <w:szCs w:val="22"/>
          <w:lang w:eastAsia="zh-TW"/>
        </w:rPr>
      </w:pPr>
      <w:hyperlink w:anchor="_Toc71670469" w:history="1">
        <w:r w:rsidR="00783141" w:rsidRPr="00783141">
          <w:rPr>
            <w:rStyle w:val="Hyperlink"/>
            <w:rFonts w:asciiTheme="minorHAnsi" w:hAnsiTheme="minorHAnsi" w:cstheme="minorHAnsi"/>
          </w:rPr>
          <w:t>Table of Contents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w:t>
        </w:r>
        <w:r w:rsidR="00783141" w:rsidRPr="00783141">
          <w:rPr>
            <w:rFonts w:asciiTheme="minorHAnsi" w:hAnsiTheme="minorHAnsi" w:cstheme="minorHAnsi"/>
            <w:webHidden/>
          </w:rPr>
          <w:fldChar w:fldCharType="end"/>
        </w:r>
      </w:hyperlink>
    </w:p>
    <w:p w14:paraId="79A23E55" w14:textId="54343788" w:rsidR="00783141" w:rsidRPr="00783141" w:rsidRDefault="00493053">
      <w:pPr>
        <w:pStyle w:val="TOC2"/>
        <w:rPr>
          <w:rFonts w:asciiTheme="minorHAnsi" w:eastAsiaTheme="minorEastAsia" w:hAnsiTheme="minorHAnsi" w:cstheme="minorHAnsi"/>
          <w:szCs w:val="22"/>
          <w:lang w:eastAsia="zh-TW"/>
        </w:rPr>
      </w:pPr>
      <w:hyperlink w:anchor="_Toc71670470" w:history="1">
        <w:r w:rsidR="00783141" w:rsidRPr="00783141">
          <w:rPr>
            <w:rStyle w:val="Hyperlink"/>
            <w:rFonts w:asciiTheme="minorHAnsi" w:hAnsiTheme="minorHAnsi" w:cstheme="minorHAnsi"/>
          </w:rPr>
          <w:t>List of Figures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vii</w:t>
        </w:r>
        <w:r w:rsidR="00783141" w:rsidRPr="00783141">
          <w:rPr>
            <w:rFonts w:asciiTheme="minorHAnsi" w:hAnsiTheme="minorHAnsi" w:cstheme="minorHAnsi"/>
            <w:webHidden/>
          </w:rPr>
          <w:fldChar w:fldCharType="end"/>
        </w:r>
      </w:hyperlink>
    </w:p>
    <w:p w14:paraId="603E4447" w14:textId="172324F5" w:rsidR="00783141" w:rsidRPr="00783141" w:rsidRDefault="00493053">
      <w:pPr>
        <w:pStyle w:val="TOC2"/>
        <w:rPr>
          <w:rFonts w:asciiTheme="minorHAnsi" w:eastAsiaTheme="minorEastAsia" w:hAnsiTheme="minorHAnsi" w:cstheme="minorHAnsi"/>
          <w:szCs w:val="22"/>
          <w:lang w:eastAsia="zh-TW"/>
        </w:rPr>
      </w:pPr>
      <w:hyperlink w:anchor="_Toc71670471" w:history="1">
        <w:r w:rsidR="00783141" w:rsidRPr="00783141">
          <w:rPr>
            <w:rStyle w:val="Hyperlink"/>
            <w:rFonts w:asciiTheme="minorHAnsi" w:hAnsiTheme="minorHAnsi" w:cstheme="minorHAnsi"/>
          </w:rPr>
          <w:t>List of Tables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xviii</w:t>
        </w:r>
        <w:r w:rsidR="00783141" w:rsidRPr="00783141">
          <w:rPr>
            <w:rFonts w:asciiTheme="minorHAnsi" w:hAnsiTheme="minorHAnsi" w:cstheme="minorHAnsi"/>
            <w:webHidden/>
          </w:rPr>
          <w:fldChar w:fldCharType="end"/>
        </w:r>
      </w:hyperlink>
    </w:p>
    <w:p w14:paraId="4FCE4C4E" w14:textId="4DA8DBF0" w:rsidR="00783141" w:rsidRPr="00783141" w:rsidRDefault="00493053">
      <w:pPr>
        <w:pStyle w:val="TOC2"/>
        <w:rPr>
          <w:rFonts w:asciiTheme="minorHAnsi" w:eastAsiaTheme="minorEastAsia" w:hAnsiTheme="minorHAnsi" w:cstheme="minorHAnsi"/>
          <w:szCs w:val="22"/>
          <w:lang w:eastAsia="zh-TW"/>
        </w:rPr>
      </w:pPr>
      <w:hyperlink w:anchor="_Toc71670472" w:history="1">
        <w:r w:rsidR="00783141" w:rsidRPr="00783141">
          <w:rPr>
            <w:rStyle w:val="Hyperlink"/>
            <w:rFonts w:asciiTheme="minorHAnsi" w:hAnsiTheme="minorHAnsi" w:cstheme="minorHAnsi"/>
          </w:rPr>
          <w:t>List of Abbreviations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w:t>
        </w:r>
        <w:r w:rsidR="00783141" w:rsidRPr="00783141">
          <w:rPr>
            <w:rFonts w:asciiTheme="minorHAnsi" w:hAnsiTheme="minorHAnsi" w:cstheme="minorHAnsi"/>
            <w:webHidden/>
          </w:rPr>
          <w:fldChar w:fldCharType="end"/>
        </w:r>
      </w:hyperlink>
    </w:p>
    <w:p w14:paraId="3852377C" w14:textId="41A88E83" w:rsidR="00783141" w:rsidRPr="00783141" w:rsidRDefault="00493053">
      <w:pPr>
        <w:pStyle w:val="TOC2"/>
        <w:rPr>
          <w:rFonts w:asciiTheme="minorHAnsi" w:eastAsiaTheme="minorEastAsia" w:hAnsiTheme="minorHAnsi" w:cstheme="minorHAnsi"/>
          <w:szCs w:val="22"/>
          <w:lang w:eastAsia="zh-TW"/>
        </w:rPr>
      </w:pPr>
      <w:hyperlink w:anchor="_Toc71670473" w:history="1">
        <w:r w:rsidR="00783141" w:rsidRPr="00783141">
          <w:rPr>
            <w:rStyle w:val="Hyperlink"/>
            <w:rFonts w:asciiTheme="minorHAnsi" w:hAnsiTheme="minorHAnsi" w:cstheme="minorHAnsi"/>
          </w:rPr>
          <w:t>Statement of Original Authorship</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w:t>
        </w:r>
        <w:r w:rsidR="00783141" w:rsidRPr="00783141">
          <w:rPr>
            <w:rFonts w:asciiTheme="minorHAnsi" w:hAnsiTheme="minorHAnsi" w:cstheme="minorHAnsi"/>
            <w:webHidden/>
          </w:rPr>
          <w:fldChar w:fldCharType="end"/>
        </w:r>
      </w:hyperlink>
    </w:p>
    <w:p w14:paraId="45276025" w14:textId="359C1A30" w:rsidR="00783141" w:rsidRPr="00783141" w:rsidRDefault="00493053">
      <w:pPr>
        <w:pStyle w:val="TOC2"/>
        <w:rPr>
          <w:rFonts w:asciiTheme="minorHAnsi" w:eastAsiaTheme="minorEastAsia" w:hAnsiTheme="minorHAnsi" w:cstheme="minorHAnsi"/>
          <w:szCs w:val="22"/>
          <w:lang w:eastAsia="zh-TW"/>
        </w:rPr>
      </w:pPr>
      <w:hyperlink w:anchor="_Toc71670474" w:history="1">
        <w:r w:rsidR="00783141" w:rsidRPr="00783141">
          <w:rPr>
            <w:rStyle w:val="Hyperlink"/>
            <w:rFonts w:asciiTheme="minorHAnsi" w:hAnsiTheme="minorHAnsi" w:cstheme="minorHAnsi"/>
          </w:rPr>
          <w:t>Acknowledgements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xxii</w:t>
        </w:r>
        <w:r w:rsidR="00783141" w:rsidRPr="00783141">
          <w:rPr>
            <w:rFonts w:asciiTheme="minorHAnsi" w:hAnsiTheme="minorHAnsi" w:cstheme="minorHAnsi"/>
            <w:webHidden/>
          </w:rPr>
          <w:fldChar w:fldCharType="end"/>
        </w:r>
      </w:hyperlink>
    </w:p>
    <w:p w14:paraId="12A04BF4" w14:textId="28EED104" w:rsidR="00783141" w:rsidRPr="00783141" w:rsidRDefault="00493053">
      <w:pPr>
        <w:pStyle w:val="TOC1"/>
        <w:rPr>
          <w:rFonts w:asciiTheme="minorHAnsi" w:eastAsiaTheme="minorEastAsia" w:hAnsiTheme="minorHAnsi" w:cstheme="minorHAnsi"/>
          <w:b w:val="0"/>
          <w:bCs w:val="0"/>
          <w:sz w:val="22"/>
          <w:szCs w:val="22"/>
          <w:lang w:eastAsia="zh-TW"/>
        </w:rPr>
      </w:pPr>
      <w:hyperlink w:anchor="_Toc71670475" w:history="1">
        <w:r w:rsidR="00783141" w:rsidRPr="00783141">
          <w:rPr>
            <w:rStyle w:val="Hyperlink"/>
            <w:rFonts w:asciiTheme="minorHAnsi" w:hAnsiTheme="minorHAnsi" w:cstheme="minorHAnsi"/>
          </w:rPr>
          <w:t>Chapter 1: General 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2A8E8152" w14:textId="4FCDBB13" w:rsidR="00783141" w:rsidRPr="00783141" w:rsidRDefault="00493053">
      <w:pPr>
        <w:pStyle w:val="TOC2"/>
        <w:rPr>
          <w:rFonts w:asciiTheme="minorHAnsi" w:eastAsiaTheme="minorEastAsia" w:hAnsiTheme="minorHAnsi" w:cstheme="minorHAnsi"/>
          <w:szCs w:val="22"/>
          <w:lang w:eastAsia="zh-TW"/>
        </w:rPr>
      </w:pPr>
      <w:hyperlink w:anchor="_Toc71670476" w:history="1">
        <w:r w:rsidR="00783141" w:rsidRPr="00783141">
          <w:rPr>
            <w:rStyle w:val="Hyperlink"/>
            <w:rFonts w:asciiTheme="minorHAnsi" w:hAnsiTheme="minorHAnsi" w:cstheme="minorHAnsi"/>
          </w:rPr>
          <w:t>1.1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Introductory Statement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3803EAAD" w14:textId="555E4201" w:rsidR="00783141" w:rsidRPr="00783141" w:rsidRDefault="00493053">
      <w:pPr>
        <w:pStyle w:val="TOC2"/>
        <w:rPr>
          <w:rFonts w:asciiTheme="minorHAnsi" w:eastAsiaTheme="minorEastAsia" w:hAnsiTheme="minorHAnsi" w:cstheme="minorHAnsi"/>
          <w:szCs w:val="22"/>
          <w:lang w:eastAsia="zh-TW"/>
        </w:rPr>
      </w:pPr>
      <w:hyperlink w:anchor="_Toc71670477" w:history="1">
        <w:r w:rsidR="00783141" w:rsidRPr="00783141">
          <w:rPr>
            <w:rStyle w:val="Hyperlink"/>
            <w:rFonts w:asciiTheme="minorHAnsi" w:hAnsiTheme="minorHAnsi" w:cstheme="minorHAnsi"/>
          </w:rPr>
          <w:t>1.2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Background</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094EB80E" w14:textId="3A0A9D3C" w:rsidR="00783141" w:rsidRPr="00783141" w:rsidRDefault="00493053">
      <w:pPr>
        <w:pStyle w:val="TOC2"/>
        <w:rPr>
          <w:rFonts w:asciiTheme="minorHAnsi" w:eastAsiaTheme="minorEastAsia" w:hAnsiTheme="minorHAnsi" w:cstheme="minorHAnsi"/>
          <w:szCs w:val="22"/>
          <w:lang w:eastAsia="zh-TW"/>
        </w:rPr>
      </w:pPr>
      <w:hyperlink w:anchor="_Toc71670478" w:history="1">
        <w:r w:rsidR="00783141" w:rsidRPr="00783141">
          <w:rPr>
            <w:rStyle w:val="Hyperlink"/>
            <w:rFonts w:asciiTheme="minorHAnsi" w:hAnsiTheme="minorHAnsi" w:cstheme="minorHAnsi"/>
          </w:rPr>
          <w:t>1.3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Context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2BF7B652" w14:textId="38E6B9CA" w:rsidR="00783141" w:rsidRPr="00783141" w:rsidRDefault="00493053">
      <w:pPr>
        <w:pStyle w:val="TOC2"/>
        <w:rPr>
          <w:rFonts w:asciiTheme="minorHAnsi" w:eastAsiaTheme="minorEastAsia" w:hAnsiTheme="minorHAnsi" w:cstheme="minorHAnsi"/>
          <w:szCs w:val="22"/>
          <w:lang w:eastAsia="zh-TW"/>
        </w:rPr>
      </w:pPr>
      <w:hyperlink w:anchor="_Toc71670479" w:history="1">
        <w:r w:rsidR="00783141" w:rsidRPr="00783141">
          <w:rPr>
            <w:rStyle w:val="Hyperlink"/>
            <w:rFonts w:asciiTheme="minorHAnsi" w:eastAsiaTheme="majorEastAsia" w:hAnsiTheme="minorHAnsi" w:cstheme="minorHAnsi"/>
          </w:rPr>
          <w:t>1.4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Theme="majorEastAsia" w:hAnsiTheme="minorHAnsi" w:cstheme="minorHAnsi"/>
          </w:rPr>
          <w:t>Purposes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591A3B55" w14:textId="673ECC9B" w:rsidR="00783141" w:rsidRPr="00783141" w:rsidRDefault="00493053">
      <w:pPr>
        <w:pStyle w:val="TOC2"/>
        <w:rPr>
          <w:rFonts w:asciiTheme="minorHAnsi" w:eastAsiaTheme="minorEastAsia" w:hAnsiTheme="minorHAnsi" w:cstheme="minorHAnsi"/>
          <w:szCs w:val="22"/>
          <w:lang w:eastAsia="zh-TW"/>
        </w:rPr>
      </w:pPr>
      <w:hyperlink w:anchor="_Toc71670480" w:history="1">
        <w:r w:rsidR="00783141" w:rsidRPr="00783141">
          <w:rPr>
            <w:rStyle w:val="Hyperlink"/>
            <w:rFonts w:asciiTheme="minorHAnsi" w:hAnsiTheme="minorHAnsi" w:cstheme="minorHAnsi"/>
          </w:rPr>
          <w:t>1.5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Significance and scope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w:t>
        </w:r>
        <w:r w:rsidR="00783141" w:rsidRPr="00783141">
          <w:rPr>
            <w:rFonts w:asciiTheme="minorHAnsi" w:hAnsiTheme="minorHAnsi" w:cstheme="minorHAnsi"/>
            <w:webHidden/>
          </w:rPr>
          <w:fldChar w:fldCharType="end"/>
        </w:r>
      </w:hyperlink>
    </w:p>
    <w:p w14:paraId="5E631A06" w14:textId="773D435D" w:rsidR="00783141" w:rsidRPr="00783141" w:rsidRDefault="00493053">
      <w:pPr>
        <w:pStyle w:val="TOC2"/>
        <w:rPr>
          <w:rFonts w:asciiTheme="minorHAnsi" w:eastAsiaTheme="minorEastAsia" w:hAnsiTheme="minorHAnsi" w:cstheme="minorHAnsi"/>
          <w:szCs w:val="22"/>
          <w:lang w:eastAsia="zh-TW"/>
        </w:rPr>
      </w:pPr>
      <w:hyperlink w:anchor="_Toc71670481" w:history="1">
        <w:r w:rsidR="00783141" w:rsidRPr="00783141">
          <w:rPr>
            <w:rStyle w:val="Hyperlink"/>
            <w:rFonts w:asciiTheme="minorHAnsi" w:hAnsiTheme="minorHAnsi" w:cstheme="minorHAnsi"/>
          </w:rPr>
          <w:t>1.6</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Thesis outline: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w:t>
        </w:r>
        <w:r w:rsidR="00783141" w:rsidRPr="00783141">
          <w:rPr>
            <w:rFonts w:asciiTheme="minorHAnsi" w:hAnsiTheme="minorHAnsi" w:cstheme="minorHAnsi"/>
            <w:webHidden/>
          </w:rPr>
          <w:fldChar w:fldCharType="end"/>
        </w:r>
      </w:hyperlink>
    </w:p>
    <w:p w14:paraId="1AEA3279" w14:textId="4A342796" w:rsidR="00783141" w:rsidRPr="00783141" w:rsidRDefault="00493053">
      <w:pPr>
        <w:pStyle w:val="TOC2"/>
        <w:rPr>
          <w:rFonts w:asciiTheme="minorHAnsi" w:eastAsiaTheme="minorEastAsia" w:hAnsiTheme="minorHAnsi" w:cstheme="minorHAnsi"/>
          <w:szCs w:val="22"/>
          <w:lang w:eastAsia="zh-TW"/>
        </w:rPr>
      </w:pPr>
      <w:hyperlink w:anchor="_Toc71670482" w:history="1">
        <w:r w:rsidR="00783141" w:rsidRPr="00783141">
          <w:rPr>
            <w:rStyle w:val="Hyperlink"/>
            <w:rFonts w:asciiTheme="minorHAnsi" w:eastAsia="Calibri" w:hAnsiTheme="minorHAnsi" w:cstheme="minorHAnsi"/>
          </w:rPr>
          <w:t>1.7</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w:t>
        </w:r>
        <w:r w:rsidR="00783141" w:rsidRPr="00783141">
          <w:rPr>
            <w:rFonts w:asciiTheme="minorHAnsi" w:hAnsiTheme="minorHAnsi" w:cstheme="minorHAnsi"/>
            <w:webHidden/>
          </w:rPr>
          <w:fldChar w:fldCharType="end"/>
        </w:r>
      </w:hyperlink>
    </w:p>
    <w:p w14:paraId="259EFAB7" w14:textId="14BCB3AE" w:rsidR="00783141" w:rsidRPr="00783141" w:rsidRDefault="00493053">
      <w:pPr>
        <w:pStyle w:val="TOC1"/>
        <w:rPr>
          <w:rFonts w:asciiTheme="minorHAnsi" w:eastAsiaTheme="minorEastAsia" w:hAnsiTheme="minorHAnsi" w:cstheme="minorHAnsi"/>
          <w:b w:val="0"/>
          <w:bCs w:val="0"/>
          <w:sz w:val="22"/>
          <w:szCs w:val="22"/>
          <w:lang w:eastAsia="zh-TW"/>
        </w:rPr>
      </w:pPr>
      <w:hyperlink w:anchor="_Toc71670483" w:history="1">
        <w:r w:rsidR="00783141" w:rsidRPr="00783141">
          <w:rPr>
            <w:rStyle w:val="Hyperlink"/>
            <w:rFonts w:asciiTheme="minorHAnsi" w:hAnsiTheme="minorHAnsi" w:cstheme="minorHAnsi"/>
          </w:rPr>
          <w:t>Chapter 2: Understanding the bat species, population and their emergence and return pattern in the Yugar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F04FF24" w14:textId="5FF07F19" w:rsidR="00783141" w:rsidRPr="00783141" w:rsidRDefault="00493053">
      <w:pPr>
        <w:pStyle w:val="TOC2"/>
        <w:rPr>
          <w:rFonts w:asciiTheme="minorHAnsi" w:eastAsiaTheme="minorEastAsia" w:hAnsiTheme="minorHAnsi" w:cstheme="minorHAnsi"/>
          <w:szCs w:val="22"/>
          <w:lang w:eastAsia="zh-TW"/>
        </w:rPr>
      </w:pPr>
      <w:hyperlink w:anchor="_Toc71670484" w:history="1">
        <w:r w:rsidR="00783141" w:rsidRPr="00783141">
          <w:rPr>
            <w:rStyle w:val="Hyperlink"/>
            <w:rFonts w:asciiTheme="minorHAnsi" w:hAnsiTheme="minorHAnsi" w:cstheme="minorHAnsi"/>
          </w:rPr>
          <w:t>2.1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DBCFEEA" w14:textId="0BD3A216" w:rsidR="00783141" w:rsidRPr="00783141" w:rsidRDefault="00493053">
      <w:pPr>
        <w:pStyle w:val="TOC2"/>
        <w:rPr>
          <w:rFonts w:asciiTheme="minorHAnsi" w:eastAsiaTheme="minorEastAsia" w:hAnsiTheme="minorHAnsi" w:cstheme="minorHAnsi"/>
          <w:szCs w:val="22"/>
          <w:lang w:eastAsia="zh-TW"/>
        </w:rPr>
      </w:pPr>
      <w:hyperlink w:anchor="_Toc71670485" w:history="1">
        <w:r w:rsidR="00783141" w:rsidRPr="00783141">
          <w:rPr>
            <w:rStyle w:val="Hyperlink"/>
            <w:rFonts w:asciiTheme="minorHAnsi" w:eastAsia="PMingLiU" w:hAnsiTheme="minorHAnsi" w:cstheme="minorHAnsi"/>
          </w:rPr>
          <w:t>2.2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28</w:t>
        </w:r>
        <w:r w:rsidR="00783141" w:rsidRPr="00783141">
          <w:rPr>
            <w:rFonts w:asciiTheme="minorHAnsi" w:hAnsiTheme="minorHAnsi" w:cstheme="minorHAnsi"/>
            <w:webHidden/>
          </w:rPr>
          <w:fldChar w:fldCharType="end"/>
        </w:r>
      </w:hyperlink>
    </w:p>
    <w:p w14:paraId="368C33FF" w14:textId="3835E39E" w:rsidR="00783141" w:rsidRPr="00783141" w:rsidRDefault="00493053">
      <w:pPr>
        <w:pStyle w:val="TOC2"/>
        <w:rPr>
          <w:rFonts w:asciiTheme="minorHAnsi" w:eastAsiaTheme="minorEastAsia" w:hAnsiTheme="minorHAnsi" w:cstheme="minorHAnsi"/>
          <w:szCs w:val="22"/>
          <w:lang w:eastAsia="zh-TW"/>
        </w:rPr>
      </w:pPr>
      <w:hyperlink w:anchor="_Toc71670486" w:history="1">
        <w:r w:rsidR="00783141" w:rsidRPr="00783141">
          <w:rPr>
            <w:rStyle w:val="Hyperlink"/>
            <w:rFonts w:asciiTheme="minorHAnsi" w:hAnsiTheme="minorHAnsi" w:cstheme="minorHAnsi"/>
          </w:rPr>
          <w:t>2.3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31</w:t>
        </w:r>
        <w:r w:rsidR="00783141" w:rsidRPr="00783141">
          <w:rPr>
            <w:rFonts w:asciiTheme="minorHAnsi" w:hAnsiTheme="minorHAnsi" w:cstheme="minorHAnsi"/>
            <w:webHidden/>
          </w:rPr>
          <w:fldChar w:fldCharType="end"/>
        </w:r>
      </w:hyperlink>
    </w:p>
    <w:p w14:paraId="3BB38113" w14:textId="28967B00" w:rsidR="00783141" w:rsidRPr="00783141" w:rsidRDefault="00493053">
      <w:pPr>
        <w:pStyle w:val="TOC2"/>
        <w:rPr>
          <w:rFonts w:asciiTheme="minorHAnsi" w:eastAsiaTheme="minorEastAsia" w:hAnsiTheme="minorHAnsi" w:cstheme="minorHAnsi"/>
          <w:szCs w:val="22"/>
          <w:lang w:eastAsia="zh-TW"/>
        </w:rPr>
      </w:pPr>
      <w:hyperlink w:anchor="_Toc71670487" w:history="1">
        <w:r w:rsidR="00783141" w:rsidRPr="00783141">
          <w:rPr>
            <w:rStyle w:val="Hyperlink"/>
            <w:rFonts w:asciiTheme="minorHAnsi" w:eastAsia="PMingLiU" w:hAnsiTheme="minorHAnsi" w:cstheme="minorHAnsi"/>
          </w:rPr>
          <w:t>2.4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45</w:t>
        </w:r>
        <w:r w:rsidR="00783141" w:rsidRPr="00783141">
          <w:rPr>
            <w:rFonts w:asciiTheme="minorHAnsi" w:hAnsiTheme="minorHAnsi" w:cstheme="minorHAnsi"/>
            <w:webHidden/>
          </w:rPr>
          <w:fldChar w:fldCharType="end"/>
        </w:r>
      </w:hyperlink>
    </w:p>
    <w:p w14:paraId="706B7BA8" w14:textId="124E59EE" w:rsidR="00783141" w:rsidRPr="00783141" w:rsidRDefault="00493053">
      <w:pPr>
        <w:pStyle w:val="TOC2"/>
        <w:rPr>
          <w:rFonts w:asciiTheme="minorHAnsi" w:eastAsiaTheme="minorEastAsia" w:hAnsiTheme="minorHAnsi" w:cstheme="minorHAnsi"/>
          <w:szCs w:val="22"/>
          <w:lang w:eastAsia="zh-TW"/>
        </w:rPr>
      </w:pPr>
      <w:hyperlink w:anchor="_Toc71670488" w:history="1">
        <w:r w:rsidR="00783141" w:rsidRPr="00783141">
          <w:rPr>
            <w:rStyle w:val="Hyperlink"/>
            <w:rFonts w:asciiTheme="minorHAnsi" w:eastAsia="PMingLiU" w:hAnsiTheme="minorHAnsi" w:cstheme="minorHAnsi"/>
          </w:rPr>
          <w:t>2.5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62</w:t>
        </w:r>
        <w:r w:rsidR="00783141" w:rsidRPr="00783141">
          <w:rPr>
            <w:rFonts w:asciiTheme="minorHAnsi" w:hAnsiTheme="minorHAnsi" w:cstheme="minorHAnsi"/>
            <w:webHidden/>
          </w:rPr>
          <w:fldChar w:fldCharType="end"/>
        </w:r>
      </w:hyperlink>
    </w:p>
    <w:p w14:paraId="6673E05A" w14:textId="46622306" w:rsidR="00783141" w:rsidRPr="00783141" w:rsidRDefault="00493053">
      <w:pPr>
        <w:pStyle w:val="TOC1"/>
        <w:rPr>
          <w:rFonts w:asciiTheme="minorHAnsi" w:eastAsiaTheme="minorEastAsia" w:hAnsiTheme="minorHAnsi" w:cstheme="minorHAnsi"/>
          <w:b w:val="0"/>
          <w:bCs w:val="0"/>
          <w:sz w:val="22"/>
          <w:szCs w:val="22"/>
          <w:lang w:eastAsia="zh-TW"/>
        </w:rPr>
      </w:pPr>
      <w:hyperlink w:anchor="_Toc71670489" w:history="1">
        <w:r w:rsidR="00783141" w:rsidRPr="00783141">
          <w:rPr>
            <w:rStyle w:val="Hyperlink"/>
            <w:rFonts w:asciiTheme="minorHAnsi" w:hAnsiTheme="minorHAnsi" w:cstheme="minorHAnsi"/>
          </w:rPr>
          <w:t>Chapter 3: Understanding the microhabitat of the tunnel and determine how this influences the roosting locations of each species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0672D482" w14:textId="4FD510F1" w:rsidR="00783141" w:rsidRPr="00783141" w:rsidRDefault="00493053">
      <w:pPr>
        <w:pStyle w:val="TOC2"/>
        <w:rPr>
          <w:rFonts w:asciiTheme="minorHAnsi" w:eastAsiaTheme="minorEastAsia" w:hAnsiTheme="minorHAnsi" w:cstheme="minorHAnsi"/>
          <w:szCs w:val="22"/>
          <w:lang w:eastAsia="zh-TW"/>
        </w:rPr>
      </w:pPr>
      <w:hyperlink w:anchor="_Toc71670490" w:history="1">
        <w:r w:rsidR="00783141" w:rsidRPr="00783141">
          <w:rPr>
            <w:rStyle w:val="Hyperlink"/>
            <w:rFonts w:asciiTheme="minorHAnsi" w:hAnsiTheme="minorHAnsi" w:cstheme="minorHAnsi"/>
          </w:rPr>
          <w:t>3.1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7E4F43B5" w14:textId="2C4731E3" w:rsidR="00783141" w:rsidRPr="00783141" w:rsidRDefault="00493053">
      <w:pPr>
        <w:pStyle w:val="TOC2"/>
        <w:rPr>
          <w:rFonts w:asciiTheme="minorHAnsi" w:eastAsiaTheme="minorEastAsia" w:hAnsiTheme="minorHAnsi" w:cstheme="minorHAnsi"/>
          <w:szCs w:val="22"/>
          <w:lang w:eastAsia="zh-TW"/>
        </w:rPr>
      </w:pPr>
      <w:hyperlink w:anchor="_Toc71670491" w:history="1">
        <w:r w:rsidR="00783141" w:rsidRPr="00783141">
          <w:rPr>
            <w:rStyle w:val="Hyperlink"/>
            <w:rFonts w:asciiTheme="minorHAnsi" w:eastAsia="PMingLiU" w:hAnsiTheme="minorHAnsi" w:cstheme="minorHAnsi"/>
            <w:lang w:val="en-US" w:eastAsia="zh-TW"/>
          </w:rPr>
          <w:t>3.2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78</w:t>
        </w:r>
        <w:r w:rsidR="00783141" w:rsidRPr="00783141">
          <w:rPr>
            <w:rFonts w:asciiTheme="minorHAnsi" w:hAnsiTheme="minorHAnsi" w:cstheme="minorHAnsi"/>
            <w:webHidden/>
          </w:rPr>
          <w:fldChar w:fldCharType="end"/>
        </w:r>
      </w:hyperlink>
    </w:p>
    <w:p w14:paraId="41E577B5" w14:textId="529B7BB4" w:rsidR="00783141" w:rsidRPr="00783141" w:rsidRDefault="00493053">
      <w:pPr>
        <w:pStyle w:val="TOC2"/>
        <w:rPr>
          <w:rFonts w:asciiTheme="minorHAnsi" w:eastAsiaTheme="minorEastAsia" w:hAnsiTheme="minorHAnsi" w:cstheme="minorHAnsi"/>
          <w:szCs w:val="22"/>
          <w:lang w:eastAsia="zh-TW"/>
        </w:rPr>
      </w:pPr>
      <w:hyperlink w:anchor="_Toc71670492" w:history="1">
        <w:r w:rsidR="00783141" w:rsidRPr="00783141">
          <w:rPr>
            <w:rStyle w:val="Hyperlink"/>
            <w:rFonts w:asciiTheme="minorHAnsi" w:eastAsia="PMingLiU" w:hAnsiTheme="minorHAnsi" w:cstheme="minorHAnsi"/>
            <w:lang w:val="en-US" w:eastAsia="zh-TW"/>
          </w:rPr>
          <w:t>3.3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80</w:t>
        </w:r>
        <w:r w:rsidR="00783141" w:rsidRPr="00783141">
          <w:rPr>
            <w:rFonts w:asciiTheme="minorHAnsi" w:hAnsiTheme="minorHAnsi" w:cstheme="minorHAnsi"/>
            <w:webHidden/>
          </w:rPr>
          <w:fldChar w:fldCharType="end"/>
        </w:r>
      </w:hyperlink>
    </w:p>
    <w:p w14:paraId="1B2E2576" w14:textId="501D5C70" w:rsidR="00783141" w:rsidRPr="00783141" w:rsidRDefault="00493053">
      <w:pPr>
        <w:pStyle w:val="TOC2"/>
        <w:rPr>
          <w:rFonts w:asciiTheme="minorHAnsi" w:eastAsiaTheme="minorEastAsia" w:hAnsiTheme="minorHAnsi" w:cstheme="minorHAnsi"/>
          <w:szCs w:val="22"/>
          <w:lang w:eastAsia="zh-TW"/>
        </w:rPr>
      </w:pPr>
      <w:hyperlink w:anchor="_Toc71670493" w:history="1">
        <w:r w:rsidR="00783141" w:rsidRPr="00783141">
          <w:rPr>
            <w:rStyle w:val="Hyperlink"/>
            <w:rFonts w:asciiTheme="minorHAnsi" w:eastAsia="PMingLiU" w:hAnsiTheme="minorHAnsi" w:cstheme="minorHAnsi"/>
            <w:lang w:val="en-US" w:eastAsia="zh-TW"/>
          </w:rPr>
          <w:t>3.4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113</w:t>
        </w:r>
        <w:r w:rsidR="00783141" w:rsidRPr="00783141">
          <w:rPr>
            <w:rFonts w:asciiTheme="minorHAnsi" w:hAnsiTheme="minorHAnsi" w:cstheme="minorHAnsi"/>
            <w:webHidden/>
          </w:rPr>
          <w:fldChar w:fldCharType="end"/>
        </w:r>
      </w:hyperlink>
    </w:p>
    <w:p w14:paraId="545FD703" w14:textId="12298B62" w:rsidR="00783141" w:rsidRPr="00783141" w:rsidRDefault="00493053">
      <w:pPr>
        <w:pStyle w:val="TOC2"/>
        <w:rPr>
          <w:rFonts w:asciiTheme="minorHAnsi" w:eastAsiaTheme="minorEastAsia" w:hAnsiTheme="minorHAnsi" w:cstheme="minorHAnsi"/>
          <w:szCs w:val="22"/>
          <w:lang w:eastAsia="zh-TW"/>
        </w:rPr>
      </w:pPr>
      <w:hyperlink w:anchor="_Toc71670494" w:history="1">
        <w:r w:rsidR="00783141" w:rsidRPr="00783141">
          <w:rPr>
            <w:rStyle w:val="Hyperlink"/>
            <w:rFonts w:asciiTheme="minorHAnsi" w:eastAsia="PMingLiU" w:hAnsiTheme="minorHAnsi" w:cstheme="minorHAnsi"/>
            <w:lang w:val="en-US" w:eastAsia="zh-TW"/>
          </w:rPr>
          <w:t>3.5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124</w:t>
        </w:r>
        <w:r w:rsidR="00783141" w:rsidRPr="00783141">
          <w:rPr>
            <w:rFonts w:asciiTheme="minorHAnsi" w:hAnsiTheme="minorHAnsi" w:cstheme="minorHAnsi"/>
            <w:webHidden/>
          </w:rPr>
          <w:fldChar w:fldCharType="end"/>
        </w:r>
      </w:hyperlink>
    </w:p>
    <w:p w14:paraId="7BC8824D" w14:textId="2902FEA7" w:rsidR="00783141" w:rsidRPr="00783141" w:rsidRDefault="00493053">
      <w:pPr>
        <w:pStyle w:val="TOC1"/>
        <w:rPr>
          <w:rFonts w:asciiTheme="minorHAnsi" w:eastAsiaTheme="minorEastAsia" w:hAnsiTheme="minorHAnsi" w:cstheme="minorHAnsi"/>
          <w:b w:val="0"/>
          <w:bCs w:val="0"/>
          <w:sz w:val="22"/>
          <w:szCs w:val="22"/>
          <w:lang w:eastAsia="zh-TW"/>
        </w:rPr>
      </w:pPr>
      <w:hyperlink w:anchor="_Toc71670495" w:history="1">
        <w:r w:rsidR="00783141" w:rsidRPr="00783141">
          <w:rPr>
            <w:rStyle w:val="Hyperlink"/>
            <w:rFonts w:asciiTheme="minorHAnsi" w:hAnsiTheme="minorHAnsi" w:cstheme="minorHAnsi"/>
          </w:rPr>
          <w:t>Chapter 4: Understanding the ultilisation of the surrounding environment by bats in the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563BB99C" w14:textId="00C30942" w:rsidR="00783141" w:rsidRPr="00783141" w:rsidRDefault="00493053">
      <w:pPr>
        <w:pStyle w:val="TOC2"/>
        <w:rPr>
          <w:rFonts w:asciiTheme="minorHAnsi" w:eastAsiaTheme="minorEastAsia" w:hAnsiTheme="minorHAnsi" w:cstheme="minorHAnsi"/>
          <w:szCs w:val="22"/>
          <w:lang w:eastAsia="zh-TW"/>
        </w:rPr>
      </w:pPr>
      <w:hyperlink w:anchor="_Toc71670496" w:history="1">
        <w:r w:rsidR="00783141" w:rsidRPr="00783141">
          <w:rPr>
            <w:rStyle w:val="Hyperlink"/>
            <w:rFonts w:asciiTheme="minorHAnsi" w:hAnsiTheme="minorHAnsi" w:cstheme="minorHAnsi"/>
          </w:rPr>
          <w:t>4.1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4C4C7667" w14:textId="1A05A582" w:rsidR="00783141" w:rsidRPr="00783141" w:rsidRDefault="00493053">
      <w:pPr>
        <w:pStyle w:val="TOC2"/>
        <w:rPr>
          <w:rFonts w:asciiTheme="minorHAnsi" w:eastAsiaTheme="minorEastAsia" w:hAnsiTheme="minorHAnsi" w:cstheme="minorHAnsi"/>
          <w:szCs w:val="22"/>
          <w:lang w:eastAsia="zh-TW"/>
        </w:rPr>
      </w:pPr>
      <w:hyperlink w:anchor="_Toc71670497" w:history="1">
        <w:r w:rsidR="00783141" w:rsidRPr="00783141">
          <w:rPr>
            <w:rStyle w:val="Hyperlink"/>
            <w:rFonts w:asciiTheme="minorHAnsi" w:eastAsia="PMingLiU" w:hAnsiTheme="minorHAnsi" w:cstheme="minorHAnsi"/>
            <w:lang w:val="en-US" w:eastAsia="zh-TW"/>
          </w:rPr>
          <w:t>4.2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137</w:t>
        </w:r>
        <w:r w:rsidR="00783141" w:rsidRPr="00783141">
          <w:rPr>
            <w:rFonts w:asciiTheme="minorHAnsi" w:hAnsiTheme="minorHAnsi" w:cstheme="minorHAnsi"/>
            <w:webHidden/>
          </w:rPr>
          <w:fldChar w:fldCharType="end"/>
        </w:r>
      </w:hyperlink>
    </w:p>
    <w:p w14:paraId="2C673A5D" w14:textId="71002D28" w:rsidR="00783141" w:rsidRPr="00783141" w:rsidRDefault="00493053">
      <w:pPr>
        <w:pStyle w:val="TOC2"/>
        <w:rPr>
          <w:rFonts w:asciiTheme="minorHAnsi" w:eastAsiaTheme="minorEastAsia" w:hAnsiTheme="minorHAnsi" w:cstheme="minorHAnsi"/>
          <w:szCs w:val="22"/>
          <w:lang w:eastAsia="zh-TW"/>
        </w:rPr>
      </w:pPr>
      <w:hyperlink w:anchor="_Toc71670498" w:history="1">
        <w:r w:rsidR="00783141" w:rsidRPr="00783141">
          <w:rPr>
            <w:rStyle w:val="Hyperlink"/>
            <w:rFonts w:asciiTheme="minorHAnsi" w:eastAsia="Calibri" w:hAnsiTheme="minorHAnsi" w:cstheme="minorHAnsi"/>
            <w:highlight w:val="white"/>
            <w:lang w:val="en-US" w:eastAsia="zh-TW"/>
          </w:rPr>
          <w:t>4.3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highlight w:val="white"/>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141</w:t>
        </w:r>
        <w:r w:rsidR="00783141" w:rsidRPr="00783141">
          <w:rPr>
            <w:rFonts w:asciiTheme="minorHAnsi" w:hAnsiTheme="minorHAnsi" w:cstheme="minorHAnsi"/>
            <w:webHidden/>
          </w:rPr>
          <w:fldChar w:fldCharType="end"/>
        </w:r>
      </w:hyperlink>
    </w:p>
    <w:p w14:paraId="0F36DFAC" w14:textId="2BBBAB89" w:rsidR="00783141" w:rsidRPr="00783141" w:rsidRDefault="00493053">
      <w:pPr>
        <w:pStyle w:val="TOC2"/>
        <w:rPr>
          <w:rFonts w:asciiTheme="minorHAnsi" w:eastAsiaTheme="minorEastAsia" w:hAnsiTheme="minorHAnsi" w:cstheme="minorHAnsi"/>
          <w:szCs w:val="22"/>
          <w:lang w:eastAsia="zh-TW"/>
        </w:rPr>
      </w:pPr>
      <w:hyperlink w:anchor="_Toc71670499" w:history="1">
        <w:r w:rsidR="00783141" w:rsidRPr="00783141">
          <w:rPr>
            <w:rStyle w:val="Hyperlink"/>
            <w:rFonts w:asciiTheme="minorHAnsi" w:hAnsiTheme="minorHAnsi" w:cstheme="minorHAnsi"/>
          </w:rPr>
          <w:t>4.4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150</w:t>
        </w:r>
        <w:r w:rsidR="00783141" w:rsidRPr="00783141">
          <w:rPr>
            <w:rFonts w:asciiTheme="minorHAnsi" w:hAnsiTheme="minorHAnsi" w:cstheme="minorHAnsi"/>
            <w:webHidden/>
          </w:rPr>
          <w:fldChar w:fldCharType="end"/>
        </w:r>
      </w:hyperlink>
    </w:p>
    <w:p w14:paraId="472F93D0" w14:textId="633452FD" w:rsidR="00783141" w:rsidRPr="00783141" w:rsidRDefault="00493053">
      <w:pPr>
        <w:pStyle w:val="TOC2"/>
        <w:rPr>
          <w:rFonts w:asciiTheme="minorHAnsi" w:eastAsiaTheme="minorEastAsia" w:hAnsiTheme="minorHAnsi" w:cstheme="minorHAnsi"/>
          <w:szCs w:val="22"/>
          <w:lang w:eastAsia="zh-TW"/>
        </w:rPr>
      </w:pPr>
      <w:hyperlink w:anchor="_Toc71670500" w:history="1">
        <w:r w:rsidR="00783141" w:rsidRPr="00783141">
          <w:rPr>
            <w:rStyle w:val="Hyperlink"/>
            <w:rFonts w:asciiTheme="minorHAnsi" w:hAnsiTheme="minorHAnsi" w:cstheme="minorHAnsi"/>
          </w:rPr>
          <w:t>4.5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158</w:t>
        </w:r>
        <w:r w:rsidR="00783141" w:rsidRPr="00783141">
          <w:rPr>
            <w:rFonts w:asciiTheme="minorHAnsi" w:hAnsiTheme="minorHAnsi" w:cstheme="minorHAnsi"/>
            <w:webHidden/>
          </w:rPr>
          <w:fldChar w:fldCharType="end"/>
        </w:r>
      </w:hyperlink>
    </w:p>
    <w:p w14:paraId="07467399" w14:textId="3B300DA2" w:rsidR="00783141" w:rsidRPr="00783141" w:rsidRDefault="00493053">
      <w:pPr>
        <w:pStyle w:val="TOC1"/>
        <w:rPr>
          <w:rFonts w:asciiTheme="minorHAnsi" w:eastAsiaTheme="minorEastAsia" w:hAnsiTheme="minorHAnsi" w:cstheme="minorHAnsi"/>
          <w:b w:val="0"/>
          <w:bCs w:val="0"/>
          <w:sz w:val="22"/>
          <w:szCs w:val="22"/>
          <w:lang w:eastAsia="zh-TW"/>
        </w:rPr>
      </w:pPr>
      <w:hyperlink w:anchor="_Toc71670501" w:history="1">
        <w:r w:rsidR="00783141" w:rsidRPr="00783141">
          <w:rPr>
            <w:rStyle w:val="Hyperlink"/>
            <w:rFonts w:asciiTheme="minorHAnsi" w:hAnsiTheme="minorHAnsi" w:cstheme="minorHAnsi"/>
          </w:rPr>
          <w:t>Chapter 5: General 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34CD70AD" w14:textId="203E46E6" w:rsidR="00783141" w:rsidRPr="00783141" w:rsidRDefault="00493053">
      <w:pPr>
        <w:pStyle w:val="TOC2"/>
        <w:rPr>
          <w:rFonts w:asciiTheme="minorHAnsi" w:eastAsiaTheme="minorEastAsia" w:hAnsiTheme="minorHAnsi" w:cstheme="minorHAnsi"/>
          <w:szCs w:val="22"/>
          <w:lang w:eastAsia="zh-TW"/>
        </w:rPr>
      </w:pPr>
      <w:hyperlink w:anchor="_Toc71670502" w:history="1">
        <w:r w:rsidR="00783141" w:rsidRPr="00783141">
          <w:rPr>
            <w:rStyle w:val="Hyperlink"/>
            <w:rFonts w:asciiTheme="minorHAnsi" w:hAnsiTheme="minorHAnsi" w:cstheme="minorHAnsi"/>
            <w:lang w:val="en-US"/>
          </w:rPr>
          <w:t>5.1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lang w:val="en-US"/>
          </w:rPr>
          <w:t>Summary of findings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48686A40" w14:textId="7FCC7D95" w:rsidR="00783141" w:rsidRPr="00783141" w:rsidRDefault="00493053">
      <w:pPr>
        <w:pStyle w:val="TOC2"/>
        <w:rPr>
          <w:rFonts w:asciiTheme="minorHAnsi" w:eastAsiaTheme="minorEastAsia" w:hAnsiTheme="minorHAnsi" w:cstheme="minorHAnsi"/>
          <w:szCs w:val="22"/>
          <w:lang w:eastAsia="zh-TW"/>
        </w:rPr>
      </w:pPr>
      <w:hyperlink w:anchor="_Toc71670503" w:history="1">
        <w:r w:rsidR="00783141" w:rsidRPr="00783141">
          <w:rPr>
            <w:rStyle w:val="Hyperlink"/>
            <w:rFonts w:asciiTheme="minorHAnsi" w:hAnsiTheme="minorHAnsi" w:cstheme="minorHAnsi"/>
          </w:rPr>
          <w:t>5.2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Implication for the tunnel custodians, Moreton Bay Regional Council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175</w:t>
        </w:r>
        <w:r w:rsidR="00783141" w:rsidRPr="00783141">
          <w:rPr>
            <w:rFonts w:asciiTheme="minorHAnsi" w:hAnsiTheme="minorHAnsi" w:cstheme="minorHAnsi"/>
            <w:webHidden/>
          </w:rPr>
          <w:fldChar w:fldCharType="end"/>
        </w:r>
      </w:hyperlink>
    </w:p>
    <w:p w14:paraId="68C0E513" w14:textId="4A12C29F" w:rsidR="00783141" w:rsidRPr="00783141" w:rsidRDefault="00493053">
      <w:pPr>
        <w:pStyle w:val="TOC2"/>
        <w:rPr>
          <w:rFonts w:asciiTheme="minorHAnsi" w:eastAsiaTheme="minorEastAsia" w:hAnsiTheme="minorHAnsi" w:cstheme="minorHAnsi"/>
          <w:szCs w:val="22"/>
          <w:lang w:eastAsia="zh-TW"/>
        </w:rPr>
      </w:pPr>
      <w:hyperlink w:anchor="_Toc71670504" w:history="1">
        <w:r w:rsidR="00783141" w:rsidRPr="00783141">
          <w:rPr>
            <w:rStyle w:val="Hyperlink"/>
            <w:rFonts w:asciiTheme="minorHAnsi" w:hAnsiTheme="minorHAnsi" w:cstheme="minorHAnsi"/>
          </w:rPr>
          <w:t>5.3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Future research</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178</w:t>
        </w:r>
        <w:r w:rsidR="00783141" w:rsidRPr="00783141">
          <w:rPr>
            <w:rFonts w:asciiTheme="minorHAnsi" w:hAnsiTheme="minorHAnsi" w:cstheme="minorHAnsi"/>
            <w:webHidden/>
          </w:rPr>
          <w:fldChar w:fldCharType="end"/>
        </w:r>
      </w:hyperlink>
    </w:p>
    <w:p w14:paraId="4B210336" w14:textId="28303B18" w:rsidR="00783141" w:rsidRPr="00783141" w:rsidRDefault="00493053">
      <w:pPr>
        <w:pStyle w:val="TOC2"/>
        <w:rPr>
          <w:rFonts w:asciiTheme="minorHAnsi" w:eastAsiaTheme="minorEastAsia" w:hAnsiTheme="minorHAnsi" w:cstheme="minorHAnsi"/>
          <w:szCs w:val="22"/>
          <w:lang w:eastAsia="zh-TW"/>
        </w:rPr>
      </w:pPr>
      <w:hyperlink w:anchor="_Toc71670505" w:history="1">
        <w:r w:rsidR="00783141" w:rsidRPr="00783141">
          <w:rPr>
            <w:rStyle w:val="Hyperlink"/>
            <w:rFonts w:asciiTheme="minorHAnsi" w:hAnsiTheme="minorHAnsi" w:cstheme="minorHAnsi"/>
          </w:rPr>
          <w:t>5.4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179</w:t>
        </w:r>
        <w:r w:rsidR="00783141" w:rsidRPr="00783141">
          <w:rPr>
            <w:rFonts w:asciiTheme="minorHAnsi" w:hAnsiTheme="minorHAnsi" w:cstheme="minorHAnsi"/>
            <w:webHidden/>
          </w:rPr>
          <w:fldChar w:fldCharType="end"/>
        </w:r>
      </w:hyperlink>
    </w:p>
    <w:p w14:paraId="4C850B61" w14:textId="0DABF130" w:rsidR="00783141" w:rsidRPr="00783141" w:rsidRDefault="00493053">
      <w:pPr>
        <w:pStyle w:val="TOC1"/>
        <w:rPr>
          <w:rFonts w:asciiTheme="minorHAnsi" w:eastAsiaTheme="minorEastAsia" w:hAnsiTheme="minorHAnsi" w:cstheme="minorHAnsi"/>
          <w:b w:val="0"/>
          <w:bCs w:val="0"/>
          <w:sz w:val="22"/>
          <w:szCs w:val="22"/>
          <w:lang w:eastAsia="zh-TW"/>
        </w:rPr>
      </w:pPr>
      <w:hyperlink w:anchor="_Toc71670506" w:history="1">
        <w:r w:rsidR="00783141" w:rsidRPr="00783141">
          <w:rPr>
            <w:rStyle w:val="Hyperlink"/>
            <w:rFonts w:asciiTheme="minorHAnsi" w:hAnsiTheme="minorHAnsi" w:cstheme="minorHAnsi"/>
          </w:rPr>
          <w:t>Appendices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180</w:t>
        </w:r>
        <w:r w:rsidR="00783141" w:rsidRPr="00783141">
          <w:rPr>
            <w:rFonts w:asciiTheme="minorHAnsi" w:hAnsiTheme="minorHAnsi" w:cstheme="minorHAnsi"/>
            <w:webHidden/>
          </w:rPr>
          <w:fldChar w:fldCharType="end"/>
        </w:r>
      </w:hyperlink>
    </w:p>
    <w:p w14:paraId="47A9E535" w14:textId="27125D22" w:rsidR="00154E5F" w:rsidRPr="00783141" w:rsidRDefault="00154E5F" w:rsidP="006545B8">
      <w:pPr>
        <w:pStyle w:val="TOC2"/>
        <w:spacing w:line="360" w:lineRule="auto"/>
        <w:rPr>
          <w:rFonts w:asciiTheme="minorHAnsi" w:hAnsiTheme="minorHAnsi" w:cstheme="minorHAnsi"/>
          <w:b/>
        </w:rPr>
      </w:pPr>
      <w:r w:rsidRPr="00783141">
        <w:rPr>
          <w:rFonts w:asciiTheme="minorHAnsi" w:hAnsiTheme="minorHAnsi" w:cstheme="minorHAnsi"/>
          <w:b/>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71670470"/>
      <w:r w:rsidRPr="00783141">
        <w:rPr>
          <w:rFonts w:asciiTheme="minorHAnsi" w:hAnsiTheme="minorHAnsi" w:cstheme="minorHAnsi"/>
          <w:sz w:val="40"/>
          <w:szCs w:val="40"/>
        </w:rPr>
        <w:lastRenderedPageBreak/>
        <w:t>List of Figures</w:t>
      </w:r>
      <w:bookmarkEnd w:id="8"/>
      <w:bookmarkEnd w:id="9"/>
    </w:p>
    <w:p w14:paraId="654A24FB" w14:textId="3087484F" w:rsidR="00605490" w:rsidRPr="00605490" w:rsidRDefault="002B32B0">
      <w:pPr>
        <w:pStyle w:val="TableofFigures"/>
        <w:rPr>
          <w:rFonts w:asciiTheme="minorHAnsi" w:eastAsiaTheme="minorEastAsia" w:hAnsiTheme="minorHAnsi" w:cstheme="minorHAnsi"/>
          <w:noProof/>
          <w:szCs w:val="22"/>
          <w:lang w:eastAsia="zh-TW"/>
        </w:rPr>
      </w:pPr>
      <w:r w:rsidRPr="00350917">
        <w:rPr>
          <w:rFonts w:asciiTheme="minorHAnsi" w:hAnsiTheme="minorHAnsi" w:cstheme="minorHAnsi"/>
        </w:rPr>
        <w:fldChar w:fldCharType="begin"/>
      </w:r>
      <w:r w:rsidRPr="00350917">
        <w:rPr>
          <w:rFonts w:asciiTheme="minorHAnsi" w:hAnsiTheme="minorHAnsi" w:cstheme="minorHAnsi"/>
        </w:rPr>
        <w:instrText xml:space="preserve"> TOC \h \z \c "Figure" </w:instrText>
      </w:r>
      <w:r w:rsidRPr="00350917">
        <w:rPr>
          <w:rFonts w:asciiTheme="minorHAnsi" w:hAnsiTheme="minorHAnsi" w:cstheme="minorHAnsi"/>
        </w:rPr>
        <w:fldChar w:fldCharType="separate"/>
      </w:r>
      <w:hyperlink r:id="rId12" w:anchor="_Toc71675873"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32</w:t>
        </w:r>
        <w:r w:rsidR="00605490" w:rsidRPr="00605490">
          <w:rPr>
            <w:rFonts w:asciiTheme="minorHAnsi" w:hAnsiTheme="minorHAnsi" w:cstheme="minorHAnsi"/>
            <w:noProof/>
            <w:webHidden/>
          </w:rPr>
          <w:fldChar w:fldCharType="end"/>
        </w:r>
      </w:hyperlink>
    </w:p>
    <w:p w14:paraId="6879ABFD" w14:textId="4F681A01" w:rsidR="00605490" w:rsidRPr="00605490" w:rsidRDefault="00493053">
      <w:pPr>
        <w:pStyle w:val="TableofFigures"/>
        <w:rPr>
          <w:rFonts w:asciiTheme="minorHAnsi" w:eastAsiaTheme="minorEastAsia" w:hAnsiTheme="minorHAnsi" w:cstheme="minorHAnsi"/>
          <w:noProof/>
          <w:szCs w:val="22"/>
          <w:lang w:eastAsia="zh-TW"/>
        </w:rPr>
      </w:pPr>
      <w:hyperlink r:id="rId13" w:anchor="_Toc71675874"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33</w:t>
        </w:r>
        <w:r w:rsidR="00605490" w:rsidRPr="00605490">
          <w:rPr>
            <w:rFonts w:asciiTheme="minorHAnsi" w:hAnsiTheme="minorHAnsi" w:cstheme="minorHAnsi"/>
            <w:noProof/>
            <w:webHidden/>
          </w:rPr>
          <w:fldChar w:fldCharType="end"/>
        </w:r>
      </w:hyperlink>
    </w:p>
    <w:p w14:paraId="1EC7FDF3" w14:textId="75AAF2D8" w:rsidR="00605490" w:rsidRPr="00605490" w:rsidRDefault="00493053">
      <w:pPr>
        <w:pStyle w:val="TableofFigures"/>
        <w:rPr>
          <w:rFonts w:asciiTheme="minorHAnsi" w:eastAsiaTheme="minorEastAsia" w:hAnsiTheme="minorHAnsi" w:cstheme="minorHAnsi"/>
          <w:noProof/>
          <w:szCs w:val="22"/>
          <w:lang w:eastAsia="zh-TW"/>
        </w:rPr>
      </w:pPr>
      <w:hyperlink r:id="rId14" w:anchor="_Toc71675875"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3 </w:t>
        </w:r>
        <w:r w:rsidR="00605490" w:rsidRPr="00605490">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reached the first in peak activity between 2-3 hours after sunset.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does not have a regular pattern of first peak activity. </w:t>
        </w:r>
        <w:r w:rsidR="00605490" w:rsidRPr="00605490">
          <w:rPr>
            <w:rStyle w:val="Hyperlink"/>
            <w:rFonts w:asciiTheme="minorHAnsi" w:eastAsia="PMingLiU" w:hAnsiTheme="minorHAnsi" w:cstheme="minorHAnsi"/>
            <w:i/>
            <w:iCs/>
            <w:noProof/>
            <w:lang w:val="en-US" w:eastAsia="zh-TW"/>
          </w:rPr>
          <w:t>M. schreibersii oceanesis</w:t>
        </w:r>
        <w:r w:rsidR="00605490" w:rsidRPr="00605490">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605490" w:rsidRPr="00605490">
          <w:rPr>
            <w:rStyle w:val="Hyperlink"/>
            <w:rFonts w:asciiTheme="minorHAnsi" w:eastAsia="PMingLiU" w:hAnsiTheme="minorHAnsi" w:cstheme="minorHAnsi"/>
            <w:i/>
            <w:iCs/>
            <w:noProof/>
            <w:lang w:val="en-US" w:eastAsia="zh-TW"/>
          </w:rPr>
          <w:t>M. asutralis</w:t>
        </w:r>
        <w:r w:rsidR="00605490" w:rsidRPr="00605490">
          <w:rPr>
            <w:rStyle w:val="Hyperlink"/>
            <w:rFonts w:asciiTheme="minorHAnsi" w:eastAsia="PMingLiU" w:hAnsiTheme="minorHAnsi" w:cstheme="minorHAnsi"/>
            <w:noProof/>
            <w:lang w:val="en-US" w:eastAsia="zh-TW"/>
          </w:rPr>
          <w: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79662279" w14:textId="5D945380" w:rsidR="00605490" w:rsidRPr="00605490" w:rsidRDefault="00493053">
      <w:pPr>
        <w:pStyle w:val="TableofFigures"/>
        <w:rPr>
          <w:rFonts w:asciiTheme="minorHAnsi" w:eastAsiaTheme="minorEastAsia" w:hAnsiTheme="minorHAnsi" w:cstheme="minorHAnsi"/>
          <w:noProof/>
          <w:szCs w:val="22"/>
          <w:lang w:eastAsia="zh-TW"/>
        </w:rPr>
      </w:pPr>
      <w:hyperlink r:id="rId15" w:anchor="_Toc71675876" w:history="1">
        <w:r w:rsidR="00605490" w:rsidRPr="00605490">
          <w:rPr>
            <w:rStyle w:val="Hyperlink"/>
            <w:rFonts w:asciiTheme="minorHAnsi" w:hAnsiTheme="minorHAnsi" w:cstheme="minorHAnsi"/>
            <w:i/>
            <w:iCs/>
            <w:noProof/>
          </w:rPr>
          <w:t>Figure 2</w:t>
        </w:r>
        <w:r w:rsidR="00605490" w:rsidRPr="00605490">
          <w:rPr>
            <w:rStyle w:val="Hyperlink"/>
            <w:rFonts w:asciiTheme="minorHAnsi" w:hAnsiTheme="minorHAnsi" w:cstheme="minorHAnsi"/>
            <w:i/>
            <w:iCs/>
            <w:noProof/>
          </w:rPr>
          <w:noBreakHyphen/>
          <w:t xml:space="preserve">4 </w:t>
        </w:r>
        <w:r w:rsidR="00605490" w:rsidRPr="00605490">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605490" w:rsidRPr="00605490">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The majority of the detected activity was from </w:t>
        </w:r>
        <w:r w:rsidR="00605490" w:rsidRPr="00605490">
          <w:rPr>
            <w:rStyle w:val="Hyperlink"/>
            <w:rFonts w:asciiTheme="minorHAnsi" w:hAnsiTheme="minorHAnsi" w:cstheme="minorHAnsi"/>
            <w:i/>
            <w:iCs/>
            <w:noProof/>
            <w:lang w:val="en-US"/>
          </w:rPr>
          <w:t>M. macropus</w:t>
        </w:r>
        <w:r w:rsidR="00605490" w:rsidRPr="00605490">
          <w:rPr>
            <w:rStyle w:val="Hyperlink"/>
            <w:rFonts w:asciiTheme="minorHAnsi" w:hAnsiTheme="minorHAnsi" w:cstheme="minorHAnsi"/>
            <w:noProof/>
            <w:lang w:val="en-US"/>
          </w:rPr>
          <w:t xml:space="preserve">. No activity was detected from </w:t>
        </w:r>
        <w:r w:rsidR="00605490" w:rsidRPr="00605490">
          <w:rPr>
            <w:rStyle w:val="Hyperlink"/>
            <w:rFonts w:asciiTheme="minorHAnsi" w:hAnsiTheme="minorHAnsi" w:cstheme="minorHAnsi"/>
            <w:i/>
            <w:iCs/>
            <w:noProof/>
            <w:lang w:val="en-US"/>
          </w:rPr>
          <w:t>M. schreibersii oceanesis</w:t>
        </w:r>
        <w:r w:rsidR="00605490" w:rsidRPr="00605490">
          <w:rPr>
            <w:rStyle w:val="Hyperlink"/>
            <w:rFonts w:asciiTheme="minorHAnsi" w:hAnsiTheme="minorHAnsi" w:cstheme="minorHAnsi"/>
            <w:noProof/>
            <w:lang w:val="en-US"/>
          </w:rPr>
          <w:t xml:space="preserve"> in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5E457BEF" w14:textId="22C7DED1" w:rsidR="00605490" w:rsidRPr="00605490" w:rsidRDefault="00493053">
      <w:pPr>
        <w:pStyle w:val="TableofFigures"/>
        <w:rPr>
          <w:rFonts w:asciiTheme="minorHAnsi" w:eastAsiaTheme="minorEastAsia" w:hAnsiTheme="minorHAnsi" w:cstheme="minorHAnsi"/>
          <w:noProof/>
          <w:szCs w:val="22"/>
          <w:lang w:eastAsia="zh-TW"/>
        </w:rPr>
      </w:pPr>
      <w:hyperlink r:id="rId16" w:anchor="_Toc71675877"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5 </w:t>
        </w:r>
        <w:r w:rsidR="00605490" w:rsidRPr="00605490">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emerged closest to sunset,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emerged much later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37</w:t>
        </w:r>
        <w:r w:rsidR="00605490" w:rsidRPr="00605490">
          <w:rPr>
            <w:rFonts w:asciiTheme="minorHAnsi" w:hAnsiTheme="minorHAnsi" w:cstheme="minorHAnsi"/>
            <w:noProof/>
            <w:webHidden/>
          </w:rPr>
          <w:fldChar w:fldCharType="end"/>
        </w:r>
      </w:hyperlink>
    </w:p>
    <w:p w14:paraId="2AB062F5" w14:textId="05EA1AB8" w:rsidR="00605490" w:rsidRPr="00605490" w:rsidRDefault="00493053">
      <w:pPr>
        <w:pStyle w:val="TableofFigures"/>
        <w:rPr>
          <w:rFonts w:asciiTheme="minorHAnsi" w:eastAsiaTheme="minorEastAsia" w:hAnsiTheme="minorHAnsi" w:cstheme="minorHAnsi"/>
          <w:noProof/>
          <w:szCs w:val="22"/>
          <w:lang w:eastAsia="zh-TW"/>
        </w:rPr>
      </w:pPr>
      <w:hyperlink r:id="rId17" w:anchor="_Toc71675878"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returned closest to sunrise,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returned earlier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39</w:t>
        </w:r>
        <w:r w:rsidR="00605490" w:rsidRPr="00605490">
          <w:rPr>
            <w:rFonts w:asciiTheme="minorHAnsi" w:hAnsiTheme="minorHAnsi" w:cstheme="minorHAnsi"/>
            <w:noProof/>
            <w:webHidden/>
          </w:rPr>
          <w:fldChar w:fldCharType="end"/>
        </w:r>
      </w:hyperlink>
    </w:p>
    <w:p w14:paraId="4BD11065" w14:textId="52CB9736" w:rsidR="00605490" w:rsidRPr="00605490" w:rsidRDefault="00493053">
      <w:pPr>
        <w:pStyle w:val="TableofFigures"/>
        <w:rPr>
          <w:rFonts w:asciiTheme="minorHAnsi" w:eastAsiaTheme="minorEastAsia" w:hAnsiTheme="minorHAnsi" w:cstheme="minorHAnsi"/>
          <w:noProof/>
          <w:szCs w:val="22"/>
          <w:lang w:eastAsia="zh-TW"/>
        </w:rPr>
      </w:pPr>
      <w:hyperlink r:id="rId18" w:anchor="_Toc71675879"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2E6EBFCB" w14:textId="076CDACA" w:rsidR="00605490" w:rsidRPr="00605490" w:rsidRDefault="00493053">
      <w:pPr>
        <w:pStyle w:val="TableofFigures"/>
        <w:rPr>
          <w:rFonts w:asciiTheme="minorHAnsi" w:eastAsiaTheme="minorEastAsia" w:hAnsiTheme="minorHAnsi" w:cstheme="minorHAnsi"/>
          <w:noProof/>
          <w:szCs w:val="22"/>
          <w:lang w:eastAsia="zh-TW"/>
        </w:rPr>
      </w:pPr>
      <w:hyperlink r:id="rId19" w:anchor="_Toc71675880"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69C0A510" w14:textId="328185E8" w:rsidR="00605490" w:rsidRPr="00605490" w:rsidRDefault="00493053">
      <w:pPr>
        <w:pStyle w:val="TableofFigures"/>
        <w:rPr>
          <w:rFonts w:asciiTheme="minorHAnsi" w:eastAsiaTheme="minorEastAsia" w:hAnsiTheme="minorHAnsi" w:cstheme="minorHAnsi"/>
          <w:noProof/>
          <w:szCs w:val="22"/>
          <w:lang w:eastAsia="zh-TW"/>
        </w:rPr>
      </w:pPr>
      <w:hyperlink r:id="rId20" w:anchor="_Toc71675881"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E893A3F" w14:textId="0A7B7A90" w:rsidR="00605490" w:rsidRPr="00605490" w:rsidRDefault="00493053">
      <w:pPr>
        <w:pStyle w:val="TableofFigures"/>
        <w:rPr>
          <w:rFonts w:asciiTheme="minorHAnsi" w:eastAsiaTheme="minorEastAsia" w:hAnsiTheme="minorHAnsi" w:cstheme="minorHAnsi"/>
          <w:noProof/>
          <w:szCs w:val="22"/>
          <w:lang w:eastAsia="zh-TW"/>
        </w:rPr>
      </w:pPr>
      <w:hyperlink r:id="rId21" w:anchor="_Toc71675882"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10 Number of exit counts and passes from the tunnel entrance acoustic survey in 15 minutes interval from 30 minutes before official sunset to 60 minutes after official sunrise over 5 days in winter. First acoustic activity and exit count were generally occurred within 15 </w:t>
        </w:r>
        <w:r w:rsidR="00605490" w:rsidRPr="00605490">
          <w:rPr>
            <w:rStyle w:val="Hyperlink"/>
            <w:rFonts w:asciiTheme="minorHAnsi" w:hAnsiTheme="minorHAnsi" w:cstheme="minorHAnsi"/>
            <w:noProof/>
          </w:rPr>
          <w:lastRenderedPageBreak/>
          <w:t>minutes after official sunset. Both surveys showed bats’ activity greatly increased between 15 to 30 minutes after sunset, when peak number of passes and emergence were generally detected.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18C37CA" w14:textId="795B52F6" w:rsidR="00605490" w:rsidRPr="00605490" w:rsidRDefault="00493053">
      <w:pPr>
        <w:pStyle w:val="TableofFigures"/>
        <w:rPr>
          <w:rFonts w:asciiTheme="minorHAnsi" w:eastAsiaTheme="minorEastAsia" w:hAnsiTheme="minorHAnsi" w:cstheme="minorHAnsi"/>
          <w:noProof/>
          <w:szCs w:val="22"/>
          <w:lang w:eastAsia="zh-TW"/>
        </w:rPr>
      </w:pPr>
      <w:hyperlink r:id="rId22" w:anchor="_Toc7167588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 at 80 m that remained at the same location.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82</w:t>
        </w:r>
        <w:r w:rsidR="00605490" w:rsidRPr="00605490">
          <w:rPr>
            <w:rFonts w:asciiTheme="minorHAnsi" w:hAnsiTheme="minorHAnsi" w:cstheme="minorHAnsi"/>
            <w:noProof/>
            <w:webHidden/>
          </w:rPr>
          <w:fldChar w:fldCharType="end"/>
        </w:r>
      </w:hyperlink>
    </w:p>
    <w:p w14:paraId="4B44FD00" w14:textId="4625D3F5" w:rsidR="00605490" w:rsidRPr="00605490" w:rsidRDefault="00493053">
      <w:pPr>
        <w:pStyle w:val="TableofFigures"/>
        <w:rPr>
          <w:rFonts w:asciiTheme="minorHAnsi" w:eastAsiaTheme="minorEastAsia" w:hAnsiTheme="minorHAnsi" w:cstheme="minorHAnsi"/>
          <w:noProof/>
          <w:szCs w:val="22"/>
          <w:lang w:eastAsia="zh-TW"/>
        </w:rPr>
      </w:pPr>
      <w:hyperlink r:id="rId23" w:anchor="_Toc7167588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2 Drain hole roost locations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83</w:t>
        </w:r>
        <w:r w:rsidR="00605490" w:rsidRPr="00605490">
          <w:rPr>
            <w:rFonts w:asciiTheme="minorHAnsi" w:hAnsiTheme="minorHAnsi" w:cstheme="minorHAnsi"/>
            <w:noProof/>
            <w:webHidden/>
          </w:rPr>
          <w:fldChar w:fldCharType="end"/>
        </w:r>
      </w:hyperlink>
    </w:p>
    <w:p w14:paraId="30AAC0D1" w14:textId="4510CAC1" w:rsidR="00605490" w:rsidRPr="00605490" w:rsidRDefault="00493053">
      <w:pPr>
        <w:pStyle w:val="TableofFigures"/>
        <w:rPr>
          <w:rFonts w:asciiTheme="minorHAnsi" w:eastAsiaTheme="minorEastAsia" w:hAnsiTheme="minorHAnsi" w:cstheme="minorHAnsi"/>
          <w:noProof/>
          <w:szCs w:val="22"/>
          <w:lang w:eastAsia="zh-TW"/>
        </w:rPr>
      </w:pPr>
      <w:hyperlink r:id="rId24" w:anchor="_Toc7167588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86</w:t>
        </w:r>
        <w:r w:rsidR="00605490" w:rsidRPr="00605490">
          <w:rPr>
            <w:rFonts w:asciiTheme="minorHAnsi" w:hAnsiTheme="minorHAnsi" w:cstheme="minorHAnsi"/>
            <w:noProof/>
            <w:webHidden/>
          </w:rPr>
          <w:fldChar w:fldCharType="end"/>
        </w:r>
      </w:hyperlink>
    </w:p>
    <w:p w14:paraId="21B3E745" w14:textId="0001036E" w:rsidR="00605490" w:rsidRPr="00605490" w:rsidRDefault="00493053">
      <w:pPr>
        <w:pStyle w:val="TableofFigures"/>
        <w:rPr>
          <w:rFonts w:asciiTheme="minorHAnsi" w:eastAsiaTheme="minorEastAsia" w:hAnsiTheme="minorHAnsi" w:cstheme="minorHAnsi"/>
          <w:noProof/>
          <w:szCs w:val="22"/>
          <w:lang w:eastAsia="zh-TW"/>
        </w:rPr>
      </w:pPr>
      <w:hyperlink r:id="rId25" w:anchor="_Toc7167588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 xml:space="preserve">1 has the lowest average, maximum and minimum </w:t>
        </w:r>
        <w:r w:rsidR="00605490" w:rsidRPr="00605490">
          <w:rPr>
            <w:rStyle w:val="Hyperlink"/>
            <w:rFonts w:asciiTheme="minorHAnsi" w:hAnsiTheme="minorHAnsi" w:cstheme="minorHAnsi"/>
            <w:noProof/>
          </w:rPr>
          <w:lastRenderedPageBreak/>
          <w:t>temperature compared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Meanwhile,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has the highest daily temperature fluctuation comparing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The temperature is very similar between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87</w:t>
        </w:r>
        <w:r w:rsidR="00605490" w:rsidRPr="00605490">
          <w:rPr>
            <w:rFonts w:asciiTheme="minorHAnsi" w:hAnsiTheme="minorHAnsi" w:cstheme="minorHAnsi"/>
            <w:noProof/>
            <w:webHidden/>
          </w:rPr>
          <w:fldChar w:fldCharType="end"/>
        </w:r>
      </w:hyperlink>
    </w:p>
    <w:p w14:paraId="0DBC17A3" w14:textId="48C210B2" w:rsidR="00605490" w:rsidRPr="00605490" w:rsidRDefault="00493053">
      <w:pPr>
        <w:pStyle w:val="TableofFigures"/>
        <w:rPr>
          <w:rFonts w:asciiTheme="minorHAnsi" w:eastAsiaTheme="minorEastAsia" w:hAnsiTheme="minorHAnsi" w:cstheme="minorHAnsi"/>
          <w:noProof/>
          <w:szCs w:val="22"/>
          <w:lang w:eastAsia="zh-TW"/>
        </w:rPr>
      </w:pPr>
      <w:hyperlink r:id="rId26" w:anchor="_Toc7167588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5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91</w:t>
        </w:r>
        <w:r w:rsidR="00605490" w:rsidRPr="00605490">
          <w:rPr>
            <w:rFonts w:asciiTheme="minorHAnsi" w:hAnsiTheme="minorHAnsi" w:cstheme="minorHAnsi"/>
            <w:noProof/>
            <w:webHidden/>
          </w:rPr>
          <w:fldChar w:fldCharType="end"/>
        </w:r>
      </w:hyperlink>
    </w:p>
    <w:p w14:paraId="03E38C54" w14:textId="2AC838F8" w:rsidR="00605490" w:rsidRPr="00605490" w:rsidRDefault="00493053">
      <w:pPr>
        <w:pStyle w:val="TableofFigures"/>
        <w:rPr>
          <w:rFonts w:asciiTheme="minorHAnsi" w:eastAsiaTheme="minorEastAsia" w:hAnsiTheme="minorHAnsi" w:cstheme="minorHAnsi"/>
          <w:noProof/>
          <w:szCs w:val="22"/>
          <w:lang w:eastAsia="zh-TW"/>
        </w:rPr>
      </w:pPr>
      <w:hyperlink r:id="rId27" w:anchor="_Toc7167588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6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92</w:t>
        </w:r>
        <w:r w:rsidR="00605490" w:rsidRPr="00605490">
          <w:rPr>
            <w:rFonts w:asciiTheme="minorHAnsi" w:hAnsiTheme="minorHAnsi" w:cstheme="minorHAnsi"/>
            <w:noProof/>
            <w:webHidden/>
          </w:rPr>
          <w:fldChar w:fldCharType="end"/>
        </w:r>
      </w:hyperlink>
    </w:p>
    <w:p w14:paraId="4B8B2A43" w14:textId="19203416" w:rsidR="00605490" w:rsidRPr="00605490" w:rsidRDefault="00493053">
      <w:pPr>
        <w:pStyle w:val="TableofFigures"/>
        <w:rPr>
          <w:rFonts w:asciiTheme="minorHAnsi" w:eastAsiaTheme="minorEastAsia" w:hAnsiTheme="minorHAnsi" w:cstheme="minorHAnsi"/>
          <w:noProof/>
          <w:szCs w:val="22"/>
          <w:lang w:eastAsia="zh-TW"/>
        </w:rPr>
      </w:pPr>
      <w:hyperlink r:id="rId28" w:anchor="_Toc7167588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7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 SD) for each roost compared with tunnel external and internal ambients </w:t>
        </w:r>
        <w:r w:rsidR="00605490" w:rsidRPr="00605490">
          <w:rPr>
            <w:rStyle w:val="Hyperlink"/>
            <w:rFonts w:asciiTheme="minorHAnsi" w:hAnsiTheme="minorHAnsi" w:cstheme="minorHAnsi"/>
            <w:noProof/>
          </w:rPr>
          <w:lastRenderedPageBreak/>
          <w:t>(local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94</w:t>
        </w:r>
        <w:r w:rsidR="00605490" w:rsidRPr="00605490">
          <w:rPr>
            <w:rFonts w:asciiTheme="minorHAnsi" w:hAnsiTheme="minorHAnsi" w:cstheme="minorHAnsi"/>
            <w:noProof/>
            <w:webHidden/>
          </w:rPr>
          <w:fldChar w:fldCharType="end"/>
        </w:r>
      </w:hyperlink>
    </w:p>
    <w:p w14:paraId="34E12B93" w14:textId="1D3E7B37" w:rsidR="00605490" w:rsidRPr="00605490" w:rsidRDefault="00493053">
      <w:pPr>
        <w:pStyle w:val="TableofFigures"/>
        <w:rPr>
          <w:rFonts w:asciiTheme="minorHAnsi" w:eastAsiaTheme="minorEastAsia" w:hAnsiTheme="minorHAnsi" w:cstheme="minorHAnsi"/>
          <w:noProof/>
          <w:szCs w:val="22"/>
          <w:lang w:eastAsia="zh-TW"/>
        </w:rPr>
      </w:pPr>
      <w:hyperlink r:id="rId29" w:anchor="_Toc7167589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8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95</w:t>
        </w:r>
        <w:r w:rsidR="00605490" w:rsidRPr="00605490">
          <w:rPr>
            <w:rFonts w:asciiTheme="minorHAnsi" w:hAnsiTheme="minorHAnsi" w:cstheme="minorHAnsi"/>
            <w:noProof/>
            <w:webHidden/>
          </w:rPr>
          <w:fldChar w:fldCharType="end"/>
        </w:r>
      </w:hyperlink>
    </w:p>
    <w:p w14:paraId="3D517B12" w14:textId="6C0F5B23" w:rsidR="00605490" w:rsidRPr="00605490" w:rsidRDefault="00493053">
      <w:pPr>
        <w:pStyle w:val="TableofFigures"/>
        <w:rPr>
          <w:rFonts w:asciiTheme="minorHAnsi" w:eastAsiaTheme="minorEastAsia" w:hAnsiTheme="minorHAnsi" w:cstheme="minorHAnsi"/>
          <w:noProof/>
          <w:szCs w:val="22"/>
          <w:lang w:eastAsia="zh-TW"/>
        </w:rPr>
      </w:pPr>
      <w:hyperlink r:id="rId30" w:anchor="_Toc7167589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9 Mean and 95% C.I. of the mean for daily average diurnal roost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were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79EB451E" w14:textId="34B3022A" w:rsidR="00605490" w:rsidRPr="00605490" w:rsidRDefault="00493053">
      <w:pPr>
        <w:pStyle w:val="TableofFigures"/>
        <w:rPr>
          <w:rFonts w:asciiTheme="minorHAnsi" w:eastAsiaTheme="minorEastAsia" w:hAnsiTheme="minorHAnsi" w:cstheme="minorHAnsi"/>
          <w:noProof/>
          <w:szCs w:val="22"/>
          <w:lang w:eastAsia="zh-TW"/>
        </w:rPr>
      </w:pPr>
      <w:hyperlink r:id="rId31" w:anchor="_Toc7167589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10 Mean and 95% C.I. of the mean for maximum diurnal roost temperature (T</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maximum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51C77919" w14:textId="4E2243EB" w:rsidR="00605490" w:rsidRPr="00605490" w:rsidRDefault="00493053">
      <w:pPr>
        <w:pStyle w:val="TableofFigures"/>
        <w:rPr>
          <w:rFonts w:asciiTheme="minorHAnsi" w:eastAsiaTheme="minorEastAsia" w:hAnsiTheme="minorHAnsi" w:cstheme="minorHAnsi"/>
          <w:noProof/>
          <w:szCs w:val="22"/>
          <w:lang w:eastAsia="zh-TW"/>
        </w:rPr>
      </w:pPr>
      <w:hyperlink r:id="rId32" w:anchor="_Toc7167589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11 Mean and 95% C.I. of the mean for minimum diurnal roost temperature (T</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of each species over 7 days in summer and winter. The minimum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M. macropus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w:t>
        </w:r>
        <w:r w:rsidR="00605490" w:rsidRPr="00605490">
          <w:rPr>
            <w:rStyle w:val="Hyperlink"/>
            <w:rFonts w:asciiTheme="minorHAnsi" w:hAnsiTheme="minorHAnsi" w:cstheme="minorHAnsi"/>
            <w:noProof/>
          </w:rPr>
          <w:t xml:space="preserve"> </w:t>
        </w:r>
        <w:r w:rsidR="00605490" w:rsidRPr="00605490">
          <w:rPr>
            <w:rStyle w:val="Hyperlink"/>
            <w:rFonts w:asciiTheme="minorHAnsi" w:hAnsiTheme="minorHAnsi" w:cstheme="minorHAnsi"/>
            <w:i/>
            <w:iCs/>
            <w:noProof/>
          </w:rPr>
          <w:t>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6C7D8ED1" w14:textId="41D2F5BE" w:rsidR="00605490" w:rsidRPr="00605490" w:rsidRDefault="00493053">
      <w:pPr>
        <w:pStyle w:val="TableofFigures"/>
        <w:rPr>
          <w:rFonts w:asciiTheme="minorHAnsi" w:eastAsiaTheme="minorEastAsia" w:hAnsiTheme="minorHAnsi" w:cstheme="minorHAnsi"/>
          <w:noProof/>
          <w:szCs w:val="22"/>
          <w:lang w:eastAsia="zh-TW"/>
        </w:rPr>
      </w:pPr>
      <w:hyperlink r:id="rId33" w:anchor="_Toc7167589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12 Mean and 95% C.I. of the mean for daily diurnal roost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diurnal roost temperature fluctuation in summer (n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605490" w:rsidRPr="00605490">
          <w:rPr>
            <w:rStyle w:val="Hyperlink"/>
            <w:rFonts w:asciiTheme="minorHAnsi" w:hAnsiTheme="minorHAnsi" w:cstheme="minorHAnsi"/>
            <w:i/>
            <w:iCs/>
            <w:noProof/>
          </w:rPr>
          <w:t>Miniopterus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is similar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has the lowest daily diurnal roost temperature fluctuation comparing with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during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27DCE6DB" w14:textId="547E2FD8" w:rsidR="00605490" w:rsidRPr="00605490" w:rsidRDefault="00493053">
      <w:pPr>
        <w:pStyle w:val="TableofFigures"/>
        <w:rPr>
          <w:rFonts w:asciiTheme="minorHAnsi" w:eastAsiaTheme="minorEastAsia" w:hAnsiTheme="minorHAnsi" w:cstheme="minorHAnsi"/>
          <w:noProof/>
          <w:szCs w:val="22"/>
          <w:lang w:eastAsia="zh-TW"/>
        </w:rPr>
      </w:pPr>
      <w:hyperlink r:id="rId34" w:anchor="_Toc7167589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ambients are very similar to one another in terms of daily average, </w:t>
        </w:r>
        <w:r w:rsidR="00605490" w:rsidRPr="00605490">
          <w:rPr>
            <w:rStyle w:val="Hyperlink"/>
            <w:rFonts w:asciiTheme="minorHAnsi" w:hAnsiTheme="minorHAnsi" w:cstheme="minorHAnsi"/>
            <w:noProof/>
          </w:rPr>
          <w:lastRenderedPageBreak/>
          <w:t>maximum and minimum relative humidity, and presented more stable day-day relative humidity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100</w:t>
        </w:r>
        <w:r w:rsidR="00605490" w:rsidRPr="00605490">
          <w:rPr>
            <w:rFonts w:asciiTheme="minorHAnsi" w:hAnsiTheme="minorHAnsi" w:cstheme="minorHAnsi"/>
            <w:noProof/>
            <w:webHidden/>
          </w:rPr>
          <w:fldChar w:fldCharType="end"/>
        </w:r>
      </w:hyperlink>
    </w:p>
    <w:p w14:paraId="60912E02" w14:textId="4211C212" w:rsidR="00605490" w:rsidRPr="00605490" w:rsidRDefault="00493053">
      <w:pPr>
        <w:pStyle w:val="TableofFigures"/>
        <w:rPr>
          <w:rFonts w:asciiTheme="minorHAnsi" w:eastAsiaTheme="minorEastAsia" w:hAnsiTheme="minorHAnsi" w:cstheme="minorHAnsi"/>
          <w:noProof/>
          <w:szCs w:val="22"/>
          <w:lang w:eastAsia="zh-TW"/>
        </w:rPr>
      </w:pPr>
      <w:hyperlink r:id="rId35" w:anchor="_Toc7167589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101</w:t>
        </w:r>
        <w:r w:rsidR="00605490" w:rsidRPr="00605490">
          <w:rPr>
            <w:rFonts w:asciiTheme="minorHAnsi" w:hAnsiTheme="minorHAnsi" w:cstheme="minorHAnsi"/>
            <w:noProof/>
            <w:webHidden/>
          </w:rPr>
          <w:fldChar w:fldCharType="end"/>
        </w:r>
      </w:hyperlink>
    </w:p>
    <w:p w14:paraId="3C9EE362" w14:textId="76504474" w:rsidR="00605490" w:rsidRPr="00605490" w:rsidRDefault="00493053">
      <w:pPr>
        <w:pStyle w:val="TableofFigures"/>
        <w:rPr>
          <w:rFonts w:asciiTheme="minorHAnsi" w:eastAsiaTheme="minorEastAsia" w:hAnsiTheme="minorHAnsi" w:cstheme="minorHAnsi"/>
          <w:noProof/>
          <w:szCs w:val="22"/>
          <w:lang w:eastAsia="zh-TW"/>
        </w:rPr>
      </w:pPr>
      <w:hyperlink r:id="rId36" w:anchor="_Toc7167589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15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compared with the tunnel ambients.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105</w:t>
        </w:r>
        <w:r w:rsidR="00605490" w:rsidRPr="00605490">
          <w:rPr>
            <w:rFonts w:asciiTheme="minorHAnsi" w:hAnsiTheme="minorHAnsi" w:cstheme="minorHAnsi"/>
            <w:noProof/>
            <w:webHidden/>
          </w:rPr>
          <w:fldChar w:fldCharType="end"/>
        </w:r>
      </w:hyperlink>
    </w:p>
    <w:p w14:paraId="36860C94" w14:textId="5A28684E" w:rsidR="00605490" w:rsidRPr="00605490" w:rsidRDefault="00493053">
      <w:pPr>
        <w:pStyle w:val="TableofFigures"/>
        <w:rPr>
          <w:rFonts w:asciiTheme="minorHAnsi" w:eastAsiaTheme="minorEastAsia" w:hAnsiTheme="minorHAnsi" w:cstheme="minorHAnsi"/>
          <w:noProof/>
          <w:szCs w:val="22"/>
          <w:lang w:eastAsia="zh-TW"/>
        </w:rPr>
      </w:pPr>
      <w:hyperlink r:id="rId37" w:anchor="_Toc7167589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16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w:t>
        </w:r>
        <w:r w:rsidR="00605490" w:rsidRPr="00605490">
          <w:rPr>
            <w:rStyle w:val="Hyperlink"/>
            <w:rFonts w:asciiTheme="minorHAnsi" w:hAnsiTheme="minorHAnsi" w:cstheme="minorHAnsi"/>
            <w:noProof/>
          </w:rPr>
          <w:lastRenderedPageBreak/>
          <w:t xml:space="preserve">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106</w:t>
        </w:r>
        <w:r w:rsidR="00605490" w:rsidRPr="00605490">
          <w:rPr>
            <w:rFonts w:asciiTheme="minorHAnsi" w:hAnsiTheme="minorHAnsi" w:cstheme="minorHAnsi"/>
            <w:noProof/>
            <w:webHidden/>
          </w:rPr>
          <w:fldChar w:fldCharType="end"/>
        </w:r>
      </w:hyperlink>
    </w:p>
    <w:p w14:paraId="4F9D6BC5" w14:textId="4F0C7C1F" w:rsidR="00605490" w:rsidRPr="00605490" w:rsidRDefault="00493053">
      <w:pPr>
        <w:pStyle w:val="TableofFigures"/>
        <w:rPr>
          <w:rFonts w:asciiTheme="minorHAnsi" w:eastAsiaTheme="minorEastAsia" w:hAnsiTheme="minorHAnsi" w:cstheme="minorHAnsi"/>
          <w:noProof/>
          <w:szCs w:val="22"/>
          <w:lang w:eastAsia="zh-TW"/>
        </w:rPr>
      </w:pPr>
      <w:hyperlink r:id="rId38" w:anchor="_Toc7167589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17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tunnel ambients in each zone. Both M. australis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to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108</w:t>
        </w:r>
        <w:r w:rsidR="00605490" w:rsidRPr="00605490">
          <w:rPr>
            <w:rFonts w:asciiTheme="minorHAnsi" w:hAnsiTheme="minorHAnsi" w:cstheme="minorHAnsi"/>
            <w:noProof/>
            <w:webHidden/>
          </w:rPr>
          <w:fldChar w:fldCharType="end"/>
        </w:r>
      </w:hyperlink>
    </w:p>
    <w:p w14:paraId="653C54E2" w14:textId="53A82CC0" w:rsidR="00605490" w:rsidRPr="00605490" w:rsidRDefault="00493053">
      <w:pPr>
        <w:pStyle w:val="TableofFigures"/>
        <w:rPr>
          <w:rFonts w:asciiTheme="minorHAnsi" w:eastAsiaTheme="minorEastAsia" w:hAnsiTheme="minorHAnsi" w:cstheme="minorHAnsi"/>
          <w:noProof/>
          <w:szCs w:val="22"/>
          <w:lang w:eastAsia="zh-TW"/>
        </w:rPr>
      </w:pPr>
      <w:hyperlink r:id="rId39" w:anchor="_Toc7167590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18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w:t>
        </w:r>
        <w:r w:rsidR="00605490" w:rsidRPr="00605490">
          <w:rPr>
            <w:rStyle w:val="Hyperlink"/>
            <w:rFonts w:asciiTheme="minorHAnsi" w:hAnsiTheme="minorHAnsi" w:cstheme="minorHAnsi"/>
            <w:noProof/>
          </w:rPr>
          <w:lastRenderedPageBreak/>
          <w:t xml:space="preserve">minus external or tunnel ambient temperatures. The daily diurnal relative humidity fluctuation between each roost to external has the biggest differences and varied the most comparing with difference to the tunnel ambient in each zone.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the tunnel ambient in each zone.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higher relative humidity fluctuations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109</w:t>
        </w:r>
        <w:r w:rsidR="00605490" w:rsidRPr="00605490">
          <w:rPr>
            <w:rFonts w:asciiTheme="minorHAnsi" w:hAnsiTheme="minorHAnsi" w:cstheme="minorHAnsi"/>
            <w:noProof/>
            <w:webHidden/>
          </w:rPr>
          <w:fldChar w:fldCharType="end"/>
        </w:r>
      </w:hyperlink>
    </w:p>
    <w:p w14:paraId="569146A7" w14:textId="51296FA0" w:rsidR="00605490" w:rsidRPr="00605490" w:rsidRDefault="00493053">
      <w:pPr>
        <w:pStyle w:val="TableofFigures"/>
        <w:rPr>
          <w:rFonts w:asciiTheme="minorHAnsi" w:eastAsiaTheme="minorEastAsia" w:hAnsiTheme="minorHAnsi" w:cstheme="minorHAnsi"/>
          <w:noProof/>
          <w:szCs w:val="22"/>
          <w:lang w:eastAsia="zh-TW"/>
        </w:rPr>
      </w:pPr>
      <w:hyperlink r:id="rId40" w:anchor="_Toc7167590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19Mean and 95% C.I. of the mean for daily average diurnal roosting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average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1E506BBB" w14:textId="0EA4F752" w:rsidR="00605490" w:rsidRPr="00605490" w:rsidRDefault="00493053">
      <w:pPr>
        <w:pStyle w:val="TableofFigures"/>
        <w:rPr>
          <w:rFonts w:asciiTheme="minorHAnsi" w:eastAsiaTheme="minorEastAsia" w:hAnsiTheme="minorHAnsi" w:cstheme="minorHAnsi"/>
          <w:noProof/>
          <w:szCs w:val="22"/>
          <w:lang w:eastAsia="zh-TW"/>
        </w:rPr>
      </w:pPr>
      <w:hyperlink r:id="rId41" w:anchor="_Toc7167590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20 Mean and 95% C.I. of the mean for daily maximum diurnal roosting relative humidity (RH</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mean maximum diurnal roost relative humidities in summer (n = 8,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was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0E41B077" w14:textId="3EA7B733" w:rsidR="00605490" w:rsidRPr="00605490" w:rsidRDefault="00493053">
      <w:pPr>
        <w:pStyle w:val="TableofFigures"/>
        <w:rPr>
          <w:rFonts w:asciiTheme="minorHAnsi" w:eastAsiaTheme="minorEastAsia" w:hAnsiTheme="minorHAnsi" w:cstheme="minorHAnsi"/>
          <w:noProof/>
          <w:szCs w:val="22"/>
          <w:lang w:eastAsia="zh-TW"/>
        </w:rPr>
      </w:pPr>
      <w:hyperlink r:id="rId42" w:anchor="_Toc7167590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21 Mean and 95% C.I. of the mean for daily minimum diurnal roost relative humidity (RH</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for each species over 7 days in summer and winter. The minimum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2 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091B7C4E" w14:textId="07B72C16" w:rsidR="00605490" w:rsidRPr="00605490" w:rsidRDefault="00493053">
      <w:pPr>
        <w:pStyle w:val="TableofFigures"/>
        <w:rPr>
          <w:rFonts w:asciiTheme="minorHAnsi" w:eastAsiaTheme="minorEastAsia" w:hAnsiTheme="minorHAnsi" w:cstheme="minorHAnsi"/>
          <w:noProof/>
          <w:szCs w:val="22"/>
          <w:lang w:eastAsia="zh-TW"/>
        </w:rPr>
      </w:pPr>
      <w:hyperlink r:id="rId43" w:anchor="_Toc7167590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22 Mean and 95% C.I. of the mean daily diurnal roosting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fluctuations in diurnal roost relative humidity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relative </w:t>
        </w:r>
        <w:r w:rsidR="00605490" w:rsidRPr="00605490">
          <w:rPr>
            <w:rStyle w:val="Hyperlink"/>
            <w:rFonts w:asciiTheme="minorHAnsi" w:hAnsiTheme="minorHAnsi" w:cstheme="minorHAnsi"/>
            <w:noProof/>
          </w:rPr>
          <w:lastRenderedPageBreak/>
          <w:t xml:space="preserve">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do not fluctuate in either season.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lower daily diurnal roosting relative humidity fluctuation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7E7C8337" w14:textId="6C279282" w:rsidR="00605490" w:rsidRPr="00605490" w:rsidRDefault="00493053">
      <w:pPr>
        <w:pStyle w:val="TableofFigures"/>
        <w:rPr>
          <w:rFonts w:asciiTheme="minorHAnsi" w:eastAsiaTheme="minorEastAsia" w:hAnsiTheme="minorHAnsi" w:cstheme="minorHAnsi"/>
          <w:noProof/>
          <w:szCs w:val="22"/>
          <w:lang w:eastAsia="zh-TW"/>
        </w:rPr>
      </w:pPr>
      <w:hyperlink r:id="rId44" w:anchor="_Toc71675905"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140</w:t>
        </w:r>
        <w:r w:rsidR="00605490" w:rsidRPr="00605490">
          <w:rPr>
            <w:rFonts w:asciiTheme="minorHAnsi" w:hAnsiTheme="minorHAnsi" w:cstheme="minorHAnsi"/>
            <w:noProof/>
            <w:webHidden/>
          </w:rPr>
          <w:fldChar w:fldCharType="end"/>
        </w:r>
      </w:hyperlink>
    </w:p>
    <w:p w14:paraId="09C2CEBE" w14:textId="54F40224" w:rsidR="00605490" w:rsidRPr="00605490" w:rsidRDefault="00493053">
      <w:pPr>
        <w:pStyle w:val="TableofFigures"/>
        <w:rPr>
          <w:rFonts w:asciiTheme="minorHAnsi" w:eastAsiaTheme="minorEastAsia" w:hAnsiTheme="minorHAnsi" w:cstheme="minorHAnsi"/>
          <w:noProof/>
          <w:szCs w:val="22"/>
          <w:lang w:eastAsia="zh-TW"/>
        </w:rPr>
      </w:pPr>
      <w:hyperlink r:id="rId45" w:anchor="_Toc71675906"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142</w:t>
        </w:r>
        <w:r w:rsidR="00605490" w:rsidRPr="00605490">
          <w:rPr>
            <w:rFonts w:asciiTheme="minorHAnsi" w:hAnsiTheme="minorHAnsi" w:cstheme="minorHAnsi"/>
            <w:noProof/>
            <w:webHidden/>
          </w:rPr>
          <w:fldChar w:fldCharType="end"/>
        </w:r>
      </w:hyperlink>
    </w:p>
    <w:p w14:paraId="118208F2" w14:textId="008C5916" w:rsidR="00605490" w:rsidRPr="00605490" w:rsidRDefault="00493053">
      <w:pPr>
        <w:pStyle w:val="TableofFigures"/>
        <w:rPr>
          <w:rFonts w:asciiTheme="minorHAnsi" w:eastAsiaTheme="minorEastAsia" w:hAnsiTheme="minorHAnsi" w:cstheme="minorHAnsi"/>
          <w:noProof/>
          <w:szCs w:val="22"/>
          <w:lang w:eastAsia="zh-TW"/>
        </w:rPr>
      </w:pPr>
      <w:hyperlink r:id="rId46" w:anchor="_Toc71675907"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143</w:t>
        </w:r>
        <w:r w:rsidR="00605490" w:rsidRPr="00605490">
          <w:rPr>
            <w:rFonts w:asciiTheme="minorHAnsi" w:hAnsiTheme="minorHAnsi" w:cstheme="minorHAnsi"/>
            <w:noProof/>
            <w:webHidden/>
          </w:rPr>
          <w:fldChar w:fldCharType="end"/>
        </w:r>
      </w:hyperlink>
    </w:p>
    <w:p w14:paraId="449DEF0D" w14:textId="41817ED9" w:rsidR="00605490" w:rsidRPr="00605490" w:rsidRDefault="00493053">
      <w:pPr>
        <w:pStyle w:val="TableofFigures"/>
        <w:rPr>
          <w:rFonts w:asciiTheme="minorHAnsi" w:eastAsiaTheme="minorEastAsia" w:hAnsiTheme="minorHAnsi" w:cstheme="minorHAnsi"/>
          <w:noProof/>
          <w:szCs w:val="22"/>
          <w:lang w:eastAsia="zh-TW"/>
        </w:rPr>
      </w:pPr>
      <w:hyperlink r:id="rId47" w:anchor="_Toc71675908"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144</w:t>
        </w:r>
        <w:r w:rsidR="00605490" w:rsidRPr="00605490">
          <w:rPr>
            <w:rFonts w:asciiTheme="minorHAnsi" w:hAnsiTheme="minorHAnsi" w:cstheme="minorHAnsi"/>
            <w:noProof/>
            <w:webHidden/>
          </w:rPr>
          <w:fldChar w:fldCharType="end"/>
        </w:r>
      </w:hyperlink>
    </w:p>
    <w:p w14:paraId="79E895F8" w14:textId="3ECAF8C4" w:rsidR="00605490" w:rsidRPr="00605490" w:rsidRDefault="00493053">
      <w:pPr>
        <w:pStyle w:val="TableofFigures"/>
        <w:rPr>
          <w:rFonts w:asciiTheme="minorHAnsi" w:eastAsiaTheme="minorEastAsia" w:hAnsiTheme="minorHAnsi" w:cstheme="minorHAnsi"/>
          <w:noProof/>
          <w:szCs w:val="22"/>
          <w:lang w:eastAsia="zh-TW"/>
        </w:rPr>
      </w:pPr>
      <w:hyperlink r:id="rId48" w:anchor="_Toc71675909"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145</w:t>
        </w:r>
        <w:r w:rsidR="00605490" w:rsidRPr="00605490">
          <w:rPr>
            <w:rFonts w:asciiTheme="minorHAnsi" w:hAnsiTheme="minorHAnsi" w:cstheme="minorHAnsi"/>
            <w:noProof/>
            <w:webHidden/>
          </w:rPr>
          <w:fldChar w:fldCharType="end"/>
        </w:r>
      </w:hyperlink>
    </w:p>
    <w:p w14:paraId="6ACE3989" w14:textId="6A89B919" w:rsidR="00605490" w:rsidRPr="00605490" w:rsidRDefault="00493053">
      <w:pPr>
        <w:pStyle w:val="TableofFigures"/>
        <w:rPr>
          <w:rFonts w:asciiTheme="minorHAnsi" w:eastAsiaTheme="minorEastAsia" w:hAnsiTheme="minorHAnsi" w:cstheme="minorHAnsi"/>
          <w:noProof/>
          <w:szCs w:val="22"/>
          <w:lang w:eastAsia="zh-TW"/>
        </w:rPr>
      </w:pPr>
      <w:hyperlink r:id="rId49" w:anchor="_Toc71675910"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605490" w:rsidRPr="00605490">
          <w:rPr>
            <w:rStyle w:val="Hyperlink"/>
            <w:rFonts w:asciiTheme="minorHAnsi" w:hAnsiTheme="minorHAnsi" w:cstheme="minorHAnsi"/>
            <w:i/>
            <w:iCs/>
            <w:noProof/>
          </w:rPr>
          <w:t xml:space="preserve">M. </w:t>
        </w:r>
        <w:r w:rsidR="00605490" w:rsidRPr="00605490">
          <w:rPr>
            <w:rStyle w:val="Hyperlink"/>
            <w:rFonts w:asciiTheme="minorHAnsi" w:hAnsiTheme="minorHAnsi" w:cstheme="minorHAnsi"/>
            <w:i/>
            <w:iCs/>
            <w:noProof/>
          </w:rPr>
          <w:lastRenderedPageBreak/>
          <w:t>macropus</w:t>
        </w:r>
        <w:r w:rsidR="00605490" w:rsidRPr="00605490">
          <w:rPr>
            <w:rStyle w:val="Hyperlink"/>
            <w:rFonts w:asciiTheme="minorHAnsi" w:hAnsiTheme="minorHAnsi" w:cstheme="minorHAnsi"/>
            <w:noProof/>
          </w:rPr>
          <w:t xml:space="preserve"> had the highest number of searching passes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04823316" w14:textId="4704E8C7" w:rsidR="00605490" w:rsidRPr="00605490" w:rsidRDefault="00493053">
      <w:pPr>
        <w:pStyle w:val="TableofFigures"/>
        <w:rPr>
          <w:rFonts w:asciiTheme="minorHAnsi" w:eastAsiaTheme="minorEastAsia" w:hAnsiTheme="minorHAnsi" w:cstheme="minorHAnsi"/>
          <w:noProof/>
          <w:szCs w:val="22"/>
          <w:lang w:eastAsia="zh-TW"/>
        </w:rPr>
      </w:pPr>
      <w:hyperlink r:id="rId50" w:anchor="_Toc71675911"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followed by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then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had the highest feeding-phase activity in riparian forest in summer and winter;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had the highest feed-phase activity in riparian forest in summer, and regrowth open forest in winter;</w:t>
        </w:r>
        <w:r w:rsidR="00605490" w:rsidRPr="00605490">
          <w:rPr>
            <w:rStyle w:val="Hyperlink"/>
            <w:rFonts w:asciiTheme="minorHAnsi" w:hAnsiTheme="minorHAnsi" w:cstheme="minorHAnsi"/>
            <w:i/>
            <w:iCs/>
            <w:noProof/>
          </w:rPr>
          <w:t xml:space="preserve"> R. megaphyllus</w:t>
        </w:r>
        <w:r w:rsidR="00605490" w:rsidRPr="00605490">
          <w:rPr>
            <w:rStyle w:val="Hyperlink"/>
            <w:rFonts w:asciiTheme="minorHAnsi" w:hAnsiTheme="minorHAnsi" w:cstheme="minorHAnsi"/>
            <w:noProof/>
          </w:rPr>
          <w:t xml:space="preserve"> had no feeding-phase activity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11EE7F47" w14:textId="4A05C4F8" w:rsidR="00605490" w:rsidRPr="00605490" w:rsidRDefault="00493053">
      <w:pPr>
        <w:pStyle w:val="TableofFigures"/>
        <w:rPr>
          <w:rFonts w:asciiTheme="minorHAnsi" w:eastAsiaTheme="minorEastAsia" w:hAnsiTheme="minorHAnsi" w:cstheme="minorHAnsi"/>
          <w:noProof/>
          <w:szCs w:val="22"/>
          <w:lang w:eastAsia="zh-TW"/>
        </w:rPr>
      </w:pPr>
      <w:hyperlink r:id="rId51" w:anchor="_Toc71675912"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in summer.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059587AF" w14:textId="07BA7E76" w:rsidR="00605490" w:rsidRDefault="00493053">
      <w:pPr>
        <w:pStyle w:val="TableofFigures"/>
        <w:rPr>
          <w:rFonts w:asciiTheme="minorHAnsi" w:eastAsiaTheme="minorEastAsia" w:hAnsiTheme="minorHAnsi" w:cstheme="minorBidi"/>
          <w:noProof/>
          <w:szCs w:val="22"/>
          <w:lang w:eastAsia="zh-TW"/>
        </w:rPr>
      </w:pPr>
      <w:hyperlink r:id="rId52" w:anchor="_Toc71675913"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have higher feeding-phase activity in edge than interior in both seasons. There was no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feeding-phase activity detected in either structure in summer or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1DFE92CA" w14:textId="3B533BEF" w:rsidR="006D7210" w:rsidRPr="006D7210" w:rsidRDefault="002B32B0" w:rsidP="006D7210">
      <w:pPr>
        <w:pStyle w:val="TableofFigures"/>
        <w:spacing w:line="360" w:lineRule="auto"/>
        <w:rPr>
          <w:rFonts w:asciiTheme="minorHAnsi" w:hAnsiTheme="minorHAnsi" w:cstheme="minorHAnsi"/>
          <w:noProof/>
        </w:rPr>
      </w:pPr>
      <w:r w:rsidRPr="00350917">
        <w:rPr>
          <w:rFonts w:asciiTheme="minorHAnsi" w:hAnsiTheme="minorHAnsi" w:cstheme="minorHAnsi"/>
          <w:noProof/>
          <w:lang w:val="en-US"/>
        </w:rPr>
        <w:fldChar w:fldCharType="end"/>
      </w:r>
      <w:r w:rsidR="00FB34FB" w:rsidRPr="006D7210">
        <w:rPr>
          <w:rFonts w:asciiTheme="minorHAnsi" w:hAnsiTheme="minorHAnsi" w:cstheme="minorHAnsi"/>
          <w:noProof/>
          <w:szCs w:val="22"/>
          <w:lang w:val="en-US"/>
        </w:rPr>
        <w:fldChar w:fldCharType="begin"/>
      </w:r>
      <w:r w:rsidR="00FB34FB" w:rsidRPr="006D7210">
        <w:rPr>
          <w:rFonts w:asciiTheme="minorHAnsi" w:hAnsiTheme="minorHAnsi" w:cstheme="minorHAnsi"/>
          <w:noProof/>
          <w:szCs w:val="22"/>
          <w:lang w:val="en-US"/>
        </w:rPr>
        <w:instrText xml:space="preserve"> TOC \h \z \c "Figure A" </w:instrText>
      </w:r>
      <w:r w:rsidR="00FB34FB" w:rsidRPr="006D7210">
        <w:rPr>
          <w:rFonts w:asciiTheme="minorHAnsi" w:hAnsiTheme="minorHAnsi" w:cstheme="minorHAnsi"/>
          <w:noProof/>
          <w:szCs w:val="22"/>
          <w:lang w:val="en-US"/>
        </w:rPr>
        <w:fldChar w:fldCharType="separate"/>
      </w:r>
      <w:hyperlink r:id="rId53" w:anchor="_Toc71672221" w:history="1">
        <w:r w:rsidR="006D7210" w:rsidRPr="006D7210">
          <w:rPr>
            <w:rStyle w:val="Hyperlink"/>
            <w:rFonts w:asciiTheme="minorHAnsi" w:hAnsiTheme="minorHAnsi" w:cstheme="minorHAnsi"/>
            <w:noProof/>
          </w:rPr>
          <w:t xml:space="preserve">Figure A 1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_Toc71672221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A520BB3" w14:textId="3EADFAD0" w:rsidR="006D7210" w:rsidRPr="006D7210" w:rsidRDefault="00493053">
      <w:pPr>
        <w:pStyle w:val="TableofFigures"/>
        <w:rPr>
          <w:rFonts w:asciiTheme="minorHAnsi" w:eastAsiaTheme="minorEastAsia" w:hAnsiTheme="minorHAnsi" w:cstheme="minorHAnsi"/>
          <w:noProof/>
          <w:szCs w:val="22"/>
          <w:lang w:eastAsia="zh-TW"/>
        </w:rPr>
      </w:pPr>
      <w:hyperlink r:id="rId54" w:anchor="_Toc71672222" w:history="1">
        <w:r w:rsidR="006D7210" w:rsidRPr="006D7210">
          <w:rPr>
            <w:rStyle w:val="Hyperlink"/>
            <w:rFonts w:asciiTheme="minorHAnsi" w:hAnsiTheme="minorHAnsi" w:cstheme="minorHAnsi"/>
            <w:noProof/>
          </w:rPr>
          <w:t xml:space="preserve">Figure A 2 Another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_Toc71672222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897B455" w14:textId="3073B98F" w:rsidR="006D7210" w:rsidRPr="006D7210" w:rsidRDefault="00493053">
      <w:pPr>
        <w:pStyle w:val="TableofFigures"/>
        <w:rPr>
          <w:rFonts w:asciiTheme="minorHAnsi" w:eastAsiaTheme="minorEastAsia" w:hAnsiTheme="minorHAnsi" w:cstheme="minorHAnsi"/>
          <w:noProof/>
          <w:szCs w:val="22"/>
          <w:lang w:eastAsia="zh-TW"/>
        </w:rPr>
      </w:pPr>
      <w:hyperlink r:id="rId55" w:anchor="_Toc71672223" w:history="1">
        <w:r w:rsidR="006D7210" w:rsidRPr="006D7210">
          <w:rPr>
            <w:rStyle w:val="Hyperlink"/>
            <w:rFonts w:asciiTheme="minorHAnsi" w:hAnsiTheme="minorHAnsi" w:cstheme="minorHAnsi"/>
            <w:noProof/>
          </w:rPr>
          <w:t xml:space="preserve">Figure A 3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_Toc71672223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7EEE06B4" w14:textId="0F4F3AE9" w:rsidR="006D7210" w:rsidRPr="006D7210" w:rsidRDefault="00493053">
      <w:pPr>
        <w:pStyle w:val="TableofFigures"/>
        <w:rPr>
          <w:rFonts w:asciiTheme="minorHAnsi" w:eastAsiaTheme="minorEastAsia" w:hAnsiTheme="minorHAnsi" w:cstheme="minorHAnsi"/>
          <w:noProof/>
          <w:szCs w:val="22"/>
          <w:lang w:eastAsia="zh-TW"/>
        </w:rPr>
      </w:pPr>
      <w:hyperlink r:id="rId56" w:anchor="_Toc71672224" w:history="1">
        <w:r w:rsidR="006D7210" w:rsidRPr="006D7210">
          <w:rPr>
            <w:rStyle w:val="Hyperlink"/>
            <w:rFonts w:asciiTheme="minorHAnsi" w:hAnsiTheme="minorHAnsi" w:cstheme="minorHAnsi"/>
            <w:noProof/>
          </w:rPr>
          <w:t xml:space="preserve">Figure A 4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_Toc71672224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0C8421D4" w14:textId="571D3852" w:rsidR="006D7210" w:rsidRPr="006D7210" w:rsidRDefault="00493053">
      <w:pPr>
        <w:pStyle w:val="TableofFigures"/>
        <w:rPr>
          <w:rFonts w:asciiTheme="minorHAnsi" w:eastAsiaTheme="minorEastAsia" w:hAnsiTheme="minorHAnsi" w:cstheme="minorHAnsi"/>
          <w:noProof/>
          <w:szCs w:val="22"/>
          <w:lang w:eastAsia="zh-TW"/>
        </w:rPr>
      </w:pPr>
      <w:hyperlink r:id="rId57" w:anchor="_Toc71672225" w:history="1">
        <w:r w:rsidR="006D7210" w:rsidRPr="006D7210">
          <w:rPr>
            <w:rStyle w:val="Hyperlink"/>
            <w:rFonts w:asciiTheme="minorHAnsi" w:hAnsiTheme="minorHAnsi" w:cstheme="minorHAnsi"/>
            <w:noProof/>
          </w:rPr>
          <w:t xml:space="preserve">Figure A 5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summer. (Bats were highlighted in red circles)</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_Toc71672225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44126E00" w14:textId="6DE72AFD" w:rsidR="006D7210" w:rsidRPr="006D7210" w:rsidRDefault="00493053">
      <w:pPr>
        <w:pStyle w:val="TableofFigures"/>
        <w:rPr>
          <w:rFonts w:asciiTheme="minorHAnsi" w:eastAsiaTheme="minorEastAsia" w:hAnsiTheme="minorHAnsi" w:cstheme="minorHAnsi"/>
          <w:noProof/>
          <w:szCs w:val="22"/>
          <w:lang w:eastAsia="zh-TW"/>
        </w:rPr>
      </w:pPr>
      <w:hyperlink r:id="rId58" w:anchor="_Toc71672226" w:history="1">
        <w:r w:rsidR="006D7210" w:rsidRPr="006D7210">
          <w:rPr>
            <w:rStyle w:val="Hyperlink"/>
            <w:rFonts w:asciiTheme="minorHAnsi" w:hAnsiTheme="minorHAnsi" w:cstheme="minorHAnsi"/>
            <w:noProof/>
          </w:rPr>
          <w:t xml:space="preserve">Figure A 6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(2 days after walk-through survey)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_Toc71672226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1212C162" w14:textId="50EE9E69" w:rsidR="006D7210" w:rsidRPr="006D7210" w:rsidRDefault="00493053">
      <w:pPr>
        <w:pStyle w:val="TableofFigures"/>
        <w:rPr>
          <w:rFonts w:asciiTheme="minorHAnsi" w:eastAsiaTheme="minorEastAsia" w:hAnsiTheme="minorHAnsi" w:cstheme="minorHAnsi"/>
          <w:noProof/>
          <w:szCs w:val="22"/>
          <w:lang w:eastAsia="zh-TW"/>
        </w:rPr>
      </w:pPr>
      <w:hyperlink r:id="rId59" w:anchor="_Toc71672227" w:history="1">
        <w:r w:rsidR="006D7210" w:rsidRPr="006D7210">
          <w:rPr>
            <w:rStyle w:val="Hyperlink"/>
            <w:rFonts w:asciiTheme="minorHAnsi" w:hAnsiTheme="minorHAnsi" w:cstheme="minorHAnsi"/>
            <w:noProof/>
          </w:rPr>
          <w:t xml:space="preserve">Figure A 7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_Toc71672227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749175BC" w14:textId="497F320E" w:rsidR="006D7210" w:rsidRPr="006D7210" w:rsidRDefault="00493053">
      <w:pPr>
        <w:pStyle w:val="TableofFigures"/>
        <w:rPr>
          <w:rFonts w:asciiTheme="minorHAnsi" w:eastAsiaTheme="minorEastAsia" w:hAnsiTheme="minorHAnsi" w:cstheme="minorHAnsi"/>
          <w:noProof/>
          <w:szCs w:val="22"/>
          <w:lang w:eastAsia="zh-TW"/>
        </w:rPr>
      </w:pPr>
      <w:hyperlink r:id="rId60" w:anchor="_Toc71672228" w:history="1">
        <w:r w:rsidR="006D7210" w:rsidRPr="006D7210">
          <w:rPr>
            <w:rStyle w:val="Hyperlink"/>
            <w:rFonts w:asciiTheme="minorHAnsi" w:hAnsiTheme="minorHAnsi" w:cstheme="minorHAnsi"/>
            <w:noProof/>
          </w:rPr>
          <w:t xml:space="preserve">Figure A 8 A single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hanging on the ceiling of a doorway inside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_Toc71672228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6D7210">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7167047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493053">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493053">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493053">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493053">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493053">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493053">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493053">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493053">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493053">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493053">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493053">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493053">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493053">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7167047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(i.e.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r w:rsidRPr="00DC1835">
        <w:rPr>
          <w:rFonts w:asciiTheme="minorHAnsi" w:hAnsiTheme="minorHAnsi" w:cstheme="minorHAnsi"/>
          <w:szCs w:val="22"/>
        </w:rPr>
        <w:t>RH</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fluc</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local</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non-loc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fluc</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(i.e.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7167047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7167047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Flectcher, Prof. Robin Drogemuller,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Flectcher and Robin Drogemuller, thank you for giving your time showing me how to use the Cloudcompare and TrimbleRealworks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Thank you for all of you showing me around in your property and guide me through the rough terrain to set up the acoustic recorders. Your generous help and cooperation have contributed a lot to the successful of this study. I would also like to specially thank you Jess Gorring from Moreton Bay Regional Council to offer this opportunity to conduct a study on bats in the Yugar tunnel, and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 thank many of my friends who have been through this two years journey of M.Phil with me. I would like to thank Isaac Yau, Joel Chalton, Tyson Watkins, Tony Shek, Yiu Ching, Marvin Lee and Aaron in particular, for spending many days in the field to collect data for the study. This research would not have been successful without the help from anyone of you. I am really grateful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Last but not least, I would like to thank my family. Thank you for all the support and care you have given me through my M.Phil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7167047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content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7167047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41EAF8E9"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An increasing amount of research has been done recently to develop a better understanding of the biology, ecology, and behavior of bats and how this relates to their functions within ecological systems. Studies have shown that bats play an important role in sustaining a healthy ecosystem through pollination, seed dispersal and balancing insect diversity.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r w:rsidRPr="00D253EF">
        <w:rPr>
          <w:rFonts w:asciiTheme="minorHAnsi" w:eastAsia="Calibri" w:hAnsiTheme="minorHAnsi" w:cstheme="minorHAnsi"/>
          <w:i/>
        </w:rPr>
        <w:t xml:space="preserve">Vespadelus troughtoni, Vespadelus finlaysoni, Tadarida australis, and Chalinolobus gouldii. </w:t>
      </w:r>
      <w:r w:rsidRPr="00D253EF">
        <w:rPr>
          <w:rFonts w:asciiTheme="minorHAnsi" w:eastAsia="Calibri" w:hAnsiTheme="minorHAnsi" w:cstheme="minorHAnsi"/>
        </w:rPr>
        <w:t xml:space="preserve">This project studied the bat species present in the Yugar tunnel, near Samford. Past studies of bats using this tunnel have reported that </w:t>
      </w:r>
      <w:r w:rsidRPr="00D253EF">
        <w:rPr>
          <w:rFonts w:asciiTheme="minorHAnsi" w:eastAsia="Calibri" w:hAnsiTheme="minorHAnsi" w:cstheme="minorHAnsi"/>
          <w:i/>
        </w:rPr>
        <w:t>Rhinolophus megaphyllus, Myotis macropus, and Miniopterus australis</w:t>
      </w:r>
      <w:r w:rsidRPr="00D253EF">
        <w:rPr>
          <w:rFonts w:asciiTheme="minorHAnsi" w:eastAsia="Calibri" w:hAnsiTheme="minorHAnsi" w:cstheme="minorHAnsi"/>
        </w:rPr>
        <w:t xml:space="preserve"> are present. These studies focused on species composition and richness, meaning little is known about their roosting behavior, ecology, and the utilisation of surrounding landscape for foraging. My research will investigate the present bat species in the Yugar tunnel in terms of microhabitat roosting selection, species richness, population size, 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7167047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58B33A2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Chiroptera, and with over 1400 species described to date it has the second highest diversity within the mammalian order (Welch &amp; Leppanen 2017). Bats represent more than 20% of living mammal species and are the only mammal capable of true flight (Wang et al. 2014). The common ancestor of bats </w:t>
      </w:r>
      <w:r w:rsidRPr="00D253EF">
        <w:rPr>
          <w:rFonts w:asciiTheme="minorHAnsi" w:eastAsia="Calibri" w:hAnsiTheme="minorHAnsi" w:cstheme="minorHAnsi"/>
        </w:rPr>
        <w:lastRenderedPageBreak/>
        <w:t>can be traced back approximately 60 to 70 million years before present (Fenton &amp; Ratcliffe 2010). Recent molecular and phylogenetic studies show that bats (Chiroptera) can be divided into two suborders: Yinpterochiroptera and Yangochiroptera (Agnarsson et al. 2011). Yangochroptera includes families such as Miniopteridae, Myzopodidae and Vespertilionidae,</w:t>
      </w:r>
      <w:r w:rsidR="0043714C">
        <w:rPr>
          <w:rFonts w:asciiTheme="minorHAnsi" w:eastAsia="Calibri" w:hAnsiTheme="minorHAnsi" w:cstheme="minorHAnsi"/>
        </w:rPr>
        <w:t xml:space="preserve"> </w:t>
      </w:r>
      <w:r w:rsidRPr="00D253EF">
        <w:rPr>
          <w:rFonts w:asciiTheme="minorHAnsi" w:eastAsia="Calibri" w:hAnsiTheme="minorHAnsi" w:cstheme="minorHAnsi"/>
        </w:rPr>
        <w:t>while Yinpterochiroptera includes Rhinolophidae, Hipposideridae and Craseonycteridae, and all flying-fox families such as Pteropodinae, Nyctimeninae and Epomophorinae.</w:t>
      </w:r>
    </w:p>
    <w:p w14:paraId="13B627F1" w14:textId="68738A4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r w:rsidRPr="00D253EF">
        <w:rPr>
          <w:rFonts w:asciiTheme="minorHAnsi" w:eastAsia="Calibri" w:hAnsiTheme="minorHAnsi" w:cstheme="minorHAnsi"/>
          <w:i/>
        </w:rPr>
        <w:t>Nyctalus azoreum</w:t>
      </w:r>
      <w:r w:rsidRPr="00D253EF">
        <w:rPr>
          <w:rFonts w:asciiTheme="minorHAnsi" w:eastAsia="Calibri" w:hAnsiTheme="minorHAnsi" w:cstheme="minorHAnsi"/>
        </w:rPr>
        <w:t xml:space="preserve"> and </w:t>
      </w:r>
      <w:r w:rsidRPr="00D253EF">
        <w:rPr>
          <w:rFonts w:asciiTheme="minorHAnsi" w:eastAsia="Calibri" w:hAnsiTheme="minorHAnsi" w:cstheme="minorHAnsi"/>
          <w:i/>
        </w:rPr>
        <w:t>Hipposideros ruber</w:t>
      </w:r>
      <w:r w:rsidRPr="00D253EF">
        <w:rPr>
          <w:rFonts w:asciiTheme="minorHAnsi" w:eastAsia="Calibri" w:hAnsiTheme="minorHAnsi" w:cstheme="minorHAnsi"/>
        </w:rPr>
        <w:t xml:space="preserve"> (Russo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(Boonman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Surlykke 2001; Surlykke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Stoffberg et al. 2011). For example, bats that forage within forests (also referred to as cluttered habitats) have different wing morphologies when compared with open space foraging species (Marinello &amp; Bernard 2014). Bats that forage in cluttered habitats require good maneuverability to avoid collisions while hunting prey, and thus generally have lower wing loading and aspect ratios (Maine et al. 2014). Bats that fly in more open spaces generally have higher wing loadings and </w:t>
      </w:r>
      <w:r w:rsidRPr="00D253EF">
        <w:rPr>
          <w:rFonts w:asciiTheme="minorHAnsi" w:eastAsia="Calibri" w:hAnsiTheme="minorHAnsi" w:cstheme="minorHAnsi"/>
        </w:rPr>
        <w:lastRenderedPageBreak/>
        <w:t>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(Denzinger &amp; Schnitzler 2013).</w:t>
      </w:r>
    </w:p>
    <w:p w14:paraId="388884C3" w14:textId="3ECD0A1A"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the majority of the remainder are frugivorous with less than 1% carnivorous and only three species sanguivores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(Galetti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time periods than other mammals thus increasing their effectiveness as seed dispersers. </w:t>
      </w:r>
    </w:p>
    <w:p w14:paraId="5F7481C1" w14:textId="722D85A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Pr="00D253EF">
        <w:rPr>
          <w:rFonts w:asciiTheme="minorHAnsi" w:eastAsia="Calibri" w:hAnsiTheme="minorHAnsi" w:cstheme="minorHAnsi"/>
          <w:i/>
        </w:rPr>
        <w:t>Artibeus jamaicensis</w:t>
      </w:r>
      <w:r w:rsidRPr="00D253EF">
        <w:rPr>
          <w:rFonts w:asciiTheme="minorHAnsi" w:eastAsia="Calibri" w:hAnsiTheme="minorHAnsi" w:cstheme="minorHAnsi"/>
        </w:rPr>
        <w:t xml:space="preserve">, </w:t>
      </w:r>
      <w:r w:rsidRPr="00D253EF">
        <w:rPr>
          <w:rFonts w:asciiTheme="minorHAnsi" w:eastAsia="Calibri" w:hAnsiTheme="minorHAnsi" w:cstheme="minorHAnsi"/>
          <w:i/>
        </w:rPr>
        <w:t>Carollia perspicillata</w:t>
      </w:r>
      <w:r w:rsidRPr="00D253EF">
        <w:rPr>
          <w:rFonts w:asciiTheme="minorHAnsi" w:eastAsia="Calibri" w:hAnsiTheme="minorHAnsi" w:cstheme="minorHAnsi"/>
        </w:rPr>
        <w:t xml:space="preserve"> and </w:t>
      </w:r>
      <w:r w:rsidRPr="00D253EF">
        <w:rPr>
          <w:rFonts w:asciiTheme="minorHAnsi" w:eastAsia="Calibri" w:hAnsiTheme="minorHAnsi" w:cstheme="minorHAnsi"/>
          <w:i/>
        </w:rPr>
        <w:t>Pteropus dasymallus inopinatus</w:t>
      </w:r>
      <w:r w:rsidRPr="00D253EF">
        <w:rPr>
          <w:rFonts w:asciiTheme="minorHAnsi" w:eastAsia="Calibri" w:hAnsiTheme="minorHAnsi" w:cstheme="minorHAnsi"/>
        </w:rPr>
        <w:t xml:space="preserve"> appear to benefit from an increase in exotic vegetation, and show an increase in abundance in areas with </w:t>
      </w:r>
      <w:r w:rsidRPr="00D253EF">
        <w:rPr>
          <w:rFonts w:asciiTheme="minorHAnsi" w:eastAsia="Calibri" w:hAnsiTheme="minorHAnsi" w:cstheme="minorHAnsi"/>
        </w:rPr>
        <w:lastRenderedPageBreak/>
        <w:t xml:space="preserve">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Rhinolophidae and Hipposideridae represent over half (62%) of the bats documented as locally extinct in Singapore (Pottie et al. 2005). This pattern of decline is claimed to be symptomatic of urbanisation (Russo &amp; Ancillotto 2015). However, some species that are adapted to forage in open space with lower frequency echolocation are more likely to benefit from urban settings (Threlfall et al. 2012). For instance, </w:t>
      </w:r>
      <w:r w:rsidRPr="00D253EF">
        <w:rPr>
          <w:rFonts w:asciiTheme="minorHAnsi" w:eastAsia="Calibri" w:hAnsiTheme="minorHAnsi" w:cstheme="minorHAnsi"/>
          <w:i/>
        </w:rPr>
        <w:t>Tardariada brasiliensis</w:t>
      </w:r>
      <w:r w:rsidRPr="00D253EF">
        <w:rPr>
          <w:rFonts w:asciiTheme="minorHAnsi" w:eastAsia="Calibri" w:hAnsiTheme="minorHAnsi" w:cstheme="minorHAnsi"/>
        </w:rPr>
        <w:t xml:space="preserve"> (Krauel &amp; LeBuhn 2016), </w:t>
      </w:r>
      <w:r w:rsidRPr="00D253EF">
        <w:rPr>
          <w:rFonts w:asciiTheme="minorHAnsi" w:eastAsia="Calibri" w:hAnsiTheme="minorHAnsi" w:cstheme="minorHAnsi"/>
          <w:i/>
        </w:rPr>
        <w:t>Myotis lucifugus</w:t>
      </w:r>
      <w:r w:rsidRPr="00D253EF">
        <w:rPr>
          <w:rFonts w:asciiTheme="minorHAnsi" w:eastAsia="Calibri" w:hAnsiTheme="minorHAnsi" w:cstheme="minorHAnsi"/>
        </w:rPr>
        <w:t xml:space="preserve"> (Coleman &amp; Barclay 2012), and </w:t>
      </w:r>
      <w:commentRangeStart w:id="24"/>
      <w:del w:id="25" w:author="Max L" w:date="2021-09-27T02:05:00Z">
        <w:r w:rsidRPr="00D253EF" w:rsidDel="002C7BBC">
          <w:rPr>
            <w:rFonts w:asciiTheme="minorHAnsi" w:eastAsia="Calibri" w:hAnsiTheme="minorHAnsi" w:cstheme="minorHAnsi"/>
            <w:i/>
          </w:rPr>
          <w:delText>Mormopterus sp. 2</w:delText>
        </w:r>
      </w:del>
      <w:r w:rsidRPr="00D253EF">
        <w:rPr>
          <w:rFonts w:asciiTheme="minorHAnsi" w:eastAsia="Calibri" w:hAnsiTheme="minorHAnsi" w:cstheme="minorHAnsi"/>
        </w:rPr>
        <w:t xml:space="preserve"> </w:t>
      </w:r>
      <w:commentRangeEnd w:id="24"/>
      <w:r w:rsidR="002C7BBC">
        <w:rPr>
          <w:rStyle w:val="CommentReference"/>
          <w:rFonts w:asciiTheme="minorHAnsi" w:eastAsiaTheme="minorEastAsia" w:hAnsiTheme="minorHAnsi" w:cstheme="minorBidi"/>
          <w:lang w:val="en-US" w:eastAsia="zh-TW"/>
        </w:rPr>
        <w:commentReference w:id="24"/>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1BAEE25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isolated and discontinuous patches (Wilson et al. 2016). The decline in habitat patch size is thought to decrease overall species diversity and population size, and disproportionately impact rare species (</w:t>
      </w:r>
      <w:r w:rsidRPr="004F2268">
        <w:rPr>
          <w:rFonts w:asciiTheme="minorHAnsi" w:eastAsia="Calibri" w:hAnsiTheme="minorHAnsi" w:cstheme="minorHAnsi"/>
        </w:rPr>
        <w:t>Cagnolo et al. 2009</w:t>
      </w:r>
      <w:r w:rsidRPr="00D253EF">
        <w:rPr>
          <w:rFonts w:asciiTheme="minorHAnsi" w:eastAsia="Calibri" w:hAnsiTheme="minorHAnsi" w:cstheme="minorHAnsi"/>
        </w:rPr>
        <w:t xml:space="preserve">). Bat species that have low tolerances for edge effects such as </w:t>
      </w:r>
      <w:r w:rsidRPr="00D253EF">
        <w:rPr>
          <w:rFonts w:asciiTheme="minorHAnsi" w:eastAsia="Calibri" w:hAnsiTheme="minorHAnsi" w:cstheme="minorHAnsi"/>
          <w:i/>
        </w:rPr>
        <w:t>Nyctophilus gouldii</w:t>
      </w:r>
      <w:r w:rsidRPr="00D253EF">
        <w:rPr>
          <w:rFonts w:asciiTheme="minorHAnsi" w:eastAsia="Calibri" w:hAnsiTheme="minorHAnsi" w:cstheme="minorHAnsi"/>
        </w:rPr>
        <w:t xml:space="preserve"> and </w:t>
      </w:r>
      <w:r w:rsidRPr="009F0293">
        <w:rPr>
          <w:rFonts w:asciiTheme="minorHAnsi" w:eastAsia="Calibri" w:hAnsiTheme="minorHAnsi" w:cstheme="minorHAnsi"/>
          <w:i/>
          <w:highlight w:val="yellow"/>
        </w:rPr>
        <w:t>Nyctophilus geoffroyi</w:t>
      </w:r>
      <w:r w:rsidRPr="009F0293">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 Insectivorous bats have diverse roosting habit (</w:t>
      </w:r>
      <w:r w:rsidRPr="004F2268">
        <w:rPr>
          <w:rFonts w:asciiTheme="minorHAnsi" w:eastAsia="Calibri" w:hAnsiTheme="minorHAnsi" w:cstheme="minorHAnsi"/>
        </w:rPr>
        <w:t>Edirisinghe et al. 2018), but the</w:t>
      </w:r>
      <w:r w:rsidRPr="00D253EF">
        <w:rPr>
          <w:rFonts w:asciiTheme="minorHAnsi" w:eastAsia="Calibri" w:hAnsiTheme="minorHAnsi" w:cstheme="minorHAnsi"/>
        </w:rPr>
        <w:t xml:space="preserve"> removal of hollow-bearing trees due to land-use change and habitat fragmentation decreases roost availability which reduces bat abundance (Seltmann et al. 2017). Therefore, it is important to understand bats’ roosting habits 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surrounding environment to better inform conservation management (Fabianek et al. 2015b; Morris et al. 2010).</w:t>
      </w:r>
    </w:p>
    <w:p w14:paraId="47EFDDDA" w14:textId="4310914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lastRenderedPageBreak/>
        <w:t xml:space="preserve">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(Fabianek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(Marquard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prevent water and energy loss in summer (Snoyman &amp; Brown 2011). During winter, when resource and insect abundance are limited, species such as </w:t>
      </w:r>
      <w:r w:rsidRPr="00D253EF">
        <w:rPr>
          <w:rFonts w:asciiTheme="minorHAnsi" w:eastAsia="Calibri" w:hAnsiTheme="minorHAnsi" w:cstheme="minorHAnsi"/>
          <w:i/>
        </w:rPr>
        <w:t>Myoris lucifigus</w:t>
      </w:r>
      <w:r w:rsidRPr="00D253EF">
        <w:rPr>
          <w:rFonts w:asciiTheme="minorHAnsi" w:eastAsia="Calibri" w:hAnsiTheme="minorHAnsi" w:cstheme="minorHAnsi"/>
        </w:rPr>
        <w:t xml:space="preserve"> (Jonasson &amp; Willis 2012) and </w:t>
      </w:r>
      <w:r w:rsidRPr="00D253EF">
        <w:rPr>
          <w:rFonts w:asciiTheme="minorHAnsi" w:eastAsia="Calibri" w:hAnsiTheme="minorHAnsi" w:cstheme="minorHAnsi"/>
          <w:i/>
        </w:rPr>
        <w:t>Mystacina tuberculata</w:t>
      </w:r>
      <w:r w:rsidRPr="00D253EF">
        <w:rPr>
          <w:rFonts w:asciiTheme="minorHAnsi" w:eastAsia="Calibri" w:hAnsiTheme="minorHAnsi" w:cstheme="minorHAnsi"/>
        </w:rPr>
        <w:t xml:space="preserve"> (Czenze et al. 2017) will lower their resting metabolic rates and enter torpor (Liu &amp; Karasov 2012). As such, many bats prefer roosting in a cool and stable microclimate condition. Species with poor hibernation abilities such as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2013).  The microclimates provided by these structures are essential to understand the roosting habits of bats.</w:t>
      </w:r>
    </w:p>
    <w:p w14:paraId="2E57BD86" w14:textId="6124D05F"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Bats constitute a large part of Australia’s mammal fauna. There are approximately 90 species throughout the continent with the majority belong to the Yangochiroptera and several to the Yinpterochiroptera. For species within the Yinpterochiroptera, one species from the</w:t>
      </w:r>
      <w:r w:rsidR="00ED5224">
        <w:rPr>
          <w:rFonts w:asciiTheme="minorHAnsi" w:eastAsia="Calibri" w:hAnsiTheme="minorHAnsi" w:cstheme="minorHAnsi"/>
        </w:rPr>
        <w:t xml:space="preserve"> family of </w:t>
      </w:r>
      <w:r w:rsidRPr="00D253EF">
        <w:rPr>
          <w:rFonts w:asciiTheme="minorHAnsi" w:eastAsia="Calibri" w:hAnsiTheme="minorHAnsi" w:cstheme="minorHAnsi"/>
        </w:rPr>
        <w:t xml:space="preserve">Megadermatidae, two species </w:t>
      </w:r>
      <w:r w:rsidRPr="00D253EF">
        <w:rPr>
          <w:rFonts w:asciiTheme="minorHAnsi" w:eastAsia="Calibri" w:hAnsiTheme="minorHAnsi" w:cstheme="minorHAnsi"/>
        </w:rPr>
        <w:lastRenderedPageBreak/>
        <w:t xml:space="preserve">from </w:t>
      </w:r>
      <w:r w:rsidR="00ED5224">
        <w:rPr>
          <w:rFonts w:asciiTheme="minorHAnsi" w:eastAsia="Calibri" w:hAnsiTheme="minorHAnsi" w:cstheme="minorHAnsi"/>
        </w:rPr>
        <w:t xml:space="preserve">another bats’ family of </w:t>
      </w:r>
      <w:r w:rsidRPr="00D253EF">
        <w:rPr>
          <w:rFonts w:asciiTheme="minorHAnsi" w:eastAsia="Calibri" w:hAnsiTheme="minorHAnsi" w:cstheme="minorHAnsi"/>
        </w:rPr>
        <w:t>Rhinolophidae, six species from the</w:t>
      </w:r>
      <w:r w:rsidR="00ED5224">
        <w:rPr>
          <w:rFonts w:asciiTheme="minorHAnsi" w:eastAsia="Calibri" w:hAnsiTheme="minorHAnsi" w:cstheme="minorHAnsi"/>
        </w:rPr>
        <w:t xml:space="preserve"> familyof </w:t>
      </w:r>
      <w:r w:rsidRPr="00D253EF">
        <w:rPr>
          <w:rFonts w:asciiTheme="minorHAnsi" w:eastAsia="Calibri" w:hAnsiTheme="minorHAnsi" w:cstheme="minorHAnsi"/>
        </w:rPr>
        <w:t xml:space="preserve"> Hipposideridae and 11 species from </w:t>
      </w:r>
      <w:r w:rsidR="00ED5224">
        <w:rPr>
          <w:rFonts w:asciiTheme="minorHAnsi" w:eastAsia="Calibri" w:hAnsiTheme="minorHAnsi" w:cstheme="minorHAnsi"/>
        </w:rPr>
        <w:t xml:space="preserve">family of </w:t>
      </w:r>
      <w:r w:rsidRPr="00D253EF">
        <w:rPr>
          <w:rFonts w:asciiTheme="minorHAnsi" w:eastAsia="Calibri" w:hAnsiTheme="minorHAnsi" w:cstheme="minorHAnsi"/>
        </w:rPr>
        <w:t xml:space="preserve">Pteropodidae are found in Australia (Australian Bat Society 2021). Within the Pteropodidae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Red flying fox (</w:t>
      </w:r>
      <w:r w:rsidRPr="00D253EF">
        <w:rPr>
          <w:rFonts w:asciiTheme="minorHAnsi" w:eastAsia="Calibri" w:hAnsiTheme="minorHAnsi" w:cstheme="minorHAnsi"/>
          <w:i/>
        </w:rPr>
        <w:t>Pteropus scapulatus</w:t>
      </w:r>
      <w:r w:rsidRPr="00D253EF">
        <w:rPr>
          <w:rFonts w:asciiTheme="minorHAnsi" w:eastAsia="Calibri" w:hAnsiTheme="minorHAnsi" w:cstheme="minorHAnsi"/>
        </w:rPr>
        <w:t>), Black flying fox (</w:t>
      </w:r>
      <w:r w:rsidRPr="00D253EF">
        <w:rPr>
          <w:rFonts w:asciiTheme="minorHAnsi" w:eastAsia="Calibri" w:hAnsiTheme="minorHAnsi" w:cstheme="minorHAnsi"/>
          <w:i/>
        </w:rPr>
        <w:t>Pteropus alecto subsp. gouldii</w:t>
      </w:r>
      <w:r w:rsidRPr="00D253EF">
        <w:rPr>
          <w:rFonts w:asciiTheme="minorHAnsi" w:eastAsia="Calibri" w:hAnsiTheme="minorHAnsi" w:cstheme="minorHAnsi"/>
        </w:rPr>
        <w:t>), Spectacled flying fox (</w:t>
      </w:r>
      <w:r w:rsidRPr="00D253EF">
        <w:rPr>
          <w:rFonts w:asciiTheme="minorHAnsi" w:eastAsia="Calibri" w:hAnsiTheme="minorHAnsi" w:cstheme="minorHAnsi"/>
          <w:i/>
        </w:rPr>
        <w:t>Pteropus conspicillatus subsp. conspicillatus</w:t>
      </w:r>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(Pteropus poliocephalus</w:t>
      </w:r>
      <w:r w:rsidRPr="00D253EF">
        <w:rPr>
          <w:rFonts w:asciiTheme="minorHAnsi" w:eastAsia="Calibri" w:hAnsiTheme="minorHAnsi" w:cstheme="minorHAnsi"/>
        </w:rPr>
        <w:t>) (Hall et al. 2000). For species within the Yangochiroptera, there are eight species from Emballonuridae, 11 species from Molossidae, two species from Miniopteridae, and 36 species from Vespertilionidae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(Pennay et al. 2011; Armstrong 2011; Reardon et al. 2015). Common bat species in Australia such as the Lesser long-eared bat (</w:t>
      </w:r>
      <w:r w:rsidRPr="00D253EF">
        <w:rPr>
          <w:rFonts w:asciiTheme="minorHAnsi" w:eastAsia="Calibri" w:hAnsiTheme="minorHAnsi" w:cstheme="minorHAnsi"/>
          <w:i/>
        </w:rPr>
        <w:t>Nyctophilus geoffroyi</w:t>
      </w:r>
      <w:r w:rsidRPr="00D253EF">
        <w:rPr>
          <w:rFonts w:asciiTheme="minorHAnsi" w:eastAsia="Calibri" w:hAnsiTheme="minorHAnsi" w:cstheme="minorHAnsi"/>
        </w:rPr>
        <w:t>), Gould’s wattled bat (</w:t>
      </w:r>
      <w:r w:rsidRPr="00D253EF">
        <w:rPr>
          <w:rFonts w:asciiTheme="minorHAnsi" w:eastAsia="Calibri" w:hAnsiTheme="minorHAnsi" w:cstheme="minorHAnsi"/>
          <w:i/>
        </w:rPr>
        <w:t>Chanlinobus gouldii</w:t>
      </w:r>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r w:rsidRPr="00D253EF">
        <w:rPr>
          <w:rFonts w:asciiTheme="minorHAnsi" w:eastAsia="Calibri" w:hAnsiTheme="minorHAnsi" w:cstheme="minorHAnsi"/>
          <w:i/>
        </w:rPr>
        <w:t>Scotorepens balstoni</w:t>
      </w:r>
      <w:r w:rsidRPr="00D253EF">
        <w:rPr>
          <w:rFonts w:asciiTheme="minorHAnsi" w:eastAsia="Calibri" w:hAnsiTheme="minorHAnsi" w:cstheme="minorHAnsi"/>
        </w:rPr>
        <w:t>) are distributed throughout Australia. Other species live in highly restricted ranges in Australia such as the Semon's leaf-nosed bat (</w:t>
      </w:r>
      <w:r w:rsidRPr="00D253EF">
        <w:rPr>
          <w:rFonts w:asciiTheme="minorHAnsi" w:eastAsia="Calibri" w:hAnsiTheme="minorHAnsi" w:cstheme="minorHAnsi"/>
          <w:i/>
        </w:rPr>
        <w:t>Hipposideros semoni</w:t>
      </w:r>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Rhinolophus robertsi</w:t>
      </w:r>
      <w:r w:rsidRPr="00D253EF">
        <w:rPr>
          <w:rFonts w:asciiTheme="minorHAnsi" w:eastAsia="Calibri" w:hAnsiTheme="minorHAnsi" w:cstheme="minorHAnsi"/>
        </w:rPr>
        <w:t>) only found in northern Queensland, and the Troughton's sheathtail bat (</w:t>
      </w:r>
      <w:r w:rsidRPr="00D253EF">
        <w:rPr>
          <w:rFonts w:asciiTheme="minorHAnsi" w:eastAsia="Calibri" w:hAnsiTheme="minorHAnsi" w:cstheme="minorHAnsi"/>
          <w:i/>
        </w:rPr>
        <w:t>Taphozous troughtoni</w:t>
      </w:r>
      <w:r w:rsidRPr="00D253EF">
        <w:rPr>
          <w:rFonts w:asciiTheme="minorHAnsi" w:eastAsia="Calibri" w:hAnsiTheme="minorHAnsi" w:cstheme="minorHAnsi"/>
        </w:rPr>
        <w:t xml:space="preserve">) only in the Mt Isa region (Queensland Government 2019). </w:t>
      </w:r>
    </w:p>
    <w:p w14:paraId="770E8D1A" w14:textId="454482D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Because insectivorous bats consume large and diverse diets that include Lepidoptera, Hemiptera, Diptera, Orthoptera, Coleoptera, and Homoptera (Foo et al. 2017; Burles et al. 2008), the top-down control of herbivorous insect populations has a direct positive impact on the crop production as well as saving farmers money through the reduced use of insecticides </w:t>
      </w:r>
      <w:r w:rsidRPr="00A64294">
        <w:rPr>
          <w:rFonts w:asciiTheme="minorHAnsi" w:eastAsia="Calibri" w:hAnsiTheme="minorHAnsi" w:cstheme="minorHAnsi"/>
          <w:highlight w:val="yellow"/>
        </w:rPr>
        <w:t>(Newsome &amp; Sheridan 2018; Williams-Guillen et al. 2008)</w:t>
      </w:r>
      <w:r w:rsidRPr="00D253EF">
        <w:rPr>
          <w:rFonts w:asciiTheme="minorHAnsi" w:eastAsia="Calibri" w:hAnsiTheme="minorHAnsi" w:cstheme="minorHAnsi"/>
        </w:rPr>
        <w:t>. Furthermore, the positive impact of bats extends beyond the local farm scale and across many ecosystems. Species such as the Gould’s wattled bat (</w:t>
      </w:r>
      <w:r w:rsidRPr="00D253EF">
        <w:rPr>
          <w:rFonts w:asciiTheme="minorHAnsi" w:eastAsia="Calibri" w:hAnsiTheme="minorHAnsi" w:cstheme="minorHAnsi"/>
          <w:i/>
        </w:rPr>
        <w:t>Chalinolobus gouldii</w:t>
      </w:r>
      <w:r w:rsidRPr="00D253EF">
        <w:rPr>
          <w:rFonts w:asciiTheme="minorHAnsi" w:eastAsia="Calibri" w:hAnsiTheme="minorHAnsi" w:cstheme="minorHAnsi"/>
        </w:rPr>
        <w:t>) and the white-striped free-tailed bat (</w:t>
      </w:r>
      <w:r w:rsidRPr="00D253EF">
        <w:rPr>
          <w:rFonts w:asciiTheme="minorHAnsi" w:eastAsia="Calibri" w:hAnsiTheme="minorHAnsi" w:cstheme="minorHAnsi"/>
          <w:i/>
        </w:rPr>
        <w:t>Tadarida australis</w:t>
      </w:r>
      <w:r w:rsidRPr="00D253EF">
        <w:rPr>
          <w:rFonts w:asciiTheme="minorHAnsi" w:eastAsia="Calibri" w:hAnsiTheme="minorHAnsi" w:cstheme="minorHAnsi"/>
        </w:rPr>
        <w:t xml:space="preserve">) can </w:t>
      </w:r>
      <w:r w:rsidRPr="00D253EF">
        <w:rPr>
          <w:rFonts w:asciiTheme="minorHAnsi" w:eastAsia="Calibri" w:hAnsiTheme="minorHAnsi" w:cstheme="minorHAnsi"/>
        </w:rPr>
        <w:lastRenderedPageBreak/>
        <w:t>fly up to several hundred meters above sea level and cover more than 20 km distance each night (Hull &amp; Cawthen 2013; Rhodes &amp; Catterall 2008; McCracken et al. 2008).</w:t>
      </w:r>
    </w:p>
    <w:p w14:paraId="66D3F625" w14:textId="6062E1E6"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Agricultural expansion has also directly threatened the habitats of many bat species (Farrow &amp; Broders 2011). Within the agricultural landscapes of Australia, trees are often cleared to make way for farming machinery and increased production which can have both direct and indirect effects on bat populations (Lentini et al. 2012; Maron &amp; Fitzsimons 2007; Mogoutnov &amp; Venning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r w:rsidRPr="00D253EF">
        <w:rPr>
          <w:rFonts w:asciiTheme="minorHAnsi" w:eastAsia="Calibri" w:hAnsiTheme="minorHAnsi" w:cstheme="minorHAnsi"/>
          <w:i/>
        </w:rPr>
        <w:t>Vespadelus darlingtoni</w:t>
      </w:r>
      <w:r w:rsidRPr="00D253EF">
        <w:rPr>
          <w:rFonts w:asciiTheme="minorHAnsi" w:eastAsia="Calibri" w:hAnsiTheme="minorHAnsi" w:cstheme="minorHAnsi"/>
        </w:rPr>
        <w:t xml:space="preserve"> and </w:t>
      </w:r>
      <w:r w:rsidRPr="00D253EF">
        <w:rPr>
          <w:rFonts w:asciiTheme="minorHAnsi" w:eastAsia="Calibri" w:hAnsiTheme="minorHAnsi" w:cstheme="minorHAnsi"/>
          <w:i/>
        </w:rPr>
        <w:t>Scotorepens balstoni</w:t>
      </w:r>
      <w:r w:rsidRPr="00D253EF">
        <w:rPr>
          <w:rFonts w:asciiTheme="minorHAnsi" w:eastAsia="Calibri" w:hAnsiTheme="minorHAnsi" w:cstheme="minorHAnsi"/>
        </w:rPr>
        <w:t xml:space="preserve"> are known to forage in habitats with higher tree density and show a lower occurrence in an agricultural landscape with low tree abundance (Hanspach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(Lacoeuilhe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28F9265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life roosting. Thus, understanding this behavior is significant for ecological conservation of this group (Campbell 2009). Caves, mines, tunnels, and other anthropogenic structures such as house attics, culverts and bridges provide alternative roosting habitats for more than 20 species of bat in Australia (Armstrong 2010). Species such as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w:t>
      </w:r>
      <w:r w:rsidRPr="00D253EF">
        <w:rPr>
          <w:rFonts w:asciiTheme="minorHAnsi" w:eastAsia="Calibri" w:hAnsiTheme="minorHAnsi" w:cstheme="minorHAnsi"/>
          <w:i/>
        </w:rPr>
        <w:t>Austronomus australis</w:t>
      </w:r>
      <w:r w:rsidRPr="00D253EF">
        <w:rPr>
          <w:rFonts w:asciiTheme="minorHAnsi" w:eastAsia="Calibri" w:hAnsiTheme="minorHAnsi" w:cstheme="minorHAnsi"/>
        </w:rPr>
        <w:t xml:space="preserve">,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and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are examples of cave-dwelling species </w:t>
      </w:r>
      <w:r w:rsidRPr="00D253EF">
        <w:rPr>
          <w:rFonts w:asciiTheme="minorHAnsi" w:eastAsia="Calibri" w:hAnsiTheme="minorHAnsi" w:cstheme="minorHAnsi"/>
        </w:rPr>
        <w:lastRenderedPageBreak/>
        <w:t xml:space="preserve">in Australia, with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and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widespread throughout the Pilbara region in WA, and often found roosting in disused mines (Cramer et al. 2016; Arteaga Claramunt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xml:space="preserve">, which requires temperatures above 23°C and high humidity in summer to conserve energy (Augusteyn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Lacki 2014). Small bats are highly sensitive to microclimate fluctuations in a roost site due to their small body size and high surface area to volume ratio (Campbell 2009). In winter,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(Hoeh et al. 2018). Roost entrance dimensions, internal volume and type of roost (e.g.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375AE85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human-made structures such as tunnels and houses as roosting sites have been recorded (e.g.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and </w:t>
      </w:r>
      <w:r w:rsidRPr="00D253EF">
        <w:rPr>
          <w:rFonts w:asciiTheme="minorHAnsi" w:eastAsia="Calibri" w:hAnsiTheme="minorHAnsi" w:cstheme="minorHAnsi"/>
          <w:i/>
        </w:rPr>
        <w:t>Chalinolobus gouldii</w:t>
      </w:r>
      <w:r w:rsidRPr="00D253EF">
        <w:rPr>
          <w:rFonts w:asciiTheme="minorHAnsi" w:eastAsia="Calibri" w:hAnsiTheme="minorHAnsi" w:cstheme="minorHAnsi"/>
        </w:rPr>
        <w:t xml:space="preserve">; Richards et al. 2012). </w:t>
      </w:r>
      <w:r w:rsidRPr="00D253EF">
        <w:rPr>
          <w:rFonts w:asciiTheme="minorHAnsi" w:eastAsia="Calibri" w:hAnsiTheme="minorHAnsi" w:cstheme="minorHAnsi"/>
        </w:rPr>
        <w:lastRenderedPageBreak/>
        <w:t>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(Meierhofer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(Treby &amp; Castley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565D828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6" w:name="_Hlk22864406"/>
      <w:r w:rsidRPr="00D253EF">
        <w:rPr>
          <w:rFonts w:asciiTheme="minorHAnsi" w:eastAsia="Calibri" w:hAnsiTheme="minorHAnsi" w:cstheme="minorHAnsi"/>
        </w:rPr>
        <w:t>The Yugar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dairy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(Moreton Bay regional Council 2021). The Yugar tunnel was the first concrete railway tunnel on the Samford to Dayboro railway line which began operation in 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McDowells Roads. Following the line’s closure, the northern entrance to the tunnel was used for garbage disposal and has now been completely blocked by garbage. The tunnel is </w:t>
      </w:r>
      <w:r w:rsidRPr="00D253EF">
        <w:rPr>
          <w:rFonts w:asciiTheme="minorHAnsi" w:eastAsia="Calibri" w:hAnsiTheme="minorHAnsi" w:cstheme="minorHAnsi"/>
        </w:rPr>
        <w:lastRenderedPageBreak/>
        <w:t xml:space="preserve">suffering a moderate level of degradation and is frequently visited by graffiti artists, bushwalkers and cyclists (Hall 2015). Previous studies have detected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and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roosting in the tunnel (Hall 2015).</w:t>
      </w:r>
    </w:p>
    <w:p w14:paraId="5B45BE86" w14:textId="1E091C9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reflects their specialised foraging habit (Campbell 2009). This species predominantly preys on lepidoptera and diptera, and sometimes captures small vertebrates (i.e. fish) using their large feet (Churchill 2008). Several studies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 xml:space="preserve">C, respectively (Cambell 2009). This same study also suggested that riparian vegetation, waterways, as well as roost sites are significant in influencing the population size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(Cambell 2009).</w:t>
      </w:r>
    </w:p>
    <w:p w14:paraId="46E890A5" w14:textId="3CCABB45" w:rsidR="00262E53" w:rsidRPr="004F4E51" w:rsidRDefault="00262E53" w:rsidP="00585859">
      <w:pPr>
        <w:shd w:val="clear" w:color="auto" w:fill="FFFFFF"/>
        <w:spacing w:after="240" w:line="360" w:lineRule="auto"/>
        <w:ind w:firstLine="567"/>
        <w:jc w:val="both"/>
        <w:rPr>
          <w:rFonts w:asciiTheme="minorHAnsi" w:eastAsia="Calibri" w:hAnsiTheme="minorHAnsi" w:cstheme="minorHAnsi"/>
          <w:szCs w:val="24"/>
        </w:rPr>
      </w:pP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has the smallest body size in the genus and is distributed along the east coast of Australia from Cape York to Wollongong (NSW Government 2019).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behavior are relatively rare, with most focusing on </w:t>
      </w:r>
      <w:r w:rsidRPr="004F4E51">
        <w:rPr>
          <w:rFonts w:asciiTheme="minorHAnsi" w:eastAsia="Calibri" w:hAnsiTheme="minorHAnsi" w:cstheme="minorHAnsi"/>
          <w:i/>
          <w:szCs w:val="24"/>
        </w:rPr>
        <w:t>Miniopterus schreibersii</w:t>
      </w:r>
      <w:r w:rsidRPr="004F4E51">
        <w:rPr>
          <w:rFonts w:asciiTheme="minorHAnsi" w:eastAsia="Calibri" w:hAnsiTheme="minorHAnsi" w:cstheme="minorHAnsi"/>
          <w:szCs w:val="24"/>
        </w:rPr>
        <w:t xml:space="preserve">. Although there are biological and geographical distribution differences between these two species, the thermoregulatory and reproductive characteristics of </w:t>
      </w:r>
      <w:r w:rsidRPr="004F4E51">
        <w:rPr>
          <w:rFonts w:asciiTheme="minorHAnsi" w:eastAsia="Calibri" w:hAnsiTheme="minorHAnsi" w:cstheme="minorHAnsi"/>
          <w:i/>
          <w:szCs w:val="24"/>
        </w:rPr>
        <w:t>M. schreibersii</w:t>
      </w:r>
      <w:r w:rsidRPr="004F4E51">
        <w:rPr>
          <w:rFonts w:asciiTheme="minorHAnsi" w:eastAsia="Calibri" w:hAnsiTheme="minorHAnsi" w:cstheme="minorHAnsi"/>
          <w:szCs w:val="24"/>
        </w:rPr>
        <w:t xml:space="preserve"> may help to inform studies of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(Dwyer 1968). A study on the thermal preferences of </w:t>
      </w:r>
      <w:r w:rsidRPr="004F4E51">
        <w:rPr>
          <w:rFonts w:asciiTheme="minorHAnsi" w:eastAsia="Calibri" w:hAnsiTheme="minorHAnsi" w:cstheme="minorHAnsi"/>
          <w:i/>
          <w:szCs w:val="24"/>
        </w:rPr>
        <w:t>M. schreibersii</w:t>
      </w:r>
      <w:r w:rsidRPr="004F4E51">
        <w:rPr>
          <w:rFonts w:asciiTheme="minorHAnsi" w:eastAsia="Calibri" w:hAnsiTheme="minorHAnsi" w:cstheme="minorHAnsi"/>
          <w:szCs w:val="24"/>
        </w:rPr>
        <w:t xml:space="preserve"> found that temperature was a major determinant of roost selection (Brown &amp; Bernard 1994). This species tends to avoid high temperatures, staying below 30°C throughout the year, and can roost in areas with temperatures as low as 1°C during winter (Brown &amp; Bernard 1994). </w:t>
      </w:r>
      <w:r w:rsidRPr="004F4E51">
        <w:rPr>
          <w:rFonts w:asciiTheme="minorHAnsi" w:eastAsia="Calibri" w:hAnsiTheme="minorHAnsi" w:cstheme="minorHAnsi"/>
          <w:i/>
          <w:szCs w:val="24"/>
        </w:rPr>
        <w:t>Miniopterus schreibersii</w:t>
      </w:r>
      <w:r w:rsidRPr="004F4E51">
        <w:rPr>
          <w:rFonts w:asciiTheme="minorHAnsi" w:eastAsia="Calibri" w:hAnsiTheme="minorHAnsi" w:cstheme="minorHAnsi"/>
          <w:szCs w:val="24"/>
        </w:rPr>
        <w:t xml:space="preserve"> typically does not undergo long-distance migration. Instead, they </w:t>
      </w:r>
      <w:r w:rsidRPr="004F4E51">
        <w:rPr>
          <w:rFonts w:asciiTheme="minorHAnsi" w:eastAsia="Calibri" w:hAnsiTheme="minorHAnsi" w:cstheme="minorHAnsi"/>
          <w:szCs w:val="24"/>
        </w:rPr>
        <w:lastRenderedPageBreak/>
        <w:t>exhibited intercave movements within a relatively short distance of about 10 km (Brown &amp; Bernard 1994).</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maneuverable flight (Treby &amp; Castley 2016).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in south-east Queensland may enter torpor when exposed to low temperatures (below 16°C), otherwise it is active for most of the year (Stawski et al. 2014; Geiser &amp; Stawski 2011). The roosting microclimate of maternity sites has humidity over 90% as well as a constant temperature of around 20 -22°C within cave-like structures (Young 2001). </w:t>
      </w:r>
      <w:bookmarkStart w:id="27" w:name="_Hlk22864570"/>
      <w:bookmarkEnd w:id="26"/>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8" w:name="_Toc71543599"/>
      <w:bookmarkStart w:id="29" w:name="_Toc71670478"/>
      <w:bookmarkEnd w:id="27"/>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8"/>
      <w:bookmarkEnd w:id="29"/>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the insect-eating bat species inhabiting in the Yugar tunnel. While the number and 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0" w:name="_Toc71543600"/>
      <w:bookmarkStart w:id="31" w:name="_Toc71670479"/>
      <w:r w:rsidRPr="00D253EF">
        <w:rPr>
          <w:rFonts w:asciiTheme="minorHAnsi" w:eastAsiaTheme="majorEastAsia" w:hAnsiTheme="minorHAnsi" w:cstheme="minorHAnsi"/>
          <w:sz w:val="36"/>
          <w:szCs w:val="36"/>
        </w:rPr>
        <w:lastRenderedPageBreak/>
        <w:t>1.4</w:t>
      </w:r>
      <w:r w:rsidRPr="00D253EF">
        <w:rPr>
          <w:rFonts w:asciiTheme="minorHAnsi" w:eastAsiaTheme="majorEastAsia" w:hAnsiTheme="minorHAnsi" w:cstheme="minorHAnsi"/>
          <w:sz w:val="36"/>
          <w:szCs w:val="36"/>
        </w:rPr>
        <w:tab/>
        <w:t>Purposes</w:t>
      </w:r>
      <w:bookmarkEnd w:id="30"/>
      <w:bookmarkEnd w:id="31"/>
    </w:p>
    <w:p w14:paraId="5A74E74A" w14:textId="5FA38DDC"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The purpose of this study is to understand the roosting ecology and the ultilisation of the surrounding landscapes of insect-eating bats in the Yugar tunnel. This</w:t>
      </w:r>
      <w:r w:rsidRPr="00D253EF">
        <w:rPr>
          <w:rFonts w:asciiTheme="minorHAnsi" w:eastAsia="Calibri" w:hAnsiTheme="minorHAnsi" w:cstheme="minorHAnsi"/>
          <w:bCs/>
        </w:rPr>
        <w:t xml:space="preserve"> study addresses three questions to understand the bats inhabiting in the Yugar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2" w:name="_Toc71543601"/>
      <w:bookmarkStart w:id="33" w:name="_Toc71670480"/>
      <w:r w:rsidRPr="001F6758">
        <w:rPr>
          <w:rFonts w:asciiTheme="minorHAnsi" w:hAnsiTheme="minorHAnsi" w:cstheme="minorHAnsi"/>
          <w:sz w:val="36"/>
          <w:szCs w:val="36"/>
        </w:rPr>
        <w:t>1.5</w:t>
      </w:r>
      <w:r w:rsidRPr="001F6758">
        <w:rPr>
          <w:rFonts w:asciiTheme="minorHAnsi" w:hAnsiTheme="minorHAnsi" w:cstheme="minorHAnsi"/>
          <w:sz w:val="36"/>
          <w:szCs w:val="36"/>
        </w:rPr>
        <w:tab/>
        <w:t>Significance and scope</w:t>
      </w:r>
      <w:bookmarkEnd w:id="32"/>
      <w:bookmarkEnd w:id="33"/>
    </w:p>
    <w:p w14:paraId="3D280288" w14:textId="6F70C77D"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change, altering biodiversity structure, and habitat fragmentation have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 xml:space="preserve">Understanding bat species presence, population size, microhabitat preferences and habitat use are significant for the conservation planning of bats in the local area. The collected information will </w:t>
      </w:r>
      <w:r w:rsidRPr="00D253EF">
        <w:rPr>
          <w:rFonts w:asciiTheme="minorHAnsi" w:eastAsia="Calibri" w:hAnsiTheme="minorHAnsi" w:cstheme="minorHAnsi"/>
          <w:szCs w:val="24"/>
        </w:rPr>
        <w:lastRenderedPageBreak/>
        <w:t>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Yugar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4" w:name="_Toc71543602"/>
      <w:bookmarkStart w:id="35" w:name="_Toc7167048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4"/>
      <w:bookmarkEnd w:id="35"/>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Yugar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 xml:space="preserve">to determine the location and size of each roost in the tunnel and determine the roosting microclimate (temperature and relative </w:t>
      </w:r>
      <w:r w:rsidRPr="00D253EF">
        <w:rPr>
          <w:rFonts w:asciiTheme="minorHAnsi" w:hAnsiTheme="minorHAnsi" w:cstheme="minorHAnsi"/>
          <w:color w:val="000000"/>
          <w:szCs w:val="24"/>
          <w:shd w:val="clear" w:color="auto" w:fill="FFFFFF"/>
        </w:rPr>
        <w:lastRenderedPageBreak/>
        <w:t>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Understanding the ultilisation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Yugar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77777777"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t>This chapter summarises the findings of previous chapters in relation to the three objectives of the thesis. It also provides a general discussion on the significance of the thesis’ results for those charged with maintaining the Yugar Tunnel and conserving the bats species it contains. The thesis concludes by offering several insights for future research regarding to the bats inhabiting the Yugar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6" w:name="_Toc71543603"/>
      <w:bookmarkStart w:id="37" w:name="_Toc7167048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6"/>
      <w:bookmarkEnd w:id="37"/>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8" w:name="_Hlk71390321"/>
    </w:p>
    <w:bookmarkEnd w:id="38"/>
    <w:p w14:paraId="39E19951" w14:textId="695AE8DB" w:rsidR="00602BD1" w:rsidRDefault="00602BD1" w:rsidP="00602BD1">
      <w:pPr>
        <w:rPr>
          <w:rFonts w:asciiTheme="minorHAnsi" w:eastAsia="Arial" w:hAnsiTheme="minorHAnsi" w:cstheme="minorHAnsi"/>
        </w:rPr>
      </w:pPr>
      <w:r w:rsidRPr="00D253EF">
        <w:rPr>
          <w:rFonts w:asciiTheme="minorHAnsi" w:eastAsia="Arial" w:hAnsiTheme="minorHAnsi" w:cstheme="minorHAnsi"/>
        </w:rPr>
        <w:t xml:space="preserve">Agnarsson, I., Zambrana-Torrelio, C., Flores-Saldana, N., &amp; May-Collado, L. (2011). A </w:t>
      </w:r>
      <w:r>
        <w:rPr>
          <w:rFonts w:asciiTheme="minorHAnsi" w:eastAsia="Arial" w:hAnsiTheme="minorHAnsi" w:cstheme="minorHAnsi"/>
        </w:rPr>
        <w:tab/>
      </w:r>
      <w:r w:rsidRPr="00D253EF">
        <w:rPr>
          <w:rFonts w:asciiTheme="minorHAnsi" w:eastAsia="Arial" w:hAnsiTheme="minorHAnsi" w:cstheme="minorHAnsi"/>
        </w:rPr>
        <w:t xml:space="preserve">time-calibrated species-level phylogeny of bats (Chiroptera, Mammalia). </w:t>
      </w:r>
      <w:r>
        <w:rPr>
          <w:rFonts w:asciiTheme="minorHAnsi" w:eastAsia="Arial" w:hAnsiTheme="minorHAnsi" w:cstheme="minorHAnsi"/>
        </w:rPr>
        <w:tab/>
      </w:r>
      <w:r w:rsidRPr="00D253EF">
        <w:rPr>
          <w:rFonts w:asciiTheme="minorHAnsi" w:eastAsia="Arial" w:hAnsiTheme="minorHAnsi" w:cstheme="minorHAnsi"/>
          <w:i/>
        </w:rPr>
        <w:t xml:space="preserve">PLoS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 xml:space="preserve">com.ezp01.library.qut.edu.au/docview/887908087? OpenUrlRefId=info:xri </w:t>
        </w:r>
        <w:r w:rsidRPr="001843D3">
          <w:rPr>
            <w:rStyle w:val="Hyperlink"/>
            <w:rFonts w:asciiTheme="minorHAnsi" w:eastAsia="Arial" w:hAnsiTheme="minorHAnsi" w:cstheme="minorHAnsi"/>
          </w:rPr>
          <w:tab/>
          <w:t>/sid:primo&amp;accounted=13380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current status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Eby, </w:t>
      </w:r>
      <w:r w:rsidRPr="00602BD1">
        <w:rPr>
          <w:rFonts w:asciiTheme="minorHAnsi" w:eastAsia="Arial" w:hAnsiTheme="minorHAnsi" w:cstheme="minorHAnsi"/>
        </w:rPr>
        <w:tab/>
        <w:t xml:space="preserve">D. Lunney,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Claramunt,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 xml:space="preserve">P. (2018). Determination of the diet of the ghost bat (Macroderma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Augusteyn, J., Hughes, J., Armstrong, G., Real, K., &amp; Pacioni,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Kalko,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Bonaldo, A., Costa, J., Esposito, M., </w:t>
      </w:r>
      <w:r>
        <w:rPr>
          <w:rFonts w:asciiTheme="minorHAnsi" w:eastAsia="Arial" w:hAnsiTheme="minorHAnsi" w:cstheme="minorHAnsi"/>
        </w:rPr>
        <w:tab/>
      </w:r>
      <w:r w:rsidRPr="00D253EF">
        <w:rPr>
          <w:rFonts w:asciiTheme="minorHAnsi" w:eastAsia="Arial" w:hAnsiTheme="minorHAnsi" w:cstheme="minorHAnsi"/>
        </w:rPr>
        <w:t>Ferreira, L., Hawes, J., Hernández, M., Hoogmoed, M., Leite,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r w:rsidRPr="00D253EF">
        <w:rPr>
          <w:rFonts w:asciiTheme="minorHAnsi" w:eastAsia="Arial" w:hAnsiTheme="minorHAnsi" w:cstheme="minorHAnsi"/>
        </w:rPr>
        <w:t xml:space="preserve">Gutjahr, A., Overal,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Boonman, A., Bar-On, Y., Cvikel, N., Yovel,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 </w:t>
      </w:r>
      <w:r>
        <w:rPr>
          <w:rFonts w:asciiTheme="minorHAnsi" w:eastAsia="Arial" w:hAnsiTheme="minorHAnsi" w:cstheme="minorHAnsi"/>
        </w:rPr>
        <w:tab/>
      </w:r>
      <w:r w:rsidRPr="00D253EF">
        <w:rPr>
          <w:rFonts w:asciiTheme="minorHAnsi" w:eastAsia="Arial" w:hAnsiTheme="minorHAnsi" w:cstheme="minorHAnsi"/>
        </w:rPr>
        <w:t xml:space="preserve">Miniopterus schreiberisii) and Cape horseshoe (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Reimchen,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lucifugus and Myotis keenii,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r w:rsidRPr="00D253EF">
        <w:rPr>
          <w:rFonts w:asciiTheme="minorHAnsi" w:eastAsia="Arial" w:hAnsiTheme="minorHAnsi" w:cstheme="minorHAnsi"/>
          <w:i/>
        </w:rPr>
        <w:t>Of Zoology-Revue Canadienne De Zoologie,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Cagnolo, L., Valladares, G., Salvo, A., Cabido,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macropus).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abundance and roost slection of the orange </w:t>
      </w:r>
      <w:r>
        <w:rPr>
          <w:rFonts w:asciiTheme="minorHAnsi" w:eastAsia="Arial" w:hAnsiTheme="minorHAnsi" w:cstheme="minorHAnsi"/>
        </w:rPr>
        <w:tab/>
      </w:r>
      <w:r w:rsidRPr="00D253EF">
        <w:rPr>
          <w:rFonts w:asciiTheme="minorHAnsi" w:eastAsia="Arial" w:hAnsiTheme="minorHAnsi" w:cstheme="minorHAnsi"/>
        </w:rPr>
        <w:t xml:space="preserve">horseshoe-bat, Rhinonycteris aurantius,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Crows Nest, N.S.W :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lucifugus) in the prairies of north america. </w:t>
      </w:r>
      <w:r w:rsidRPr="00D253EF">
        <w:rPr>
          <w:rFonts w:asciiTheme="minorHAnsi" w:eastAsia="Arial" w:hAnsiTheme="minorHAnsi" w:cstheme="minorHAnsi"/>
          <w:i/>
          <w:iCs/>
        </w:rPr>
        <w:t xml:space="preserve">PloS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Oecologica,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Mckenzie,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 xml:space="preserve">Pilbara leaf-nosed bat (Rhinonicteris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Czenze,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r w:rsidRPr="00D253EF">
        <w:rPr>
          <w:rFonts w:asciiTheme="minorHAnsi" w:eastAsia="Arial" w:hAnsiTheme="minorHAnsi" w:cstheme="minorHAnsi"/>
          <w:i/>
          <w:iCs/>
        </w:rPr>
        <w:t>Oecologia,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Denzinger,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behaviors of microchiropteran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ricketti) and the </w:t>
      </w:r>
      <w:r>
        <w:rPr>
          <w:rFonts w:asciiTheme="minorHAnsi" w:eastAsia="Arial" w:hAnsiTheme="minorHAnsi" w:cstheme="minorHAnsi"/>
        </w:rPr>
        <w:tab/>
      </w:r>
      <w:r w:rsidRPr="00D253EF">
        <w:rPr>
          <w:rFonts w:asciiTheme="minorHAnsi" w:eastAsia="Arial" w:hAnsiTheme="minorHAnsi" w:cstheme="minorHAnsi"/>
        </w:rPr>
        <w:t xml:space="preserve">greater short-nosed fruit bats (Cynopterus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Miniopterus schrebersii (Chiroptera)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origin and adaptation of the Miniopterus australis </w:t>
      </w:r>
      <w:r>
        <w:rPr>
          <w:rFonts w:asciiTheme="minorHAnsi" w:eastAsia="Arial" w:hAnsiTheme="minorHAnsi" w:cstheme="minorHAnsi"/>
        </w:rPr>
        <w:tab/>
      </w:r>
      <w:r w:rsidRPr="00D253EF">
        <w:rPr>
          <w:rFonts w:asciiTheme="minorHAnsi" w:eastAsia="Arial" w:hAnsiTheme="minorHAnsi" w:cstheme="minorHAnsi"/>
        </w:rPr>
        <w:t xml:space="preserve">(Chiroptera)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r w:rsidRPr="00D253EF">
        <w:rPr>
          <w:rFonts w:asciiTheme="minorHAnsi" w:eastAsia="Arial" w:hAnsiTheme="minorHAnsi" w:cstheme="minorHAnsi"/>
        </w:rPr>
        <w:t xml:space="preserve">moluccarum (Chiroptera).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22D096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Edirisinghe, G., Surasinghe, T., Gabadage, D., Botejue, M., Perera, K., Madawala, M., </w:t>
      </w:r>
      <w:r>
        <w:rPr>
          <w:rFonts w:asciiTheme="minorHAnsi" w:eastAsia="Arial" w:hAnsiTheme="minorHAnsi" w:cstheme="minorHAnsi"/>
        </w:rPr>
        <w:tab/>
      </w:r>
      <w:r w:rsidRPr="00D253EF">
        <w:rPr>
          <w:rFonts w:asciiTheme="minorHAnsi" w:eastAsia="Arial" w:hAnsiTheme="minorHAnsi" w:cstheme="minorHAnsi"/>
        </w:rPr>
        <w:t xml:space="preserve">Weerakoon, D., &amp; Karunarathna,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Maduru-Oya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r w:rsidRPr="00D253EF">
        <w:rPr>
          <w:rFonts w:asciiTheme="minorHAnsi" w:eastAsia="Arial" w:hAnsiTheme="minorHAnsi" w:cstheme="minorHAnsi"/>
          <w:i/>
          <w:iCs/>
        </w:rPr>
        <w:t>ZooKeys,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Fabianek,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r w:rsidRPr="00D253EF">
        <w:rPr>
          <w:rFonts w:asciiTheme="minorHAnsi" w:eastAsia="Arial" w:hAnsiTheme="minorHAnsi" w:cstheme="minorHAnsi"/>
          <w:i/>
          <w:iCs/>
        </w:rPr>
        <w:t>PloS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Fabianek,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Broders,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 xml:space="preserve">forest-dwelling tri-colored bat ( Perimyotis subflavus).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r w:rsidRPr="00D253EF">
        <w:rPr>
          <w:rFonts w:asciiTheme="minorHAnsi" w:eastAsia="Arial" w:hAnsiTheme="minorHAnsi" w:cstheme="minorHAnsi"/>
          <w:i/>
          <w:iCs/>
        </w:rPr>
        <w:t>Zeitschrift Für Säugetierkunde,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Zerger,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Korstian, J., Schildt,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r w:rsidRPr="00D253EF">
        <w:rPr>
          <w:rFonts w:asciiTheme="minorHAnsi" w:eastAsia="Arial" w:hAnsiTheme="minorHAnsi" w:cstheme="minorHAnsi"/>
          <w:i/>
          <w:iCs/>
        </w:rPr>
        <w:t xml:space="preserve">PeerJ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Galetti, M., Pizo, M., &amp; Morellato,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Biota Neotropica,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Stawski,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5FA0AB8F" w14:textId="5C429CAA"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A report on the Yugar tunnel for the Moreton Bay Regional Council</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Brisbane, QLD, Moreton Bay Regional Council.</w:t>
      </w:r>
    </w:p>
    <w:p w14:paraId="31E26E95" w14:textId="06E321BC"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Hall, L.</w:t>
      </w:r>
      <w:r w:rsidR="000473A9">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Hanspach, J., Fischer, J., Ikin,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r w:rsidRPr="00D253EF">
        <w:rPr>
          <w:rFonts w:asciiTheme="minorHAnsi" w:eastAsia="Arial" w:hAnsiTheme="minorHAnsi" w:cstheme="minorHAnsi"/>
        </w:rPr>
        <w:t xml:space="preserve">southeastern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3"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Hoeh,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r w:rsidRPr="00D253EF">
        <w:rPr>
          <w:rFonts w:asciiTheme="minorHAnsi" w:eastAsia="Arial" w:hAnsiTheme="minorHAnsi" w:cstheme="minorHAnsi"/>
          <w:i/>
          <w:iCs/>
        </w:rPr>
        <w:t>Plos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4"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5"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Cawthen,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6"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Lacki,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7"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Jonasson,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08"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09" w:history="1">
        <w:r w:rsidRPr="000815D3">
          <w:rPr>
            <w:rStyle w:val="Hyperlink"/>
            <w:rFonts w:asciiTheme="minorHAnsi" w:eastAsia="Arial" w:hAnsiTheme="minorHAnsi" w:cstheme="minorHAnsi"/>
          </w:rPr>
          <w:t>https://doi.org/10.1007/978-3-319-25220-92</w:t>
        </w:r>
      </w:hyperlink>
    </w:p>
    <w:p w14:paraId="6C1F34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Krauel, J., &amp; LeBuhn,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r w:rsidRPr="00D253EF">
        <w:rPr>
          <w:rFonts w:asciiTheme="minorHAnsi" w:eastAsia="Arial" w:hAnsiTheme="minorHAnsi" w:cstheme="minorHAnsi"/>
          <w:i/>
          <w:iCs/>
        </w:rPr>
        <w:t>PloS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0"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042B86C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Braun de Torrez, E., Bauer, D., Lobova,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1"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Wadanoli,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 xml:space="preserve">bat (Tadarida brasiliensis)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r w:rsidRPr="00D253EF">
        <w:rPr>
          <w:rFonts w:asciiTheme="minorHAnsi" w:eastAsia="Arial" w:hAnsiTheme="minorHAnsi" w:cstheme="minorHAnsi"/>
          <w:i/>
        </w:rPr>
        <w:t>Oecologia,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2"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Lacoeuilhe, A., Machon, N., Julien, J., &amp; Kerbiriou,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3"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myotis macropus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4"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macropus (Vespertilionidae)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5"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Lentini, P., Gibbons, P., Fischer, J., Law, B., Hanspach,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r w:rsidRPr="00D253EF">
        <w:rPr>
          <w:rFonts w:asciiTheme="minorHAnsi" w:eastAsia="Arial" w:hAnsiTheme="minorHAnsi" w:cstheme="minorHAnsi"/>
          <w:i/>
          <w:iCs/>
        </w:rPr>
        <w:t>PloS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6"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Karasov,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 xml:space="preserve">bat, the Formosan leaf-nosed bat (Hipposideros terasensis).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17"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18"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Lovvorn,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Marinello,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19"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0"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1" w:history="1">
        <w:r w:rsidRPr="001843D3">
          <w:rPr>
            <w:rStyle w:val="Hyperlink"/>
            <w:rFonts w:asciiTheme="minorHAnsi" w:eastAsia="Arial" w:hAnsiTheme="minorHAnsi" w:cstheme="minorHAnsi"/>
          </w:rPr>
          <w:t>https://doi.org/10.1894/MD-01.1</w:t>
        </w:r>
      </w:hyperlink>
    </w:p>
    <w:p w14:paraId="23DC494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McCracken, G., Gillam, E., Westbrook, J., Lee, Y., Jensen, M., &amp; Balsley, B. (2008). </w:t>
      </w:r>
      <w:r>
        <w:rPr>
          <w:rFonts w:asciiTheme="minorHAnsi" w:eastAsia="Arial" w:hAnsiTheme="minorHAnsi" w:cstheme="minorHAnsi"/>
        </w:rPr>
        <w:tab/>
      </w:r>
      <w:r>
        <w:rPr>
          <w:rFonts w:asciiTheme="minorHAnsi" w:eastAsia="Arial" w:hAnsiTheme="minorHAnsi" w:cstheme="minorHAnsi"/>
        </w:rPr>
        <w:tab/>
      </w:r>
      <w:r w:rsidRPr="00D253EF">
        <w:rPr>
          <w:rFonts w:asciiTheme="minorHAnsi" w:eastAsia="Arial" w:hAnsiTheme="minorHAnsi" w:cstheme="minorHAnsi"/>
        </w:rPr>
        <w:t xml:space="preserve">Brazilian free-tailed bats (Tadarida brasiliensis : Molossidae, Chiroptera) at </w:t>
      </w:r>
      <w:r>
        <w:rPr>
          <w:rFonts w:asciiTheme="minorHAnsi" w:eastAsia="Arial" w:hAnsiTheme="minorHAnsi" w:cstheme="minorHAnsi"/>
        </w:rPr>
        <w:tab/>
      </w:r>
      <w:r w:rsidRPr="00D253EF">
        <w:rPr>
          <w:rFonts w:asciiTheme="minorHAnsi" w:eastAsia="Arial" w:hAnsiTheme="minorHAnsi" w:cstheme="minorHAnsi"/>
        </w:rPr>
        <w:t xml:space="preserve">high altitude: links to migratory insect populations. </w:t>
      </w:r>
      <w:r w:rsidRPr="00D253EF">
        <w:rPr>
          <w:rFonts w:asciiTheme="minorHAnsi" w:eastAsia="Arial" w:hAnsiTheme="minorHAnsi" w:cstheme="minorHAnsi"/>
          <w:i/>
        </w:rPr>
        <w:t xml:space="preserve">Integrative and </w:t>
      </w:r>
      <w:r>
        <w:rPr>
          <w:rFonts w:asciiTheme="minorHAnsi" w:eastAsia="Arial" w:hAnsiTheme="minorHAnsi" w:cstheme="minorHAnsi"/>
          <w:i/>
        </w:rPr>
        <w:tab/>
      </w:r>
      <w:r w:rsidRPr="00D253EF">
        <w:rPr>
          <w:rFonts w:asciiTheme="minorHAnsi" w:eastAsia="Arial" w:hAnsiTheme="minorHAnsi" w:cstheme="minorHAnsi"/>
          <w:i/>
        </w:rPr>
        <w:t>Comparative Biology, 48</w:t>
      </w:r>
      <w:r w:rsidRPr="00D253EF">
        <w:rPr>
          <w:rFonts w:asciiTheme="minorHAnsi" w:eastAsia="Arial" w:hAnsiTheme="minorHAnsi" w:cstheme="minorHAnsi"/>
        </w:rPr>
        <w:t>(1), 107–118.</w:t>
      </w:r>
      <w:r>
        <w:rPr>
          <w:rFonts w:asciiTheme="minorHAnsi" w:eastAsia="Arial" w:hAnsiTheme="minorHAnsi" w:cstheme="minorHAnsi"/>
        </w:rPr>
        <w:t xml:space="preserve"> </w:t>
      </w:r>
      <w:hyperlink r:id="rId122" w:history="1">
        <w:r w:rsidRPr="001843D3">
          <w:rPr>
            <w:rStyle w:val="Hyperlink"/>
            <w:rFonts w:asciiTheme="minorHAnsi" w:eastAsia="Arial" w:hAnsiTheme="minorHAnsi" w:cstheme="minorHAnsi"/>
          </w:rPr>
          <w:t>https://doi.org/10.1093/icb/icn033</w:t>
        </w:r>
      </w:hyperlink>
    </w:p>
    <w:p w14:paraId="54F37EA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Meierhofer,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Szewczak,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 xml:space="preserve">Day Roosts by Mexican Free-tailed Bats (Tadarida brasiliensis) in Texas. </w:t>
      </w:r>
      <w:r>
        <w:rPr>
          <w:rFonts w:asciiTheme="minorHAnsi" w:eastAsia="Arial" w:hAnsiTheme="minorHAnsi" w:cstheme="minorHAnsi"/>
        </w:rPr>
        <w:tab/>
      </w:r>
      <w:r w:rsidRPr="00D253EF">
        <w:rPr>
          <w:rFonts w:asciiTheme="minorHAnsi" w:eastAsia="Arial" w:hAnsiTheme="minorHAnsi" w:cstheme="minorHAnsi"/>
          <w:i/>
        </w:rPr>
        <w:t>Northeastern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3"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Meyer, C., Fründ, J., Lizano, W., &amp; Kalko,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4"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Struebig,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5" w:history="1">
        <w:r w:rsidRPr="007B49F4">
          <w:rPr>
            <w:rStyle w:val="Hyperlink"/>
            <w:rFonts w:asciiTheme="minorHAnsi" w:eastAsia="Arial" w:hAnsiTheme="minorHAnsi" w:cstheme="minorHAnsi"/>
          </w:rPr>
          <w:t>https://doi.org/10.1007/978-3-319-25220-9_4</w:t>
        </w:r>
      </w:hyperlink>
    </w:p>
    <w:p w14:paraId="349223B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Mogoutnov, A., &amp; Venning, J. (2014). Remnant tree decline in agricultural regions of </w:t>
      </w:r>
      <w:r>
        <w:rPr>
          <w:rFonts w:asciiTheme="minorHAnsi" w:eastAsia="Arial" w:hAnsiTheme="minorHAnsi" w:cstheme="minorHAnsi"/>
        </w:rPr>
        <w:tab/>
      </w:r>
      <w:r w:rsidRPr="00D253EF">
        <w:rPr>
          <w:rFonts w:asciiTheme="minorHAnsi" w:eastAsia="Arial" w:hAnsiTheme="minorHAnsi" w:cstheme="minorHAnsi"/>
        </w:rPr>
        <w:t xml:space="preserve">South Australia. </w:t>
      </w:r>
      <w:r w:rsidRPr="00D253EF">
        <w:rPr>
          <w:rFonts w:asciiTheme="minorHAnsi" w:eastAsia="Arial" w:hAnsiTheme="minorHAnsi" w:cstheme="minorHAnsi"/>
          <w:i/>
        </w:rPr>
        <w:t>Pacific Conservation Biology, 20</w:t>
      </w:r>
      <w:r w:rsidRPr="00D253EF">
        <w:rPr>
          <w:rFonts w:asciiTheme="minorHAnsi" w:eastAsia="Arial" w:hAnsiTheme="minorHAnsi" w:cstheme="minorHAnsi"/>
        </w:rPr>
        <w:t xml:space="preserve">(4), 366–375. </w:t>
      </w:r>
      <w:r>
        <w:rPr>
          <w:rFonts w:asciiTheme="minorHAnsi" w:eastAsia="Arial" w:hAnsiTheme="minorHAnsi" w:cstheme="minorHAnsi"/>
        </w:rPr>
        <w:tab/>
      </w:r>
      <w:hyperlink r:id="rId126" w:history="1">
        <w:r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27"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28"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Kalcounis‐Rueppell,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29"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Surlykke,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0"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Murphy, M. (2014). Roost caves of the Eastern Horseshoe Bat “Rhinolophus </w:t>
      </w:r>
      <w:r>
        <w:rPr>
          <w:rFonts w:asciiTheme="minorHAnsi" w:eastAsia="Arial" w:hAnsiTheme="minorHAnsi" w:cstheme="minorHAnsi"/>
        </w:rPr>
        <w:tab/>
      </w:r>
      <w:r w:rsidRPr="00D253EF">
        <w:rPr>
          <w:rFonts w:asciiTheme="minorHAnsi" w:eastAsia="Arial" w:hAnsiTheme="minorHAnsi" w:cstheme="minorHAnsi"/>
        </w:rPr>
        <w:t xml:space="preserve">megaphyllus” Gray, 1834 (’Chiroptera: Rhinolophidae’) in the PiIIiga forest in </w:t>
      </w:r>
      <w:r>
        <w:rPr>
          <w:rFonts w:asciiTheme="minorHAnsi" w:eastAsia="Arial" w:hAnsiTheme="minorHAnsi" w:cstheme="minorHAnsi"/>
        </w:rPr>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1"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Orii's flying-fox, Pteropus </w:t>
      </w:r>
      <w:r>
        <w:rPr>
          <w:rFonts w:asciiTheme="minorHAnsi" w:eastAsia="Arial" w:hAnsiTheme="minorHAnsi" w:cstheme="minorHAnsi"/>
        </w:rPr>
        <w:tab/>
      </w:r>
      <w:r w:rsidRPr="00D253EF">
        <w:rPr>
          <w:rFonts w:asciiTheme="minorHAnsi" w:eastAsia="Arial" w:hAnsiTheme="minorHAnsi" w:cstheme="minorHAnsi"/>
        </w:rPr>
        <w:t xml:space="preserve">dasymallus inopinatus,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 xml:space="preserve">Okinawa-jima Island, the Ryukyu Archipelago, Japan. </w:t>
      </w:r>
      <w:r w:rsidRPr="00D253EF">
        <w:rPr>
          <w:rFonts w:asciiTheme="minorHAnsi" w:eastAsia="Arial" w:hAnsiTheme="minorHAnsi" w:cstheme="minorHAnsi"/>
          <w:i/>
        </w:rPr>
        <w:t xml:space="preserve">Acta Chiropterologica,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2"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3"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4"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NSW Government. (2019). Little Bentwing-bat – profile. Retrieved from </w:t>
      </w:r>
      <w:r w:rsidRPr="00D253EF">
        <w:rPr>
          <w:rFonts w:asciiTheme="minorHAnsi" w:eastAsia="Arial" w:hAnsiTheme="minorHAnsi" w:cstheme="minorHAnsi"/>
        </w:rPr>
        <w:tab/>
      </w:r>
      <w:hyperlink r:id="rId135"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Mccleery,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Eumops floridanus (Chiroptera: </w:t>
      </w:r>
      <w:r>
        <w:rPr>
          <w:rFonts w:asciiTheme="minorHAnsi" w:eastAsia="Arial" w:hAnsiTheme="minorHAnsi" w:cstheme="minorHAnsi"/>
        </w:rPr>
        <w:tab/>
      </w:r>
      <w:r w:rsidRPr="00D253EF">
        <w:rPr>
          <w:rFonts w:asciiTheme="minorHAnsi" w:eastAsia="Arial" w:hAnsiTheme="minorHAnsi" w:cstheme="minorHAnsi"/>
        </w:rPr>
        <w:t xml:space="preserve">Molossidae).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6"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37"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hipposiderid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38"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39"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Pennay, M., Law, B., &amp; Lunney,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0"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1"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Pottie, S., Lane, D., Kingston, T., Lee, B. (2005). The microchiropteran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Acta Chiropterologica,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2"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3" w:history="1">
        <w:r w:rsidRPr="001843D3">
          <w:rPr>
            <w:rStyle w:val="Hyperlink"/>
            <w:rFonts w:asciiTheme="minorHAnsi" w:eastAsia="Arial" w:hAnsiTheme="minorHAnsi" w:cstheme="minorHAnsi"/>
          </w:rPr>
          <w:t>https://environment.des.qld.gov.au/wildlife/animals-az/micro-bats/</w:t>
        </w:r>
      </w:hyperlink>
    </w:p>
    <w:p w14:paraId="65E83D72" w14:textId="7E2F9FE8"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of </w:t>
      </w:r>
      <w:r w:rsidRPr="00C43854">
        <w:rPr>
          <w:rFonts w:asciiTheme="minorHAnsi" w:eastAsia="Arial" w:hAnsiTheme="minorHAnsi" w:cstheme="minorHAnsi"/>
          <w:i/>
          <w:iCs/>
        </w:rPr>
        <w:tab/>
        <w:t>Australian Chiroptera</w:t>
      </w:r>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Behavior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Molossid Tadarida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5"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6"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lastRenderedPageBreak/>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47"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Ancillotto,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48"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Cistrone, L., Budinski, I., Console, G., Della Corte, M., Milighetti, C.,Di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Ancillotto,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49"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Rainho, A., Meyer, C., &amp; Palmeirim,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Hipposideros ruber on São Tomé island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0"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Eiting,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r w:rsidRPr="00D253EF">
        <w:rPr>
          <w:rFonts w:asciiTheme="minorHAnsi" w:eastAsia="Arial" w:hAnsiTheme="minorHAnsi" w:cstheme="minorHAnsi"/>
          <w:i/>
        </w:rPr>
        <w:t>PLoS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Seltmann, A., Czirják, G., Courtiol, A., Bernard, H., Struebig,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2"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9"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3" w:history="1">
        <w:r w:rsidRPr="001843D3">
          <w:rPr>
            <w:rStyle w:val="Hyperlink"/>
            <w:rFonts w:asciiTheme="minorHAnsi" w:hAnsiTheme="minorHAnsi" w:cstheme="minorHAnsi"/>
          </w:rPr>
          <w:t>https://doi.org/10.1088/1748-9326/aae7f9</w:t>
        </w:r>
      </w:hyperlink>
    </w:p>
    <w:bookmarkEnd w:id="39"/>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4"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Snoyman,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 xml:space="preserve">flying fox (Pteropus poliocephalus)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5"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Stawski,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6" w:history="1">
        <w:bookmarkStart w:id="40" w:name="_Hlk71383786"/>
        <w:r w:rsidRPr="00D253EF">
          <w:rPr>
            <w:rStyle w:val="Hyperlink"/>
            <w:rFonts w:asciiTheme="minorHAnsi" w:eastAsia="Arial" w:hAnsiTheme="minorHAnsi" w:cstheme="minorHAnsi"/>
          </w:rPr>
          <w:t>https://doi.org/</w:t>
        </w:r>
        <w:bookmarkEnd w:id="40"/>
        <w:r w:rsidRPr="00D253EF">
          <w:rPr>
            <w:rStyle w:val="Hyperlink"/>
            <w:rFonts w:asciiTheme="minorHAnsi" w:eastAsia="Arial" w:hAnsiTheme="minorHAnsi" w:cstheme="minorHAnsi"/>
          </w:rPr>
          <w:t>10.1111/jzo.12105</w:t>
        </w:r>
      </w:hyperlink>
    </w:p>
    <w:p w14:paraId="7170F291" w14:textId="77777777" w:rsidR="00445523" w:rsidRDefault="00445523">
      <w:pPr>
        <w:rPr>
          <w:rFonts w:asciiTheme="minorHAnsi" w:eastAsia="Arial" w:hAnsiTheme="minorHAnsi" w:cstheme="minorHAnsi"/>
        </w:rPr>
      </w:pPr>
      <w:r>
        <w:rPr>
          <w:rFonts w:asciiTheme="minorHAnsi" w:eastAsia="Arial" w:hAnsiTheme="minorHAnsi" w:cstheme="minorHAnsi"/>
        </w:rPr>
        <w:br w:type="page"/>
      </w:r>
    </w:p>
    <w:p w14:paraId="5B8AF3BF" w14:textId="0F1345FF"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Stoffberg, S., Jacobs, D., &amp; Matthee,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57"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Surlykke, A., Boel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58"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59" w:history="1">
        <w:r w:rsidRPr="00D253EF">
          <w:rPr>
            <w:rStyle w:val="Hyperlink"/>
            <w:rFonts w:asciiTheme="minorHAnsi" w:eastAsia="Arial" w:hAnsiTheme="minorHAnsi" w:cstheme="minorHAnsi"/>
          </w:rPr>
          <w:t>https://doi.org/10.1016/j.biocon.2011.11.026</w:t>
        </w:r>
      </w:hyperlink>
    </w:p>
    <w:p w14:paraId="3B2A48E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restricts </w:t>
      </w:r>
      <w:r>
        <w:rPr>
          <w:rFonts w:asciiTheme="minorHAnsi" w:eastAsia="Arial" w:hAnsiTheme="minorHAnsi" w:cstheme="minorHAnsi"/>
        </w:rPr>
        <w:tab/>
      </w:r>
      <w:r w:rsidRPr="00D253EF">
        <w:rPr>
          <w:rFonts w:asciiTheme="minorHAnsi" w:eastAsia="Arial" w:hAnsiTheme="minorHAnsi" w:cstheme="minorHAnsi"/>
        </w:rPr>
        <w:t xml:space="preserve">the nightly ranging </w:t>
      </w:r>
      <w:r w:rsidRPr="00D253EF">
        <w:rPr>
          <w:rFonts w:asciiTheme="minorHAnsi" w:eastAsia="Arial" w:hAnsiTheme="minorHAnsi" w:cstheme="minorHAnsi"/>
        </w:rPr>
        <w:tab/>
        <w:t xml:space="preserve">behaviour of Gould’s long-eared bat (Nyctophilus </w:t>
      </w:r>
      <w:r>
        <w:rPr>
          <w:rFonts w:asciiTheme="minorHAnsi" w:eastAsia="Arial" w:hAnsiTheme="minorHAnsi" w:cstheme="minorHAnsi"/>
        </w:rPr>
        <w:tab/>
      </w:r>
      <w:r w:rsidRPr="00D253EF">
        <w:rPr>
          <w:rFonts w:asciiTheme="minorHAnsi" w:eastAsia="Arial" w:hAnsiTheme="minorHAnsi" w:cstheme="minorHAnsi"/>
        </w:rPr>
        <w:t xml:space="preserve">gouldi).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0"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Treby, D., &amp; Castley,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1"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1" w:name="_Hlk71384138"/>
      <w:r>
        <w:rPr>
          <w:rFonts w:asciiTheme="minorHAnsi" w:eastAsia="Arial" w:hAnsiTheme="minorHAnsi" w:cstheme="minorHAnsi"/>
        </w:rPr>
        <w:tab/>
      </w:r>
      <w:bookmarkEnd w:id="41"/>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2"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White, A. (2011). Roosting dynamics of Eastern Bent-wing Bats Miniopterus </w:t>
      </w:r>
      <w:r>
        <w:rPr>
          <w:rFonts w:asciiTheme="minorHAnsi" w:eastAsia="Arial" w:hAnsiTheme="minorHAnsi" w:cstheme="minorHAnsi"/>
        </w:rPr>
        <w:tab/>
      </w:r>
      <w:r w:rsidRPr="00D253EF">
        <w:rPr>
          <w:rFonts w:asciiTheme="minorHAnsi" w:eastAsia="Arial" w:hAnsiTheme="minorHAnsi" w:cstheme="minorHAnsi"/>
        </w:rPr>
        <w:t xml:space="preserve">schreibersii oceanensis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3"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 xml:space="preserve">the Assemblage of Leaf‐Nosed Bats (Phyllostomidae)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r w:rsidRPr="00D253EF">
        <w:rPr>
          <w:rFonts w:asciiTheme="minorHAnsi" w:eastAsia="Arial" w:hAnsiTheme="minorHAnsi" w:cstheme="minorHAnsi"/>
          <w:i/>
        </w:rPr>
        <w:t>Biotropica,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4"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Perfecto, I., &amp; Vandermeer,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5"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Didham, R., Ding, P., Holt, R., Holyoak,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Wilcove,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6"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lastRenderedPageBreak/>
        <w:t>Young, R. (2001). The eastern horseshoe bat, Rhinolophus megaphyllus,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67"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68"/>
          <w:headerReference w:type="default" r:id="rId169"/>
          <w:footerReference w:type="even" r:id="rId170"/>
          <w:footerReference w:type="default" r:id="rId171"/>
          <w:headerReference w:type="first" r:id="rId172"/>
          <w:footerReference w:type="first" r:id="rId173"/>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2" w:name="_Toc71670483"/>
      <w:r w:rsidRPr="007852D7">
        <w:rPr>
          <w:rFonts w:asciiTheme="minorHAnsi" w:hAnsiTheme="minorHAnsi" w:cstheme="minorHAnsi"/>
          <w:sz w:val="40"/>
          <w:szCs w:val="40"/>
        </w:rPr>
        <w:lastRenderedPageBreak/>
        <w:t>Understanding the bat species, population and their emergence and return pattern in the Yugar tunnel</w:t>
      </w:r>
      <w:bookmarkEnd w:id="42"/>
    </w:p>
    <w:p w14:paraId="75C0808D" w14:textId="10D3EEFF" w:rsidR="00666B6A" w:rsidRPr="007852D7" w:rsidRDefault="00666B6A" w:rsidP="00666B6A">
      <w:pPr>
        <w:pStyle w:val="Heading2"/>
        <w:rPr>
          <w:rFonts w:asciiTheme="minorHAnsi" w:hAnsiTheme="minorHAnsi" w:cstheme="minorHAnsi"/>
          <w:sz w:val="36"/>
          <w:szCs w:val="36"/>
        </w:rPr>
      </w:pPr>
      <w:bookmarkStart w:id="43" w:name="_Toc7167048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3"/>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222476B"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a number of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Myotis lucifugus</w:t>
      </w:r>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Myotis leibii</w:t>
      </w:r>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Rhinolophus euryale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Barbastella barbastellus</w:t>
      </w:r>
      <w:r w:rsidRPr="00D253EF">
        <w:rPr>
          <w:rFonts w:asciiTheme="minorHAnsi" w:eastAsia="PMingLiU" w:hAnsiTheme="minorHAnsi" w:cstheme="minorHAnsi"/>
        </w:rPr>
        <w:t xml:space="preserve"> (Uhrin et al. 2010), and </w:t>
      </w:r>
      <w:r w:rsidRPr="00D253EF">
        <w:rPr>
          <w:rFonts w:asciiTheme="minorHAnsi" w:eastAsia="PMingLiU" w:hAnsiTheme="minorHAnsi" w:cstheme="minorHAnsi"/>
          <w:i/>
          <w:iCs/>
        </w:rPr>
        <w:t>Pipistrellus pipistrellus</w:t>
      </w:r>
      <w:r w:rsidRPr="00D253EF">
        <w:rPr>
          <w:rFonts w:asciiTheme="minorHAnsi" w:eastAsia="PMingLiU" w:hAnsiTheme="minorHAnsi" w:cstheme="minorHAnsi"/>
        </w:rPr>
        <w:t xml:space="preserve"> (Kerbiriou et al. 2015) roosting in artificial tunnels. Meanwhile, insectivorous bat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w:t>
      </w:r>
      <w:r w:rsidRPr="00D253EF">
        <w:rPr>
          <w:rFonts w:asciiTheme="minorHAnsi" w:eastAsia="PMingLiU" w:hAnsiTheme="minorHAnsi" w:cstheme="minorHAnsi"/>
          <w:i/>
          <w:iCs/>
        </w:rPr>
        <w:t>Chalinolobus dwyeri</w:t>
      </w:r>
      <w:r w:rsidRPr="00D253EF">
        <w:rPr>
          <w:rFonts w:asciiTheme="minorHAnsi" w:eastAsia="PMingLiU" w:hAnsiTheme="minorHAnsi" w:cstheme="minorHAnsi"/>
        </w:rPr>
        <w:t xml:space="preserve"> (Dwyer 1966), </w:t>
      </w:r>
      <w:r w:rsidRPr="00D253EF">
        <w:rPr>
          <w:rFonts w:asciiTheme="minorHAnsi" w:eastAsia="PMingLiU" w:hAnsiTheme="minorHAnsi" w:cstheme="minorHAnsi"/>
          <w:i/>
          <w:iCs/>
        </w:rPr>
        <w:t xml:space="preserve">Miniopterus schreibersii oceanensis </w:t>
      </w:r>
      <w:r w:rsidRPr="00D253EF">
        <w:rPr>
          <w:rFonts w:asciiTheme="minorHAnsi" w:eastAsia="PMingLiU" w:hAnsiTheme="minorHAnsi" w:cstheme="minorHAnsi"/>
        </w:rPr>
        <w:t xml:space="preserve">(White 2011) have also been found occupying abandoned tunnels in Australia. </w:t>
      </w:r>
    </w:p>
    <w:p w14:paraId="74D61F64" w14:textId="7360B86A"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r w:rsidRPr="00D253EF">
        <w:rPr>
          <w:rFonts w:asciiTheme="minorHAnsi" w:eastAsia="PMingLiU" w:hAnsiTheme="minorHAnsi" w:cstheme="minorHAnsi"/>
        </w:rPr>
        <w:t xml:space="preserve">Maltagliati et al. 2013; Thies et al. 2006; Funakoshi &amp; Maeda 2003). Emergence and return behaviour are strongly correlated with sunrise and sunset, and influenced by day – night cycle which is synchronised with the endogenous rhythm of bats (Russo et al 2007; </w:t>
      </w:r>
      <w:r w:rsidRPr="00D253EF">
        <w:rPr>
          <w:rFonts w:asciiTheme="minorHAnsi" w:eastAsia="PMingLiU" w:hAnsiTheme="minorHAnsi" w:cstheme="minorHAnsi"/>
          <w:lang w:val="en-US"/>
        </w:rPr>
        <w:t>Erkert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r w:rsidRPr="00D253EF">
        <w:rPr>
          <w:rFonts w:asciiTheme="minorHAnsi" w:eastAsia="PMingLiU" w:hAnsiTheme="minorHAnsi" w:cstheme="minorHAnsi"/>
          <w:i/>
          <w:iCs/>
        </w:rPr>
        <w:t xml:space="preserve">Tadarida </w:t>
      </w:r>
      <w:r w:rsidRPr="00D253EF">
        <w:rPr>
          <w:rFonts w:asciiTheme="minorHAnsi" w:eastAsia="PMingLiU" w:hAnsiTheme="minorHAnsi" w:cstheme="minorHAnsi"/>
          <w:i/>
          <w:iCs/>
        </w:rPr>
        <w:lastRenderedPageBreak/>
        <w:t>brasiliensis</w:t>
      </w:r>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(Frafjord 2021), and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of foraging bats (Thies et al. 2006). Bats may emerge earlier, risking predation by diurnal predators, for better foraging opportunities during low resources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2730105D"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Kerth 2008). Therefore, artificial structures may play an important role as substitutes for natural roosts (Lisón et al. 2013). Many cave-dwelling bat species in Australia including </w:t>
      </w:r>
      <w:r w:rsidRPr="00D253EF">
        <w:rPr>
          <w:rFonts w:asciiTheme="minorHAnsi" w:eastAsia="PMingLiU" w:hAnsiTheme="minorHAnsi" w:cstheme="minorHAnsi"/>
          <w:i/>
        </w:rPr>
        <w:t>Hipposideros semoni</w:t>
      </w:r>
      <w:r w:rsidRPr="00D253EF">
        <w:rPr>
          <w:rFonts w:asciiTheme="minorHAnsi" w:eastAsia="PMingLiU" w:hAnsiTheme="minorHAnsi" w:cstheme="minorHAnsi"/>
        </w:rPr>
        <w:t xml:space="preserve">, </w:t>
      </w:r>
      <w:r w:rsidRPr="00D253EF">
        <w:rPr>
          <w:rFonts w:asciiTheme="minorHAnsi" w:eastAsia="PMingLiU" w:hAnsiTheme="minorHAnsi" w:cstheme="minorHAnsi"/>
          <w:i/>
        </w:rPr>
        <w:t>Taphozous troughtoni,</w:t>
      </w:r>
      <w:r w:rsidRPr="00D253EF">
        <w:rPr>
          <w:rFonts w:asciiTheme="minorHAnsi" w:eastAsia="PMingLiU" w:hAnsiTheme="minorHAnsi" w:cstheme="minorHAnsi"/>
        </w:rPr>
        <w:t xml:space="preserve"> </w:t>
      </w:r>
      <w:r w:rsidRPr="00D253EF">
        <w:rPr>
          <w:rFonts w:asciiTheme="minorHAnsi" w:eastAsia="PMingLiU" w:hAnsiTheme="minorHAnsi" w:cstheme="minorHAnsi"/>
          <w:i/>
        </w:rPr>
        <w:t>Miniopterus schreiberisii,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philippinensis</w:t>
      </w:r>
      <w:r w:rsidRPr="00D253EF">
        <w:rPr>
          <w:rFonts w:asciiTheme="minorHAnsi" w:eastAsia="PMingLiU" w:hAnsiTheme="minorHAnsi" w:cstheme="minorHAnsi"/>
        </w:rPr>
        <w:t xml:space="preserve"> are found roosting in tunnels (Brown &amp; Bernard 1994; Thomson et al. 2005). Artificial structures likely reduce bats’ exposure to predators and offer protection under severe weather conditions such as rain or low ambient temperatures (Lausen &amp; Barclay 2006; O’Malley et al. 2020). Artificial structures may also provide stable roosting microclimate which enhance the energetic benefits for roosting bats, particularly during reproductive stages and hibernation (Vivier and van der Merwe 2007; Lausen &amp; Barclay 2006; Johnson et al. 2019). However, some cave-dwelling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and </w:t>
      </w:r>
      <w:r w:rsidRPr="00D253EF">
        <w:rPr>
          <w:rFonts w:asciiTheme="minorHAnsi" w:eastAsia="PMingLiU" w:hAnsiTheme="minorHAnsi" w:cstheme="minorHAnsi"/>
          <w:i/>
          <w:iCs/>
        </w:rPr>
        <w:t>Chalinolobus morio</w:t>
      </w:r>
      <w:r w:rsidRPr="00D253EF">
        <w:rPr>
          <w:rFonts w:asciiTheme="minorHAnsi" w:eastAsia="PMingLiU" w:hAnsiTheme="minorHAnsi" w:cstheme="minorHAnsi"/>
        </w:rPr>
        <w:t xml:space="preserve"> (Turbill 2006) do not only roost in cave-like structures, but also roost in tree hollows unlike other species such as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(Murphy 2014; Pavey 1998) and </w:t>
      </w:r>
      <w:r w:rsidRPr="00D253EF">
        <w:rPr>
          <w:rFonts w:asciiTheme="minorHAnsi" w:eastAsia="PMingLiU" w:hAnsiTheme="minorHAnsi" w:cstheme="minorHAnsi"/>
          <w:i/>
          <w:iCs/>
        </w:rPr>
        <w:t>Miniopterus schreibersii</w:t>
      </w:r>
      <w:r w:rsidRPr="00D253EF">
        <w:rPr>
          <w:rFonts w:asciiTheme="minorHAnsi" w:eastAsia="PMingLiU" w:hAnsiTheme="minorHAnsi" w:cstheme="minorHAnsi"/>
        </w:rPr>
        <w:t xml:space="preserve"> (Ramos Pereira et al. 2009; Mispagel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Yugar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r w:rsidRPr="00D253EF">
        <w:rPr>
          <w:rFonts w:asciiTheme="minorHAnsi" w:eastAsia="PMingLiU" w:hAnsiTheme="minorHAnsi" w:cstheme="minorHAnsi"/>
          <w:i/>
        </w:rPr>
        <w:t>Miniopterus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megaphyllus</w:t>
      </w:r>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(e.g. </w:t>
      </w:r>
      <w:r w:rsidR="00FA37E4" w:rsidRPr="00FA37E4">
        <w:rPr>
          <w:rFonts w:asciiTheme="minorHAnsi" w:eastAsia="PMingLiU" w:hAnsiTheme="minorHAnsi" w:cstheme="minorHAnsi"/>
          <w:i/>
        </w:rPr>
        <w:t>Miniopterus orianae oceanensis</w:t>
      </w:r>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monitoring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4" w:name="_Toc71543606"/>
      <w:bookmarkStart w:id="45" w:name="_Toc7167048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4"/>
      <w:bookmarkEnd w:id="45"/>
    </w:p>
    <w:p w14:paraId="6606238D" w14:textId="7777777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Acoustic monitoring surveys, exit counts, and walk-through surveys were conducted to determine the composition, emergence / return timing and size of the bat population occupying the Yugar tunnel. Surveys were conducted simultaneously in summer (15</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19</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January 2020) and winter (17</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21</w:t>
      </w:r>
      <w:r w:rsidRPr="00D253EF">
        <w:rPr>
          <w:rFonts w:asciiTheme="minorHAnsi" w:eastAsia="PMingLiU" w:hAnsiTheme="minorHAnsi" w:cstheme="minorHAnsi"/>
          <w:vertAlign w:val="superscript"/>
        </w:rPr>
        <w:t>st</w:t>
      </w:r>
      <w:r w:rsidRPr="00D253EF">
        <w:rPr>
          <w:rFonts w:asciiTheme="minorHAnsi" w:eastAsia="PMingLiU" w:hAnsiTheme="minorHAnsi" w:cstheme="minorHAnsi"/>
        </w:rPr>
        <w:t xml:space="preserve"> July 2020). </w:t>
      </w:r>
    </w:p>
    <w:p w14:paraId="5AB3EA05" w14:textId="1ADE62D4"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6"/>
      <w:r w:rsidRPr="00D253EF">
        <w:rPr>
          <w:rFonts w:asciiTheme="minorHAnsi" w:eastAsia="PMingLiU" w:hAnsiTheme="minorHAnsi" w:cstheme="minorHAnsi"/>
        </w:rPr>
        <w:t xml:space="preserve"> m </w:t>
      </w:r>
      <w:commentRangeEnd w:id="46"/>
      <w:r w:rsidRPr="00D253EF">
        <w:rPr>
          <w:rFonts w:asciiTheme="minorHAnsi" w:eastAsia="PMingLiU" w:hAnsiTheme="minorHAnsi" w:cstheme="minorHAnsi"/>
          <w:sz w:val="16"/>
          <w:szCs w:val="16"/>
        </w:rPr>
        <w:commentReference w:id="46"/>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days.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the final 2 days of recordings were lost.</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rPr>
        <w:t>Recordings were visualised and echolocation calls parametrised using Raven v1.5 software for Windows (Cornell Laboratory of Ornithology, Ithaca, New York); Reinhold et al</w:t>
      </w:r>
      <w:r w:rsidR="00E6494E">
        <w:rPr>
          <w:rFonts w:asciiTheme="minorHAnsi" w:eastAsia="PMingLiU" w:hAnsiTheme="minorHAnsi" w:cstheme="minorHAnsi"/>
        </w:rPr>
        <w:t>.</w:t>
      </w:r>
      <w:r w:rsidRPr="00D253EF">
        <w:rPr>
          <w:rFonts w:asciiTheme="minorHAnsi" w:eastAsia="PMingLiU" w:hAnsiTheme="minorHAnsi" w:cstheme="minorHAnsi"/>
        </w:rPr>
        <w:t xml:space="preserve"> (2001) was used to key out species based on their calls. Acoustic data was analysed in terms of species present, types of echolocation calls (search phase or feeding buzz), and number of passes per minute. We defined a pass as a series of calls separated from another series of calls by a period of silence lasting at least 1.5 s. It is difficult to distinguish whether recorded echolocation calls from the same species belong to the same individuals or other conspecifics (Hogue &amp; McGowan 2018). Thus, this analysis aimed to quantify the relative activity of bats leaving the cave. However, we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due to the placement of the SM3 we cannot rule out that some echolocation calls came from bats flying in the vicinity of the cave (i.e. bats recorded were not roosting in the cave).</w:t>
      </w:r>
    </w:p>
    <w:p w14:paraId="314246F6" w14:textId="1CB7626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both summer and winter.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t>
      </w:r>
      <w:r w:rsidRPr="00D253EF">
        <w:rPr>
          <w:rFonts w:asciiTheme="minorHAnsi" w:eastAsia="PMingLiU" w:hAnsiTheme="minorHAnsi" w:cstheme="minorHAnsi"/>
        </w:rPr>
        <w:lastRenderedPageBreak/>
        <w:t xml:space="preserve">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The final exit count </w:t>
      </w:r>
      <w:r w:rsidR="00BA1909">
        <w:rPr>
          <w:rFonts w:asciiTheme="minorHAnsi" w:eastAsia="PMingLiU" w:hAnsiTheme="minorHAnsi" w:cstheme="minorHAnsi"/>
        </w:rPr>
        <w:t xml:space="preserve">of each night </w:t>
      </w:r>
      <w:r w:rsidRPr="00D253EF">
        <w:rPr>
          <w:rFonts w:asciiTheme="minorHAnsi" w:eastAsia="PMingLiU" w:hAnsiTheme="minorHAnsi" w:cstheme="minorHAnsi"/>
        </w:rPr>
        <w:t>was calculated by averaging the count of bats leaving the tunnel determined by each observer.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7B279146"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location and </w:t>
      </w:r>
      <w:commentRangeStart w:id="47"/>
      <w:r w:rsidRPr="00D253EF">
        <w:rPr>
          <w:rFonts w:asciiTheme="minorHAnsi" w:eastAsia="PMingLiU" w:hAnsiTheme="minorHAnsi" w:cstheme="minorHAnsi"/>
        </w:rPr>
        <w:t xml:space="preserve">number </w:t>
      </w:r>
      <w:commentRangeEnd w:id="47"/>
      <w:r w:rsidRPr="00D253EF">
        <w:rPr>
          <w:rFonts w:asciiTheme="minorHAnsi" w:eastAsia="PMingLiU" w:hAnsiTheme="minorHAnsi" w:cstheme="minorHAnsi"/>
          <w:sz w:val="16"/>
          <w:szCs w:val="16"/>
        </w:rPr>
        <w:commentReference w:id="47"/>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The transect line was followed at a slow walk and the </w:t>
      </w:r>
      <w:r w:rsidRPr="006314C9">
        <w:rPr>
          <w:rFonts w:asciiTheme="minorHAnsi" w:eastAsia="PMingLiU" w:hAnsiTheme="minorHAnsi" w:cstheme="minorHAnsi"/>
          <w:highlight w:val="yellow"/>
        </w:rPr>
        <w:t>species</w:t>
      </w:r>
      <w:r w:rsidRPr="00D253EF">
        <w:rPr>
          <w:rFonts w:asciiTheme="minorHAnsi" w:eastAsia="PMingLiU" w:hAnsiTheme="minorHAnsi" w:cstheme="minorHAnsi"/>
        </w:rPr>
        <w:t xml:space="preserve"> and number of bats counted; their distance from the entrance and height on the tunnel wall was recorded. Direct counting was used to determine the number of bats in small clusters. For larger clusters, the number of bats in a sub-area was counted, and then extrapolated to represent the number of bats in the entire cluster. Any specific roosting structures (e.g. holes in the tunnel wall) used by the bats was also recorded. A red light was used during the surveys to minimise disturbance 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69DCEA48"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r w:rsidR="00BB05CC">
        <w:rPr>
          <w:rFonts w:asciiTheme="minorHAnsi" w:eastAsia="PMingLiU" w:hAnsiTheme="minorHAnsi" w:cstheme="minorHAnsi"/>
        </w:rPr>
        <w:t xml:space="preserve"> </w:t>
      </w:r>
      <w:r w:rsidRPr="00D253EF">
        <w:rPr>
          <w:rFonts w:asciiTheme="minorHAnsi" w:eastAsia="PMingLiU" w:hAnsiTheme="minorHAnsi" w:cstheme="minorHAnsi"/>
        </w:rPr>
        <w:t>and conducted with permission of Moreton Bay Regional Council.</w:t>
      </w:r>
    </w:p>
    <w:p w14:paraId="53483FA2" w14:textId="78639B37"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All statistical analysis was completed using Rstudio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w:t>
      </w:r>
      <w:r w:rsidRPr="00D253EF">
        <w:rPr>
          <w:rFonts w:asciiTheme="minorHAnsi" w:eastAsia="PMingLiU" w:hAnsiTheme="minorHAnsi" w:cstheme="minorHAnsi"/>
        </w:rPr>
        <w:lastRenderedPageBreak/>
        <w:t xml:space="preserve">to examine the seasonal effect of first emergence and peak emergence time (relative to sunset; leave) and the peak return time (relative to sunrise; return) for each species in the tunnel across summer and winter.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8" w:name="_gjdgxs" w:colFirst="0" w:colLast="0"/>
      <w:bookmarkStart w:id="49" w:name="_Toc71543607"/>
      <w:bookmarkStart w:id="50" w:name="_Toc71670486"/>
      <w:bookmarkStart w:id="51" w:name="_Hlk71550705"/>
      <w:bookmarkEnd w:id="48"/>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9"/>
      <w:bookmarkEnd w:id="50"/>
    </w:p>
    <w:bookmarkEnd w:id="51"/>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4533B12B" w:rsidR="00735166" w:rsidRPr="00D253EF" w:rsidRDefault="00735166" w:rsidP="006A1285">
      <w:pPr>
        <w:spacing w:after="240" w:line="360" w:lineRule="auto"/>
        <w:ind w:firstLine="720"/>
        <w:jc w:val="both"/>
        <w:rPr>
          <w:rFonts w:asciiTheme="minorHAnsi" w:eastAsia="PMingLiU" w:hAnsiTheme="minorHAnsi" w:cstheme="minorHAnsi"/>
        </w:rPr>
      </w:pPr>
      <w:commentRangeStart w:id="52"/>
      <w:r w:rsidRPr="00D253EF">
        <w:rPr>
          <w:rFonts w:asciiTheme="minorHAnsi" w:eastAsia="PMingLiU" w:hAnsiTheme="minorHAnsi" w:cstheme="minorHAnsi"/>
        </w:rPr>
        <w:t xml:space="preserve">Acoustic surveys </w:t>
      </w:r>
      <w:commentRangeEnd w:id="52"/>
      <w:r w:rsidRPr="00D253EF">
        <w:rPr>
          <w:rFonts w:asciiTheme="minorHAnsi" w:eastAsia="PMingLiU" w:hAnsiTheme="minorHAnsi" w:cstheme="minorHAnsi"/>
          <w:sz w:val="16"/>
          <w:szCs w:val="16"/>
        </w:rPr>
        <w:commentReference w:id="52"/>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were the major contributions to total bat activity. Other species showed relatively low levels of activity. </w:t>
      </w:r>
      <w:r w:rsidRPr="00D253EF">
        <w:rPr>
          <w:rFonts w:asciiTheme="minorHAnsi" w:eastAsia="PMingLiU" w:hAnsiTheme="minorHAnsi" w:cstheme="minorHAnsi"/>
          <w:i/>
          <w:iCs/>
        </w:rPr>
        <w:t xml:space="preserve">Miniopterus schreibersii oceanesis, </w:t>
      </w:r>
      <w:r w:rsidRPr="00D253EF">
        <w:rPr>
          <w:rFonts w:asciiTheme="minorHAnsi" w:eastAsia="PMingLiU" w:hAnsiTheme="minorHAnsi" w:cstheme="minorHAnsi"/>
        </w:rPr>
        <w:t xml:space="preserve">another cave-roosting species, had between </w:t>
      </w:r>
      <w:commentRangeStart w:id="53"/>
      <w:r w:rsidRPr="00D253EF">
        <w:rPr>
          <w:rFonts w:asciiTheme="minorHAnsi" w:eastAsia="PMingLiU" w:hAnsiTheme="minorHAnsi" w:cstheme="minorHAnsi"/>
        </w:rPr>
        <w:t xml:space="preserve"> 9 and 19 passes recorded each night in summer with activity usually occurring within the first 3 hours after sunset</w:t>
      </w:r>
      <w:commentRangeEnd w:id="53"/>
      <w:r w:rsidRPr="00D253EF">
        <w:rPr>
          <w:rFonts w:asciiTheme="minorHAnsi" w:eastAsia="PMingLiU" w:hAnsiTheme="minorHAnsi" w:cstheme="minorHAnsi"/>
          <w:sz w:val="16"/>
          <w:szCs w:val="16"/>
        </w:rPr>
        <w:commentReference w:id="53"/>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4"/>
      <w:commentRangeEnd w:id="54"/>
      <w:r w:rsidRPr="00D253EF">
        <w:rPr>
          <w:rFonts w:asciiTheme="minorHAnsi" w:eastAsia="PMingLiU" w:hAnsiTheme="minorHAnsi" w:cstheme="minorHAnsi"/>
          <w:sz w:val="16"/>
          <w:szCs w:val="16"/>
        </w:rPr>
        <w:commentReference w:id="54"/>
      </w:r>
    </w:p>
    <w:p w14:paraId="5A576CE9" w14:textId="6E819C53" w:rsidR="006545B8" w:rsidRPr="00D253EF" w:rsidRDefault="006545B8" w:rsidP="006545B8">
      <w:pPr>
        <w:pStyle w:val="Caption"/>
        <w:keepNext/>
        <w:rPr>
          <w:rFonts w:asciiTheme="minorHAnsi" w:hAnsiTheme="minorHAnsi" w:cstheme="minorHAnsi"/>
          <w:b w:val="0"/>
          <w:bCs w:val="0"/>
        </w:rPr>
      </w:pPr>
      <w:bookmarkStart w:id="55"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5"/>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4"/>
        <w:gridCol w:w="3134"/>
        <w:gridCol w:w="1219"/>
        <w:gridCol w:w="1194"/>
        <w:gridCol w:w="2013"/>
      </w:tblGrid>
      <w:tr w:rsidR="006545B8" w:rsidRPr="00D253EF" w14:paraId="1BAC90D2" w14:textId="77777777" w:rsidTr="0037163A">
        <w:tc>
          <w:tcPr>
            <w:tcW w:w="984" w:type="dxa"/>
            <w:vAlign w:val="center"/>
          </w:tcPr>
          <w:p w14:paraId="790B73AF" w14:textId="77777777" w:rsidR="006545B8" w:rsidRPr="00D253EF" w:rsidRDefault="006545B8"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134" w:type="dxa"/>
            <w:vAlign w:val="center"/>
          </w:tcPr>
          <w:p w14:paraId="4761FFCE"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219" w:type="dxa"/>
            <w:vAlign w:val="center"/>
          </w:tcPr>
          <w:p w14:paraId="159F5CBA"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94" w:type="dxa"/>
            <w:vAlign w:val="center"/>
          </w:tcPr>
          <w:p w14:paraId="1DB50BB6"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2013" w:type="dxa"/>
            <w:vAlign w:val="center"/>
          </w:tcPr>
          <w:p w14:paraId="458F0B2D"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6545B8" w:rsidRPr="00D253EF" w14:paraId="0896BEA0" w14:textId="77777777" w:rsidTr="006545B8">
        <w:tc>
          <w:tcPr>
            <w:tcW w:w="984" w:type="dxa"/>
          </w:tcPr>
          <w:p w14:paraId="463C891A"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w:t>
            </w:r>
          </w:p>
        </w:tc>
        <w:tc>
          <w:tcPr>
            <w:tcW w:w="3134" w:type="dxa"/>
            <w:vAlign w:val="bottom"/>
          </w:tcPr>
          <w:p w14:paraId="1B6488DC"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Chalinolobus gouldii</w:t>
            </w:r>
          </w:p>
        </w:tc>
        <w:tc>
          <w:tcPr>
            <w:tcW w:w="1219" w:type="dxa"/>
            <w:shd w:val="clear" w:color="auto" w:fill="C0504D"/>
          </w:tcPr>
          <w:p w14:paraId="7AE30E4D"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73A88A8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23D6F58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372728" w14:textId="77777777" w:rsidTr="006545B8">
        <w:tc>
          <w:tcPr>
            <w:tcW w:w="984" w:type="dxa"/>
          </w:tcPr>
          <w:p w14:paraId="1A1BAD89"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2</w:t>
            </w:r>
          </w:p>
        </w:tc>
        <w:tc>
          <w:tcPr>
            <w:tcW w:w="3134" w:type="dxa"/>
            <w:vAlign w:val="bottom"/>
          </w:tcPr>
          <w:p w14:paraId="32DD171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australis</w:t>
            </w:r>
          </w:p>
        </w:tc>
        <w:tc>
          <w:tcPr>
            <w:tcW w:w="1219" w:type="dxa"/>
            <w:shd w:val="clear" w:color="auto" w:fill="C0504D"/>
          </w:tcPr>
          <w:p w14:paraId="66CBC1A4"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31D0AD2F"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D90C0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738F9BE8" w14:textId="77777777" w:rsidTr="006545B8">
        <w:tc>
          <w:tcPr>
            <w:tcW w:w="984" w:type="dxa"/>
          </w:tcPr>
          <w:p w14:paraId="4FE5E5C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3</w:t>
            </w:r>
          </w:p>
        </w:tc>
        <w:tc>
          <w:tcPr>
            <w:tcW w:w="3134" w:type="dxa"/>
            <w:vAlign w:val="bottom"/>
          </w:tcPr>
          <w:p w14:paraId="41ACB844"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schreibersii oceanesis</w:t>
            </w:r>
          </w:p>
        </w:tc>
        <w:tc>
          <w:tcPr>
            <w:tcW w:w="1219" w:type="dxa"/>
            <w:shd w:val="clear" w:color="auto" w:fill="C0504D"/>
          </w:tcPr>
          <w:p w14:paraId="1A25F2A8"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CDAC45D"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FABF981"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FC0B748" w14:textId="77777777" w:rsidTr="006545B8">
        <w:tc>
          <w:tcPr>
            <w:tcW w:w="984" w:type="dxa"/>
          </w:tcPr>
          <w:p w14:paraId="675D0F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4</w:t>
            </w:r>
          </w:p>
        </w:tc>
        <w:tc>
          <w:tcPr>
            <w:tcW w:w="3134" w:type="dxa"/>
            <w:vAlign w:val="bottom"/>
          </w:tcPr>
          <w:p w14:paraId="7828F4B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Mormopterus beccarii</w:t>
            </w:r>
          </w:p>
        </w:tc>
        <w:tc>
          <w:tcPr>
            <w:tcW w:w="1219" w:type="dxa"/>
            <w:shd w:val="clear" w:color="auto" w:fill="C0504D"/>
          </w:tcPr>
          <w:p w14:paraId="564138C5"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1F2BB63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AF9E485"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908C2FA" w14:textId="77777777" w:rsidTr="006545B8">
        <w:tc>
          <w:tcPr>
            <w:tcW w:w="984" w:type="dxa"/>
          </w:tcPr>
          <w:p w14:paraId="6F440D7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5</w:t>
            </w:r>
          </w:p>
        </w:tc>
        <w:tc>
          <w:tcPr>
            <w:tcW w:w="3134" w:type="dxa"/>
            <w:vAlign w:val="bottom"/>
          </w:tcPr>
          <w:p w14:paraId="20C54C93"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Mormopterus sp2/3</w:t>
            </w:r>
          </w:p>
        </w:tc>
        <w:tc>
          <w:tcPr>
            <w:tcW w:w="1219" w:type="dxa"/>
            <w:shd w:val="clear" w:color="auto" w:fill="C0504D"/>
          </w:tcPr>
          <w:p w14:paraId="4C175BA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724BF2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17C559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7776F8" w14:textId="77777777" w:rsidTr="006545B8">
        <w:tc>
          <w:tcPr>
            <w:tcW w:w="984" w:type="dxa"/>
          </w:tcPr>
          <w:p w14:paraId="302C9B0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6</w:t>
            </w:r>
          </w:p>
        </w:tc>
        <w:tc>
          <w:tcPr>
            <w:tcW w:w="3134" w:type="dxa"/>
            <w:vAlign w:val="bottom"/>
          </w:tcPr>
          <w:p w14:paraId="3A435951"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Myotis macropus</w:t>
            </w:r>
          </w:p>
        </w:tc>
        <w:tc>
          <w:tcPr>
            <w:tcW w:w="1219" w:type="dxa"/>
            <w:shd w:val="clear" w:color="auto" w:fill="C0504D"/>
          </w:tcPr>
          <w:p w14:paraId="44C65E1A"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0914F7F2"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0478B2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56112FF" w14:textId="77777777" w:rsidTr="006545B8">
        <w:tc>
          <w:tcPr>
            <w:tcW w:w="984" w:type="dxa"/>
          </w:tcPr>
          <w:p w14:paraId="731BC0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7</w:t>
            </w:r>
          </w:p>
        </w:tc>
        <w:tc>
          <w:tcPr>
            <w:tcW w:w="3134" w:type="dxa"/>
            <w:vAlign w:val="bottom"/>
          </w:tcPr>
          <w:p w14:paraId="0AB5592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Nyctophilus spp.</w:t>
            </w:r>
          </w:p>
        </w:tc>
        <w:tc>
          <w:tcPr>
            <w:tcW w:w="1219" w:type="dxa"/>
            <w:shd w:val="clear" w:color="auto" w:fill="C0504D"/>
          </w:tcPr>
          <w:p w14:paraId="6A2AE94A"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44A2D6"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327B53F"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4EBBCCD" w14:textId="77777777" w:rsidTr="006545B8">
        <w:tc>
          <w:tcPr>
            <w:tcW w:w="984" w:type="dxa"/>
          </w:tcPr>
          <w:p w14:paraId="782283B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8</w:t>
            </w:r>
          </w:p>
        </w:tc>
        <w:tc>
          <w:tcPr>
            <w:tcW w:w="3134" w:type="dxa"/>
            <w:vAlign w:val="bottom"/>
          </w:tcPr>
          <w:p w14:paraId="5F23334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Rhinolophus megaphyllus</w:t>
            </w:r>
          </w:p>
        </w:tc>
        <w:tc>
          <w:tcPr>
            <w:tcW w:w="1219" w:type="dxa"/>
            <w:shd w:val="clear" w:color="auto" w:fill="C0504D"/>
          </w:tcPr>
          <w:p w14:paraId="64742A0D"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577E1215"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1A8895E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49B99D7C" w14:textId="77777777" w:rsidTr="006545B8">
        <w:tc>
          <w:tcPr>
            <w:tcW w:w="984" w:type="dxa"/>
          </w:tcPr>
          <w:p w14:paraId="62B6BDF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9</w:t>
            </w:r>
          </w:p>
        </w:tc>
        <w:tc>
          <w:tcPr>
            <w:tcW w:w="3134" w:type="dxa"/>
            <w:vAlign w:val="bottom"/>
          </w:tcPr>
          <w:p w14:paraId="17A1AC9B"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Saccolaimus flaviventris</w:t>
            </w:r>
          </w:p>
        </w:tc>
        <w:tc>
          <w:tcPr>
            <w:tcW w:w="1219" w:type="dxa"/>
            <w:shd w:val="clear" w:color="auto" w:fill="C0504D"/>
          </w:tcPr>
          <w:p w14:paraId="306778E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C96BB9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DA68E9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63EABDB" w14:textId="77777777" w:rsidTr="006545B8">
        <w:tc>
          <w:tcPr>
            <w:tcW w:w="984" w:type="dxa"/>
          </w:tcPr>
          <w:p w14:paraId="70DB7B54"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10</w:t>
            </w:r>
          </w:p>
        </w:tc>
        <w:tc>
          <w:tcPr>
            <w:tcW w:w="3134" w:type="dxa"/>
            <w:vAlign w:val="bottom"/>
          </w:tcPr>
          <w:p w14:paraId="2F174B30"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Scotorepens sp.</w:t>
            </w:r>
          </w:p>
        </w:tc>
        <w:tc>
          <w:tcPr>
            <w:tcW w:w="1219" w:type="dxa"/>
            <w:shd w:val="clear" w:color="auto" w:fill="C0504D"/>
          </w:tcPr>
          <w:p w14:paraId="2BAC4C1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EF545D"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78436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5F40ECC1" w14:textId="77777777" w:rsidTr="006545B8">
        <w:tc>
          <w:tcPr>
            <w:tcW w:w="984" w:type="dxa"/>
          </w:tcPr>
          <w:p w14:paraId="4D53B485"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11</w:t>
            </w:r>
          </w:p>
        </w:tc>
        <w:tc>
          <w:tcPr>
            <w:tcW w:w="3134" w:type="dxa"/>
            <w:vAlign w:val="bottom"/>
          </w:tcPr>
          <w:p w14:paraId="1F41227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Tadarida australis</w:t>
            </w:r>
          </w:p>
        </w:tc>
        <w:tc>
          <w:tcPr>
            <w:tcW w:w="1219" w:type="dxa"/>
            <w:shd w:val="clear" w:color="auto" w:fill="C0504D"/>
          </w:tcPr>
          <w:p w14:paraId="20D4FCE3"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25F66463"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875EE3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193B7528" w14:textId="77777777" w:rsidTr="006545B8">
        <w:tc>
          <w:tcPr>
            <w:tcW w:w="984" w:type="dxa"/>
          </w:tcPr>
          <w:p w14:paraId="58C77F4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12</w:t>
            </w:r>
          </w:p>
        </w:tc>
        <w:tc>
          <w:tcPr>
            <w:tcW w:w="3134" w:type="dxa"/>
            <w:vAlign w:val="bottom"/>
          </w:tcPr>
          <w:p w14:paraId="7869C3F7"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Vespadelus darlingtoni</w:t>
            </w:r>
          </w:p>
        </w:tc>
        <w:tc>
          <w:tcPr>
            <w:tcW w:w="1219" w:type="dxa"/>
            <w:shd w:val="clear" w:color="auto" w:fill="C0504D"/>
          </w:tcPr>
          <w:p w14:paraId="0C8FD56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4FA1E2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A63297E" w14:textId="77777777" w:rsidR="006545B8" w:rsidRPr="00D253EF" w:rsidRDefault="006545B8" w:rsidP="006545B8">
            <w:pPr>
              <w:jc w:val="center"/>
              <w:rPr>
                <w:rFonts w:asciiTheme="minorHAnsi" w:hAnsiTheme="minorHAnsi" w:cstheme="minorHAnsi"/>
                <w:sz w:val="22"/>
                <w:lang w:eastAsia="zh-TW"/>
              </w:rPr>
            </w:pPr>
          </w:p>
        </w:tc>
      </w:tr>
    </w:tbl>
    <w:p w14:paraId="794802F5" w14:textId="77777777"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br w:type="page"/>
      </w:r>
    </w:p>
    <w:p w14:paraId="16DD3182" w14:textId="5E7994A2" w:rsidR="00735166" w:rsidRPr="00D253EF" w:rsidRDefault="00735166" w:rsidP="006A1285">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lastRenderedPageBreak/>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6"/>
      <w:commentRangeStart w:id="57"/>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6"/>
      <w:r w:rsidRPr="00D253EF">
        <w:rPr>
          <w:rFonts w:asciiTheme="minorHAnsi" w:eastAsia="PMingLiU" w:hAnsiTheme="minorHAnsi" w:cstheme="minorHAnsi"/>
          <w:sz w:val="16"/>
          <w:szCs w:val="16"/>
        </w:rPr>
        <w:commentReference w:id="56"/>
      </w:r>
      <w:commentRangeEnd w:id="57"/>
      <w:r w:rsidRPr="00D253EF">
        <w:rPr>
          <w:rFonts w:asciiTheme="minorHAnsi" w:eastAsia="PMingLiU" w:hAnsiTheme="minorHAnsi" w:cstheme="minorHAnsi"/>
          <w:sz w:val="16"/>
          <w:szCs w:val="16"/>
        </w:rPr>
        <w:commentReference w:id="57"/>
      </w:r>
    </w:p>
    <w:p w14:paraId="0D009481" w14:textId="6533439A"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81792" behindDoc="0" locked="0" layoutInCell="1" allowOverlap="1" wp14:anchorId="37EFBA59" wp14:editId="2090C37E">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14:sizeRelH relativeFrom="margin">
              <wp14:pctWidth>0</wp14:pctWidth>
            </wp14:sizeRelH>
            <wp14:sizeRelV relativeFrom="margin">
              <wp14:pctHeight>0</wp14:pctHeight>
            </wp14:sizeRelV>
          </wp:anchor>
        </w:drawing>
      </w:r>
    </w:p>
    <w:p w14:paraId="6A4DDA80" w14:textId="7AB56646" w:rsidR="00735166" w:rsidRPr="00D253EF" w:rsidRDefault="00446996" w:rsidP="006545B8">
      <w:pPr>
        <w:spacing w:line="360" w:lineRule="auto"/>
        <w:rPr>
          <w:rFonts w:asciiTheme="minorHAnsi" w:eastAsia="PMingLiU" w:hAnsiTheme="minorHAnsi" w:cstheme="minorHAnsi"/>
        </w:rPr>
        <w:sectPr w:rsidR="00735166" w:rsidRPr="00D253EF" w:rsidSect="00BB2564">
          <w:headerReference w:type="default" r:id="rId175"/>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6463E4B5" wp14:editId="4B2A4CD1">
                <wp:simplePos x="0" y="0"/>
                <wp:positionH relativeFrom="margin">
                  <wp:align>right</wp:align>
                </wp:positionH>
                <wp:positionV relativeFrom="paragraph">
                  <wp:posOffset>2788285</wp:posOffset>
                </wp:positionV>
                <wp:extent cx="54292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8"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376.3pt;margin-top:219.55pt;width:427.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" stroked="f">
                <v:textbox style="mso-fit-shape-to-text:t" inset="0,0,0,0">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9"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9"/>
                    </w:p>
                  </w:txbxContent>
                </v:textbox>
                <w10:wrap anchorx="margin"/>
              </v:shape>
            </w:pict>
          </mc:Fallback>
        </mc:AlternateContent>
      </w:r>
      <w:r w:rsidR="00735166" w:rsidRPr="00D253EF">
        <w:rPr>
          <w:rFonts w:asciiTheme="minorHAnsi" w:eastAsia="PMingLiU" w:hAnsiTheme="minorHAnsi" w:cstheme="minorHAnsi"/>
        </w:rPr>
        <w:br w:type="page"/>
      </w:r>
    </w:p>
    <w:p w14:paraId="47C43ED6" w14:textId="562FCA50" w:rsidR="00735166" w:rsidRPr="00D253EF" w:rsidRDefault="00A024A8"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eastAsia="PMingLiU" w:hAnsiTheme="minorHAnsi" w:cstheme="minorHAnsi"/>
          <w:noProof/>
        </w:rPr>
        <w:lastRenderedPageBreak/>
        <w:drawing>
          <wp:anchor distT="0" distB="0" distL="114300" distR="114300" simplePos="0" relativeHeight="251675648" behindDoc="0" locked="0" layoutInCell="1" allowOverlap="1" wp14:anchorId="7A2303D0" wp14:editId="607574C7">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anchor>
        </w:drawing>
      </w:r>
      <w:r w:rsidRPr="00D253EF">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54A0225E" wp14:editId="4B5A1AF3">
                <wp:simplePos x="0" y="0"/>
                <wp:positionH relativeFrom="column">
                  <wp:posOffset>0</wp:posOffset>
                </wp:positionH>
                <wp:positionV relativeFrom="paragraph">
                  <wp:posOffset>3971925</wp:posOffset>
                </wp:positionV>
                <wp:extent cx="822007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20075" cy="635"/>
                        </a:xfrm>
                        <a:prstGeom prst="rect">
                          <a:avLst/>
                        </a:prstGeom>
                        <a:solidFill>
                          <a:prstClr val="white"/>
                        </a:solidFill>
                        <a:ln>
                          <a:noFill/>
                        </a:ln>
                      </wps:spPr>
                      <wps:txbx>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60"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225E" id="Text Box 16" o:spid="_x0000_s1027" type="#_x0000_t202" style="position:absolute;left:0;text-align:left;margin-left:0;margin-top:312.75pt;width:64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ZfLQ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" stroked="f">
                <v:textbox style="mso-fit-shape-to-text:t" inset="0,0,0,0">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61"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61"/>
                    </w:p>
                  </w:txbxContent>
                </v:textbox>
              </v:shape>
            </w:pict>
          </mc:Fallback>
        </mc:AlternateContent>
      </w:r>
    </w:p>
    <w:p w14:paraId="4EAB6584" w14:textId="7972A334"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first 4.5 hours after sunset varied between species both daily and seasonally (Figures 2-3 and 2-4). In summer, all three species were first detected within 0.5 hours before sunset, but each species exhibited peak activity at different times and at different levels (Figure 2-3). Both </w:t>
      </w:r>
      <w:r w:rsidRPr="00D253EF">
        <w:rPr>
          <w:rFonts w:asciiTheme="minorHAnsi" w:eastAsia="PMingLiU" w:hAnsiTheme="minorHAnsi" w:cstheme="minorHAnsi"/>
          <w:i/>
          <w:iCs/>
        </w:rPr>
        <w:t xml:space="preserve">M. schreibersii oceanesis </w:t>
      </w:r>
      <w:r w:rsidRPr="00D253EF">
        <w:rPr>
          <w:rFonts w:asciiTheme="minorHAnsi" w:eastAsia="PMingLiU" w:hAnsiTheme="minorHAnsi" w:cstheme="minorHAnsi"/>
        </w:rPr>
        <w:t>and</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australia</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a second larger peak between 2 and 3 hours after sunset, excepted the day 1 second peak was smaller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activity from </w:t>
      </w:r>
      <w:r w:rsidRPr="00D253EF">
        <w:rPr>
          <w:rFonts w:asciiTheme="minorHAnsi" w:eastAsia="PMingLiU" w:hAnsiTheme="minorHAnsi" w:cstheme="minorHAnsi"/>
          <w:i/>
          <w:iCs/>
        </w:rPr>
        <w:t>M. schreibersii oceanesis</w:t>
      </w:r>
      <w:r w:rsidRPr="00D253EF">
        <w:rPr>
          <w:rFonts w:asciiTheme="minorHAnsi" w:eastAsia="PMingLiU" w:hAnsiTheme="minorHAnsi" w:cstheme="minorHAnsi"/>
        </w:rPr>
        <w:t xml:space="preserve"> was relatively low. In winter, bat activity began later when both the first and peak activity of the three species (</w:t>
      </w:r>
      <w:r w:rsidRPr="00D253EF">
        <w:rPr>
          <w:rFonts w:asciiTheme="minorHAnsi" w:eastAsia="PMingLiU" w:hAnsiTheme="minorHAnsi" w:cstheme="minorHAnsi"/>
          <w:i/>
          <w:iCs/>
        </w:rPr>
        <w:t xml:space="preserve">M. schreibersii oceanesis </w:t>
      </w:r>
      <w:r w:rsidRPr="00D253EF">
        <w:rPr>
          <w:rFonts w:asciiTheme="minorHAnsi" w:eastAsia="PMingLiU" w:hAnsiTheme="minorHAnsi" w:cstheme="minorHAnsi"/>
        </w:rPr>
        <w:t xml:space="preserve">was not detected in winter) was detected within the first hour after sunset (Figure 2-4). All three species presented a similar activity pattern with the major peak 1 hour after sunset and a secondary peaks 3 to 4 hours after sunset. The relative activity levels differed among species with recordings dominated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1552" behindDoc="0" locked="0" layoutInCell="1" allowOverlap="1" wp14:anchorId="3B2BFB06" wp14:editId="73BD2F0D">
            <wp:simplePos x="0" y="0"/>
            <wp:positionH relativeFrom="margin">
              <wp:posOffset>0</wp:posOffset>
            </wp:positionH>
            <wp:positionV relativeFrom="paragraph">
              <wp:posOffset>14605</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62"/>
      <w:commentRangeEnd w:id="62"/>
      <w:r w:rsidRPr="00D253EF">
        <w:rPr>
          <w:rFonts w:asciiTheme="minorHAnsi" w:eastAsia="PMingLiU" w:hAnsiTheme="minorHAnsi" w:cstheme="minorHAnsi"/>
          <w:sz w:val="16"/>
          <w:szCs w:val="16"/>
        </w:rPr>
        <w:commentReference w:id="62"/>
      </w:r>
      <w:commentRangeStart w:id="63"/>
      <w:commentRangeEnd w:id="63"/>
      <w:r w:rsidRPr="00D253EF">
        <w:rPr>
          <w:rFonts w:asciiTheme="minorHAnsi" w:eastAsia="PMingLiU" w:hAnsiTheme="minorHAnsi" w:cstheme="minorHAnsi"/>
          <w:sz w:val="16"/>
          <w:szCs w:val="16"/>
        </w:rPr>
        <w:commentReference w:id="63"/>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77777777" w:rsidR="00735166" w:rsidRPr="00D253EF" w:rsidRDefault="00735166" w:rsidP="006545B8">
      <w:pPr>
        <w:spacing w:line="360" w:lineRule="auto"/>
        <w:jc w:val="both"/>
        <w:rPr>
          <w:rFonts w:asciiTheme="minorHAnsi" w:eastAsia="PMingLiU" w:hAnsiTheme="minorHAnsi" w:cstheme="minorHAnsi"/>
          <w:lang w:val="en-US"/>
        </w:rPr>
      </w:pPr>
    </w:p>
    <w:p w14:paraId="5C96ECCB" w14:textId="77777777" w:rsidR="00735166" w:rsidRPr="00D253EF" w:rsidRDefault="00735166" w:rsidP="006545B8">
      <w:pPr>
        <w:spacing w:line="360" w:lineRule="auto"/>
        <w:jc w:val="both"/>
        <w:rPr>
          <w:rFonts w:asciiTheme="minorHAnsi" w:eastAsia="PMingLiU" w:hAnsiTheme="minorHAnsi" w:cstheme="minorHAnsi"/>
          <w:lang w:val="en-US"/>
        </w:rPr>
      </w:pPr>
    </w:p>
    <w:p w14:paraId="2507161E" w14:textId="70ED5E30" w:rsidR="00735166" w:rsidRPr="00D253EF" w:rsidRDefault="00016AC9"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1D7FE428" wp14:editId="420164DA">
                <wp:simplePos x="0" y="0"/>
                <wp:positionH relativeFrom="margin">
                  <wp:align>left</wp:align>
                </wp:positionH>
                <wp:positionV relativeFrom="paragraph">
                  <wp:posOffset>11430</wp:posOffset>
                </wp:positionV>
                <wp:extent cx="5208905" cy="1162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162050"/>
                        </a:xfrm>
                        <a:prstGeom prst="rect">
                          <a:avLst/>
                        </a:prstGeom>
                        <a:solidFill>
                          <a:prstClr val="white"/>
                        </a:solidFill>
                        <a:ln>
                          <a:noFill/>
                        </a:ln>
                      </wps:spPr>
                      <wps:txbx>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4"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4"/>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9pt;width:410.15pt;height:91.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" stroked="f">
                <v:textbox inset="0,0,0,0">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5"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5"/>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3A0A62AB" w:rsidR="00735166" w:rsidRPr="00D253EF" w:rsidRDefault="00735166" w:rsidP="006545B8">
      <w:pPr>
        <w:spacing w:line="360" w:lineRule="auto"/>
        <w:jc w:val="both"/>
        <w:rPr>
          <w:rFonts w:asciiTheme="minorHAnsi" w:eastAsia="PMingLiU" w:hAnsiTheme="minorHAnsi" w:cstheme="minorHAnsi"/>
        </w:rPr>
      </w:pPr>
    </w:p>
    <w:p w14:paraId="52967743" w14:textId="043AFFE9" w:rsidR="00735166" w:rsidRPr="00D253EF" w:rsidRDefault="007F0873"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70528" behindDoc="0" locked="0" layoutInCell="1" allowOverlap="1" wp14:anchorId="01068EB8" wp14:editId="2DF95681">
            <wp:simplePos x="0" y="0"/>
            <wp:positionH relativeFrom="margin">
              <wp:align>right</wp:align>
            </wp:positionH>
            <wp:positionV relativeFrom="paragraph">
              <wp:posOffset>110490</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14:sizeRelH relativeFrom="margin">
              <wp14:pctWidth>0</wp14:pctWidth>
            </wp14:sizeRelH>
          </wp:anchor>
        </w:drawing>
      </w: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77777777" w:rsidR="00735166" w:rsidRPr="00D253EF" w:rsidRDefault="00735166" w:rsidP="006545B8">
      <w:pPr>
        <w:spacing w:line="360" w:lineRule="auto"/>
        <w:jc w:val="both"/>
        <w:rPr>
          <w:rFonts w:asciiTheme="minorHAnsi" w:eastAsia="PMingLiU" w:hAnsiTheme="minorHAnsi" w:cstheme="minorHAnsi"/>
        </w:rPr>
      </w:pPr>
    </w:p>
    <w:p w14:paraId="6B60283C" w14:textId="77777777" w:rsidR="00735166" w:rsidRPr="00D253EF" w:rsidRDefault="00735166" w:rsidP="006545B8">
      <w:pPr>
        <w:spacing w:line="360" w:lineRule="auto"/>
        <w:jc w:val="both"/>
        <w:rPr>
          <w:rFonts w:asciiTheme="minorHAnsi" w:eastAsia="PMingLiU" w:hAnsiTheme="minorHAnsi" w:cstheme="minorHAnsi"/>
        </w:rPr>
      </w:pPr>
    </w:p>
    <w:p w14:paraId="62F46F12" w14:textId="77777777"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77777777" w:rsidR="00735166" w:rsidRPr="00D253EF" w:rsidRDefault="00735166" w:rsidP="006545B8">
      <w:pPr>
        <w:spacing w:line="360" w:lineRule="auto"/>
        <w:jc w:val="both"/>
        <w:rPr>
          <w:rFonts w:asciiTheme="minorHAnsi" w:eastAsia="PMingLiU" w:hAnsiTheme="minorHAnsi" w:cstheme="minorHAnsi"/>
        </w:rPr>
      </w:pPr>
    </w:p>
    <w:p w14:paraId="3CB26572" w14:textId="77777777" w:rsidR="00735166" w:rsidRPr="00D253EF" w:rsidRDefault="00735166" w:rsidP="006545B8">
      <w:pPr>
        <w:spacing w:line="360" w:lineRule="auto"/>
        <w:jc w:val="both"/>
        <w:rPr>
          <w:rFonts w:asciiTheme="minorHAnsi" w:eastAsia="PMingLiU" w:hAnsiTheme="minorHAnsi" w:cstheme="minorHAnsi"/>
        </w:rPr>
      </w:pPr>
    </w:p>
    <w:p w14:paraId="22EA95FD" w14:textId="318B4B20" w:rsidR="00735166" w:rsidRPr="00D253EF" w:rsidRDefault="00735166" w:rsidP="006545B8">
      <w:pPr>
        <w:spacing w:line="360" w:lineRule="auto"/>
        <w:jc w:val="both"/>
        <w:rPr>
          <w:rFonts w:asciiTheme="minorHAnsi" w:eastAsia="PMingLiU" w:hAnsiTheme="minorHAnsi" w:cstheme="minorHAnsi"/>
        </w:rPr>
      </w:pPr>
    </w:p>
    <w:p w14:paraId="47CDC837" w14:textId="4267D519" w:rsidR="007E74AC" w:rsidRPr="00D253EF" w:rsidRDefault="007E74AC" w:rsidP="006545B8">
      <w:pPr>
        <w:spacing w:line="360" w:lineRule="auto"/>
        <w:jc w:val="both"/>
        <w:rPr>
          <w:rFonts w:asciiTheme="minorHAnsi" w:eastAsia="PMingLiU" w:hAnsiTheme="minorHAnsi" w:cstheme="minorHAnsi"/>
        </w:rPr>
      </w:pPr>
    </w:p>
    <w:p w14:paraId="24670A1C" w14:textId="30E871F1" w:rsidR="007E74AC" w:rsidRPr="00D253EF" w:rsidRDefault="00E8144D"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2D467A46" wp14:editId="24BD0A51">
                <wp:simplePos x="0" y="0"/>
                <wp:positionH relativeFrom="margin">
                  <wp:align>right</wp:align>
                </wp:positionH>
                <wp:positionV relativeFrom="paragraph">
                  <wp:posOffset>284828</wp:posOffset>
                </wp:positionV>
                <wp:extent cx="5238750" cy="635"/>
                <wp:effectExtent l="0" t="0" r="0" b="635"/>
                <wp:wrapNone/>
                <wp:docPr id="22" name="Text Box 2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6" w:name="_Toc71542367"/>
                            <w:bookmarkStart w:id="67"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6"/>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67A46" id="Text Box 22" o:spid="_x0000_s1029" type="#_x0000_t202" style="position:absolute;left:0;text-align:left;margin-left:361.3pt;margin-top:22.45pt;width:412.5pt;height:.0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E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" stroked="f">
                <v:textbox style="mso-fit-shape-to-text:t" inset="0,0,0,0">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8" w:name="_Toc71542367"/>
                      <w:bookmarkStart w:id="69"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8"/>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bookmarkEnd w:id="69"/>
                    </w:p>
                  </w:txbxContent>
                </v:textbox>
                <w10:wrap anchorx="margin"/>
              </v:shape>
            </w:pict>
          </mc:Fallback>
        </mc:AlternateContent>
      </w:r>
    </w:p>
    <w:p w14:paraId="09D93464" w14:textId="3A7EE372"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Miniopterus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M. macropus</w:t>
      </w:r>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megaphyllus</w:t>
      </w:r>
      <w:r w:rsidRPr="00D253EF">
        <w:rPr>
          <w:rFonts w:asciiTheme="minorHAnsi" w:eastAsia="PMingLiU" w:hAnsiTheme="minorHAnsi" w:cstheme="minorHAnsi"/>
        </w:rPr>
        <w:t xml:space="preserve"> (162.0 ± 16.5 mins after sunrise). In winter, the time of peak emergence was 25.1 ± 5.6 minutes after official sunset (n = 5). </w:t>
      </w:r>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R. megaphyllus</w:t>
      </w:r>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megaphyllus,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2B7BF3A5"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t xml:space="preserve">Comparing seasonal difference across species, it was found that seasonal interactions </w:t>
      </w:r>
      <w:r w:rsidR="00A13285">
        <w:rPr>
          <w:rFonts w:asciiTheme="minorHAnsi" w:eastAsia="PMingLiU" w:hAnsiTheme="minorHAnsi" w:cstheme="minorHAnsi"/>
        </w:rPr>
        <w:t xml:space="preserve">on </w:t>
      </w:r>
      <w:r w:rsidR="00A13285" w:rsidRPr="00D253EF">
        <w:rPr>
          <w:rFonts w:asciiTheme="minorHAnsi" w:eastAsia="PMingLiU" w:hAnsiTheme="minorHAnsi" w:cstheme="minorHAnsi"/>
        </w:rPr>
        <w:t>the time of first activity peak (emergence)</w:t>
      </w:r>
      <w:r w:rsidR="00A13285">
        <w:rPr>
          <w:rFonts w:asciiTheme="minorHAnsi" w:eastAsia="PMingLiU" w:hAnsiTheme="minorHAnsi" w:cstheme="minorHAnsi"/>
        </w:rPr>
        <w:t xml:space="preserve"> </w:t>
      </w:r>
      <w:r w:rsidR="0076645A">
        <w:rPr>
          <w:rFonts w:asciiTheme="minorHAnsi" w:eastAsia="PMingLiU" w:hAnsiTheme="minorHAnsi" w:cstheme="minorHAnsi"/>
        </w:rPr>
        <w:t xml:space="preserve">across different </w:t>
      </w:r>
      <w:r w:rsidRPr="00D253EF">
        <w:rPr>
          <w:rFonts w:asciiTheme="minorHAnsi" w:eastAsia="PMingLiU" w:hAnsiTheme="minorHAnsi" w:cstheme="minorHAnsi"/>
        </w:rPr>
        <w:t xml:space="preserve">species were also significant (p &lt; 0.05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except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(p = 0.3169 &amp; p = 0.2739, respectively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r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9744" behindDoc="0" locked="0" layoutInCell="1" allowOverlap="1" wp14:anchorId="0C4A8E3F" wp14:editId="02A95B3D">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70"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71"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1"/>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2576" behindDoc="0" locked="0" layoutInCell="1" allowOverlap="1" wp14:anchorId="60D73CB2" wp14:editId="07DB17BE">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72"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72"/>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0F2AB24C" w:rsidR="00E60B23" w:rsidRPr="00D253EF" w:rsidRDefault="00735166" w:rsidP="006A1285">
      <w:pPr>
        <w:spacing w:after="240" w:line="360" w:lineRule="auto"/>
        <w:ind w:firstLine="567"/>
        <w:jc w:val="both"/>
        <w:rPr>
          <w:rFonts w:asciiTheme="minorHAnsi" w:eastAsia="PMingLiU" w:hAnsiTheme="minorHAnsi" w:cstheme="minorHAnsi"/>
        </w:rPr>
      </w:pPr>
      <w:commentRangeStart w:id="73"/>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73"/>
      <w:r w:rsidRPr="00D253EF">
        <w:rPr>
          <w:rFonts w:asciiTheme="minorHAnsi" w:eastAsia="PMingLiU" w:hAnsiTheme="minorHAnsi" w:cstheme="minorHAnsi"/>
          <w:sz w:val="16"/>
          <w:szCs w:val="16"/>
        </w:rPr>
        <w:commentReference w:id="73"/>
      </w:r>
      <w:r w:rsidRPr="00D253EF">
        <w:rPr>
          <w:rFonts w:asciiTheme="minorHAnsi" w:eastAsia="PMingLiU" w:hAnsiTheme="minorHAnsi" w:cstheme="minorHAnsi"/>
        </w:rPr>
        <w:t xml:space="preserve">In summer, overall bat peak return time was 155.3 ± 12.1 minutes before official sunrise (n= 3). </w:t>
      </w:r>
      <w:r w:rsidRPr="00D253EF">
        <w:rPr>
          <w:rFonts w:asciiTheme="minorHAnsi" w:eastAsia="PMingLiU" w:hAnsiTheme="minorHAnsi" w:cstheme="minorHAnsi"/>
          <w:i/>
          <w:iCs/>
        </w:rPr>
        <w:t>M</w:t>
      </w:r>
      <w:r w:rsidR="00A529C0">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A529C0">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w:t>
      </w:r>
      <w:r w:rsidR="00EE2D4E">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EE2D4E">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4CAA83B0"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between the two seasons for time of the final activity peak (return) indicated that there was </w:t>
      </w:r>
      <w:r w:rsidR="00FF13BD">
        <w:rPr>
          <w:rFonts w:asciiTheme="minorHAnsi" w:eastAsia="PMingLiU" w:hAnsiTheme="minorHAnsi" w:cstheme="minorHAnsi"/>
        </w:rPr>
        <w:t xml:space="preserve">a </w:t>
      </w:r>
      <w:r w:rsidRPr="00D253EF">
        <w:rPr>
          <w:rFonts w:asciiTheme="minorHAnsi" w:eastAsia="PMingLiU" w:hAnsiTheme="minorHAnsi" w:cstheme="minorHAnsi"/>
        </w:rPr>
        <w:t xml:space="preserve">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(p = 0.2354)</w:t>
      </w:r>
      <w:r w:rsidR="00F33AA4">
        <w:rPr>
          <w:rFonts w:asciiTheme="minorHAnsi" w:eastAsia="PMingLiU" w:hAnsiTheme="minorHAnsi" w:cstheme="minorHAnsi"/>
        </w:rPr>
        <w:t>.</w:t>
      </w:r>
      <w:r w:rsidRPr="00D253EF">
        <w:rPr>
          <w:rFonts w:asciiTheme="minorHAnsi" w:eastAsia="PMingLiU" w:hAnsiTheme="minorHAnsi" w:cstheme="minorHAnsi"/>
        </w:rPr>
        <w:t xml:space="preserve"> </w:t>
      </w:r>
      <w:r w:rsidR="00F33AA4">
        <w:rPr>
          <w:rFonts w:asciiTheme="minorHAnsi" w:eastAsia="PMingLiU" w:hAnsiTheme="minorHAnsi" w:cstheme="minorHAnsi"/>
        </w:rPr>
        <w:t>H</w:t>
      </w:r>
      <w:r w:rsidRPr="00D253EF">
        <w:rPr>
          <w:rFonts w:asciiTheme="minorHAnsi" w:eastAsia="PMingLiU" w:hAnsiTheme="minorHAnsi" w:cstheme="minorHAnsi"/>
        </w:rPr>
        <w:t xml:space="preserve">owever, it was found that all three species returned earlier in winter than summer (Table 2-3). Comparing the seasonal difference across species, it was found that seasonal interactions </w:t>
      </w:r>
      <w:r w:rsidR="00F33AA4">
        <w:rPr>
          <w:rFonts w:asciiTheme="minorHAnsi" w:eastAsia="PMingLiU" w:hAnsiTheme="minorHAnsi" w:cstheme="minorHAnsi"/>
        </w:rPr>
        <w:t xml:space="preserve">on </w:t>
      </w:r>
      <w:r w:rsidR="00F33AA4" w:rsidRPr="00D253EF">
        <w:rPr>
          <w:rFonts w:asciiTheme="minorHAnsi" w:eastAsia="PMingLiU" w:hAnsiTheme="minorHAnsi" w:cstheme="minorHAnsi"/>
        </w:rPr>
        <w:t>the time of first activity peak (emergence)</w:t>
      </w:r>
      <w:r w:rsidR="00F33AA4">
        <w:rPr>
          <w:rFonts w:asciiTheme="minorHAnsi" w:eastAsia="PMingLiU" w:hAnsiTheme="minorHAnsi" w:cstheme="minorHAnsi"/>
        </w:rPr>
        <w:t xml:space="preserve"> across different </w:t>
      </w:r>
      <w:r w:rsidR="00F33AA4" w:rsidRPr="00D253EF">
        <w:rPr>
          <w:rFonts w:asciiTheme="minorHAnsi" w:eastAsia="PMingLiU" w:hAnsiTheme="minorHAnsi" w:cstheme="minorHAnsi"/>
        </w:rPr>
        <w:t xml:space="preserve">species </w:t>
      </w:r>
      <w:r w:rsidRPr="00D253EF">
        <w:rPr>
          <w:rFonts w:asciiTheme="minorHAnsi" w:eastAsia="PMingLiU" w:hAnsiTheme="minorHAnsi" w:cstheme="minorHAnsi"/>
        </w:rPr>
        <w:t xml:space="preserve">were not significant (p &lt;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56753A9F"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92032" behindDoc="0" locked="0" layoutInCell="1" allowOverlap="1" wp14:anchorId="7E456688" wp14:editId="33FAC8FC">
                <wp:simplePos x="0" y="0"/>
                <wp:positionH relativeFrom="column">
                  <wp:posOffset>635</wp:posOffset>
                </wp:positionH>
                <wp:positionV relativeFrom="paragraph">
                  <wp:posOffset>3364865</wp:posOffset>
                </wp:positionV>
                <wp:extent cx="521017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74"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688" id="Text Box 25" o:spid="_x0000_s1031" type="#_x0000_t202" style="position:absolute;left:0;text-align:left;margin-left:.05pt;margin-top:264.95pt;width:41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r6MAIAAGYEAAAOAAAAZHJzL2Uyb0RvYy54bWysVMGO2jAQvVfqP1i+lwDVbit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" stroked="f">
                <v:textbox style="mso-fit-shape-to-text:t" inset="0,0,0,0">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75"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75"/>
                    </w:p>
                  </w:txbxContent>
                </v:textbox>
              </v:shape>
            </w:pict>
          </mc:Fallback>
        </mc:AlternateContent>
      </w:r>
      <w:r w:rsidRPr="00D253EF">
        <w:rPr>
          <w:rFonts w:asciiTheme="minorHAnsi" w:hAnsiTheme="minorHAnsi" w:cstheme="minorHAnsi"/>
          <w:noProof/>
        </w:rPr>
        <w:drawing>
          <wp:anchor distT="0" distB="0" distL="114300" distR="114300" simplePos="0" relativeHeight="251689984" behindDoc="0" locked="0" layoutInCell="1" allowOverlap="1" wp14:anchorId="09742A04" wp14:editId="1CC20B77">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76"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76"/>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lastRenderedPageBreak/>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3768A888"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xml:space="preserve">).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 the 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0.0008568).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A5E234B"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mc:AlternateContent>
          <mc:Choice Requires="wps">
            <w:drawing>
              <wp:anchor distT="0" distB="0" distL="114300" distR="114300" simplePos="0" relativeHeight="251696128" behindDoc="0" locked="0" layoutInCell="1" allowOverlap="1" wp14:anchorId="387CF62C" wp14:editId="2D057F26">
                <wp:simplePos x="0" y="0"/>
                <wp:positionH relativeFrom="column">
                  <wp:posOffset>635</wp:posOffset>
                </wp:positionH>
                <wp:positionV relativeFrom="paragraph">
                  <wp:posOffset>3100070</wp:posOffset>
                </wp:positionV>
                <wp:extent cx="521017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77"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CF62C" id="Text Box 26" o:spid="_x0000_s1032" type="#_x0000_t202" style="position:absolute;margin-left:.05pt;margin-top:244.1pt;width:410.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8k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" stroked="f">
                <v:textbox style="mso-fit-shape-to-text:t" inset="0,0,0,0">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78"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8"/>
                    </w:p>
                  </w:txbxContent>
                </v:textbox>
              </v:shape>
            </w:pict>
          </mc:Fallback>
        </mc:AlternateContent>
      </w:r>
      <w:r w:rsidRPr="00D253EF">
        <w:rPr>
          <w:rFonts w:asciiTheme="minorHAnsi" w:hAnsiTheme="minorHAnsi" w:cstheme="minorHAnsi"/>
          <w:noProof/>
        </w:rPr>
        <w:drawing>
          <wp:anchor distT="0" distB="0" distL="114300" distR="114300" simplePos="0" relativeHeight="251694080" behindDoc="0" locked="0" layoutInCell="1" allowOverlap="1" wp14:anchorId="5287E0D1" wp14:editId="5090E6A9">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77777777" w:rsidR="00735166" w:rsidRPr="00D253EF" w:rsidRDefault="00735166" w:rsidP="006545B8">
      <w:pPr>
        <w:spacing w:line="360" w:lineRule="auto"/>
        <w:rPr>
          <w:rFonts w:asciiTheme="minorHAnsi" w:eastAsia="PMingLiU" w:hAnsiTheme="minorHAnsi" w:cstheme="minorHAnsi"/>
          <w:b/>
          <w:bCs/>
        </w:rPr>
      </w:pPr>
    </w:p>
    <w:p w14:paraId="5B24A39C" w14:textId="77777777" w:rsidR="00735166" w:rsidRPr="00D253EF" w:rsidRDefault="00735166" w:rsidP="006545B8">
      <w:pPr>
        <w:spacing w:line="360" w:lineRule="auto"/>
        <w:rPr>
          <w:rFonts w:asciiTheme="minorHAnsi" w:eastAsia="PMingLiU" w:hAnsiTheme="minorHAnsi" w:cstheme="minorHAnsi"/>
          <w:b/>
          <w:bCs/>
        </w:rPr>
      </w:pPr>
    </w:p>
    <w:p w14:paraId="27A58A50" w14:textId="77777777" w:rsidR="00735166" w:rsidRPr="00D253EF" w:rsidRDefault="00735166" w:rsidP="006545B8">
      <w:pPr>
        <w:spacing w:line="360" w:lineRule="auto"/>
        <w:rPr>
          <w:rFonts w:asciiTheme="minorHAnsi" w:eastAsia="PMingLiU" w:hAnsiTheme="minorHAnsi" w:cstheme="minorHAnsi"/>
          <w:b/>
          <w:bCs/>
        </w:rPr>
      </w:pPr>
    </w:p>
    <w:p w14:paraId="14B7F575" w14:textId="77777777" w:rsidR="00735166" w:rsidRPr="00D253EF" w:rsidRDefault="00735166" w:rsidP="006545B8">
      <w:pPr>
        <w:spacing w:line="360" w:lineRule="auto"/>
        <w:rPr>
          <w:rFonts w:asciiTheme="minorHAnsi" w:eastAsia="PMingLiU" w:hAnsiTheme="minorHAnsi" w:cstheme="minorHAnsi"/>
          <w:b/>
          <w:bCs/>
        </w:rPr>
      </w:pPr>
    </w:p>
    <w:p w14:paraId="70504D89" w14:textId="77777777" w:rsidR="00735166" w:rsidRPr="00D253EF" w:rsidRDefault="00735166" w:rsidP="006545B8">
      <w:pPr>
        <w:spacing w:line="360" w:lineRule="auto"/>
        <w:rPr>
          <w:rFonts w:asciiTheme="minorHAnsi" w:eastAsia="PMingLiU" w:hAnsiTheme="minorHAnsi" w:cstheme="minorHAnsi"/>
          <w:b/>
          <w:bCs/>
        </w:rPr>
      </w:pPr>
    </w:p>
    <w:p w14:paraId="53BB7E46" w14:textId="77777777" w:rsidR="00735166" w:rsidRPr="00D253EF" w:rsidRDefault="00735166" w:rsidP="006545B8">
      <w:pPr>
        <w:spacing w:line="360" w:lineRule="auto"/>
        <w:rPr>
          <w:rFonts w:asciiTheme="minorHAnsi" w:eastAsia="PMingLiU" w:hAnsiTheme="minorHAnsi" w:cstheme="minorHAnsi"/>
          <w:b/>
          <w:bCs/>
        </w:rPr>
      </w:pPr>
    </w:p>
    <w:p w14:paraId="5AE826DC" w14:textId="77777777" w:rsidR="00735166" w:rsidRPr="00D253EF" w:rsidRDefault="00735166" w:rsidP="006545B8">
      <w:pPr>
        <w:spacing w:line="360" w:lineRule="auto"/>
        <w:rPr>
          <w:rFonts w:asciiTheme="minorHAnsi" w:eastAsia="PMingLiU" w:hAnsiTheme="minorHAnsi" w:cstheme="minorHAnsi"/>
          <w:b/>
          <w:bCs/>
        </w:rPr>
      </w:pPr>
    </w:p>
    <w:p w14:paraId="1727A130" w14:textId="3165126D" w:rsidR="00735166" w:rsidRPr="00D253EF" w:rsidRDefault="00735166" w:rsidP="006545B8">
      <w:pPr>
        <w:spacing w:line="360" w:lineRule="auto"/>
        <w:rPr>
          <w:rFonts w:asciiTheme="minorHAnsi" w:eastAsia="PMingLiU" w:hAnsiTheme="minorHAnsi" w:cstheme="minorHAnsi"/>
          <w:b/>
          <w:bCs/>
        </w:rPr>
      </w:pPr>
    </w:p>
    <w:p w14:paraId="665F6B0D" w14:textId="77777777" w:rsidR="00735166" w:rsidRPr="00D253EF" w:rsidRDefault="00735166" w:rsidP="006545B8">
      <w:pPr>
        <w:spacing w:line="360" w:lineRule="auto"/>
        <w:rPr>
          <w:rFonts w:asciiTheme="minorHAnsi" w:eastAsia="PMingLiU" w:hAnsiTheme="minorHAnsi" w:cstheme="minorHAnsi"/>
          <w:b/>
          <w:bCs/>
        </w:rPr>
      </w:pP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28BD7118" wp14:editId="36A2548E">
                <wp:simplePos x="0" y="0"/>
                <wp:positionH relativeFrom="margin">
                  <wp:align>right</wp:align>
                </wp:positionH>
                <wp:positionV relativeFrom="paragraph">
                  <wp:posOffset>3609975</wp:posOffset>
                </wp:positionV>
                <wp:extent cx="521970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838200"/>
                        </a:xfrm>
                        <a:prstGeom prst="rect">
                          <a:avLst/>
                        </a:prstGeom>
                        <a:solidFill>
                          <a:prstClr val="white"/>
                        </a:solidFill>
                        <a:ln>
                          <a:noFill/>
                        </a:ln>
                      </wps:spPr>
                      <wps:txbx>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79"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66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DKLQIAAGcEAAAOAAAAZHJzL2Uyb0RvYy54bWysVMGO2yAQvVfqPyDujZNU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" stroked="f">
                <v:textbox inset="0,0,0,0">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80"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80"/>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8176" behindDoc="0" locked="0" layoutInCell="1" hidden="0" allowOverlap="1" wp14:anchorId="41569BF2" wp14:editId="38E16DA1">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0E2F346A"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 activity from the acoustic survey at 30 minutes after sunset (except day 3). The number of bat passes recorded during peak activity level (between 80 to 90 passes per day) was lower than the peak emergence counts (between 100 – 155 counts per day).  </w:t>
      </w:r>
      <w:commentRangeStart w:id="81"/>
      <w:r w:rsidRPr="00D253EF">
        <w:rPr>
          <w:rFonts w:asciiTheme="minorHAnsi" w:eastAsia="PMingLiU" w:hAnsiTheme="minorHAnsi" w:cstheme="minorHAnsi"/>
          <w:bCs/>
          <w:color w:val="000000"/>
        </w:rPr>
        <w:t xml:space="preserve"> </w:t>
      </w:r>
      <w:commentRangeEnd w:id="81"/>
      <w:r w:rsidRPr="00D253EF">
        <w:rPr>
          <w:rFonts w:asciiTheme="minorHAnsi" w:eastAsia="PMingLiU" w:hAnsiTheme="minorHAnsi" w:cstheme="minorHAnsi"/>
          <w:sz w:val="16"/>
          <w:szCs w:val="16"/>
        </w:rPr>
        <w:commentReference w:id="81"/>
      </w:r>
      <w:r w:rsidRPr="00D253EF">
        <w:rPr>
          <w:rFonts w:asciiTheme="minorHAnsi" w:eastAsia="PMingLiU" w:hAnsiTheme="minorHAnsi" w:cstheme="minorHAnsi"/>
          <w:bCs/>
          <w:color w:val="000000"/>
        </w:rPr>
        <w:t xml:space="preserve"> </w:t>
      </w:r>
    </w:p>
    <w:p w14:paraId="22E39DE7" w14:textId="7D5B6219"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In winter, both acoustics and exit counts data showed similar pattern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82"/>
      <w:commentRangeStart w:id="83"/>
      <w:r w:rsidRPr="00D253EF">
        <w:rPr>
          <w:rFonts w:asciiTheme="minorHAnsi" w:eastAsia="PMingLiU" w:hAnsiTheme="minorHAnsi" w:cstheme="minorHAnsi"/>
          <w:bCs/>
          <w:color w:val="000000"/>
        </w:rPr>
        <w:t xml:space="preserve"> initial activity and emergence began 15 minutes after official sunset</w:t>
      </w:r>
      <w:commentRangeEnd w:id="82"/>
      <w:r w:rsidRPr="00D253EF">
        <w:rPr>
          <w:rFonts w:asciiTheme="minorHAnsi" w:eastAsia="PMingLiU" w:hAnsiTheme="minorHAnsi" w:cstheme="minorHAnsi"/>
          <w:sz w:val="16"/>
          <w:szCs w:val="16"/>
        </w:rPr>
        <w:commentReference w:id="82"/>
      </w:r>
      <w:commentRangeEnd w:id="83"/>
      <w:r w:rsidRPr="00D253EF">
        <w:rPr>
          <w:rFonts w:asciiTheme="minorHAnsi" w:eastAsia="PMingLiU" w:hAnsiTheme="minorHAnsi" w:cstheme="minorHAnsi"/>
          <w:sz w:val="16"/>
          <w:szCs w:val="16"/>
        </w:rPr>
        <w:commentReference w:id="83"/>
      </w:r>
      <w:r w:rsidRPr="00D253EF">
        <w:rPr>
          <w:rFonts w:asciiTheme="minorHAnsi" w:eastAsia="PMingLiU" w:hAnsiTheme="minorHAnsi" w:cstheme="minorHAnsi"/>
          <w:bCs/>
          <w:color w:val="000000"/>
        </w:rPr>
        <w:t xml:space="preserve">. Both the level of activity and number of emergences showed one major peak within the first hour after sunset. Bat acoustic activity showed 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bat passes recorded (</w:t>
      </w:r>
      <w:commentRangeStart w:id="84"/>
      <w:r w:rsidRPr="00D253EF">
        <w:rPr>
          <w:rFonts w:asciiTheme="minorHAnsi" w:eastAsia="PMingLiU" w:hAnsiTheme="minorHAnsi" w:cstheme="minorHAnsi"/>
          <w:bCs/>
          <w:color w:val="000000"/>
        </w:rPr>
        <w:t xml:space="preserve">between 100 to 150 passes per day) was greater than the number of bat emergences observed </w:t>
      </w:r>
      <w:commentRangeEnd w:id="84"/>
      <w:r w:rsidRPr="00D253EF">
        <w:rPr>
          <w:rFonts w:asciiTheme="minorHAnsi" w:eastAsia="PMingLiU" w:hAnsiTheme="minorHAnsi" w:cstheme="minorHAnsi"/>
          <w:sz w:val="16"/>
          <w:szCs w:val="16"/>
        </w:rPr>
        <w:commentReference w:id="84"/>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52B9B9A2"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(Firgures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2272" behindDoc="0" locked="0" layoutInCell="1" allowOverlap="1" wp14:anchorId="3803D043" wp14:editId="6FE32523">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382969C" w:rsidR="008240E3" w:rsidRPr="00D253EF" w:rsidRDefault="008240E3" w:rsidP="006545B8">
      <w:pPr>
        <w:spacing w:line="360" w:lineRule="auto"/>
        <w:rPr>
          <w:rFonts w:asciiTheme="minorHAnsi" w:eastAsia="PMingLiU" w:hAnsiTheme="minorHAnsi" w:cstheme="minorHAnsi"/>
        </w:rPr>
      </w:pPr>
    </w:p>
    <w:p w14:paraId="669B45B5" w14:textId="44A2D2F9" w:rsidR="008240E3" w:rsidRPr="00D253EF" w:rsidRDefault="008240E3" w:rsidP="006545B8">
      <w:pPr>
        <w:spacing w:line="360" w:lineRule="auto"/>
        <w:rPr>
          <w:rFonts w:asciiTheme="minorHAnsi" w:eastAsia="PMingLiU" w:hAnsiTheme="minorHAnsi" w:cstheme="minorHAnsi"/>
        </w:rPr>
      </w:pPr>
    </w:p>
    <w:p w14:paraId="59A067EE" w14:textId="3180AD62" w:rsidR="008240E3" w:rsidRPr="00D253EF" w:rsidRDefault="008240E3" w:rsidP="006545B8">
      <w:pPr>
        <w:spacing w:line="360" w:lineRule="auto"/>
        <w:rPr>
          <w:rFonts w:asciiTheme="minorHAnsi" w:eastAsia="PMingLiU" w:hAnsiTheme="minorHAnsi" w:cstheme="minorHAnsi"/>
        </w:rPr>
      </w:pPr>
    </w:p>
    <w:p w14:paraId="44498606" w14:textId="30884D89"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E7E2C66" wp14:editId="7814AF17">
                <wp:simplePos x="0" y="0"/>
                <wp:positionH relativeFrom="margin">
                  <wp:align>left</wp:align>
                </wp:positionH>
                <wp:positionV relativeFrom="paragraph">
                  <wp:posOffset>75565</wp:posOffset>
                </wp:positionV>
                <wp:extent cx="5210175" cy="7143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5210175" cy="714375"/>
                        </a:xfrm>
                        <a:prstGeom prst="rect">
                          <a:avLst/>
                        </a:prstGeom>
                        <a:solidFill>
                          <a:prstClr val="white"/>
                        </a:solidFill>
                        <a:ln>
                          <a:noFill/>
                        </a:ln>
                      </wps:spPr>
                      <wps:txbx>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5"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0;margin-top:5.95pt;width:410.25pt;height:56.2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" stroked="f">
                <v:textbox inset="0,0,0,0">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6"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6"/>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2EA12551" w:rsidR="008240E3" w:rsidRPr="00D253EF" w:rsidRDefault="00270850"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77216B44" wp14:editId="53B5D3B9">
                <wp:simplePos x="0" y="0"/>
                <wp:positionH relativeFrom="column">
                  <wp:posOffset>635</wp:posOffset>
                </wp:positionH>
                <wp:positionV relativeFrom="paragraph">
                  <wp:posOffset>3543300</wp:posOffset>
                </wp:positionV>
                <wp:extent cx="521017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D728D3C" w14:textId="4F0D93AF" w:rsidR="00270850" w:rsidRPr="00270850" w:rsidRDefault="00270850" w:rsidP="00270850">
                            <w:pPr>
                              <w:pStyle w:val="Caption"/>
                              <w:jc w:val="both"/>
                              <w:rPr>
                                <w:rFonts w:asciiTheme="minorHAnsi" w:hAnsiTheme="minorHAnsi" w:cstheme="minorHAnsi"/>
                                <w:b w:val="0"/>
                                <w:bCs w:val="0"/>
                                <w:noProof/>
                              </w:rPr>
                            </w:pPr>
                            <w:bookmarkStart w:id="87"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16B44" id="Text Box 36" o:spid="_x0000_s1035" type="#_x0000_t202" style="position:absolute;margin-left:.05pt;margin-top:279pt;width:410.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XM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" stroked="f">
                <v:textbox style="mso-fit-shape-to-text:t" inset="0,0,0,0">
                  <w:txbxContent>
                    <w:p w14:paraId="7D728D3C" w14:textId="4F0D93AF" w:rsidR="00270850" w:rsidRPr="00270850" w:rsidRDefault="00270850" w:rsidP="00270850">
                      <w:pPr>
                        <w:pStyle w:val="Caption"/>
                        <w:jc w:val="both"/>
                        <w:rPr>
                          <w:rFonts w:asciiTheme="minorHAnsi" w:hAnsiTheme="minorHAnsi" w:cstheme="minorHAnsi"/>
                          <w:b w:val="0"/>
                          <w:bCs w:val="0"/>
                          <w:noProof/>
                        </w:rPr>
                      </w:pPr>
                      <w:bookmarkStart w:id="88"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8"/>
                    </w:p>
                  </w:txbxContent>
                </v:textbox>
              </v:shape>
            </w:pict>
          </mc:Fallback>
        </mc:AlternateContent>
      </w:r>
      <w:r w:rsidR="008240E3" w:rsidRPr="00D253EF">
        <w:rPr>
          <w:rFonts w:asciiTheme="minorHAnsi" w:hAnsiTheme="minorHAnsi" w:cstheme="minorHAnsi"/>
          <w:noProof/>
        </w:rPr>
        <w:drawing>
          <wp:anchor distT="0" distB="0" distL="114300" distR="114300" simplePos="0" relativeHeight="251706368" behindDoc="0" locked="0" layoutInCell="1" allowOverlap="1" wp14:anchorId="5DB4D87D" wp14:editId="50D93490">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114E781C" w:rsidR="008240E3" w:rsidRPr="00D253EF" w:rsidRDefault="008240E3" w:rsidP="006545B8">
      <w:pPr>
        <w:spacing w:line="360" w:lineRule="auto"/>
        <w:rPr>
          <w:rFonts w:asciiTheme="minorHAnsi" w:eastAsia="PMingLiU" w:hAnsiTheme="minorHAnsi" w:cstheme="minorHAnsi"/>
        </w:rPr>
      </w:pPr>
    </w:p>
    <w:p w14:paraId="0A628093" w14:textId="0B6B0D17" w:rsidR="008240E3" w:rsidRPr="00D253EF" w:rsidRDefault="008240E3" w:rsidP="006545B8">
      <w:pPr>
        <w:spacing w:line="360" w:lineRule="auto"/>
        <w:rPr>
          <w:rFonts w:asciiTheme="minorHAnsi" w:eastAsia="PMingLiU" w:hAnsiTheme="minorHAnsi" w:cstheme="minorHAnsi"/>
        </w:rPr>
      </w:pPr>
    </w:p>
    <w:p w14:paraId="24E1E6ED" w14:textId="77777777" w:rsidR="008240E3" w:rsidRPr="00D253EF" w:rsidRDefault="008240E3" w:rsidP="006545B8">
      <w:pPr>
        <w:spacing w:line="360" w:lineRule="auto"/>
        <w:rPr>
          <w:rFonts w:asciiTheme="minorHAnsi" w:eastAsia="PMingLiU" w:hAnsiTheme="minorHAnsi" w:cstheme="minorHAnsi"/>
        </w:rPr>
      </w:pPr>
    </w:p>
    <w:p w14:paraId="2E978C85" w14:textId="77777777" w:rsidR="0043714C" w:rsidRDefault="0043714C">
      <w:pPr>
        <w:rPr>
          <w:rFonts w:asciiTheme="minorHAnsi" w:eastAsia="PMingLiU" w:hAnsiTheme="minorHAnsi" w:cstheme="minorHAnsi"/>
        </w:rPr>
      </w:pPr>
      <w:r>
        <w:rPr>
          <w:rFonts w:asciiTheme="minorHAnsi" w:eastAsia="PMingLiU" w:hAnsiTheme="minorHAnsi" w:cstheme="minorHAnsi"/>
        </w:rPr>
        <w:br w:type="page"/>
      </w:r>
    </w:p>
    <w:p w14:paraId="462BA97C" w14:textId="51526D65"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4CA2A86"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Yugar tunnel, comprised of individuals from three different species: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M. macropus</w:t>
      </w:r>
      <w:r w:rsidRPr="00C10636">
        <w:rPr>
          <w:rFonts w:asciiTheme="minorHAnsi" w:eastAsia="PMingLiU" w:hAnsiTheme="minorHAnsi" w:cstheme="minorHAnsi"/>
        </w:rPr>
        <w:t xml:space="preserve"> over summer. It was estimated that there was of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89"/>
      <w:r w:rsidRPr="00C10636">
        <w:rPr>
          <w:rFonts w:asciiTheme="minorHAnsi" w:eastAsia="PMingLiU" w:hAnsiTheme="minorHAnsi" w:cstheme="minorHAnsi"/>
        </w:rPr>
        <w:t>15, 30 and 86</w:t>
      </w:r>
      <w:commentRangeEnd w:id="89"/>
      <w:r w:rsidRPr="00C10636">
        <w:rPr>
          <w:rFonts w:asciiTheme="minorHAnsi" w:eastAsia="PMingLiU" w:hAnsiTheme="minorHAnsi" w:cstheme="minorHAnsi"/>
          <w:sz w:val="16"/>
          <w:szCs w:val="16"/>
        </w:rPr>
        <w:commentReference w:id="89"/>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R. megaphyllus</w:t>
      </w:r>
      <w:r w:rsidRPr="00C10636">
        <w:rPr>
          <w:rFonts w:asciiTheme="minorHAnsi" w:eastAsia="PMingLiU" w:hAnsiTheme="minorHAnsi" w:cstheme="minorHAnsi"/>
        </w:rPr>
        <w:t>, only 3</w:t>
      </w:r>
      <w:commentRangeStart w:id="90"/>
      <w:r w:rsidRPr="00C10636">
        <w:rPr>
          <w:rFonts w:asciiTheme="minorHAnsi" w:eastAsia="PMingLiU" w:hAnsiTheme="minorHAnsi" w:cstheme="minorHAnsi"/>
        </w:rPr>
        <w:t xml:space="preserve"> individuals </w:t>
      </w:r>
      <w:commentRangeEnd w:id="90"/>
      <w:r w:rsidRPr="00C10636">
        <w:rPr>
          <w:rFonts w:asciiTheme="minorHAnsi" w:eastAsia="PMingLiU" w:hAnsiTheme="minorHAnsi" w:cstheme="minorHAnsi"/>
          <w:sz w:val="16"/>
          <w:szCs w:val="16"/>
        </w:rPr>
        <w:commentReference w:id="90"/>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R. megaphyllus</w:t>
      </w:r>
      <w:r w:rsidRPr="00C10636">
        <w:rPr>
          <w:rFonts w:asciiTheme="minorHAnsi" w:eastAsia="PMingLiU" w:hAnsiTheme="minorHAnsi" w:cstheme="minorHAnsi"/>
        </w:rPr>
        <w:t xml:space="preserve"> remained unchanged throughout the summer sampling period. </w:t>
      </w:r>
    </w:p>
    <w:p w14:paraId="072C322A" w14:textId="6CBB3A33"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the winter walk-through survey </w:t>
      </w:r>
      <w:commentRangeStart w:id="91"/>
      <w:commentRangeStart w:id="92"/>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July, 2020) </w:t>
      </w:r>
      <w:commentRangeEnd w:id="91"/>
      <w:r w:rsidRPr="00C10636">
        <w:rPr>
          <w:rFonts w:asciiTheme="minorHAnsi" w:eastAsia="PMingLiU" w:hAnsiTheme="minorHAnsi" w:cstheme="minorHAnsi"/>
          <w:sz w:val="16"/>
          <w:szCs w:val="16"/>
        </w:rPr>
        <w:commentReference w:id="91"/>
      </w:r>
      <w:commentRangeEnd w:id="92"/>
      <w:r w:rsidRPr="00C10636">
        <w:rPr>
          <w:rFonts w:asciiTheme="minorHAnsi" w:eastAsia="PMingLiU" w:hAnsiTheme="minorHAnsi" w:cstheme="minorHAnsi"/>
          <w:sz w:val="16"/>
          <w:szCs w:val="16"/>
        </w:rPr>
        <w:commentReference w:id="92"/>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and </w:t>
      </w:r>
      <w:r w:rsidRPr="00C10636">
        <w:rPr>
          <w:rFonts w:asciiTheme="minorHAnsi" w:eastAsia="PMingLiU" w:hAnsiTheme="minorHAnsi" w:cstheme="minorHAnsi"/>
          <w:i/>
        </w:rPr>
        <w:t>R. megaphyllus</w:t>
      </w:r>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roosting in winter. Twenty-two</w:t>
      </w:r>
      <w:commentRangeStart w:id="93"/>
      <w:r w:rsidRPr="00D253EF">
        <w:rPr>
          <w:rFonts w:asciiTheme="minorHAnsi" w:eastAsia="PMingLiU" w:hAnsiTheme="minorHAnsi" w:cstheme="minorHAnsi"/>
        </w:rPr>
        <w:t xml:space="preserve"> drain holes</w:t>
      </w:r>
      <w:commentRangeEnd w:id="93"/>
      <w:r w:rsidRPr="00D253EF">
        <w:rPr>
          <w:rFonts w:asciiTheme="minorHAnsi" w:eastAsia="PMingLiU" w:hAnsiTheme="minorHAnsi" w:cstheme="minorHAnsi"/>
          <w:sz w:val="16"/>
          <w:szCs w:val="16"/>
        </w:rPr>
        <w:commentReference w:id="93"/>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R. megaphyllus</w:t>
      </w:r>
      <w:r w:rsidRPr="00D253EF">
        <w:rPr>
          <w:rFonts w:asciiTheme="minorHAnsi" w:eastAsia="PMingLiU" w:hAnsiTheme="minorHAnsi" w:cstheme="minorHAnsi"/>
        </w:rPr>
        <w:t>, there were 18 individuals roosting at the same location as summer</w:t>
      </w:r>
      <w:commentRangeStart w:id="94"/>
      <w:commentRangeEnd w:id="94"/>
      <w:r w:rsidRPr="00D253EF">
        <w:rPr>
          <w:rFonts w:asciiTheme="minorHAnsi" w:eastAsia="PMingLiU" w:hAnsiTheme="minorHAnsi" w:cstheme="minorHAnsi"/>
          <w:sz w:val="16"/>
          <w:szCs w:val="16"/>
        </w:rPr>
        <w:commentReference w:id="94"/>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95"/>
      <w:commentRangeEnd w:id="95"/>
      <w:r w:rsidRPr="00D253EF">
        <w:rPr>
          <w:rFonts w:asciiTheme="minorHAnsi" w:eastAsia="PMingLiU" w:hAnsiTheme="minorHAnsi" w:cstheme="minorHAnsi"/>
          <w:sz w:val="16"/>
          <w:szCs w:val="16"/>
        </w:rPr>
        <w:commentReference w:id="95"/>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remained similar between the period of walkthrough survey until the end of the roosting microclimate survey (mid July – late August). Comparing the population between two seasons, the population of </w:t>
      </w:r>
      <w:r w:rsidRPr="00D253EF">
        <w:rPr>
          <w:rFonts w:asciiTheme="minorHAnsi" w:eastAsia="PMingLiU" w:hAnsiTheme="minorHAnsi" w:cstheme="minorHAnsi"/>
          <w:i/>
        </w:rPr>
        <w:t xml:space="preserve">M. </w:t>
      </w:r>
      <w:r w:rsidRPr="00D253EF">
        <w:rPr>
          <w:rFonts w:asciiTheme="minorHAnsi" w:eastAsia="PMingLiU" w:hAnsiTheme="minorHAnsi" w:cstheme="minorHAnsi"/>
          <w:i/>
        </w:rPr>
        <w:lastRenderedPageBreak/>
        <w:t>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megaphyllus</w:t>
      </w:r>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96" w:name="_Toc71670487"/>
      <w:bookmarkStart w:id="97"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96"/>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08C75B0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were detected near the Yugar tunnel entrance over 3 sampling days in summer and 5 in winter. Of these species, only 4 species are known to be roost in caves and tunnels: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Miniopterus schreibersii oceanesis </w:t>
      </w:r>
      <w:r w:rsidRPr="00D253EF">
        <w:rPr>
          <w:rFonts w:asciiTheme="minorHAnsi" w:eastAsia="PMingLiU" w:hAnsiTheme="minorHAnsi" w:cstheme="minorHAnsi"/>
        </w:rPr>
        <w:t>(Campbell 2009; Dwyer 1968; Young 2001).</w:t>
      </w:r>
      <w:r w:rsidR="006645F8">
        <w:rPr>
          <w:rFonts w:asciiTheme="minorHAnsi" w:eastAsia="PMingLiU" w:hAnsiTheme="minorHAnsi" w:cstheme="minorHAnsi"/>
        </w:rPr>
        <w:t xml:space="preserve"> </w:t>
      </w:r>
      <w:r w:rsidRPr="00D253EF">
        <w:rPr>
          <w:rFonts w:asciiTheme="minorHAnsi" w:eastAsia="PMingLiU" w:hAnsiTheme="minorHAnsi" w:cstheme="minorHAnsi"/>
        </w:rPr>
        <w:t xml:space="preserve">All 4 cave roosting species were detected in summer, but </w:t>
      </w:r>
      <w:r w:rsidRPr="00D253EF">
        <w:rPr>
          <w:rFonts w:asciiTheme="minorHAnsi" w:eastAsia="PMingLiU" w:hAnsiTheme="minorHAnsi" w:cstheme="minorHAnsi"/>
          <w:i/>
          <w:iCs/>
        </w:rPr>
        <w:t>Miniopterus schreibersii oceanesis</w:t>
      </w:r>
      <w:r w:rsidRPr="00D253EF">
        <w:rPr>
          <w:rFonts w:asciiTheme="minorHAnsi" w:eastAsia="PMingLiU" w:hAnsiTheme="minorHAnsi" w:cstheme="minorHAnsi"/>
        </w:rPr>
        <w:t xml:space="preserve"> was absent in winter. Bat activity was dominated by 3 cave roosting species: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megaphyllus </w:t>
      </w:r>
      <w:r w:rsidRPr="00D253EF">
        <w:rPr>
          <w:rFonts w:asciiTheme="minorHAnsi" w:eastAsia="PMingLiU" w:hAnsiTheme="minorHAnsi" w:cstheme="minorHAnsi"/>
        </w:rPr>
        <w:t>in both seasons. For</w:t>
      </w:r>
      <w:r w:rsidRPr="00D253EF">
        <w:rPr>
          <w:rFonts w:asciiTheme="minorHAnsi" w:eastAsia="PMingLiU" w:hAnsiTheme="minorHAnsi" w:cstheme="minorHAnsi"/>
          <w:i/>
          <w:iCs/>
        </w:rPr>
        <w:t xml:space="preserve"> M. schreibersii oceanesis </w:t>
      </w:r>
      <w:r w:rsidRPr="00D253EF">
        <w:rPr>
          <w:rFonts w:asciiTheme="minorHAnsi" w:eastAsia="PMingLiU" w:hAnsiTheme="minorHAnsi" w:cstheme="minorHAnsi"/>
        </w:rPr>
        <w:t xml:space="preserve">activity in summer, there only between 9 – 19 passes detected each night. Wlkthrough surveys showed that </w:t>
      </w:r>
      <w:r w:rsidRPr="00D253EF">
        <w:rPr>
          <w:rFonts w:asciiTheme="minorHAnsi" w:eastAsia="PMingLiU" w:hAnsiTheme="minorHAnsi" w:cstheme="minorHAnsi"/>
          <w:i/>
          <w:iCs/>
        </w:rPr>
        <w:t>M. schreibersii oceanesis</w:t>
      </w:r>
      <w:r w:rsidRPr="00D253EF">
        <w:rPr>
          <w:rFonts w:asciiTheme="minorHAnsi" w:eastAsia="PMingLiU" w:hAnsiTheme="minorHAnsi" w:cstheme="minorHAnsi"/>
        </w:rPr>
        <w:t xml:space="preserve"> does not appear to use the tunnel as diurnal roost site, and so their presence in acoustic recordings likely represents activity near the tunnel entrance. However, studies report that </w:t>
      </w:r>
      <w:r w:rsidRPr="00D253EF">
        <w:rPr>
          <w:rFonts w:asciiTheme="minorHAnsi" w:eastAsia="PMingLiU" w:hAnsiTheme="minorHAnsi" w:cstheme="minorHAnsi"/>
          <w:i/>
          <w:iCs/>
        </w:rPr>
        <w:t>M. schreibersii oceanesis</w:t>
      </w:r>
      <w:r w:rsidRPr="00D253EF">
        <w:rPr>
          <w:rFonts w:asciiTheme="minorHAnsi" w:eastAsia="PMingLiU" w:hAnsiTheme="minorHAnsi" w:cstheme="minorHAnsi"/>
        </w:rPr>
        <w:t xml:space="preserve"> will cluster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M. australia, 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4945CD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ats first emerged from the tunnel 15 minutes after sunset and continued until 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low light prevented further counts in both seasons. In summer, daily peak </w:t>
      </w:r>
      <w:r w:rsidRPr="00D253EF">
        <w:rPr>
          <w:rFonts w:asciiTheme="minorHAnsi" w:eastAsia="PMingLiU" w:hAnsiTheme="minorHAnsi" w:cstheme="minorHAnsi"/>
          <w:lang w:val="en-US"/>
        </w:rPr>
        <w:lastRenderedPageBreak/>
        <w:t>emergence happened 30 minutes after sunset after which the number of bats emerging reduced greatly. In winter, bats emerged over a longer period of time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first small activity peak during sunset, followed by a second larger activity peak 30 minutes after sunset. Bat activity greatly reduced from 45 minutes after sunset. It is important to understand the benefits and limitations of these each of these methods for estimating emergence patterns and bat population estimates</w:t>
      </w:r>
      <w:commentRangeStart w:id="98"/>
      <w:commentRangeStart w:id="99"/>
      <w:r w:rsidRPr="00D253EF">
        <w:rPr>
          <w:rFonts w:asciiTheme="minorHAnsi" w:eastAsia="PMingLiU" w:hAnsiTheme="minorHAnsi" w:cstheme="minorHAnsi"/>
          <w:lang w:val="en-US"/>
        </w:rPr>
        <w:t xml:space="preserve">. </w:t>
      </w:r>
      <w:commentRangeEnd w:id="98"/>
      <w:r w:rsidRPr="00D253EF">
        <w:rPr>
          <w:rFonts w:asciiTheme="minorHAnsi" w:eastAsia="PMingLiU" w:hAnsiTheme="minorHAnsi" w:cstheme="minorHAnsi"/>
          <w:sz w:val="16"/>
          <w:szCs w:val="16"/>
        </w:rPr>
        <w:commentReference w:id="98"/>
      </w:r>
      <w:commentRangeEnd w:id="99"/>
      <w:r w:rsidRPr="00D253EF">
        <w:rPr>
          <w:rFonts w:asciiTheme="minorHAnsi" w:eastAsia="PMingLiU" w:hAnsiTheme="minorHAnsi" w:cstheme="minorHAnsi"/>
          <w:sz w:val="16"/>
          <w:szCs w:val="16"/>
        </w:rPr>
        <w:commentReference w:id="99"/>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Exit count surveys have been used widely to monitor bat population sizes and emergence times at roosting sites. Exit counts also allow for emergence behaviours of bats, such as light sampling or looping prior to actual emergence, to be described (Berkova &amp; Zukal 2009; Fure 2006; O’Donnell 2002b). By directly counting the number of bats emerging from the tunnel, it is also possible to estimate the minimum number of bats occupying the roost, the time of first bat departure, and the time of peak emergence (Sedgeley &amp; O’Donnell 1999; Pettit &amp; O’Keefe 2017; Rydell et al. 1996; Geipel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(Betke et al. 2008; Agosta et al. 2005; Thomas &amp; Jacobs 2013; Goodenough et al. 2015) without the aid of other equipment such as bat detectors.</w:t>
      </w:r>
    </w:p>
    <w:p w14:paraId="249BF65F" w14:textId="6D35EFDE"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Acoustic sampling can determine bat species presence and relative level of activity throughout the night (Skalak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 xml:space="preserve">of bats emerging over time. Acoustic recorders cannot determine flight direction of bats, and it can be very difficult to differentiate calls between individual bats or species (Obrist 2020; Law et al. 2015). Because the direction of flight of bat cannot be determined, those recorded may be leaving, entering, or simply flying near the tunnel. </w:t>
      </w:r>
      <w:commentRangeStart w:id="100"/>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101"/>
      <w:r w:rsidRPr="00D253EF">
        <w:rPr>
          <w:rFonts w:asciiTheme="minorHAnsi" w:eastAsia="PMingLiU" w:hAnsiTheme="minorHAnsi" w:cstheme="minorHAnsi"/>
          <w:lang w:val="en-US"/>
        </w:rPr>
        <w:t>accuracy of the acoustic analysis</w:t>
      </w:r>
      <w:commentRangeEnd w:id="101"/>
      <w:r w:rsidRPr="00D253EF">
        <w:rPr>
          <w:rFonts w:asciiTheme="minorHAnsi" w:eastAsia="PMingLiU" w:hAnsiTheme="minorHAnsi" w:cstheme="minorHAnsi"/>
          <w:sz w:val="16"/>
          <w:szCs w:val="16"/>
        </w:rPr>
        <w:commentReference w:id="101"/>
      </w:r>
      <w:r w:rsidRPr="00D253EF">
        <w:rPr>
          <w:rFonts w:asciiTheme="minorHAnsi" w:eastAsia="PMingLiU" w:hAnsiTheme="minorHAnsi" w:cstheme="minorHAnsi"/>
          <w:lang w:val="en-US"/>
        </w:rPr>
        <w:t xml:space="preserve">. </w:t>
      </w:r>
      <w:commentRangeEnd w:id="100"/>
      <w:r w:rsidRPr="00D253EF">
        <w:rPr>
          <w:rFonts w:asciiTheme="minorHAnsi" w:eastAsia="PMingLiU" w:hAnsiTheme="minorHAnsi" w:cstheme="minorHAnsi"/>
          <w:sz w:val="16"/>
          <w:szCs w:val="16"/>
        </w:rPr>
        <w:commentReference w:id="100"/>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97"/>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last. </w:t>
      </w:r>
    </w:p>
    <w:p w14:paraId="0942380F" w14:textId="0135816C" w:rsidR="005A6BB5" w:rsidRPr="00D253EF" w:rsidRDefault="00735166" w:rsidP="00E351BD">
      <w:pPr>
        <w:spacing w:after="240" w:line="360" w:lineRule="auto"/>
        <w:ind w:firstLine="567"/>
        <w:jc w:val="both"/>
        <w:rPr>
          <w:rFonts w:asciiTheme="minorHAnsi" w:eastAsia="PMingLiU" w:hAnsiTheme="minorHAnsi" w:cstheme="minorHAnsi"/>
        </w:rPr>
      </w:pPr>
      <w:commentRangeStart w:id="102"/>
      <w:r w:rsidRPr="00C86E3F">
        <w:rPr>
          <w:rFonts w:asciiTheme="minorHAnsi" w:eastAsia="PMingLiU" w:hAnsiTheme="minorHAnsi" w:cstheme="minorHAnsi"/>
        </w:rPr>
        <w:t>Bat emergence can be affected by numerous biological and physical environmental factors. Factors such as predation risk, light intensity, resources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levels and insect abundance may also influence emergence behaviour </w:t>
      </w:r>
      <w:commentRangeEnd w:id="102"/>
      <w:r w:rsidRPr="00D253EF">
        <w:rPr>
          <w:rFonts w:asciiTheme="minorHAnsi" w:eastAsia="PMingLiU" w:hAnsiTheme="minorHAnsi" w:cstheme="minorHAnsi"/>
          <w:sz w:val="16"/>
          <w:szCs w:val="16"/>
        </w:rPr>
        <w:commentReference w:id="102"/>
      </w:r>
      <w:r w:rsidRPr="00D253EF">
        <w:rPr>
          <w:rFonts w:asciiTheme="minorHAnsi" w:eastAsia="PMingLiU" w:hAnsiTheme="minorHAnsi" w:cstheme="minorHAnsi"/>
        </w:rPr>
        <w:t xml:space="preserve">(Milne et al. 2005; Kalcounis &amp; Brigham 1994). The emergence and return of the three tunnel roosting species in this study are not well documented, necessitating the use of </w:t>
      </w:r>
      <w:r w:rsidRPr="00D253EF">
        <w:rPr>
          <w:rFonts w:asciiTheme="minorHAnsi" w:eastAsia="PMingLiU" w:hAnsiTheme="minorHAnsi" w:cstheme="minorHAnsi"/>
        </w:rPr>
        <w:lastRenderedPageBreak/>
        <w:t>comparison of results from studies on species in the same family or genus which are considered ecologically similar.</w:t>
      </w:r>
    </w:p>
    <w:p w14:paraId="09E57C6D" w14:textId="04D2CD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103"/>
      <w:commentRangeStart w:id="104"/>
      <w:r w:rsidRPr="00D253EF">
        <w:rPr>
          <w:rFonts w:asciiTheme="minorHAnsi" w:eastAsia="PMingLiU" w:hAnsiTheme="minorHAnsi" w:cstheme="minorHAnsi"/>
        </w:rPr>
        <w:t>predation risk</w:t>
      </w:r>
      <w:commentRangeEnd w:id="103"/>
      <w:r w:rsidRPr="00D253EF">
        <w:rPr>
          <w:rFonts w:asciiTheme="minorHAnsi" w:eastAsia="PMingLiU" w:hAnsiTheme="minorHAnsi" w:cstheme="minorHAnsi"/>
          <w:sz w:val="16"/>
          <w:szCs w:val="16"/>
        </w:rPr>
        <w:commentReference w:id="103"/>
      </w:r>
      <w:commentRangeEnd w:id="104"/>
      <w:r w:rsidRPr="00D253EF">
        <w:rPr>
          <w:rFonts w:asciiTheme="minorHAnsi" w:eastAsia="PMingLiU" w:hAnsiTheme="minorHAnsi" w:cstheme="minorHAnsi"/>
          <w:sz w:val="16"/>
          <w:szCs w:val="16"/>
        </w:rPr>
        <w:commentReference w:id="104"/>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05"/>
      <w:r w:rsidRPr="00D253EF">
        <w:rPr>
          <w:rFonts w:asciiTheme="minorHAnsi" w:eastAsia="PMingLiU" w:hAnsiTheme="minorHAnsi" w:cstheme="minorHAnsi"/>
        </w:rPr>
        <w:t>emergence earlier in winter than summer</w:t>
      </w:r>
      <w:commentRangeEnd w:id="105"/>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05"/>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of </w:t>
      </w:r>
      <w:r w:rsidRPr="00D253EF">
        <w:rPr>
          <w:rFonts w:asciiTheme="minorHAnsi" w:eastAsia="PMingLiU" w:hAnsiTheme="minorHAnsi" w:cstheme="minorHAnsi"/>
          <w:i/>
          <w:iCs/>
        </w:rPr>
        <w:t>Miniopterus schreibersii blepotis</w:t>
      </w:r>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schreibersii</w:t>
      </w:r>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(Pretorius et al,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w:t>
      </w:r>
    </w:p>
    <w:p w14:paraId="5768503D" w14:textId="0BB78EAF"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schreibersii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natalensis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06"/>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optimised foraging time and so maximized food intake when resources were most abundant </w:t>
      </w:r>
      <w:commentRangeEnd w:id="106"/>
      <w:r w:rsidRPr="00D253EF">
        <w:rPr>
          <w:rFonts w:asciiTheme="minorHAnsi" w:eastAsia="PMingLiU" w:hAnsiTheme="minorHAnsi" w:cstheme="minorHAnsi"/>
          <w:sz w:val="16"/>
          <w:szCs w:val="16"/>
        </w:rPr>
        <w:commentReference w:id="106"/>
      </w:r>
      <w:r w:rsidRPr="00D253EF">
        <w:rPr>
          <w:rFonts w:asciiTheme="minorHAnsi" w:eastAsia="PMingLiU" w:hAnsiTheme="minorHAnsi" w:cstheme="minorHAnsi"/>
        </w:rPr>
        <w:t>(Keith 2020; Pretorius et al. 2019). Emergence time is a trade-off between foraging needs and predation pressure. Intensity of sunset illumination is closely associated with predation risk which influences bats emergence behaviour (Russo et al. 2007; Rowse et al. 2016). A delay in emergence time to lower predation risk is widely accepted in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 xml:space="preserve">Thomas &amp; Jacobs 2013). Bats’ flight inside the roost close to the entrance allows them to evaluate the light levels outside during the pre-emergence phase (Twente 1955) to ensure predators are no longer a threat (Erkert 1982). </w:t>
      </w:r>
      <w:commentRangeStart w:id="107"/>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07"/>
      <w:r w:rsidRPr="00D253EF">
        <w:rPr>
          <w:rFonts w:asciiTheme="minorHAnsi" w:eastAsia="PMingLiU" w:hAnsiTheme="minorHAnsi" w:cstheme="minorHAnsi"/>
          <w:sz w:val="16"/>
          <w:szCs w:val="16"/>
        </w:rPr>
        <w:commentReference w:id="107"/>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w:t>
      </w:r>
      <w:r w:rsidRPr="00D253EF">
        <w:rPr>
          <w:rFonts w:asciiTheme="minorHAnsi" w:eastAsia="PMingLiU" w:hAnsiTheme="minorHAnsi" w:cstheme="minorHAnsi"/>
        </w:rPr>
        <w:lastRenderedPageBreak/>
        <w:t xml:space="preserve">summer than in winter, meaning bats might not require early emergence to fulfill daily foraging needs (Stawski &amp; Geiser 2010; Frick et al. 2012; Reichard et al. 2009). However, in winter, cold temperatures likely reduce insect abundance and activity, thus limiting bats’ foraging success (Barros et al. 2014). With potential of increased competition due to limited resources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63D7701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08"/>
      <w:r w:rsidRPr="00D253EF">
        <w:rPr>
          <w:rFonts w:asciiTheme="minorHAnsi" w:eastAsia="PMingLiU" w:hAnsiTheme="minorHAnsi" w:cstheme="minorHAnsi"/>
        </w:rPr>
        <w:t xml:space="preserve">females give birth and start lactating </w:t>
      </w:r>
      <w:commentRangeEnd w:id="108"/>
      <w:r w:rsidRPr="00D253EF">
        <w:rPr>
          <w:rFonts w:asciiTheme="minorHAnsi" w:eastAsia="PMingLiU" w:hAnsiTheme="minorHAnsi" w:cstheme="minorHAnsi"/>
          <w:sz w:val="16"/>
          <w:szCs w:val="16"/>
        </w:rPr>
        <w:commentReference w:id="108"/>
      </w:r>
      <w:r w:rsidRPr="00D253EF">
        <w:rPr>
          <w:rFonts w:asciiTheme="minorHAnsi" w:eastAsia="PMingLiU" w:hAnsiTheme="minorHAnsi" w:cstheme="minorHAnsi"/>
        </w:rPr>
        <w:t xml:space="preserve"> during summer in December (Dwyer 1968). </w:t>
      </w:r>
      <w:commentRangeStart w:id="109"/>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09"/>
      <w:r w:rsidRPr="00D253EF">
        <w:rPr>
          <w:rFonts w:asciiTheme="minorHAnsi" w:eastAsia="PMingLiU" w:hAnsiTheme="minorHAnsi" w:cstheme="minorHAnsi"/>
          <w:sz w:val="16"/>
          <w:szCs w:val="16"/>
        </w:rPr>
        <w:commentReference w:id="109"/>
      </w:r>
      <w:r w:rsidRPr="00D253EF">
        <w:rPr>
          <w:rFonts w:asciiTheme="minorHAnsi" w:eastAsia="PMingLiU" w:hAnsiTheme="minorHAnsi" w:cstheme="minorHAnsi"/>
        </w:rPr>
        <w:t xml:space="preserve">Although the reproductive status and the sex of the bats in the Yugar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and lactation over the sampling period.   </w:t>
      </w:r>
    </w:p>
    <w:p w14:paraId="491E0C9A" w14:textId="47D732D1"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likely driven by predation risk, reproductive status and weather condition. </w:t>
      </w:r>
      <w:r w:rsidRPr="00D253EF">
        <w:rPr>
          <w:rFonts w:asciiTheme="minorHAnsi" w:eastAsia="PMingLiU" w:hAnsiTheme="minorHAnsi" w:cstheme="minorHAnsi"/>
          <w:i/>
          <w:iCs/>
          <w:lang w:val="en-US"/>
        </w:rPr>
        <w:t xml:space="preserve">M. macropus </w:t>
      </w:r>
      <w:r w:rsidRPr="00D253EF">
        <w:rPr>
          <w:rFonts w:asciiTheme="minorHAnsi" w:eastAsia="PMingLiU" w:hAnsiTheme="minorHAnsi" w:cstheme="minorHAnsi"/>
          <w:lang w:val="en-US"/>
        </w:rPr>
        <w:t xml:space="preserve">peak emergence occurred significantly </w:t>
      </w:r>
      <w:commentRangeStart w:id="110"/>
      <w:r w:rsidRPr="00D253EF">
        <w:rPr>
          <w:rFonts w:asciiTheme="minorHAnsi" w:eastAsia="PMingLiU" w:hAnsiTheme="minorHAnsi" w:cstheme="minorHAnsi"/>
          <w:lang w:val="en-US"/>
        </w:rPr>
        <w:t>earlier in winter than in summer</w:t>
      </w:r>
      <w:commentRangeEnd w:id="110"/>
      <w:r w:rsidRPr="00D253EF">
        <w:rPr>
          <w:rFonts w:asciiTheme="minorHAnsi" w:eastAsia="PMingLiU" w:hAnsiTheme="minorHAnsi" w:cstheme="minorHAnsi"/>
          <w:sz w:val="16"/>
          <w:szCs w:val="16"/>
        </w:rPr>
        <w:commentReference w:id="110"/>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report that emergence occurred between </w:t>
      </w:r>
      <w:commentRangeStart w:id="111"/>
      <w:r w:rsidRPr="00D253EF">
        <w:rPr>
          <w:rFonts w:asciiTheme="minorHAnsi" w:eastAsia="PMingLiU" w:hAnsiTheme="minorHAnsi" w:cstheme="minorHAnsi"/>
          <w:lang w:val="en-US"/>
        </w:rPr>
        <w:t xml:space="preserve">25 to 45 </w:t>
      </w:r>
      <w:commentRangeEnd w:id="111"/>
      <w:r w:rsidRPr="00D253EF">
        <w:rPr>
          <w:rFonts w:asciiTheme="minorHAnsi" w:eastAsia="PMingLiU" w:hAnsiTheme="minorHAnsi" w:cstheme="minorHAnsi"/>
          <w:sz w:val="16"/>
          <w:szCs w:val="16"/>
        </w:rPr>
        <w:commentReference w:id="111"/>
      </w:r>
      <w:r w:rsidRPr="00D253EF">
        <w:rPr>
          <w:rFonts w:asciiTheme="minorHAnsi" w:eastAsia="PMingLiU" w:hAnsiTheme="minorHAnsi" w:cstheme="minorHAnsi"/>
          <w:lang w:val="en-US"/>
        </w:rPr>
        <w:t xml:space="preserve"> after official sunset; tunnel roosting species usually emerged earlier than tree roosting conspecifics (Campbell 2009; Gonsalves &amp; Law 2017). When compared with published studies,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Petrzelkova et al. 2009; Erkert 1978). Bat species such as </w:t>
      </w:r>
      <w:r w:rsidRPr="00D253EF">
        <w:rPr>
          <w:rFonts w:asciiTheme="minorHAnsi" w:eastAsia="PMingLiU" w:hAnsiTheme="minorHAnsi" w:cstheme="minorHAnsi"/>
          <w:i/>
          <w:iCs/>
        </w:rPr>
        <w:t>Myotis dasycneme,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myotis,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daubentonii </w:t>
      </w:r>
      <w:r w:rsidRPr="00D253EF">
        <w:rPr>
          <w:rFonts w:asciiTheme="minorHAnsi" w:eastAsia="PMingLiU" w:hAnsiTheme="minorHAnsi" w:cstheme="minorHAnsi"/>
        </w:rPr>
        <w:t xml:space="preserve">(Jones &amp; Rydell </w:t>
      </w:r>
      <w:r w:rsidRPr="00D253EF">
        <w:rPr>
          <w:rFonts w:asciiTheme="minorHAnsi" w:eastAsia="PMingLiU" w:hAnsiTheme="minorHAnsi" w:cstheme="minorHAnsi"/>
        </w:rPr>
        <w:lastRenderedPageBreak/>
        <w:t xml:space="preserve">1994),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and </w:t>
      </w:r>
      <w:r w:rsidRPr="00D253EF">
        <w:rPr>
          <w:rFonts w:asciiTheme="minorHAnsi" w:eastAsia="PMingLiU" w:hAnsiTheme="minorHAnsi" w:cstheme="minorHAnsi"/>
          <w:i/>
          <w:iCs/>
        </w:rPr>
        <w:t xml:space="preserve">Barbastella barbastellus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later on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7863A57B"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may give birth to two young per year, </w:t>
      </w:r>
      <w:commentRangeStart w:id="112"/>
      <w:r w:rsidRPr="00D253EF">
        <w:rPr>
          <w:rFonts w:asciiTheme="minorHAnsi" w:eastAsia="PMingLiU" w:hAnsiTheme="minorHAnsi" w:cstheme="minorHAnsi"/>
        </w:rPr>
        <w:t>one in October and one in January (Hall 2009)</w:t>
      </w:r>
      <w:commentRangeEnd w:id="112"/>
      <w:r w:rsidRPr="00D253EF">
        <w:rPr>
          <w:rFonts w:asciiTheme="minorHAnsi" w:eastAsia="PMingLiU" w:hAnsiTheme="minorHAnsi" w:cstheme="minorHAnsi"/>
          <w:sz w:val="16"/>
          <w:szCs w:val="16"/>
        </w:rPr>
        <w:commentReference w:id="112"/>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Kalko’s (2007) study of </w:t>
      </w:r>
      <w:r w:rsidRPr="00D253EF">
        <w:rPr>
          <w:rFonts w:asciiTheme="minorHAnsi" w:eastAsia="PMingLiU" w:hAnsiTheme="minorHAnsi" w:cstheme="minorHAnsi"/>
          <w:i/>
          <w:iCs/>
        </w:rPr>
        <w:t>M. daubentoni</w:t>
      </w:r>
      <w:r w:rsidRPr="00D253EF">
        <w:rPr>
          <w:rFonts w:asciiTheme="minorHAnsi" w:eastAsia="PMingLiU" w:hAnsiTheme="minorHAnsi" w:cstheme="minorHAnsi"/>
        </w:rPr>
        <w:t xml:space="preserve"> indicated that lactating females emerged later than pregnant females, but the difference was not significant (between 46 – 58 minutes after sunset). Lactating females were likely to emerge earlier than pregnant females due to higher energy demands (Reichard et al. 2009). Contrastingly, pregnant and juvenile bats have higher energetic costs of flight due to greater wing loading or inexperience, and so they may emerge later to reduce predation risk (Kunz &amp; Anthony 1996; Jones &amp; Rydell 1994; Reichard et al. 2009). Although it is not known if the Yugar tunnel is a maternity roost for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or even the sex of the bats in the tunnel, the reproductive stages of bats may potentially influence their emergence behaviour. </w:t>
      </w:r>
    </w:p>
    <w:p w14:paraId="025B826B" w14:textId="66AEEF83" w:rsidR="006C7D04"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was recorded emerging 133 minutes after official sunset, possibly the latest ever documented for this species.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r w:rsidRPr="00D253EF">
        <w:rPr>
          <w:rFonts w:asciiTheme="minorHAnsi" w:eastAsia="PMingLiU" w:hAnsiTheme="minorHAnsi" w:cstheme="minorHAnsi"/>
          <w:lang w:val="en-US"/>
        </w:rPr>
        <w:t>Geipel et al, 2019</w:t>
      </w:r>
      <w:r w:rsidRPr="00D253EF">
        <w:rPr>
          <w:rFonts w:asciiTheme="minorHAnsi" w:eastAsia="PMingLiU" w:hAnsiTheme="minorHAnsi" w:cstheme="minorHAnsi"/>
        </w:rPr>
        <w:t xml:space="preserve">). Other bat species, including </w:t>
      </w:r>
      <w:r w:rsidRPr="00D253EF">
        <w:rPr>
          <w:rFonts w:asciiTheme="minorHAnsi" w:eastAsia="PMingLiU" w:hAnsiTheme="minorHAnsi" w:cstheme="minorHAnsi"/>
          <w:i/>
          <w:iCs/>
        </w:rPr>
        <w:t>Chanlinolobus tuberculatus</w:t>
      </w:r>
      <w:r w:rsidRPr="00D253EF">
        <w:rPr>
          <w:rFonts w:asciiTheme="minorHAnsi" w:eastAsia="PMingLiU" w:hAnsiTheme="minorHAnsi" w:cstheme="minorHAnsi"/>
        </w:rPr>
        <w:t xml:space="preserve"> (Griffiths 2007), </w:t>
      </w:r>
      <w:r w:rsidRPr="00D253EF">
        <w:rPr>
          <w:rFonts w:asciiTheme="minorHAnsi" w:eastAsia="PMingLiU" w:hAnsiTheme="minorHAnsi" w:cstheme="minorHAnsi"/>
          <w:i/>
          <w:iCs/>
        </w:rPr>
        <w:t>Micronycteris microtis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Molossus molossus</w:t>
      </w:r>
      <w:r w:rsidRPr="00D253EF">
        <w:rPr>
          <w:rFonts w:asciiTheme="minorHAnsi" w:eastAsia="PMingLiU" w:hAnsiTheme="minorHAnsi" w:cstheme="minorHAnsi"/>
        </w:rPr>
        <w:t xml:space="preserve"> (Geipel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w:t>
      </w:r>
      <w:commentRangeStart w:id="113"/>
      <w:r w:rsidRPr="00D253EF">
        <w:rPr>
          <w:rFonts w:asciiTheme="minorHAnsi" w:eastAsia="PMingLiU" w:hAnsiTheme="minorHAnsi" w:cstheme="minorHAnsi"/>
        </w:rPr>
        <w:t xml:space="preserve">this might have influenced their emergence time in summer when there was precipitation over the sampling nights. </w:t>
      </w:r>
      <w:commentRangeEnd w:id="113"/>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 xml:space="preserve"> In this study, </w:t>
      </w:r>
      <w:r w:rsidRPr="00D253EF">
        <w:rPr>
          <w:rFonts w:asciiTheme="minorHAnsi" w:eastAsia="PMingLiU" w:hAnsiTheme="minorHAnsi" w:cstheme="minorHAnsi"/>
        </w:rPr>
        <w:lastRenderedPageBreak/>
        <w:t xml:space="preserve">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5570455E"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(Duvergé et al. 2000), </w:t>
      </w:r>
      <w:r w:rsidRPr="00D253EF">
        <w:rPr>
          <w:rFonts w:asciiTheme="minorHAnsi" w:eastAsia="PMingLiU" w:hAnsiTheme="minorHAnsi" w:cstheme="minorHAnsi"/>
          <w:i/>
          <w:iCs/>
        </w:rPr>
        <w:t>R. ferrumequinum nippon</w:t>
      </w:r>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Mcaney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(Maltagliati et al. 2013)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starting around mid-November through until December, and lactation lasts for 5 weeks ending around late January (Hall 1989); this coincides with this study in summer. However, it is not known if the Yugar tunnel </w:t>
      </w:r>
      <w:commentRangeStart w:id="114"/>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R. megaphyllus</w:t>
      </w:r>
      <w:commentRangeEnd w:id="114"/>
      <w:r w:rsidRPr="00D253EF">
        <w:rPr>
          <w:rFonts w:asciiTheme="minorHAnsi" w:eastAsia="PMingLiU" w:hAnsiTheme="minorHAnsi" w:cstheme="minorHAnsi"/>
          <w:sz w:val="16"/>
          <w:szCs w:val="16"/>
        </w:rPr>
        <w:commentReference w:id="114"/>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Since male bats generally do not require the same high energetic intake as reproductive females (Grinevitch et al. 2009; O’Donnell 2002a), delays in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 xml:space="preserve">C (Park et al, 2000; Ransome 2009). When active, bats require higher energy for thermoregulation under relatively low ambient temperature in winter (Turbill &amp; Fritz 2008; Johnson et al. 2012). It is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soon after</w:t>
      </w:r>
      <w:commentRangeStart w:id="115"/>
      <w:r w:rsidRPr="00D253EF">
        <w:rPr>
          <w:rFonts w:asciiTheme="minorHAnsi" w:eastAsia="PMingLiU" w:hAnsiTheme="minorHAnsi" w:cstheme="minorHAnsi"/>
        </w:rPr>
        <w:t xml:space="preserve"> official sunset in winter </w:t>
      </w:r>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to better </w:t>
      </w:r>
      <w:r w:rsidRPr="00D253EF">
        <w:rPr>
          <w:rFonts w:asciiTheme="minorHAnsi" w:eastAsia="PMingLiU" w:hAnsiTheme="minorHAnsi" w:cstheme="minorHAnsi"/>
        </w:rPr>
        <w:lastRenderedPageBreak/>
        <w:t xml:space="preserve">compete for food resources when the temperature was warmer near sunset, and compromising on higher predation risk. </w:t>
      </w:r>
    </w:p>
    <w:p w14:paraId="73F2666B" w14:textId="7C9740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was relatively low compare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r w:rsidRPr="00D253EF">
        <w:rPr>
          <w:rFonts w:asciiTheme="minorHAnsi" w:eastAsia="PMingLiU" w:hAnsiTheme="minorHAnsi" w:cstheme="minorHAnsi"/>
          <w:i/>
          <w:iCs/>
        </w:rPr>
        <w:t>Rhinolohpus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ferrumequinum nippon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has multiple roosting sites near each other in the Pilliga forest. Thus, it is also possible that the activity peaks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3C1D3F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 xml:space="preserve">he emergence patterns of the three tunnel roosting species have been suggested to be influenced by predation risk. Avian predation of bats is mostly opportunistic,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Accipitriformes (eagles, kites, and hawks), 36 species of Falconidae (falcons), and 94 non-raptorial diurnal bird species from 28 other families known to prey on bats around the world (Mikula et al. 2016).  </w:t>
      </w:r>
      <w:commentRangeStart w:id="116"/>
      <w:r w:rsidRPr="00D253EF">
        <w:rPr>
          <w:rFonts w:asciiTheme="minorHAnsi" w:eastAsia="PMingLiU" w:hAnsiTheme="minorHAnsi" w:cstheme="minorHAnsi"/>
          <w:lang w:val="en-US"/>
        </w:rPr>
        <w:t>According to Queensland Government (2020), more than 20 bird species including aerial predators such as owls, ospreys, falcons and kites exist in the Samford area, and they could be potential predators of bats.</w:t>
      </w:r>
      <w:commentRangeEnd w:id="116"/>
      <w:r w:rsidRPr="00D253EF">
        <w:rPr>
          <w:rFonts w:asciiTheme="minorHAnsi" w:eastAsia="PMingLiU" w:hAnsiTheme="minorHAnsi" w:cstheme="minorHAnsi"/>
          <w:sz w:val="16"/>
          <w:szCs w:val="16"/>
        </w:rPr>
        <w:commentReference w:id="116"/>
      </w:r>
      <w:r w:rsidRPr="00D253EF">
        <w:rPr>
          <w:rFonts w:asciiTheme="minorHAnsi" w:eastAsia="PMingLiU" w:hAnsiTheme="minorHAnsi" w:cstheme="minorHAnsi"/>
          <w:lang w:val="en-US"/>
        </w:rPr>
        <w:t xml:space="preserve"> Therefore, bats emerging early during sunset will likely increase the risk of predation by diurnal aerial predators. </w:t>
      </w:r>
    </w:p>
    <w:p w14:paraId="4881FEF2" w14:textId="2A72E02E"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Many studies agree that there is a trade-off between predation risk and energetic demands influences bats’ emergence behaviour, and t</w:t>
      </w:r>
      <w:commentRangeStart w:id="117"/>
      <w:commentRangeStart w:id="118"/>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much later at night. </w:t>
      </w:r>
      <w:commentRangeEnd w:id="117"/>
      <w:r w:rsidRPr="00D253EF">
        <w:rPr>
          <w:rFonts w:asciiTheme="minorHAnsi" w:eastAsia="PMingLiU" w:hAnsiTheme="minorHAnsi" w:cstheme="minorHAnsi"/>
          <w:sz w:val="16"/>
          <w:szCs w:val="16"/>
        </w:rPr>
        <w:commentReference w:id="117"/>
      </w:r>
      <w:commentRangeEnd w:id="118"/>
      <w:r w:rsidRPr="00D253EF">
        <w:rPr>
          <w:rFonts w:asciiTheme="minorHAnsi" w:eastAsia="PMingLiU" w:hAnsiTheme="minorHAnsi" w:cstheme="minorHAnsi"/>
          <w:sz w:val="16"/>
          <w:szCs w:val="16"/>
        </w:rPr>
        <w:commentReference w:id="118"/>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macropus </w:t>
      </w:r>
      <w:r w:rsidRPr="00D253EF">
        <w:rPr>
          <w:rFonts w:asciiTheme="minorHAnsi" w:eastAsia="PMingLiU" w:hAnsiTheme="minorHAnsi" w:cstheme="minorHAnsi"/>
        </w:rPr>
        <w:t xml:space="preserve">is known to be an open forager characterised by the use of waterways, with high wing loading and aspect ratio allowing them to fly fast above open water while maintaining good manoeuvrability within clutter (Campbell 2009; Norberg &amp; Rayner 1987).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M. dasycneme</w:t>
      </w:r>
      <w:r w:rsidRPr="00D253EF">
        <w:rPr>
          <w:rFonts w:asciiTheme="minorHAnsi" w:eastAsia="PMingLiU" w:hAnsiTheme="minorHAnsi" w:cstheme="minorHAnsi"/>
        </w:rPr>
        <w:t xml:space="preserve"> was found to emerge later than gleaning bats such as </w:t>
      </w:r>
      <w:commentRangeStart w:id="119"/>
      <w:r w:rsidRPr="00D253EF">
        <w:rPr>
          <w:rFonts w:asciiTheme="minorHAnsi" w:eastAsia="PMingLiU" w:hAnsiTheme="minorHAnsi" w:cstheme="minorHAnsi"/>
          <w:i/>
          <w:iCs/>
        </w:rPr>
        <w:t>M. myotis</w:t>
      </w:r>
      <w:commentRangeEnd w:id="119"/>
      <w:r w:rsidRPr="00D253EF">
        <w:rPr>
          <w:rFonts w:asciiTheme="minorHAnsi" w:eastAsia="PMingLiU" w:hAnsiTheme="minorHAnsi" w:cstheme="minorHAnsi"/>
          <w:sz w:val="16"/>
          <w:szCs w:val="16"/>
        </w:rPr>
        <w:commentReference w:id="119"/>
      </w:r>
      <w:r w:rsidRPr="00D253EF">
        <w:rPr>
          <w:rFonts w:asciiTheme="minorHAnsi" w:eastAsia="PMingLiU" w:hAnsiTheme="minorHAnsi" w:cstheme="minorHAnsi"/>
          <w:i/>
          <w:iCs/>
        </w:rPr>
        <w:t xml:space="preserve">, </w:t>
      </w:r>
      <w:commentRangeStart w:id="120"/>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20"/>
      <w:r w:rsidRPr="00D253EF">
        <w:rPr>
          <w:rFonts w:asciiTheme="minorHAnsi" w:eastAsia="PMingLiU" w:hAnsiTheme="minorHAnsi" w:cstheme="minorHAnsi"/>
          <w:sz w:val="16"/>
          <w:szCs w:val="16"/>
        </w:rPr>
        <w:commentReference w:id="120"/>
      </w:r>
      <w:r w:rsidRPr="00D253EF">
        <w:rPr>
          <w:rFonts w:asciiTheme="minorHAnsi" w:eastAsia="PMingLiU" w:hAnsiTheme="minorHAnsi" w:cstheme="minorHAnsi"/>
        </w:rPr>
        <w:t xml:space="preserve">and </w:t>
      </w:r>
      <w:r w:rsidRPr="00D253EF">
        <w:rPr>
          <w:rFonts w:asciiTheme="minorHAnsi" w:eastAsia="PMingLiU" w:hAnsiTheme="minorHAnsi" w:cstheme="minorHAnsi"/>
          <w:i/>
          <w:iCs/>
        </w:rPr>
        <w:t>M. schreibersii</w:t>
      </w:r>
      <w:r w:rsidRPr="00D253EF">
        <w:rPr>
          <w:rFonts w:asciiTheme="minorHAnsi" w:eastAsia="PMingLiU" w:hAnsiTheme="minorHAnsi" w:cstheme="minorHAnsi"/>
        </w:rPr>
        <w:t xml:space="preserve"> (Jones &amp; Rydell 1994). Russo et al. (2007) indicated that bat species characterised by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7A873D07"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at roosts throughout the night may be influenced by their nightly foraging patterns and behaviours (Petrzelkova et al. 2009; Agosta et al. 2005; Zhang et al. 2015). Multiple factors including reproductive status, predator avoidance, weather condition, energy conservation, social interactions and communication can influence patterns of bat activity through the night (Knight &amp; Jones 2009; Perks &amp; Goodenough 2020; Egert-Berg et al. 2018; Voigt et al. 2017). Although bats are known often emerge near sunset and return near sunrise, many species return earlier to roost between foraging bouts and sometimes remain within roost despite it being early in the night (Mickael et al. 2002; Murray &amp; Kurta 2004; Dwyer 1964).</w:t>
      </w:r>
    </w:p>
    <w:p w14:paraId="4D97EFF5" w14:textId="24FDBF82"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lastRenderedPageBreak/>
        <w:t xml:space="preserve">In this study, two smaller activity peaks occurred during the night between the initial peak in emergence and the bats’ return to the roost near sunrise. These peaks were likely indicative of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is likely to be driven by satiation or poor weather. Dwyer (1964) suggested that timing of bat satiation would influence the timing of return, with early satiation of </w:t>
      </w:r>
      <w:r w:rsidRPr="00D253EF">
        <w:rPr>
          <w:rFonts w:asciiTheme="minorHAnsi" w:eastAsia="PMingLiU" w:hAnsiTheme="minorHAnsi" w:cstheme="minorHAnsi"/>
          <w:i/>
          <w:iCs/>
          <w:lang w:val="en-US"/>
        </w:rPr>
        <w:t>M. schreibersii</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blepotis</w:t>
      </w:r>
      <w:r w:rsidRPr="00D253EF">
        <w:rPr>
          <w:rFonts w:asciiTheme="minorHAnsi" w:eastAsia="PMingLiU" w:hAnsiTheme="minorHAnsi" w:cstheme="minorHAnsi"/>
          <w:lang w:val="en-US"/>
        </w:rPr>
        <w:t xml:space="preserve"> resulted in early return. </w:t>
      </w:r>
      <w:commentRangeStart w:id="121"/>
      <w:r w:rsidRPr="00D253EF">
        <w:rPr>
          <w:rFonts w:asciiTheme="minorHAnsi" w:eastAsia="PMingLiU" w:hAnsiTheme="minorHAnsi" w:cstheme="minorHAnsi"/>
          <w:lang w:val="en-US"/>
        </w:rPr>
        <w:t>Studies also recorded bats returning to roost earlier under heavy rain (Weinbeer et al. 2006;</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Frafjord 2013).  </w:t>
      </w:r>
      <w:commentRangeEnd w:id="121"/>
      <w:r w:rsidRPr="00D253EF">
        <w:rPr>
          <w:rFonts w:asciiTheme="minorHAnsi" w:eastAsia="PMingLiU" w:hAnsiTheme="minorHAnsi" w:cstheme="minorHAnsi"/>
          <w:sz w:val="16"/>
          <w:szCs w:val="16"/>
        </w:rPr>
        <w:commentReference w:id="121"/>
      </w:r>
    </w:p>
    <w:p w14:paraId="42A12563" w14:textId="77777777"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young bats, or for social interaction and communication among conspecifics (Chaverri et al. 2018; Thomson 2020; Swift 1997). Some bat species such as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lucifugus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M. schreibersi blepotis</w:t>
      </w:r>
      <w:r w:rsidRPr="00D253EF">
        <w:rPr>
          <w:rFonts w:asciiTheme="minorHAnsi" w:eastAsia="PMingLiU" w:hAnsiTheme="minorHAnsi" w:cstheme="minorHAnsi"/>
          <w:lang w:val="en-US"/>
        </w:rPr>
        <w:t xml:space="preserve"> may utilize multiple night roosting sites close to foraging areas for purposes such as digestion, assimilation and </w:t>
      </w:r>
      <w:r w:rsidRPr="00D253EF">
        <w:rPr>
          <w:rFonts w:asciiTheme="minorHAnsi" w:eastAsia="PMingLiU" w:hAnsiTheme="minorHAnsi" w:cstheme="minorHAnsi"/>
          <w:lang w:val="en-US"/>
        </w:rPr>
        <w:lastRenderedPageBreak/>
        <w:t>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Yugar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3D48DB51"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The timing of bats returning to roosting sites has been related to predation risk (Speakman et al. 1995), weather conditions (Griffiths 2007; Pretourius et al. 2020), reproductive needs (Pretourius et al. 2020) and energetic demands (</w:t>
      </w:r>
      <w:r w:rsidRPr="00D253EF">
        <w:rPr>
          <w:rFonts w:asciiTheme="minorHAnsi" w:eastAsia="PMingLiU" w:hAnsiTheme="minorHAnsi" w:cstheme="minorHAnsi"/>
        </w:rPr>
        <w:t>Muthersbaugh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D253EF">
        <w:rPr>
          <w:rFonts w:asciiTheme="minorHAnsi" w:eastAsia="PMingLiU" w:hAnsiTheme="minorHAnsi" w:cstheme="minorHAnsi"/>
          <w:i/>
          <w:iCs/>
          <w:lang w:val="en-US"/>
        </w:rPr>
        <w:t xml:space="preserve">M. schreibersi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Salvarina et al. (2018) suggested that the time of bat emergence and return could be influenced by insect abundance. Early satiation could trigger bats’ earlier return. However, when bats do not obtain sufficient food this could result their later return (Dwyer 1964). Bats’ requirements to reach satiation could be influenced by insect abundance, distance to foraging grounds, and bats’ energy demand (Shen &amp; Lee 2000). Insect abundance is usually higher in summer and lower in winter; the better foraging opportunity in summer may trigger bats’ earlier return when compared with winter (Fenton &amp; Morris 2011; Heim et al. 2017). </w:t>
      </w:r>
    </w:p>
    <w:p w14:paraId="47F7558B" w14:textId="016C8E13"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lastRenderedPageBreak/>
        <w:t>Myotis macropus</w:t>
      </w:r>
      <w:r w:rsidRPr="00D253EF">
        <w:rPr>
          <w:rFonts w:asciiTheme="minorHAnsi" w:eastAsia="PMingLiU" w:hAnsiTheme="minorHAnsi" w:cstheme="minorHAnsi"/>
          <w:lang w:val="en-US"/>
        </w:rPr>
        <w:t xml:space="preserve"> final peak return time was significantly earlier in summer than in winter relative to official sunrise. Similar to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Dippel 1997), </w:t>
      </w:r>
      <w:r w:rsidRPr="00D253EF">
        <w:rPr>
          <w:rFonts w:asciiTheme="minorHAnsi" w:eastAsia="PMingLiU" w:hAnsiTheme="minorHAnsi" w:cstheme="minorHAnsi"/>
          <w:i/>
          <w:iCs/>
          <w:lang w:val="en-US"/>
        </w:rPr>
        <w:t>M. chliolabrum</w:t>
      </w:r>
      <w:r w:rsidRPr="00D253EF">
        <w:rPr>
          <w:rFonts w:asciiTheme="minorHAnsi" w:eastAsia="PMingLiU" w:hAnsiTheme="minorHAnsi" w:cstheme="minorHAnsi"/>
          <w:lang w:val="en-US"/>
        </w:rPr>
        <w:t xml:space="preserve"> (Rodhouse &amp; Hyde 2014) and </w:t>
      </w:r>
      <w:r w:rsidRPr="00D253EF">
        <w:rPr>
          <w:rFonts w:asciiTheme="minorHAnsi" w:eastAsia="PMingLiU" w:hAnsiTheme="minorHAnsi" w:cstheme="minorHAnsi"/>
          <w:i/>
          <w:iCs/>
          <w:lang w:val="en-US"/>
        </w:rPr>
        <w:t>M. formosus</w:t>
      </w:r>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individuals regularly return to their roosts during nightly foraging periods (Campbell 2009). However, little is documented on seasonal differences in the return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 xml:space="preserve">C did not affect the foraging activity of the </w:t>
      </w:r>
      <w:r w:rsidRPr="00D253EF">
        <w:rPr>
          <w:rFonts w:asciiTheme="minorHAnsi" w:eastAsia="PMingLiU" w:hAnsiTheme="minorHAnsi" w:cstheme="minorHAnsi"/>
          <w:i/>
          <w:iCs/>
          <w:lang w:val="en-US"/>
        </w:rPr>
        <w:t xml:space="preserve">M. daubentonii </w:t>
      </w:r>
      <w:r w:rsidRPr="00D253EF">
        <w:rPr>
          <w:rFonts w:asciiTheme="minorHAnsi" w:eastAsia="PMingLiU" w:hAnsiTheme="minorHAnsi" w:cstheme="minorHAnsi"/>
          <w:lang w:val="en-US"/>
        </w:rPr>
        <w:t xml:space="preserve">(Dietz &amp; Kalko 2007). Although it is not known how low temperature affects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might be caused by early satiation due to higher food abundance.</w:t>
      </w:r>
      <w:commentRangeStart w:id="122"/>
      <w:commentRangeEnd w:id="122"/>
      <w:r w:rsidRPr="00D253EF">
        <w:rPr>
          <w:rFonts w:asciiTheme="minorHAnsi" w:eastAsia="PMingLiU" w:hAnsiTheme="minorHAnsi" w:cstheme="minorHAnsi"/>
          <w:sz w:val="16"/>
          <w:szCs w:val="16"/>
        </w:rPr>
        <w:commentReference w:id="122"/>
      </w:r>
      <w:r w:rsidRPr="00D253EF">
        <w:rPr>
          <w:rFonts w:asciiTheme="minorHAnsi" w:eastAsia="PMingLiU" w:hAnsiTheme="minorHAnsi" w:cstheme="minorHAnsi"/>
          <w:lang w:val="en-US"/>
        </w:rPr>
        <w:t xml:space="preserve"> </w:t>
      </w:r>
    </w:p>
    <w:p w14:paraId="6649AF5B" w14:textId="46639CF6"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 the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reported similar result in that the bats returned earlier in summer than winter (Mcaney &amp; Failey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ferrumequinum </w:t>
      </w:r>
      <w:r w:rsidRPr="00D253EF">
        <w:rPr>
          <w:rFonts w:asciiTheme="minorHAnsi" w:eastAsia="PMingLiU" w:hAnsiTheme="minorHAnsi" w:cstheme="minorHAnsi"/>
        </w:rPr>
        <w:t xml:space="preserve">(Maltagliati et al. 2013), </w:t>
      </w:r>
      <w:r w:rsidRPr="00D253EF">
        <w:rPr>
          <w:rFonts w:asciiTheme="minorHAnsi" w:eastAsia="PMingLiU" w:hAnsiTheme="minorHAnsi" w:cstheme="minorHAnsi"/>
          <w:i/>
          <w:iCs/>
        </w:rPr>
        <w:t>R. mehelyi</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euryale</w:t>
      </w:r>
      <w:r w:rsidRPr="00D253EF">
        <w:rPr>
          <w:rFonts w:asciiTheme="minorHAnsi" w:eastAsia="PMingLiU" w:hAnsiTheme="minorHAnsi" w:cstheme="minorHAnsi"/>
        </w:rPr>
        <w:t xml:space="preserve"> (Straka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r w:rsidRPr="00D253EF">
        <w:rPr>
          <w:rFonts w:asciiTheme="minorHAnsi" w:eastAsia="PMingLiU" w:hAnsiTheme="minorHAnsi" w:cstheme="minorHAnsi"/>
          <w:sz w:val="23"/>
          <w:szCs w:val="23"/>
        </w:rPr>
        <w:t>Fure 2006</w:t>
      </w:r>
      <w:r w:rsidRPr="00D253EF">
        <w:rPr>
          <w:rFonts w:asciiTheme="minorHAnsi" w:eastAsia="PMingLiU" w:hAnsiTheme="minorHAnsi" w:cstheme="minorHAnsi"/>
          <w:lang w:val="en-US"/>
        </w:rPr>
        <w:t xml:space="preserve">). Macney &amp; Failey (1988) indicated that the return of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Pipistrellus pipistrellus</w:t>
      </w:r>
      <w:r w:rsidRPr="00D253EF">
        <w:rPr>
          <w:rFonts w:asciiTheme="minorHAnsi" w:eastAsia="PMingLiU" w:hAnsiTheme="minorHAnsi" w:cstheme="minorHAnsi"/>
          <w:lang w:val="en-US"/>
        </w:rPr>
        <w:t xml:space="preserve"> (Petrzelkova et al. 2009), </w:t>
      </w:r>
      <w:r w:rsidRPr="00D253EF">
        <w:rPr>
          <w:rFonts w:asciiTheme="minorHAnsi" w:eastAsia="PMingLiU" w:hAnsiTheme="minorHAnsi" w:cstheme="minorHAnsi"/>
          <w:i/>
          <w:iCs/>
          <w:lang w:val="en-US"/>
        </w:rPr>
        <w:t xml:space="preserve">Tadarida brasiliensis </w:t>
      </w:r>
      <w:r w:rsidRPr="00D253EF">
        <w:rPr>
          <w:rFonts w:asciiTheme="minorHAnsi" w:eastAsia="PMingLiU" w:hAnsiTheme="minorHAnsi" w:cstheme="minorHAnsi"/>
          <w:i/>
          <w:iCs/>
          <w:lang w:val="en-US"/>
        </w:rPr>
        <w:lastRenderedPageBreak/>
        <w:t>mexicana</w:t>
      </w:r>
      <w:r w:rsidRPr="00D253EF">
        <w:rPr>
          <w:rFonts w:asciiTheme="minorHAnsi" w:eastAsia="PMingLiU" w:hAnsiTheme="minorHAnsi" w:cstheme="minorHAnsi"/>
          <w:lang w:val="en-US"/>
        </w:rPr>
        <w:t xml:space="preserve"> (Lee &amp; McCracken 2001) and </w:t>
      </w:r>
      <w:r w:rsidRPr="00D253EF">
        <w:rPr>
          <w:rFonts w:asciiTheme="minorHAnsi" w:eastAsia="PMingLiU" w:hAnsiTheme="minorHAnsi" w:cstheme="minorHAnsi"/>
          <w:i/>
          <w:iCs/>
          <w:lang w:val="en-US"/>
        </w:rPr>
        <w:t>Carollia castanea</w:t>
      </w:r>
      <w:r w:rsidRPr="00D253EF">
        <w:rPr>
          <w:rFonts w:asciiTheme="minorHAnsi" w:eastAsia="PMingLiU" w:hAnsiTheme="minorHAnsi" w:cstheme="minorHAnsi"/>
          <w:lang w:val="en-US"/>
        </w:rPr>
        <w:t xml:space="preserve"> (Thies et al. 2006). Twilight generally appears earlier and lasts longer at a lower light intensity during summer, thus resulting earlier return of bats (Erkert 1978; Macney &amp; Failey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160E49ED"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 earlier to roosting site under poor weather conditions such as heavy rain and storms (Thies et al. 2006; Frick et al. 2012; Reichard et al. 2009; Griffiths 2007). Bats’ foraging behavior at night time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to flight. It is possible that bats would have less foraging activity and exhibit earlier return in summer when there 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23" w:name="_Hlk68149549"/>
      <w:r w:rsidRPr="007852D7">
        <w:rPr>
          <w:rFonts w:asciiTheme="minorHAnsi" w:eastAsia="PMingLiU" w:hAnsiTheme="minorHAnsi" w:cstheme="minorHAnsi"/>
          <w:b/>
          <w:sz w:val="28"/>
          <w:szCs w:val="28"/>
          <w:lang w:val="en-US"/>
        </w:rPr>
        <w:t>Species found in the tunnel and their population</w:t>
      </w:r>
      <w:bookmarkEnd w:id="123"/>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75217A1D" w:rsidR="00735166" w:rsidRPr="00D253EF" w:rsidRDefault="00735166" w:rsidP="00E351BD">
      <w:pPr>
        <w:spacing w:after="240" w:line="360" w:lineRule="auto"/>
        <w:ind w:firstLine="567"/>
        <w:jc w:val="both"/>
        <w:rPr>
          <w:rFonts w:asciiTheme="minorHAnsi" w:eastAsia="PMingLiU" w:hAnsiTheme="minorHAnsi" w:cstheme="minorHAnsi"/>
        </w:rPr>
      </w:pPr>
      <w:commentRangeStart w:id="124"/>
      <w:commentRangeStart w:id="125"/>
      <w:r w:rsidRPr="00D253EF">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26"/>
      <w:r w:rsidRPr="00D253EF">
        <w:rPr>
          <w:rFonts w:asciiTheme="minorHAnsi" w:eastAsia="PMingLiU" w:hAnsiTheme="minorHAnsi" w:cstheme="minorHAnsi"/>
        </w:rPr>
        <w:t>walk-throughs is favoured</w:t>
      </w:r>
      <w:commentRangeEnd w:id="126"/>
      <w:r w:rsidRPr="00D253EF">
        <w:rPr>
          <w:rFonts w:asciiTheme="minorHAnsi" w:eastAsia="PMingLiU" w:hAnsiTheme="minorHAnsi" w:cstheme="minorHAnsi"/>
        </w:rPr>
        <w:t xml:space="preserve"> (Azmy et al. 2012; Flaquer et al. 2007; Froidevaux et al. 2020)</w:t>
      </w:r>
      <w:r w:rsidRPr="00D253EF">
        <w:rPr>
          <w:rFonts w:asciiTheme="minorHAnsi" w:eastAsia="PMingLiU" w:hAnsiTheme="minorHAnsi" w:cstheme="minorHAnsi"/>
          <w:sz w:val="16"/>
          <w:szCs w:val="16"/>
        </w:rPr>
        <w:commentReference w:id="126"/>
      </w:r>
      <w:r w:rsidRPr="00D253EF">
        <w:rPr>
          <w:rFonts w:asciiTheme="minorHAnsi" w:eastAsia="PMingLiU" w:hAnsiTheme="minorHAnsi" w:cstheme="minorHAnsi"/>
        </w:rPr>
        <w:t>.</w:t>
      </w:r>
      <w:commentRangeEnd w:id="124"/>
      <w:r w:rsidRPr="00D253EF">
        <w:rPr>
          <w:rFonts w:asciiTheme="minorHAnsi" w:eastAsia="PMingLiU" w:hAnsiTheme="minorHAnsi" w:cstheme="minorHAnsi"/>
          <w:sz w:val="16"/>
          <w:szCs w:val="16"/>
        </w:rPr>
        <w:commentReference w:id="124"/>
      </w:r>
      <w:r w:rsidRPr="00D253EF">
        <w:rPr>
          <w:rFonts w:asciiTheme="minorHAnsi" w:eastAsia="PMingLiU" w:hAnsiTheme="minorHAnsi" w:cstheme="minorHAnsi"/>
        </w:rPr>
        <w:t xml:space="preserve"> For bat exit counts, this method can provide relatively accurate number and timing of bats’ emergence during sunset when light is sufficient to see them. However, exit count cannot determine the bat species and likely underestimate the total population of a roost (Oyler-McCance et al. 2018; Elliott et al. 2005). It is because bats’ emergence time varies among species and individuals within roost, some bats may emerge late under low light condition when observers are no longer able to see </w:t>
      </w:r>
      <w:r w:rsidRPr="00D253EF">
        <w:rPr>
          <w:rFonts w:asciiTheme="minorHAnsi" w:eastAsia="PMingLiU" w:hAnsiTheme="minorHAnsi" w:cstheme="minorHAnsi"/>
        </w:rPr>
        <w:lastRenderedPageBreak/>
        <w:t xml:space="preserve">them (U.S. Fish and Wildlife Service 1997). For acoustic monitoring, this method can indicate bats relative activity among species and sample continuously providing quantitative data to understand bats’ activity pattern through the nights (Skalak et al. 2012; Froidevaux et al. 2014). However, the use of acoustic recorder cannot differentiate the direction of bats echolocation calls which makes the determination on bats’ behaviours (i.e.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 which provides accurate estimate of the total bat population in the tunnel. However, this method can only provide estimate on population but not the emergence pattern of bats. </w:t>
      </w:r>
      <w:commentRangeEnd w:id="125"/>
      <w:r w:rsidRPr="00D253EF">
        <w:rPr>
          <w:rFonts w:asciiTheme="minorHAnsi" w:eastAsia="PMingLiU" w:hAnsiTheme="minorHAnsi" w:cstheme="minorHAnsi"/>
          <w:sz w:val="16"/>
          <w:szCs w:val="16"/>
        </w:rPr>
        <w:commentReference w:id="125"/>
      </w:r>
    </w:p>
    <w:p w14:paraId="05F78D3D" w14:textId="18574719" w:rsidR="00094E2B" w:rsidRPr="00D253EF" w:rsidRDefault="00735166" w:rsidP="00FF2096">
      <w:pPr>
        <w:spacing w:after="240" w:line="360" w:lineRule="auto"/>
        <w:ind w:firstLine="567"/>
        <w:jc w:val="both"/>
        <w:rPr>
          <w:rFonts w:asciiTheme="minorHAnsi" w:eastAsia="PMingLiU" w:hAnsiTheme="minorHAnsi" w:cstheme="minorHAnsi"/>
        </w:rPr>
      </w:pPr>
      <w:bookmarkStart w:id="127" w:name="_Hlk68149520"/>
      <w:r w:rsidRPr="00D253EF">
        <w:rPr>
          <w:rFonts w:asciiTheme="minorHAnsi" w:eastAsia="PMingLiU" w:hAnsiTheme="minorHAnsi" w:cstheme="minorHAnsi"/>
        </w:rPr>
        <w:t xml:space="preserve">The three bat species found roosting in the Yugar tunnel in summer and winter agrees with Hall (2015). His study found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forming </w:t>
      </w:r>
      <w:commentRangeStart w:id="128"/>
      <w:r w:rsidRPr="00D253EF">
        <w:rPr>
          <w:rFonts w:asciiTheme="minorHAnsi" w:eastAsia="PMingLiU" w:hAnsiTheme="minorHAnsi" w:cstheme="minorHAnsi"/>
        </w:rPr>
        <w:t xml:space="preserve">small clusters inside the drain holes </w:t>
      </w:r>
      <w:commentRangeEnd w:id="128"/>
      <w:r w:rsidRPr="00D253EF">
        <w:rPr>
          <w:rFonts w:asciiTheme="minorHAnsi" w:eastAsia="PMingLiU" w:hAnsiTheme="minorHAnsi" w:cstheme="minorHAnsi"/>
          <w:sz w:val="16"/>
          <w:szCs w:val="16"/>
        </w:rPr>
        <w:commentReference w:id="128"/>
      </w:r>
      <w:r w:rsidRPr="00D253EF">
        <w:rPr>
          <w:rFonts w:asciiTheme="minorHAnsi" w:eastAsia="PMingLiU" w:hAnsiTheme="minorHAnsi" w:cstheme="minorHAnsi"/>
        </w:rPr>
        <w:t xml:space="preserve">and estimated the number of bats in each cluster could be between 5 to 13 individuals.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was found in </w:t>
      </w:r>
      <w:commentRangeStart w:id="129"/>
      <w:r w:rsidRPr="00D253EF">
        <w:rPr>
          <w:rFonts w:asciiTheme="minorHAnsi" w:eastAsia="PMingLiU" w:hAnsiTheme="minorHAnsi" w:cstheme="minorHAnsi"/>
        </w:rPr>
        <w:t>larger clusters</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megaphyllus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the Yugar tunnel were similar</w:t>
      </w:r>
      <w:commentRangeStart w:id="130"/>
      <w:commentRangeStart w:id="131"/>
      <w:r w:rsidRPr="00D253EF">
        <w:rPr>
          <w:rFonts w:asciiTheme="minorHAnsi" w:eastAsia="PMingLiU" w:hAnsiTheme="minorHAnsi" w:cstheme="minorHAnsi"/>
        </w:rPr>
        <w:t xml:space="preserve"> between summer and winter</w:t>
      </w:r>
      <w:commentRangeEnd w:id="130"/>
      <w:r w:rsidRPr="00D253EF">
        <w:rPr>
          <w:rFonts w:asciiTheme="minorHAnsi" w:eastAsia="PMingLiU" w:hAnsiTheme="minorHAnsi" w:cstheme="minorHAnsi"/>
          <w:sz w:val="16"/>
          <w:szCs w:val="16"/>
        </w:rPr>
        <w:commentReference w:id="130"/>
      </w:r>
      <w:commentRangeEnd w:id="131"/>
      <w:r w:rsidRPr="00D253EF">
        <w:rPr>
          <w:rFonts w:asciiTheme="minorHAnsi" w:eastAsia="PMingLiU" w:hAnsiTheme="minorHAnsi" w:cstheme="minorHAnsi"/>
          <w:sz w:val="16"/>
          <w:szCs w:val="16"/>
        </w:rPr>
        <w:commentReference w:id="131"/>
      </w:r>
      <w:r w:rsidRPr="00D253EF">
        <w:rPr>
          <w:rFonts w:asciiTheme="minorHAnsi" w:eastAsia="PMingLiU" w:hAnsiTheme="minorHAnsi" w:cstheme="minorHAnsi"/>
        </w:rPr>
        <w:t xml:space="preserve">. </w:t>
      </w:r>
      <w:commentRangeStart w:id="132"/>
      <w:commentRangeStart w:id="133"/>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breeding seasons started from October to late January and a 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using this tunnel throughout the year, the winter population would </w:t>
      </w:r>
      <w:r w:rsidRPr="00D253EF">
        <w:rPr>
          <w:rFonts w:asciiTheme="minorHAnsi" w:eastAsia="PMingLiU" w:hAnsiTheme="minorHAnsi" w:cstheme="minorHAnsi"/>
        </w:rPr>
        <w:lastRenderedPageBreak/>
        <w:t xml:space="preserve">likely to be similar to that in summer because it hadn’t reached the beginning of another breeding cycle. However, juvenile bats were not observed during the walkthrough in both seasons. Published studies 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volans</w:t>
      </w:r>
      <w:r w:rsidRPr="00D253EF">
        <w:rPr>
          <w:rFonts w:asciiTheme="minorHAnsi" w:eastAsia="PMingLiU" w:hAnsiTheme="minorHAnsi" w:cstheme="minorHAnsi"/>
        </w:rPr>
        <w:t xml:space="preserve"> (Baker &amp; Lacki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M. lucifugus</w:t>
      </w:r>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occupying this tunnel throughout the year within this study but it may not be a maternity site for this species since no juvenile bats were found in both seasons. </w:t>
      </w:r>
      <w:commentRangeEnd w:id="132"/>
      <w:r w:rsidRPr="00D253EF">
        <w:rPr>
          <w:rFonts w:asciiTheme="minorHAnsi" w:eastAsia="PMingLiU" w:hAnsiTheme="minorHAnsi" w:cstheme="minorHAnsi"/>
          <w:sz w:val="16"/>
          <w:szCs w:val="16"/>
        </w:rPr>
        <w:commentReference w:id="132"/>
      </w:r>
      <w:commentRangeEnd w:id="133"/>
      <w:r w:rsidRPr="00D253EF">
        <w:rPr>
          <w:rFonts w:asciiTheme="minorHAnsi" w:eastAsia="PMingLiU" w:hAnsiTheme="minorHAnsi" w:cstheme="minorHAnsi"/>
          <w:sz w:val="16"/>
          <w:szCs w:val="16"/>
        </w:rPr>
        <w:commentReference w:id="133"/>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non-maternity colonies are often small in size, with usually less than 10 and rarely more than 50 individuals (Dwyer 1966; Young 2001). </w:t>
      </w:r>
      <w:commentRangeStart w:id="134"/>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34"/>
      <w:r w:rsidRPr="00D253EF">
        <w:rPr>
          <w:rFonts w:asciiTheme="minorHAnsi" w:eastAsia="PMingLiU" w:hAnsiTheme="minorHAnsi" w:cstheme="minorHAnsi"/>
          <w:sz w:val="16"/>
          <w:szCs w:val="16"/>
        </w:rPr>
        <w:commentReference w:id="134"/>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throughout summer and winter was very small compared to numbers reported for other maternity colonies. </w:t>
      </w:r>
      <w:commentRangeStart w:id="135"/>
      <w:r w:rsidRPr="00D253EF">
        <w:rPr>
          <w:rFonts w:asciiTheme="minorHAnsi" w:eastAsia="PMingLiU" w:hAnsiTheme="minorHAnsi" w:cstheme="minorHAnsi"/>
        </w:rPr>
        <w:t xml:space="preserve">It is likely to believe that the Yugar tunnel is not a maternity site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they were occupying this tunnel throughout the year within this study.  </w:t>
      </w:r>
      <w:commentRangeEnd w:id="135"/>
      <w:r w:rsidRPr="00D253EF">
        <w:rPr>
          <w:rFonts w:asciiTheme="minorHAnsi" w:eastAsia="PMingLiU" w:hAnsiTheme="minorHAnsi" w:cstheme="minorHAnsi"/>
          <w:sz w:val="16"/>
          <w:szCs w:val="16"/>
        </w:rPr>
        <w:commentReference w:id="135"/>
      </w:r>
    </w:p>
    <w:p w14:paraId="1592DEA3" w14:textId="3B7AD77E" w:rsidR="00FF2096"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Due to a lack of evidence, it cannot determine whether the Yugar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were present in the tunnel in large numbers; 131 bats in summer but only 15 individuals in winter. Hall (2015) 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were perhaps dispersing from breeding sites near the coastal areas during February to April, and they were not always roosting in this tunnel throughout the year, instead preferring nearby caves and old mines. A study </w:t>
      </w:r>
      <w:r w:rsidRPr="00D253EF">
        <w:rPr>
          <w:rFonts w:asciiTheme="minorHAnsi" w:eastAsia="PMingLiU" w:hAnsiTheme="minorHAnsi" w:cstheme="minorHAnsi"/>
        </w:rPr>
        <w:lastRenderedPageBreak/>
        <w:t>that focused on the roosting behaviour on the Eastern Bent-wing bats (</w:t>
      </w:r>
      <w:r w:rsidRPr="00D253EF">
        <w:rPr>
          <w:rFonts w:asciiTheme="minorHAnsi" w:eastAsia="PMingLiU" w:hAnsiTheme="minorHAnsi" w:cstheme="minorHAnsi"/>
          <w:i/>
          <w:iCs/>
        </w:rPr>
        <w:t>Miniopterus scbreibersii oceanensis</w:t>
      </w:r>
      <w:r w:rsidRPr="00D253EF">
        <w:rPr>
          <w:rFonts w:asciiTheme="minorHAnsi" w:eastAsia="PMingLiU" w:hAnsiTheme="minorHAnsi" w:cstheme="minorHAnsi"/>
        </w:rPr>
        <w:t xml:space="preserve">) indicated that during autumn, winter and spring, the majority of bats continuously moved between several nearby roosting sites due to external disturbance and bad weather conditions (White 2011). Their flights during these seasons were either searching for new roosting site or looking for social interactions (White 2011).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migrate to their nursery site in early spring from August to September, and the colonies mostly consist of adult males and females (Dwyer,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Yugar tunnel decreased slightly over summer (January - April) followed by a small increase during winter (July – September); numbers were still low compared with summer. Dwyer (1968) found that the majority of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D253EF">
        <w:rPr>
          <w:rFonts w:asciiTheme="minorHAnsi" w:eastAsia="PMingLiU" w:hAnsiTheme="minorHAnsi" w:cstheme="minorHAnsi"/>
          <w:i/>
          <w:iCs/>
        </w:rPr>
        <w:t>M. schreibersi blepotis</w:t>
      </w:r>
      <w:r w:rsidRPr="00D253EF">
        <w:rPr>
          <w:rFonts w:asciiTheme="minorHAnsi" w:eastAsia="PMingLiU" w:hAnsiTheme="minorHAnsi" w:cstheme="minorHAnsi"/>
        </w:rPr>
        <w:t xml:space="preserve"> indicated that these bats in north-eastern New South Wales do not return to the over winter roosts until late February or early March (White 2011). Hall (1982) reported that in New South Wales females leave the overwinter roosts and return to maternity sites around August to September. The pattern seen at the Yugar tunnel was therefore similar to that seen at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27"/>
    </w:p>
    <w:p w14:paraId="48C6BEF2" w14:textId="29CC75C5"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t>Summary</w:t>
      </w:r>
      <w:commentRangeStart w:id="136"/>
      <w:commentRangeEnd w:id="136"/>
      <w:r w:rsidRPr="00AA251F">
        <w:rPr>
          <w:rFonts w:asciiTheme="minorHAnsi" w:eastAsia="PMingLiU" w:hAnsiTheme="minorHAnsi" w:cstheme="minorHAnsi"/>
          <w:b/>
          <w:bCs/>
          <w:sz w:val="28"/>
          <w:szCs w:val="28"/>
        </w:rPr>
        <w:commentReference w:id="136"/>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37"/>
      <w:r w:rsidRPr="00D253EF">
        <w:rPr>
          <w:rFonts w:asciiTheme="minorHAnsi" w:eastAsia="PMingLiU" w:hAnsiTheme="minorHAnsi" w:cstheme="minorHAnsi"/>
        </w:rPr>
        <w:t xml:space="preserve">The aim of this study was to determine the number and species of bats using the Yugar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 xml:space="preserve">Three species were found to be roosting in the tunnel all at relatively low populations sizes, and with seasonal (summer versus winter) differences in numbers. Patterns of activity, including emergence and return times, were similar across species in summer but varied in winter. Species and seasonal variation was likely due to a variety of physical and biological factors such </w:t>
      </w:r>
      <w:r w:rsidRPr="00D253EF">
        <w:rPr>
          <w:rFonts w:asciiTheme="minorHAnsi" w:eastAsia="PMingLiU" w:hAnsiTheme="minorHAnsi" w:cstheme="minorHAnsi"/>
          <w:lang w:val="en-US"/>
        </w:rPr>
        <w:lastRenderedPageBreak/>
        <w:t>as weather conditions, predation pressure, reproductive state, foraging needs and resource abundance.</w:t>
      </w:r>
      <w:commentRangeEnd w:id="137"/>
      <w:r w:rsidRPr="00D253EF">
        <w:rPr>
          <w:rFonts w:asciiTheme="minorHAnsi" w:eastAsia="PMingLiU" w:hAnsiTheme="minorHAnsi" w:cstheme="minorHAnsi"/>
          <w:sz w:val="16"/>
          <w:szCs w:val="16"/>
        </w:rPr>
        <w:commentReference w:id="137"/>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38" w:name="_Toc7167048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38"/>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Agosta,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5"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Miniopterus schreibersii and Rhinolophus spp. at Cadaval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r w:rsidR="00C51C4C" w:rsidRPr="007C503E">
        <w:rPr>
          <w:rFonts w:asciiTheme="minorHAnsi" w:eastAsia="PMingLiU" w:hAnsiTheme="minorHAnsi" w:cstheme="minorHAnsi"/>
          <w:szCs w:val="24"/>
          <w:lang w:eastAsia="zh-TW"/>
        </w:rPr>
        <w:t xml:space="preserve">th European Bat Research </w:t>
      </w:r>
      <w:r w:rsidR="00C51C4C" w:rsidRPr="007C503E">
        <w:rPr>
          <w:rFonts w:asciiTheme="minorHAnsi" w:eastAsia="PMingLiU" w:hAnsiTheme="minorHAnsi" w:cstheme="minorHAnsi"/>
          <w:szCs w:val="24"/>
          <w:lang w:eastAsia="zh-TW"/>
        </w:rPr>
        <w:tab/>
        <w:t>Symposium.</w:t>
      </w:r>
      <w:hyperlink r:id="rId186"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Myotis lucifugus</w:t>
      </w:r>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r w:rsidRPr="00446058">
        <w:rPr>
          <w:rFonts w:asciiTheme="minorHAnsi" w:eastAsia="PMingLiU" w:hAnsiTheme="minorHAnsi" w:cstheme="minorHAnsi"/>
          <w:i/>
          <w:iCs/>
          <w:szCs w:val="24"/>
          <w:lang w:val="en-US" w:eastAsia="zh-TW"/>
        </w:rPr>
        <w:t>Oecologia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87"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88"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Azmy, S., Sah, S., Shafie, N., Ariffin, A., Majid, Z., Ismail, M., &amp; Shamsir,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t xml:space="preserve">Non-intrusive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89"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0"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Lacki,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1"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Chiroptera)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r w:rsidRPr="00446058">
        <w:rPr>
          <w:rFonts w:asciiTheme="minorHAnsi" w:eastAsia="PMingLiU" w:hAnsiTheme="minorHAnsi" w:cstheme="minorHAnsi"/>
          <w:i/>
          <w:iCs/>
          <w:szCs w:val="24"/>
          <w:lang w:val="en-US" w:eastAsia="zh-TW"/>
        </w:rPr>
        <w:t>Zoologia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2"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Berková, H., &amp; Zukal,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Acta Chiropterologica. 8</w:t>
      </w:r>
      <w:r w:rsidRPr="00446058">
        <w:rPr>
          <w:rFonts w:asciiTheme="minorHAnsi" w:eastAsia="PMingLiU" w:hAnsiTheme="minorHAnsi" w:cstheme="minorHAnsi"/>
          <w:szCs w:val="24"/>
          <w:lang w:val="en-US" w:eastAsia="zh-TW"/>
        </w:rPr>
        <w:t>. 187-195.</w:t>
      </w:r>
      <w:hyperlink r:id="rId193"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Betke, M., Hirsh, D., Makris, N., Mccracken, G., Procopio, M., Hristov, N., Tang, 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Bagchi,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4"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Kinniry, M., Kloepper,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Behavioral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5"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szCs w:val="24"/>
          <w:lang w:eastAsia="zh-TW"/>
        </w:rPr>
        <w:t>Miniopterus</w:t>
      </w:r>
      <w:r>
        <w:rPr>
          <w:rFonts w:asciiTheme="minorHAnsi" w:eastAsia="PMingLiU" w:hAnsiTheme="minorHAnsi" w:cstheme="minorHAnsi"/>
          <w:i/>
          <w:szCs w:val="24"/>
          <w:lang w:eastAsia="zh-TW"/>
        </w:rPr>
        <w:t xml:space="preserve"> </w:t>
      </w:r>
      <w:r w:rsidRPr="00446058">
        <w:rPr>
          <w:rFonts w:asciiTheme="minorHAnsi" w:eastAsia="PMingLiU" w:hAnsiTheme="minorHAnsi" w:cstheme="minorHAnsi"/>
          <w:i/>
          <w:szCs w:val="24"/>
          <w:lang w:eastAsia="zh-TW"/>
        </w:rPr>
        <w:t>schreiberisii</w:t>
      </w:r>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6"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197"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r w:rsidRPr="00446058">
        <w:rPr>
          <w:rFonts w:asciiTheme="minorHAnsi" w:eastAsia="PMingLiU" w:hAnsiTheme="minorHAnsi" w:cstheme="minorHAnsi"/>
          <w:i/>
          <w:iCs/>
          <w:szCs w:val="24"/>
          <w:lang w:val="en-US" w:eastAsia="zh-TW"/>
        </w:rPr>
        <w:t>Corynorhinus townsendii</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198"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Kalko,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Daubentons bats, </w:t>
      </w:r>
      <w:r w:rsidRPr="00446058">
        <w:rPr>
          <w:rFonts w:asciiTheme="minorHAnsi" w:eastAsia="PMingLiU" w:hAnsiTheme="minorHAnsi" w:cstheme="minorHAnsi"/>
          <w:i/>
          <w:iCs/>
          <w:szCs w:val="24"/>
          <w:lang w:eastAsia="zh-TW"/>
        </w:rPr>
        <w:t>Myotis daubentoni</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199"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Daubenton’s bat, Myotis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daubentonii (Vespertilionidae)</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0"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Racey,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1"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Duvergé,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r w:rsidRPr="00446058">
        <w:rPr>
          <w:rFonts w:asciiTheme="minorHAnsi" w:eastAsia="PMingLiU" w:hAnsiTheme="minorHAnsi" w:cstheme="minorHAnsi"/>
          <w:i/>
          <w:iCs/>
          <w:szCs w:val="24"/>
          <w:lang w:eastAsia="zh-TW"/>
        </w:rPr>
        <w:t>Ecography,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2"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r w:rsidRPr="00446058">
        <w:rPr>
          <w:rFonts w:asciiTheme="minorHAnsi" w:eastAsia="PMingLiU" w:hAnsiTheme="minorHAnsi" w:cstheme="minorHAnsi"/>
          <w:i/>
          <w:iCs/>
          <w:szCs w:val="24"/>
          <w:lang w:eastAsia="zh-TW"/>
        </w:rPr>
        <w:t xml:space="preserve">Minipterus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 blepotis</w:t>
      </w:r>
      <w:r w:rsidRPr="00446058">
        <w:rPr>
          <w:rFonts w:asciiTheme="minorHAnsi" w:eastAsia="PMingLiU" w:hAnsiTheme="minorHAnsi" w:cstheme="minorHAnsi"/>
          <w:szCs w:val="24"/>
          <w:lang w:eastAsia="zh-TW"/>
        </w:rPr>
        <w:t xml:space="preserve"> (Chiroptera)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3"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origin and adaptation of the Miniopterus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(Chiroptera)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4"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Polyestrus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5"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Egert-Berg, K., Hurme, E., Greif, S., Goldstein, A., Harten,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Goerlitz, H., &amp; Yovel,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6"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Samoray,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07"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Chiropterologica,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08"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Erkert, H. (1978). Sunset-related timing of flight activity in neotropical bats.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Oecologia, 37</w:t>
      </w:r>
      <w:r w:rsidRPr="00446058">
        <w:rPr>
          <w:rFonts w:asciiTheme="minorHAnsi" w:eastAsia="PMingLiU" w:hAnsiTheme="minorHAnsi" w:cstheme="minorHAnsi"/>
          <w:szCs w:val="24"/>
          <w:lang w:eastAsia="zh-TW"/>
        </w:rPr>
        <w:t xml:space="preserve">(1), 59–67. </w:t>
      </w:r>
      <w:hyperlink r:id="rId209"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413">
        <w:rPr>
          <w:rFonts w:asciiTheme="minorHAnsi" w:eastAsia="PMingLiU" w:hAnsiTheme="minorHAnsi" w:cstheme="minorHAnsi"/>
          <w:szCs w:val="24"/>
          <w:lang w:eastAsia="zh-TW"/>
        </w:rPr>
        <w:t xml:space="preserve">Erkert,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0"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1"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Arrizabalaga,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2"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Frafjord,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nilssonii. </w:t>
      </w:r>
      <w:r w:rsidRPr="00446058">
        <w:rPr>
          <w:rFonts w:asciiTheme="minorHAnsi" w:eastAsia="PMingLiU" w:hAnsiTheme="minorHAnsi" w:cstheme="minorHAnsi"/>
          <w:i/>
          <w:iCs/>
          <w:szCs w:val="24"/>
          <w:lang w:val="en-US" w:eastAsia="zh-TW"/>
        </w:rPr>
        <w:t xml:space="preserve">Mammalian Biology : Zeitschrift Für Säugetierkunde,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3"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Frafjord,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4"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Stepanian, P., Kelly, J., Howard, K., Kuster,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PloS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5"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Froidevaux,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6"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Froidevaux,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17"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ferrumequinum nippon.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18"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Fure, A. (2006). Bats and lighting. </w:t>
      </w:r>
      <w:r w:rsidRPr="00446058">
        <w:rPr>
          <w:rFonts w:asciiTheme="minorHAnsi" w:eastAsia="PMingLiU" w:hAnsiTheme="minorHAnsi" w:cstheme="minorHAnsi"/>
          <w:i/>
          <w:iCs/>
          <w:szCs w:val="24"/>
          <w:lang w:eastAsia="zh-TW"/>
        </w:rPr>
        <w:t>Lond.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19"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Monrós,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Acta Chiropterologica</w:t>
      </w:r>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0"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Geipel, I., Smeekes, M., Halfwerk,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1"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2725AFD7" w:rsidR="00E13B4B" w:rsidRPr="00446058"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macropus</w:t>
      </w:r>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2"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Whiteley,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3"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r w:rsidRPr="00446058">
        <w:rPr>
          <w:rFonts w:asciiTheme="minorHAnsi" w:eastAsia="PMingLiU" w:hAnsiTheme="minorHAnsi" w:cstheme="minorHAnsi"/>
          <w:i/>
          <w:iCs/>
          <w:szCs w:val="24"/>
          <w:lang w:eastAsia="zh-TW"/>
        </w:rPr>
        <w:t>Chalinolobus tuberculatus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4"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Grinevitch,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Eptesicus fuscus</w:t>
      </w:r>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5"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t>eScholarship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r w:rsidRPr="00446058">
        <w:rPr>
          <w:rFonts w:asciiTheme="minorHAnsi" w:eastAsia="PMingLiU" w:hAnsiTheme="minorHAnsi" w:cstheme="minorHAnsi"/>
          <w:i/>
          <w:iCs/>
          <w:szCs w:val="24"/>
          <w:lang w:eastAsia="zh-TW"/>
        </w:rPr>
        <w:t>Miniopterus schreibersii blepotis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6"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Rhinolophidae.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Camberra. </w:t>
      </w:r>
      <w:hyperlink r:id="rId227"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t>abrs/publications/fauna-of-australia/fauna-1b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A report on the Yugar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Heim, O., Lorenz, L., Kramer-Schadt, S., Jung, K., Voigt, C., &amp; Eccard,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28"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Mikkola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(pp. 1-15). IntechOpen.</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29"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0"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leibii in Maryland. </w:t>
      </w:r>
      <w:r w:rsidRPr="00446058">
        <w:rPr>
          <w:rFonts w:asciiTheme="minorHAnsi" w:eastAsia="PMingLiU" w:hAnsiTheme="minorHAnsi" w:cstheme="minorHAnsi"/>
          <w:i/>
          <w:iCs/>
          <w:szCs w:val="24"/>
          <w:lang w:eastAsia="zh-TW"/>
        </w:rPr>
        <w:t xml:space="preserve">Northeastern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1"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Lacki, M., Thomas, S., &amp; Grider,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Winter Torpor in Rafinesque’s Big-Eared Bat (</w:t>
      </w:r>
      <w:r w:rsidRPr="00446058">
        <w:rPr>
          <w:rFonts w:asciiTheme="minorHAnsi" w:eastAsia="PMingLiU" w:hAnsiTheme="minorHAnsi" w:cstheme="minorHAnsi"/>
          <w:i/>
          <w:iCs/>
          <w:szCs w:val="24"/>
          <w:lang w:val="en-US" w:eastAsia="zh-TW"/>
        </w:rPr>
        <w:t>Corynorhinus rafinesquii</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2"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Lacki,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3"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4"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Kalcounis,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(Chiroptera: Vespertilionidae),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5"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Southeastern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6"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natalensis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37"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Kerbiriou, C., Julien, J., Monsarrat, S., Lustrat, P., Haquart,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pipistrellus Schreber</w:t>
      </w:r>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38"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r w:rsidRPr="00446058">
        <w:rPr>
          <w:rFonts w:asciiTheme="minorHAnsi" w:eastAsia="PMingLiU" w:hAnsiTheme="minorHAnsi" w:cstheme="minorHAnsi"/>
          <w:color w:val="202020"/>
          <w:szCs w:val="24"/>
          <w:shd w:val="clear" w:color="auto" w:fill="FFFFFF"/>
          <w:lang w:eastAsia="zh-TW"/>
        </w:rPr>
        <w:t xml:space="preserve">Kerth,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39"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0"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Velifer</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1"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Myotis lucifugus</w:t>
      </w:r>
      <w:r w:rsidRPr="0017053D">
        <w:rPr>
          <w:rFonts w:asciiTheme="minorHAnsi" w:eastAsia="PMingLiU" w:hAnsiTheme="minorHAnsi" w:cstheme="minorHAnsi"/>
          <w:szCs w:val="24"/>
          <w:lang w:eastAsia="zh-TW"/>
        </w:rPr>
        <w:t xml:space="preserve"> (Chiroptera: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Vespertilionidae).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Lausen,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(Eptesicus fuscus)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2"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Chidel,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3"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Chidel,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Optimising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4"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r w:rsidRPr="00446058">
        <w:rPr>
          <w:rFonts w:asciiTheme="minorHAnsi" w:eastAsia="PMingLiU" w:hAnsiTheme="minorHAnsi" w:cstheme="minorHAnsi"/>
          <w:i/>
          <w:iCs/>
          <w:szCs w:val="24"/>
          <w:lang w:eastAsia="zh-TW"/>
        </w:rPr>
        <w:t>Tadarida brasiliensis mexicana</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Lisón, F., Palazón,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5"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Maltagliati, G., Agnelli, P. &amp; Cannicci,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ferrumequinum</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6"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Mcaney,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47" w:history="1">
        <w:r w:rsidRPr="001843D3">
          <w:rPr>
            <w:rStyle w:val="Hyperlink"/>
            <w:rFonts w:asciiTheme="minorHAnsi" w:eastAsia="PMingLiU" w:hAnsiTheme="minorHAnsi" w:cstheme="minorHAnsi"/>
            <w:szCs w:val="24"/>
            <w:lang w:eastAsia="zh-TW"/>
          </w:rPr>
          <w:t>https://doi.org/10.1111/j.1469-7998.1988.tb02433.x</w:t>
        </w:r>
      </w:hyperlink>
    </w:p>
    <w:p w14:paraId="3B874CB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Mickaël Henry, Donald W. Thomas, Réal Vaudry, &amp; Michel Carrier. (2002).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Distances and </w:t>
      </w:r>
      <w:r w:rsidRPr="00446058">
        <w:rPr>
          <w:rFonts w:asciiTheme="minorHAnsi" w:eastAsia="PMingLiU" w:hAnsiTheme="minorHAnsi" w:cstheme="minorHAnsi"/>
          <w:szCs w:val="24"/>
          <w:lang w:val="en-US" w:eastAsia="zh-TW"/>
        </w:rPr>
        <w:tab/>
        <w:t xml:space="preserve">Home Range of Pregnant and Lactating Little Brown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(3), 767–774. </w:t>
      </w:r>
      <w:r>
        <w:rPr>
          <w:rFonts w:asciiTheme="minorHAnsi" w:eastAsia="PMingLiU" w:hAnsiTheme="minorHAnsi" w:cstheme="minorHAnsi"/>
          <w:szCs w:val="24"/>
          <w:lang w:val="en-US" w:eastAsia="zh-TW"/>
        </w:rPr>
        <w:tab/>
      </w:r>
      <w:hyperlink r:id="rId248" w:history="1">
        <w:r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Mikula, P., Morelli, F., Lučan, R., Jones, D., &amp; Tryjanowski,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49"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0"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Mispagel, C., Allinson, M., Allinson,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schreibersii bassanii</w:t>
      </w:r>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1"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Gray, 1834 (’Chiroptera: Rhinolophidae’) in the PiIIiga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2"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sodalis).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3"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Muthersbaugh,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4"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5"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O’donnell, C. (2002b). Variability in numbers of long-tailed bats (Chalinolobus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tuberculatus)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56"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Kunin, W., Town, M., Mgoola,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by Mauritian tomb bats (Taphozus mauritianus)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r w:rsidRPr="00446058">
        <w:rPr>
          <w:rFonts w:asciiTheme="minorHAnsi" w:eastAsia="PMingLiU" w:hAnsiTheme="minorHAnsi" w:cstheme="minorHAnsi"/>
          <w:i/>
          <w:iCs/>
          <w:szCs w:val="24"/>
          <w:lang w:eastAsia="zh-TW"/>
        </w:rPr>
        <w:t>PloS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57"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&amp; Z. J. Czenze</w:t>
      </w:r>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58"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r w:rsidRPr="00446058">
        <w:rPr>
          <w:rFonts w:asciiTheme="minorHAnsi" w:eastAsia="PMingLiU" w:hAnsiTheme="minorHAnsi" w:cstheme="minorHAnsi"/>
          <w:i/>
          <w:iCs/>
          <w:szCs w:val="24"/>
          <w:lang w:val="en-US" w:eastAsia="zh-TW"/>
        </w:rPr>
        <w:t>Chalinolobus tuberculatus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59"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39" w:name="_Hlk71402492"/>
      <w:r w:rsidRPr="00446058">
        <w:rPr>
          <w:rFonts w:asciiTheme="minorHAnsi" w:eastAsia="PMingLiU" w:hAnsiTheme="minorHAnsi" w:cstheme="minorHAnsi"/>
          <w:szCs w:val="24"/>
          <w:lang w:eastAsia="zh-TW"/>
        </w:rPr>
        <w:t>Oyler-McCance</w:t>
      </w:r>
      <w:bookmarkEnd w:id="139"/>
      <w:r w:rsidRPr="00446058">
        <w:rPr>
          <w:rFonts w:asciiTheme="minorHAnsi" w:eastAsia="PMingLiU" w:hAnsiTheme="minorHAnsi" w:cstheme="minorHAnsi"/>
          <w:szCs w:val="24"/>
          <w:lang w:eastAsia="zh-TW"/>
        </w:rPr>
        <w:t xml:space="preserve">, S., Fike,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0"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arousal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ferrumequinum).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1" w:history="1">
        <w:r w:rsidRPr="001843D3">
          <w:rPr>
            <w:rStyle w:val="Hyperlink"/>
            <w:rFonts w:asciiTheme="minorHAnsi" w:eastAsia="PMingLiU" w:hAnsiTheme="minorHAnsi" w:cstheme="minorHAnsi"/>
            <w:szCs w:val="24"/>
            <w:lang w:eastAsia="zh-TW"/>
          </w:rPr>
          <w:t>https://doi.org/10.1046/j.1365-2435.2000.t01-1-00460.x</w:t>
        </w:r>
      </w:hyperlink>
    </w:p>
    <w:p w14:paraId="290BFB73" w14:textId="0D33769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2" w:history="1">
        <w:r w:rsidR="009021DE" w:rsidRPr="002D0BC5">
          <w:rPr>
            <w:rStyle w:val="Hyperlink"/>
            <w:rFonts w:asciiTheme="minorHAnsi" w:eastAsia="PMingLiU" w:hAnsiTheme="minorHAnsi" w:cstheme="minorHAnsi"/>
            <w:szCs w:val="24"/>
            <w:lang w:eastAsia="zh-TW"/>
          </w:rPr>
          <w:t>https://doi.org/10.1071/WR98019</w:t>
        </w:r>
      </w:hyperlink>
    </w:p>
    <w:p w14:paraId="02550672" w14:textId="2025FA44"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3"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Petrzelkova, K., Downs, N., Zukal, J. &amp; Racey,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4"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65"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Markotter, W., Seamark, E., &amp; Broders,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Miniopterus Natalensis.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66"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Cakenberghe, V., Broders,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Miniopterus natalensis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67"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2020 from </w:t>
      </w:r>
      <w:r>
        <w:rPr>
          <w:rFonts w:asciiTheme="minorHAnsi" w:eastAsia="PMingLiU" w:hAnsiTheme="minorHAnsi" w:cstheme="minorHAnsi"/>
          <w:szCs w:val="24"/>
          <w:lang w:eastAsia="zh-TW"/>
        </w:rPr>
        <w:tab/>
      </w:r>
      <w:hyperlink r:id="rId268"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t>nservation-park-samford</w:t>
        </w:r>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Salgueiro, P., Rodrigues, L., Coelho, M., &amp; Palmeirim,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Miniopterus schreibersii: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69"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Rhinolophus fermmequinum</w:t>
      </w:r>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0"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Behavior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1"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Pennay</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Hüttmeir, U., Krainer, K., Smole-Wiener,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Intracolony variation in time and space (Carinthia and Salzburg, Austria).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Berichte des naturwissenschaftlichen-medizinischen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2"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Rodhouse,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Myotis ciliolabrum</w:t>
      </w:r>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3"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123B5">
        <w:rPr>
          <w:rFonts w:asciiTheme="minorHAnsi" w:eastAsia="PMingLiU" w:hAnsiTheme="minorHAnsi" w:cstheme="minorHAnsi"/>
          <w:szCs w:val="24"/>
          <w:lang w:val="en-US" w:eastAsia="zh-TW"/>
        </w:rPr>
        <w:t xml:space="preserve">Rowse E. G., Lewanzik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4"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Cistrone,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nfluence of canopy closure</w:t>
      </w:r>
      <w:r w:rsidRPr="00446058">
        <w:rPr>
          <w:rFonts w:asciiTheme="minorHAnsi" w:eastAsia="PMingLiU" w:hAnsiTheme="minorHAnsi" w:cstheme="minorHAnsi"/>
          <w:i/>
          <w:iCs/>
          <w:szCs w:val="24"/>
          <w:lang w:eastAsia="zh-TW"/>
        </w:rPr>
        <w:t>. Acta Oecologica (Montrouge),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75"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Racey,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76"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Racey,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77"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Salvarina, I., Gravier, D., &amp; Rothhaupt,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78"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Sedgeley, J., &amp; O’Donnell, C. (1999). Roost selection by the long-tailed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Chalinolobus tuberculatus,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79"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5EE416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formosus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0"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6F31383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Kniowski,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Myotis sodalis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PloS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1"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Skalak, S., Sherwin, R., &amp; Brigham, R. (2012). Sampling period, size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2"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3"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Kersalke,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respose.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84"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Stawski,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85"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Straka, T., Greif, S., Schultz, S., Goerlitz,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86"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behaviour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87"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Thies, W., Elisabeth K. V. Kalko,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r w:rsidRPr="00446058">
        <w:rPr>
          <w:rFonts w:asciiTheme="minorHAnsi" w:eastAsia="PMingLiU" w:hAnsiTheme="minorHAnsi" w:cstheme="minorHAnsi"/>
          <w:i/>
          <w:iCs/>
          <w:szCs w:val="24"/>
          <w:lang w:eastAsia="zh-TW"/>
        </w:rPr>
        <w:t>Carollia castanea</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(Phyllostomidae)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88"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89"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t>chocolatewattledbat (</w:t>
      </w:r>
      <w:r w:rsidRPr="00446058">
        <w:rPr>
          <w:rFonts w:asciiTheme="minorHAnsi" w:eastAsia="PMingLiU" w:hAnsiTheme="minorHAnsi" w:cstheme="minorHAnsi"/>
          <w:i/>
          <w:iCs/>
          <w:szCs w:val="24"/>
          <w:lang w:val="en-US" w:eastAsia="zh-TW"/>
        </w:rPr>
        <w:t>Chalinolobusmorio</w:t>
      </w:r>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0"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philippinensis, Hipposideros semoni and Taphozous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troughtoni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1"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bats-rhinolophus-philippinensis-hipposideros-semoni-and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C. (2006). Thermoregulatory Behavior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r w:rsidRPr="00446058">
        <w:rPr>
          <w:rFonts w:asciiTheme="minorHAnsi" w:eastAsia="PMingLiU" w:hAnsiTheme="minorHAnsi" w:cstheme="minorHAnsi"/>
          <w:i/>
          <w:iCs/>
          <w:szCs w:val="24"/>
          <w:lang w:eastAsia="zh-TW"/>
        </w:rPr>
        <w:t>Chalinolobus morio</w:t>
      </w:r>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2"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35D15DF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Turbill,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293"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Twente, J. (1955). Some Aspects of Habitat Selection and Other Behavior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294"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r w:rsidRPr="007179A5">
        <w:rPr>
          <w:rFonts w:asciiTheme="minorHAnsi" w:eastAsia="PMingLiU" w:hAnsiTheme="minorHAnsi" w:cstheme="minorHAnsi"/>
          <w:i/>
          <w:iCs/>
          <w:szCs w:val="24"/>
          <w:lang w:eastAsia="zh-TW"/>
        </w:rPr>
        <w:t>LesserLong-nosed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Reterived from </w:t>
      </w:r>
      <w:r w:rsidRPr="007179A5">
        <w:rPr>
          <w:rFonts w:asciiTheme="minorHAnsi" w:eastAsia="PMingLiU" w:hAnsiTheme="minorHAnsi" w:cstheme="minorHAnsi"/>
          <w:szCs w:val="24"/>
          <w:lang w:eastAsia="zh-TW"/>
        </w:rPr>
        <w:tab/>
      </w:r>
      <w:hyperlink r:id="rId295"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Uhrin, M., Benda, P., Obuch,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r w:rsidRPr="00446058">
        <w:rPr>
          <w:rFonts w:asciiTheme="minorHAnsi" w:eastAsia="PMingLiU" w:hAnsiTheme="minorHAnsi" w:cstheme="minorHAnsi"/>
          <w:i/>
          <w:iCs/>
          <w:szCs w:val="24"/>
          <w:lang w:eastAsia="zh-TW"/>
        </w:rPr>
        <w:t>Biológia,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296"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Nemoz, M., &amp; Aulagnier, S. (2011). Activity and foraging habitats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schreibersii </w:t>
      </w:r>
      <w:r w:rsidRPr="00446058">
        <w:rPr>
          <w:rFonts w:asciiTheme="minorHAnsi" w:eastAsia="PMingLiU" w:hAnsiTheme="minorHAnsi" w:cstheme="minorHAnsi"/>
          <w:szCs w:val="24"/>
          <w:lang w:eastAsia="zh-TW"/>
        </w:rPr>
        <w:t xml:space="preserve">(Chiroptera, </w:t>
      </w:r>
      <w:r w:rsidRPr="00446058">
        <w:rPr>
          <w:rFonts w:asciiTheme="minorHAnsi" w:eastAsia="PMingLiU" w:hAnsiTheme="minorHAnsi" w:cstheme="minorHAnsi"/>
          <w:i/>
          <w:iCs/>
          <w:szCs w:val="24"/>
          <w:lang w:eastAsia="zh-TW"/>
        </w:rPr>
        <w:t>Miniopteridae</w:t>
      </w:r>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r w:rsidRPr="00446058">
        <w:rPr>
          <w:rFonts w:asciiTheme="minorHAnsi" w:eastAsia="PMingLiU" w:hAnsiTheme="minorHAnsi" w:cstheme="minorHAnsi"/>
          <w:i/>
          <w:iCs/>
          <w:szCs w:val="24"/>
          <w:lang w:eastAsia="zh-TW"/>
        </w:rPr>
        <w:t>Hystrix-Italian Journal Of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297"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Vivier,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condylurus (Microchiroptera: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Molossidae), in a subtropical environment, </w:t>
      </w:r>
      <w:r w:rsidRPr="00446058">
        <w:rPr>
          <w:rFonts w:asciiTheme="minorHAnsi" w:eastAsia="PMingLiU" w:hAnsiTheme="minorHAnsi" w:cstheme="minorHAnsi"/>
          <w:szCs w:val="24"/>
          <w:lang w:eastAsia="zh-TW"/>
        </w:rPr>
        <w:tab/>
        <w:t xml:space="preserve">Mpumulanga,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298"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Voigt, C., Frick, W., Holderied, M., Holland, R., Kerth,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Yovel,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299"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Schneeberger, K., Voigt-Heucke, S., &amp; Lewanzik,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0"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Weinbeer, M., Meyer, C., &amp; Kalko, E. (2006). Activity Pattern of the Trawling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Phyllostomid Bat, Macrophyllum macrophyllum, in Panamá1. </w:t>
      </w:r>
      <w:r w:rsidRPr="00446058">
        <w:rPr>
          <w:rFonts w:asciiTheme="minorHAnsi" w:eastAsia="PMingLiU" w:hAnsiTheme="minorHAnsi" w:cstheme="minorHAnsi"/>
          <w:i/>
          <w:iCs/>
          <w:szCs w:val="24"/>
          <w:lang w:val="en-US" w:eastAsia="zh-TW"/>
        </w:rPr>
        <w:t xml:space="preserve">Biotropica,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1"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schreibersii oceanensis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2"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Young, R. (2001). The eastern horseshoe bat, Rhinolophus megaphyllus,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03"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Zahn, A. &amp; Dippel,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myotis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04"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Tylonycteris pachypus (Chiroptera: Vespertilionidae). </w:t>
      </w:r>
      <w:r w:rsidRPr="00446058">
        <w:rPr>
          <w:rFonts w:asciiTheme="minorHAnsi" w:eastAsia="PMingLiU" w:hAnsiTheme="minorHAnsi" w:cstheme="minorHAnsi"/>
          <w:i/>
          <w:iCs/>
          <w:szCs w:val="24"/>
          <w:lang w:val="en-US" w:eastAsia="zh-TW"/>
        </w:rPr>
        <w:t xml:space="preserve">Zoologia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05"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06"/>
          <w:footerReference w:type="first" r:id="rId307"/>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bookmarkStart w:id="140" w:name="_Toc71670489"/>
      <w:r>
        <w:rPr>
          <w:rFonts w:asciiTheme="minorHAnsi" w:hAnsiTheme="minorHAnsi" w:cstheme="minorHAnsi"/>
          <w:sz w:val="40"/>
          <w:szCs w:val="40"/>
        </w:rPr>
        <w:br w:type="page"/>
      </w:r>
    </w:p>
    <w:p w14:paraId="05A90829" w14:textId="4A27DC65"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r w:rsidRPr="007852D7">
        <w:rPr>
          <w:rFonts w:asciiTheme="minorHAnsi" w:hAnsiTheme="minorHAnsi" w:cstheme="minorHAnsi"/>
          <w:sz w:val="40"/>
          <w:szCs w:val="40"/>
        </w:rPr>
        <w:lastRenderedPageBreak/>
        <w:t>Understanding the microhabitat of the tunnel and determine how this influences the roosting locations of each species</w:t>
      </w:r>
      <w:bookmarkEnd w:id="140"/>
    </w:p>
    <w:p w14:paraId="3425CF9A" w14:textId="62A706BF" w:rsidR="00E23C2C" w:rsidRDefault="00E23C2C" w:rsidP="007852D7">
      <w:pPr>
        <w:pStyle w:val="Heading2"/>
        <w:rPr>
          <w:rFonts w:asciiTheme="minorHAnsi" w:hAnsiTheme="minorHAnsi" w:cstheme="minorHAnsi"/>
          <w:sz w:val="36"/>
          <w:szCs w:val="36"/>
        </w:rPr>
      </w:pPr>
      <w:bookmarkStart w:id="141" w:name="_Toc7167049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41"/>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42"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Kubista &amp; Bruckner 2015). Roosts can benefit bats as sites for social interactions (Chaverri et al. 2018; Furmankiewicz et al. 2011), </w:t>
      </w:r>
      <w:bookmarkStart w:id="143" w:name="_Hlk71253686"/>
      <w:r w:rsidRPr="00D253EF">
        <w:rPr>
          <w:rFonts w:asciiTheme="minorHAnsi" w:eastAsia="PMingLiU" w:hAnsiTheme="minorHAnsi" w:cstheme="minorHAnsi"/>
          <w:szCs w:val="24"/>
          <w:lang w:val="en-US" w:eastAsia="zh-TW"/>
        </w:rPr>
        <w:t xml:space="preserve">resting between foraging bouts </w:t>
      </w:r>
      <w:bookmarkEnd w:id="143"/>
      <w:r w:rsidRPr="00D253EF">
        <w:rPr>
          <w:rFonts w:asciiTheme="minorHAnsi" w:eastAsia="PMingLiU" w:hAnsiTheme="minorHAnsi" w:cstheme="minorHAnsi"/>
          <w:szCs w:val="24"/>
          <w:lang w:val="en-US" w:eastAsia="zh-TW"/>
        </w:rPr>
        <w:t xml:space="preserve">(Winter et al. 2020), avoiding predators, mating, hibernation, and raising young (Lima &amp; O’Keefe 2013; Ruczynski 2006; Zahn &amp; Dippel 1997; Martínková et al. 2020). Roosts are also important for providing protection against severe weather (Lima &amp; O’Keefe 2013; Breviglieri &amp; Uieda 2014; Paksuz 2017). </w:t>
      </w:r>
    </w:p>
    <w:p w14:paraId="1E2A52DB" w14:textId="3EAF8CCA"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Degradation of natural habitats due to human activities such as deforestation, urban development and agricultural expansion have decreased the availability of natural roosts for many bat species consequently impact on their population and force them to roost in artificial structures (O’Malley et al. 2020; Sparks et al. 2004; Gehrt &amp; Chelsvig 2003; Park 2015; Russo &amp; Ancillotto 2015). The selection between natural and artificial roosts by bats range from obligatory to opportunistic and likely dependent on the availability of the roosts (Thomson 2013). Although little is documented on the selection of between natural and artificial roosts by bats around the world, artificial structures have provided roosting opportunities to compensate for the loss of natural roosts (Mering &amp; Chambers 2014; Fontaine et al. 2021; Hoeh et al. 2018; Griffiths et al. 2020). Studies on bats around the world have documented that many bat species such as </w:t>
      </w:r>
      <w:r w:rsidRPr="00D253EF">
        <w:rPr>
          <w:rFonts w:asciiTheme="minorHAnsi" w:eastAsia="PMingLiU" w:hAnsiTheme="minorHAnsi" w:cstheme="minorHAnsi"/>
          <w:i/>
          <w:iCs/>
          <w:szCs w:val="24"/>
          <w:lang w:val="en-US" w:eastAsia="zh-TW"/>
        </w:rPr>
        <w:t>Trachops cirrhosus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Phyllostomus hastatus</w:t>
      </w:r>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Myotis goudoti</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Mormopterus jugularis </w:t>
      </w:r>
      <w:r w:rsidRPr="00D253EF">
        <w:rPr>
          <w:rFonts w:asciiTheme="minorHAnsi" w:eastAsia="PMingLiU" w:hAnsiTheme="minorHAnsi" w:cstheme="minorHAnsi"/>
          <w:szCs w:val="24"/>
          <w:lang w:val="en-US" w:eastAsia="zh-TW"/>
        </w:rPr>
        <w:t>(López-Baucells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42"/>
      <w:r w:rsidRPr="00D253EF">
        <w:rPr>
          <w:rFonts w:asciiTheme="minorHAnsi" w:eastAsia="PMingLiU" w:hAnsiTheme="minorHAnsi" w:cstheme="minorHAnsi"/>
          <w:i/>
          <w:iCs/>
          <w:szCs w:val="24"/>
          <w:lang w:val="en-US" w:eastAsia="zh-TW"/>
        </w:rPr>
        <w:t>Rhinolophus hipposideros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Rhinolophus ferrumequinum</w:t>
      </w:r>
      <w:r w:rsidRPr="00D253EF">
        <w:rPr>
          <w:rFonts w:asciiTheme="minorHAnsi" w:eastAsia="PMingLiU" w:hAnsiTheme="minorHAnsi" w:cstheme="minorHAnsi"/>
          <w:szCs w:val="24"/>
          <w:lang w:val="en-US" w:eastAsia="zh-TW"/>
        </w:rPr>
        <w:t xml:space="preserve"> (Voigt et al. 2016) </w:t>
      </w:r>
      <w:commentRangeStart w:id="144"/>
      <w:r w:rsidRPr="00D253EF">
        <w:rPr>
          <w:rFonts w:asciiTheme="minorHAnsi" w:eastAsia="PMingLiU" w:hAnsiTheme="minorHAnsi" w:cstheme="minorHAnsi"/>
          <w:szCs w:val="24"/>
          <w:lang w:val="en-US" w:eastAsia="zh-TW"/>
        </w:rPr>
        <w:t xml:space="preserve">have also </w:t>
      </w:r>
      <w:commentRangeEnd w:id="144"/>
      <w:r w:rsidRPr="00D253EF">
        <w:rPr>
          <w:rFonts w:asciiTheme="minorHAnsi" w:eastAsia="PMingLiU" w:hAnsiTheme="minorHAnsi" w:cstheme="minorHAnsi"/>
          <w:szCs w:val="24"/>
          <w:lang w:eastAsia="zh-TW"/>
        </w:rPr>
        <w:commentReference w:id="144"/>
      </w:r>
      <w:r w:rsidRPr="00D253EF">
        <w:rPr>
          <w:rFonts w:asciiTheme="minorHAnsi" w:eastAsia="PMingLiU" w:hAnsiTheme="minorHAnsi" w:cstheme="minorHAnsi"/>
          <w:szCs w:val="24"/>
          <w:lang w:val="en-US" w:eastAsia="zh-TW"/>
        </w:rPr>
        <w:t xml:space="preserve">been found roosting in anthropogenic structures such as tunnels, mines, </w:t>
      </w:r>
      <w:r w:rsidRPr="00D253EF">
        <w:rPr>
          <w:rFonts w:asciiTheme="minorHAnsi" w:eastAsia="PMingLiU" w:hAnsiTheme="minorHAnsi" w:cstheme="minorHAnsi"/>
          <w:szCs w:val="24"/>
          <w:lang w:val="en-US" w:eastAsia="zh-TW"/>
        </w:rPr>
        <w:lastRenderedPageBreak/>
        <w:t xml:space="preserve">buildings, bridges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Austronomus australis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are examples of cave-dwelling species in Australia, with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Claramunt et al. 2018). Destruction and disturbance of roost sites is a major factor impacting on bat populations, therefore the protection of bat roosting sites is a significant focus for modern bat conservation efforts (Knight &amp; Jones 2009). It is equally important to understand why bats species select roosting sites so that they can be better protected. </w:t>
      </w:r>
    </w:p>
    <w:p w14:paraId="62B9DDE9" w14:textId="3F32B91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Sedgeley 2001; Winter et al. 2020). The roosting microclimate preferences of insectivorous bats vary depending on the season, sex, and reproductive stage (Johnson &amp; Lacki 2014; Ruczyński &amp; Bartoń 2020; Sedgeley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minimise body fat loss throughout the winter (White 2011). Roosting microclimate selected by bats also depends on the purpose of the roost (Winter et al. 2020; Leivers et al. 2019; Threlfall et al. 2013). For example, bats maternity roosts often maintain higher and relatively more stable temperatures near their thermoneutral zone to minimize energy loss and promote development of young bats (Lausen &amp; Barclay 2006; Sedgeley &amp; O’Donnell 2004; Chruszcz &amp; Barclay 2002; Zahn 1999).</w:t>
      </w:r>
    </w:p>
    <w:p w14:paraId="01E71867" w14:textId="62A0642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 xml:space="preserve">roost exposure to solar radiation is one of the reasons many small bats roost in cavities at higher altitudes (Hoeh et al. 2018). The structural properties of bat roosts such as roost entrance dimensions, internal height and width, and type of roost (e.g. caves, tunnels, roof spaces, tree hollows) also influence on the roosts microclimate (Campbell 2009; Leivers et al. 2019; Torquetti et al. 2017; Otto et al. 2016). </w:t>
      </w:r>
    </w:p>
    <w:p w14:paraId="199FD56D" w14:textId="77777777"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Tunnels are significant roosting sites for many bats in Queensland. For example, the Muntapa (Toowoomba Regional Council 2019), Boolboonda (Van de Wetering 2011) and Dularcha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Such differences in microclimate are thought to be suitable for maternity roosting as pregnant females generally preferred limiting excessive heat loss to promote growth of the young (Neubaum et al. 2017).</w:t>
      </w:r>
    </w:p>
    <w:p w14:paraId="11D56620" w14:textId="2577E968"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occupying different structures such as trees, bridges, mines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Myotis macropus</w:t>
      </w:r>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w:t>
      </w:r>
      <w:r w:rsidRPr="00D253EF">
        <w:rPr>
          <w:rFonts w:asciiTheme="minorHAnsi" w:eastAsia="PMingLiU" w:hAnsiTheme="minorHAnsi" w:cstheme="minorHAnsi"/>
          <w:color w:val="000000"/>
          <w:szCs w:val="24"/>
          <w:shd w:val="clear" w:color="auto" w:fill="FFFFFF"/>
          <w:lang w:val="en-US" w:eastAsia="zh-TW"/>
        </w:rPr>
        <w:lastRenderedPageBreak/>
        <w:t xml:space="preserve">microclimate monitoring survey 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45" w:name="_Toc7167049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45"/>
    </w:p>
    <w:p w14:paraId="428FBDF4" w14:textId="77777777" w:rsidR="007852D7" w:rsidRPr="007852D7" w:rsidRDefault="007852D7" w:rsidP="007852D7">
      <w:pPr>
        <w:rPr>
          <w:rFonts w:eastAsia="PMingLiU"/>
          <w:lang w:val="en-US" w:eastAsia="zh-TW"/>
        </w:rPr>
      </w:pPr>
    </w:p>
    <w:p w14:paraId="5168D69F" w14:textId="7777777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46"/>
      <w:r w:rsidRPr="00D253EF">
        <w:rPr>
          <w:rFonts w:asciiTheme="minorHAnsi" w:eastAsia="PMingLiU" w:hAnsiTheme="minorHAnsi" w:cstheme="minorHAnsi"/>
          <w:szCs w:val="24"/>
          <w:lang w:val="en-US" w:eastAsia="zh-TW"/>
        </w:rPr>
        <w:t xml:space="preserve">Chapter </w:t>
      </w:r>
      <w:commentRangeEnd w:id="146"/>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46"/>
      </w:r>
      <w:r w:rsidRPr="00D253EF">
        <w:rPr>
          <w:rFonts w:asciiTheme="minorHAnsi" w:eastAsia="PMingLiU" w:hAnsiTheme="minorHAnsi" w:cstheme="minorHAnsi"/>
          <w:szCs w:val="24"/>
          <w:lang w:val="en-US" w:eastAsia="zh-TW"/>
        </w:rPr>
        <w:t xml:space="preserve">. </w:t>
      </w:r>
      <w:r w:rsidRPr="00D253EF">
        <w:rPr>
          <w:rFonts w:asciiTheme="minorHAnsi" w:eastAsia="Calibri" w:hAnsiTheme="minorHAnsi" w:cstheme="minorHAnsi"/>
          <w:szCs w:val="24"/>
          <w:highlight w:val="white"/>
          <w:lang w:val="en-US" w:eastAsia="zh-TW"/>
        </w:rPr>
        <w:t>Another walk-through survey was also conducted on the day of deployment (before bats emerged) to finalize the locations of each roost.</w:t>
      </w:r>
    </w:p>
    <w:p w14:paraId="3DFE6169" w14:textId="77777777" w:rsidR="00C33259" w:rsidRPr="00D253EF" w:rsidRDefault="00C33259" w:rsidP="00F0241D">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not always available, and the number of HOBO loggers 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 m </w:t>
      </w:r>
      <w:r w:rsidRPr="00D253EF">
        <w:rPr>
          <w:rFonts w:asciiTheme="minorHAnsi" w:eastAsia="Calibri" w:hAnsiTheme="minorHAnsi" w:cstheme="minorHAnsi"/>
          <w:szCs w:val="24"/>
          <w:highlight w:val="white"/>
          <w:lang w:val="en-US" w:eastAsia="zh-TW"/>
        </w:rPr>
        <w:t xml:space="preserve">cable allowing it to be placed close to roosting bats inside the drain holes with minimal disturbance. To minimize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77777777"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Myotis macropus</w:t>
      </w:r>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(entrance, middle and deep) and a unit was placed outside the tunnel. The sample sampling regime was used in both summer and winter, except in winter only one </w:t>
      </w:r>
      <w:r w:rsidRPr="00D253EF">
        <w:rPr>
          <w:rFonts w:asciiTheme="minorHAnsi" w:eastAsia="Calibri" w:hAnsiTheme="minorHAnsi" w:cstheme="minorHAnsi"/>
          <w:i/>
          <w:iCs/>
          <w:szCs w:val="24"/>
          <w:lang w:val="en-US" w:eastAsia="zh-TW"/>
        </w:rPr>
        <w:lastRenderedPageBreak/>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days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7777777"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We followed the methods of Sedgeley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This data was then averaged over the sampling period (7 days) for both seasons to calculate the mean of each variables for a diurnal period. </w:t>
      </w:r>
    </w:p>
    <w:p w14:paraId="09FF2D95" w14:textId="16308805" w:rsidR="00271D7E" w:rsidRDefault="00C33259" w:rsidP="00271D7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Sharpiro-Wilks tests found that temperature data were normally distributed, but relative humidity data were not. Two statistical tests were conducted to compare the microclimate differences between bats’ roosts (regardless of species) and tunnel external and internal ambientes; independent two-samples t-test for temperature and Mann-Whitney U for relative humidity. Test were used to compare roosts with </w:t>
      </w:r>
      <w:r w:rsidRPr="00D253EF">
        <w:rPr>
          <w:rFonts w:asciiTheme="minorHAnsi" w:eastAsia="PMingLiU" w:hAnsiTheme="minorHAnsi" w:cstheme="minorHAnsi"/>
          <w:szCs w:val="24"/>
          <w:lang w:val="en-US" w:eastAsia="zh-TW"/>
        </w:rPr>
        <w:lastRenderedPageBreak/>
        <w:t>tunnel ambientes in each zone and with external ambient, and between seasons.  Ambient measurements were classified into two groups: 1) local ambient refers to the ambient readings taken from the same tunnel zone as the roost being analysed; 2) non-local ambient refers to the ambient readings taken from different tunnel zone as the roost being analysed;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47" w:name="_Toc7167049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47"/>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macropus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35BC243"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M. macorpus</w:t>
      </w:r>
      <w:r w:rsidRPr="00D253EF">
        <w:rPr>
          <w:rFonts w:asciiTheme="minorHAnsi" w:eastAsia="PMingLiU" w:hAnsiTheme="minorHAnsi" w:cstheme="minorHAnsi"/>
          <w:szCs w:val="24"/>
          <w:lang w:val="en-US" w:eastAsia="zh-TW"/>
        </w:rPr>
        <w:t xml:space="preserve"> roosted in all three zone of the tunnel but the majority of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Start w:id="148"/>
      <w:r w:rsidRPr="00D253EF">
        <w:rPr>
          <w:rFonts w:asciiTheme="minorHAnsi" w:eastAsia="PMingLiU" w:hAnsiTheme="minorHAnsi" w:cstheme="minorHAnsi"/>
          <w:szCs w:val="24"/>
          <w:lang w:val="en-US" w:eastAsia="zh-TW"/>
        </w:rPr>
        <w:t xml:space="preserve">. The number of roosts and number of bats per roost was higher on the right-hand side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48"/>
      <w:r w:rsidRPr="00D253EF">
        <w:rPr>
          <w:rFonts w:asciiTheme="minorHAnsi" w:eastAsia="PMingLiU" w:hAnsiTheme="minorHAnsi" w:cstheme="minorHAnsi"/>
          <w:szCs w:val="24"/>
          <w:lang w:val="en-US" w:eastAsia="zh-TW"/>
        </w:rPr>
        <w:commentReference w:id="148"/>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macropus</w:t>
      </w:r>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were located in Z3, 61 m and 63.5 m into the tunnel, 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in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08"/>
          <w:footerReference w:type="first" r:id="rId309"/>
          <w:type w:val="continuous"/>
          <w:pgSz w:w="11907" w:h="16840" w:code="9"/>
          <w:pgMar w:top="1418" w:right="1418" w:bottom="1418" w:left="2268" w:header="720" w:footer="720" w:gutter="0"/>
          <w:cols w:space="720"/>
          <w:docGrid w:linePitch="326"/>
        </w:sectPr>
      </w:pPr>
    </w:p>
    <w:p w14:paraId="76C019BE" w14:textId="71BD71DB"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0464" behindDoc="1" locked="0" layoutInCell="1" allowOverlap="1" wp14:anchorId="0DD35202" wp14:editId="61F4C7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44F1F08A"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030DDDB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52C6366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08F40BBC"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6B65916B"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43FCE47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821915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3B68131A" w:rsidR="004D1AA2" w:rsidRPr="00D253EF" w:rsidRDefault="00FD6FE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2512" behindDoc="1" locked="0" layoutInCell="1" allowOverlap="1" wp14:anchorId="68D4D3F8" wp14:editId="77EB82F7">
                <wp:simplePos x="0" y="0"/>
                <wp:positionH relativeFrom="margin">
                  <wp:align>right</wp:align>
                </wp:positionH>
                <wp:positionV relativeFrom="paragraph">
                  <wp:posOffset>1855015</wp:posOffset>
                </wp:positionV>
                <wp:extent cx="8886825" cy="4857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8886825" cy="485775"/>
                        </a:xfrm>
                        <a:prstGeom prst="rect">
                          <a:avLst/>
                        </a:prstGeom>
                        <a:solidFill>
                          <a:prstClr val="white"/>
                        </a:solidFill>
                        <a:ln>
                          <a:noFill/>
                        </a:ln>
                      </wps:spPr>
                      <wps:txbx>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49"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38.25pt;z-index:-251603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" stroked="f">
                <v:textbox inset="0,0,0,0">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50"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50"/>
                    </w:p>
                  </w:txbxContent>
                </v:textbox>
                <w10:wrap anchorx="margin"/>
              </v:shape>
            </w:pict>
          </mc:Fallback>
        </mc:AlternateContent>
      </w:r>
      <w:r w:rsidR="004D1AA2" w:rsidRPr="00D253EF">
        <w:rPr>
          <w:rFonts w:asciiTheme="minorHAnsi" w:eastAsia="PMingLiU" w:hAnsiTheme="minorHAnsi" w:cstheme="minorHAnsi"/>
          <w:sz w:val="22"/>
          <w:szCs w:val="22"/>
          <w:lang w:val="en-US" w:eastAsia="zh-TW"/>
        </w:rPr>
        <w:br w:type="page"/>
      </w:r>
    </w:p>
    <w:p w14:paraId="38203C74" w14:textId="49E3552E"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4560" behindDoc="1" locked="0" layoutInCell="1" allowOverlap="1" wp14:anchorId="49AB41D8" wp14:editId="34846876">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31479549" w:rsidR="00B57508" w:rsidRPr="00D253EF" w:rsidRDefault="00B57508">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6608" behindDoc="1" locked="0" layoutInCell="1" allowOverlap="1" wp14:anchorId="193DFC71" wp14:editId="0BE4BDFC">
                <wp:simplePos x="0" y="0"/>
                <wp:positionH relativeFrom="margin">
                  <wp:posOffset>196215</wp:posOffset>
                </wp:positionH>
                <wp:positionV relativeFrom="paragraph">
                  <wp:posOffset>4462780</wp:posOffset>
                </wp:positionV>
                <wp:extent cx="8886825" cy="635"/>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51"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DFC71" id="Text Box 40" o:spid="_x0000_s1037" type="#_x0000_t202" style="position:absolute;margin-left:15.45pt;margin-top:351.4pt;width:699.75pt;height:.05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" stroked="f">
                <v:textbox style="mso-fit-shape-to-text:t" inset="0,0,0,0">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52"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52"/>
                    </w:p>
                  </w:txbxContent>
                </v:textbox>
                <w10:wrap anchorx="margin"/>
              </v:shape>
            </w:pict>
          </mc:Fallback>
        </mc:AlternateContent>
      </w:r>
      <w:r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53"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M. macropus</w:t>
      </w:r>
      <w:r w:rsidRPr="00D253EF">
        <w:rPr>
          <w:rFonts w:asciiTheme="minorHAnsi" w:hAnsiTheme="minorHAnsi" w:cstheme="minorHAnsi"/>
          <w:b w:val="0"/>
          <w:bCs w:val="0"/>
        </w:rPr>
        <w:t xml:space="preserve"> in the Yugar tunnel in summer and winter</w:t>
      </w:r>
      <w:r w:rsidR="00B568F5" w:rsidRPr="00D253EF">
        <w:rPr>
          <w:rFonts w:asciiTheme="minorHAnsi" w:hAnsiTheme="minorHAnsi" w:cstheme="minorHAnsi"/>
          <w:b w:val="0"/>
          <w:bCs w:val="0"/>
        </w:rPr>
        <w:t>.</w:t>
      </w:r>
      <w:bookmarkEnd w:id="153"/>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54"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occupied</w:t>
            </w:r>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55"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M. macropus</w:t>
      </w:r>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55"/>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56"/>
            <w:r w:rsidRPr="00D253EF">
              <w:rPr>
                <w:rFonts w:asciiTheme="minorHAnsi" w:hAnsiTheme="minorHAnsi" w:cstheme="minorHAnsi"/>
                <w:sz w:val="22"/>
                <w:lang w:val="en-US" w:eastAsia="zh-TW"/>
              </w:rPr>
              <w:t>6.6</w:t>
            </w:r>
            <w:commentRangeEnd w:id="156"/>
            <w:r w:rsidRPr="00D253EF">
              <w:rPr>
                <w:rFonts w:asciiTheme="minorHAnsi" w:hAnsiTheme="minorHAnsi" w:cstheme="minorHAnsi"/>
                <w:sz w:val="16"/>
                <w:szCs w:val="16"/>
                <w:lang w:eastAsia="zh-TW"/>
              </w:rPr>
              <w:commentReference w:id="156"/>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4B4B7385"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57"/>
      <w:r w:rsidRPr="00D253EF">
        <w:rPr>
          <w:rFonts w:asciiTheme="minorHAnsi" w:eastAsia="PMingLiU" w:hAnsiTheme="minorHAnsi" w:cstheme="minorHAnsi"/>
          <w:szCs w:val="24"/>
          <w:lang w:val="en-US" w:eastAsia="zh-TW"/>
        </w:rPr>
        <w:t>In winter</w:t>
      </w:r>
      <w:commentRangeEnd w:id="157"/>
      <w:r w:rsidRPr="00D253EF">
        <w:rPr>
          <w:rFonts w:asciiTheme="minorHAnsi" w:eastAsia="PMingLiU" w:hAnsiTheme="minorHAnsi" w:cstheme="minorHAnsi"/>
          <w:szCs w:val="24"/>
          <w:lang w:val="en-US" w:eastAsia="zh-TW"/>
        </w:rPr>
        <w:commentReference w:id="157"/>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58"/>
      <w:r w:rsidRPr="00D253EF">
        <w:rPr>
          <w:rFonts w:asciiTheme="minorHAnsi" w:eastAsia="PMingLiU" w:hAnsiTheme="minorHAnsi" w:cstheme="minorHAnsi"/>
          <w:szCs w:val="24"/>
          <w:lang w:val="en-US" w:eastAsia="zh-TW"/>
        </w:rPr>
        <w:t>with 4 days of minimum temperature occurred between 06:00 – 08:00 and 3 days of minimum temperature occurred between</w:t>
      </w:r>
      <w:commentRangeEnd w:id="158"/>
      <w:r w:rsidRPr="00D253EF">
        <w:rPr>
          <w:rFonts w:asciiTheme="minorHAnsi" w:eastAsia="PMingLiU" w:hAnsiTheme="minorHAnsi" w:cstheme="minorHAnsi"/>
          <w:szCs w:val="24"/>
          <w:lang w:eastAsia="zh-TW"/>
        </w:rPr>
        <w:commentReference w:id="158"/>
      </w:r>
      <w:r w:rsidRPr="00D253EF">
        <w:rPr>
          <w:rFonts w:asciiTheme="minorHAnsi" w:eastAsia="PMingLiU" w:hAnsiTheme="minorHAnsi" w:cstheme="minorHAnsi"/>
          <w:szCs w:val="24"/>
          <w:lang w:val="en-US" w:eastAsia="zh-TW"/>
        </w:rPr>
        <w:t xml:space="preserve"> 00:00 – 06:00;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59"/>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59"/>
      <w:r w:rsidRPr="00D253EF">
        <w:rPr>
          <w:rFonts w:asciiTheme="minorHAnsi" w:eastAsia="PMingLiU" w:hAnsiTheme="minorHAnsi" w:cstheme="minorHAnsi"/>
          <w:szCs w:val="24"/>
          <w:lang w:val="en-US" w:eastAsia="zh-TW"/>
        </w:rPr>
        <w:commentReference w:id="159"/>
      </w:r>
      <w:r w:rsidRPr="00D253EF">
        <w:rPr>
          <w:rFonts w:asciiTheme="minorHAnsi" w:eastAsia="PMingLiU" w:hAnsiTheme="minorHAnsi" w:cstheme="minorHAnsi"/>
          <w:szCs w:val="24"/>
          <w:lang w:val="en-US" w:eastAsia="zh-TW"/>
        </w:rPr>
        <w:t>In summer, all three tunnel ambients showed daily temperature fluctuations ranging between 21.1</w:t>
      </w:r>
      <w:commentRangeStart w:id="160"/>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60"/>
      <w:r w:rsidRPr="00D253EF">
        <w:rPr>
          <w:rFonts w:asciiTheme="minorHAnsi" w:eastAsia="PMingLiU" w:hAnsiTheme="minorHAnsi" w:cstheme="minorHAnsi"/>
          <w:szCs w:val="24"/>
          <w:lang w:eastAsia="zh-TW"/>
        </w:rPr>
        <w:commentReference w:id="160"/>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61"/>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61"/>
      <w:r w:rsidRPr="00D253EF">
        <w:rPr>
          <w:rFonts w:asciiTheme="minorHAnsi" w:eastAsia="PMingLiU" w:hAnsiTheme="minorHAnsi" w:cstheme="minorHAnsi"/>
          <w:szCs w:val="24"/>
          <w:lang w:eastAsia="zh-TW"/>
        </w:rPr>
        <w:commentReference w:id="161"/>
      </w:r>
      <w:r w:rsidRPr="00D253EF">
        <w:rPr>
          <w:rFonts w:asciiTheme="minorHAnsi" w:eastAsia="PMingLiU" w:hAnsiTheme="minorHAnsi" w:cstheme="minorHAnsi"/>
          <w:szCs w:val="24"/>
          <w:lang w:val="en-US" w:eastAsia="zh-TW"/>
        </w:rPr>
        <w:t xml:space="preserve"> Each tunnel internal ambient logger showed </w:t>
      </w:r>
      <w:commentRangeStart w:id="162"/>
      <w:r w:rsidRPr="00D253EF">
        <w:rPr>
          <w:rFonts w:asciiTheme="minorHAnsi" w:eastAsia="PMingLiU" w:hAnsiTheme="minorHAnsi" w:cstheme="minorHAnsi"/>
          <w:szCs w:val="24"/>
          <w:lang w:val="en-US" w:eastAsia="zh-TW"/>
        </w:rPr>
        <w:t xml:space="preserve">higher temperatures </w:t>
      </w:r>
      <w:commentRangeEnd w:id="162"/>
      <w:r w:rsidRPr="00D253EF">
        <w:rPr>
          <w:rFonts w:asciiTheme="minorHAnsi" w:eastAsia="PMingLiU" w:hAnsiTheme="minorHAnsi" w:cstheme="minorHAnsi"/>
          <w:szCs w:val="24"/>
          <w:lang w:val="en-US" w:eastAsia="zh-TW"/>
        </w:rPr>
        <w:commentReference w:id="162"/>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5584F468"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18656" behindDoc="1" locked="0" layoutInCell="1" allowOverlap="1" wp14:anchorId="22FCF536" wp14:editId="7240E113">
            <wp:simplePos x="0" y="0"/>
            <wp:positionH relativeFrom="margin">
              <wp:align>left</wp:align>
            </wp:positionH>
            <wp:positionV relativeFrom="paragraph">
              <wp:posOffset>-5079</wp:posOffset>
            </wp:positionV>
            <wp:extent cx="8863330" cy="3943350"/>
            <wp:effectExtent l="0" t="0" r="13970" b="0"/>
            <wp:wrapNone/>
            <wp:docPr id="41" name="Chart 41">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2"/>
              </a:graphicData>
            </a:graphic>
            <wp14:sizeRelH relativeFrom="page">
              <wp14:pctWidth>0</wp14:pctWidth>
            </wp14:sizeRelH>
            <wp14:sizeRelV relativeFrom="page">
              <wp14:pctHeight>0</wp14:pctHeight>
            </wp14:sizeRelV>
          </wp:anchor>
        </w:drawing>
      </w:r>
    </w:p>
    <w:p w14:paraId="30B642D8" w14:textId="77777777" w:rsidR="00B50A09" w:rsidRPr="00D253EF" w:rsidRDefault="00B50A09">
      <w:pPr>
        <w:rPr>
          <w:rFonts w:asciiTheme="minorHAnsi" w:eastAsia="PMingLiU" w:hAnsiTheme="minorHAnsi" w:cstheme="minorHAnsi"/>
          <w:sz w:val="22"/>
          <w:szCs w:val="22"/>
          <w:lang w:val="en-US" w:eastAsia="zh-TW"/>
        </w:rPr>
      </w:pPr>
    </w:p>
    <w:p w14:paraId="03731077" w14:textId="77777777" w:rsidR="00B50A09" w:rsidRPr="00D253EF" w:rsidRDefault="00B50A09">
      <w:pPr>
        <w:rPr>
          <w:rFonts w:asciiTheme="minorHAnsi" w:eastAsia="PMingLiU" w:hAnsiTheme="minorHAnsi" w:cstheme="minorHAnsi"/>
          <w:sz w:val="22"/>
          <w:szCs w:val="22"/>
          <w:lang w:val="en-US" w:eastAsia="zh-TW"/>
        </w:rPr>
      </w:pPr>
    </w:p>
    <w:p w14:paraId="6FEE8827" w14:textId="77777777" w:rsidR="00B50A09" w:rsidRPr="00D253EF" w:rsidRDefault="00B50A09">
      <w:pPr>
        <w:rPr>
          <w:rFonts w:asciiTheme="minorHAnsi" w:eastAsia="PMingLiU" w:hAnsiTheme="minorHAnsi" w:cstheme="minorHAnsi"/>
          <w:sz w:val="22"/>
          <w:szCs w:val="22"/>
          <w:lang w:val="en-US" w:eastAsia="zh-TW"/>
        </w:rPr>
      </w:pPr>
    </w:p>
    <w:p w14:paraId="19A7C205" w14:textId="77777777" w:rsidR="00B50A09" w:rsidRPr="00D253EF" w:rsidRDefault="00B50A09">
      <w:pPr>
        <w:rPr>
          <w:rFonts w:asciiTheme="minorHAnsi" w:eastAsia="PMingLiU" w:hAnsiTheme="minorHAnsi" w:cstheme="minorHAnsi"/>
          <w:sz w:val="22"/>
          <w:szCs w:val="22"/>
          <w:lang w:val="en-US" w:eastAsia="zh-TW"/>
        </w:rPr>
      </w:pPr>
    </w:p>
    <w:p w14:paraId="35B0739C" w14:textId="77777777" w:rsidR="00B50A09" w:rsidRPr="00D253EF" w:rsidRDefault="00B50A09">
      <w:pPr>
        <w:rPr>
          <w:rFonts w:asciiTheme="minorHAnsi" w:eastAsia="PMingLiU" w:hAnsiTheme="minorHAnsi" w:cstheme="minorHAnsi"/>
          <w:sz w:val="22"/>
          <w:szCs w:val="22"/>
          <w:lang w:val="en-US" w:eastAsia="zh-TW"/>
        </w:rPr>
      </w:pPr>
    </w:p>
    <w:p w14:paraId="70F43B6D" w14:textId="77777777" w:rsidR="00B50A09" w:rsidRPr="00D253EF" w:rsidRDefault="00B50A09">
      <w:pPr>
        <w:rPr>
          <w:rFonts w:asciiTheme="minorHAnsi" w:eastAsia="PMingLiU" w:hAnsiTheme="minorHAnsi" w:cstheme="minorHAnsi"/>
          <w:sz w:val="22"/>
          <w:szCs w:val="22"/>
          <w:lang w:val="en-US" w:eastAsia="zh-TW"/>
        </w:rPr>
      </w:pPr>
    </w:p>
    <w:p w14:paraId="27569622" w14:textId="77777777" w:rsidR="00B50A09" w:rsidRPr="00D253EF" w:rsidRDefault="00B50A09">
      <w:pPr>
        <w:rPr>
          <w:rFonts w:asciiTheme="minorHAnsi" w:eastAsia="PMingLiU" w:hAnsiTheme="minorHAnsi" w:cstheme="minorHAnsi"/>
          <w:sz w:val="22"/>
          <w:szCs w:val="22"/>
          <w:lang w:val="en-US" w:eastAsia="zh-TW"/>
        </w:rPr>
      </w:pPr>
    </w:p>
    <w:p w14:paraId="46B32DE9" w14:textId="77777777" w:rsidR="00B50A09" w:rsidRPr="00D253EF" w:rsidRDefault="00B50A09">
      <w:pPr>
        <w:rPr>
          <w:rFonts w:asciiTheme="minorHAnsi" w:eastAsia="PMingLiU" w:hAnsiTheme="minorHAnsi" w:cstheme="minorHAnsi"/>
          <w:sz w:val="22"/>
          <w:szCs w:val="22"/>
          <w:lang w:val="en-US" w:eastAsia="zh-TW"/>
        </w:rPr>
      </w:pPr>
    </w:p>
    <w:p w14:paraId="3FB6A5D6" w14:textId="77777777" w:rsidR="00B50A09" w:rsidRPr="00D253EF" w:rsidRDefault="00B50A09">
      <w:pPr>
        <w:rPr>
          <w:rFonts w:asciiTheme="minorHAnsi" w:eastAsia="PMingLiU" w:hAnsiTheme="minorHAnsi" w:cstheme="minorHAnsi"/>
          <w:sz w:val="22"/>
          <w:szCs w:val="22"/>
          <w:lang w:val="en-US" w:eastAsia="zh-TW"/>
        </w:rPr>
      </w:pPr>
    </w:p>
    <w:p w14:paraId="42A55F0F" w14:textId="77777777" w:rsidR="00B50A09" w:rsidRPr="00D253EF" w:rsidRDefault="00B50A09">
      <w:pPr>
        <w:rPr>
          <w:rFonts w:asciiTheme="minorHAnsi" w:eastAsia="PMingLiU" w:hAnsiTheme="minorHAnsi" w:cstheme="minorHAnsi"/>
          <w:sz w:val="22"/>
          <w:szCs w:val="22"/>
          <w:lang w:val="en-US" w:eastAsia="zh-TW"/>
        </w:rPr>
      </w:pPr>
    </w:p>
    <w:p w14:paraId="3E9D104E" w14:textId="77777777" w:rsidR="00B50A09" w:rsidRPr="00D253EF" w:rsidRDefault="00B50A09">
      <w:pPr>
        <w:rPr>
          <w:rFonts w:asciiTheme="minorHAnsi" w:eastAsia="PMingLiU" w:hAnsiTheme="minorHAnsi" w:cstheme="minorHAnsi"/>
          <w:sz w:val="22"/>
          <w:szCs w:val="22"/>
          <w:lang w:val="en-US" w:eastAsia="zh-TW"/>
        </w:rPr>
      </w:pPr>
    </w:p>
    <w:p w14:paraId="103D3AF8" w14:textId="77777777" w:rsidR="00B50A09" w:rsidRPr="00D253EF" w:rsidRDefault="00B50A09">
      <w:pPr>
        <w:rPr>
          <w:rFonts w:asciiTheme="minorHAnsi" w:eastAsia="PMingLiU" w:hAnsiTheme="minorHAnsi" w:cstheme="minorHAnsi"/>
          <w:sz w:val="22"/>
          <w:szCs w:val="22"/>
          <w:lang w:val="en-US" w:eastAsia="zh-TW"/>
        </w:rPr>
      </w:pPr>
    </w:p>
    <w:p w14:paraId="270785BC" w14:textId="77777777" w:rsidR="00B50A09" w:rsidRPr="00D253EF" w:rsidRDefault="00B50A09">
      <w:pPr>
        <w:rPr>
          <w:rFonts w:asciiTheme="minorHAnsi" w:eastAsia="PMingLiU" w:hAnsiTheme="minorHAnsi" w:cstheme="minorHAnsi"/>
          <w:sz w:val="22"/>
          <w:szCs w:val="22"/>
          <w:lang w:val="en-US" w:eastAsia="zh-TW"/>
        </w:rPr>
      </w:pPr>
    </w:p>
    <w:p w14:paraId="11BE49B7" w14:textId="77777777" w:rsidR="00B50A09" w:rsidRPr="00D253EF" w:rsidRDefault="00B50A09">
      <w:pPr>
        <w:rPr>
          <w:rFonts w:asciiTheme="minorHAnsi" w:eastAsia="PMingLiU" w:hAnsiTheme="minorHAnsi" w:cstheme="minorHAnsi"/>
          <w:sz w:val="22"/>
          <w:szCs w:val="22"/>
          <w:lang w:val="en-US" w:eastAsia="zh-TW"/>
        </w:rPr>
      </w:pPr>
    </w:p>
    <w:p w14:paraId="1C1B84A0" w14:textId="77777777"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77777777" w:rsidR="00B50A09" w:rsidRPr="00D253EF" w:rsidRDefault="00B50A09">
      <w:pPr>
        <w:rPr>
          <w:rFonts w:asciiTheme="minorHAnsi" w:eastAsia="PMingLiU" w:hAnsiTheme="minorHAnsi" w:cstheme="minorHAnsi"/>
          <w:sz w:val="22"/>
          <w:szCs w:val="22"/>
          <w:lang w:val="en-US" w:eastAsia="zh-TW"/>
        </w:rPr>
      </w:pPr>
    </w:p>
    <w:p w14:paraId="0C7523A2" w14:textId="77777777"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77777777"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68A11245"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0704" behindDoc="1" locked="0" layoutInCell="1" allowOverlap="1" wp14:anchorId="56412583" wp14:editId="0D6F1BB9">
                <wp:simplePos x="0" y="0"/>
                <wp:positionH relativeFrom="margin">
                  <wp:align>left</wp:align>
                </wp:positionH>
                <wp:positionV relativeFrom="paragraph">
                  <wp:posOffset>62865</wp:posOffset>
                </wp:positionV>
                <wp:extent cx="8863330" cy="120967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8863330" cy="1209675"/>
                        </a:xfrm>
                        <a:prstGeom prst="rect">
                          <a:avLst/>
                        </a:prstGeom>
                        <a:solidFill>
                          <a:prstClr val="white"/>
                        </a:solidFill>
                        <a:ln>
                          <a:noFill/>
                        </a:ln>
                      </wps:spPr>
                      <wps:txbx>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63"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38" type="#_x0000_t202" style="position:absolute;margin-left:0;margin-top:4.95pt;width:697.9pt;height:95.25pt;z-index:-251595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" stroked="f">
                <v:textbox inset="0,0,0,0">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64"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64"/>
                    </w:p>
                  </w:txbxContent>
                </v:textbox>
                <w10:wrap anchorx="margin"/>
              </v:shape>
            </w:pict>
          </mc:Fallback>
        </mc:AlternateContent>
      </w:r>
    </w:p>
    <w:p w14:paraId="27EB6E6C" w14:textId="77777777" w:rsidR="00B50A09" w:rsidRPr="00D253EF" w:rsidRDefault="00B50A09">
      <w:pPr>
        <w:rPr>
          <w:rFonts w:asciiTheme="minorHAnsi" w:eastAsia="PMingLiU" w:hAnsiTheme="minorHAnsi" w:cstheme="minorHAnsi"/>
          <w:sz w:val="22"/>
          <w:szCs w:val="22"/>
          <w:lang w:val="en-US" w:eastAsia="zh-TW"/>
        </w:rPr>
      </w:pPr>
    </w:p>
    <w:p w14:paraId="1EAF96DF" w14:textId="77777777"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2752" behindDoc="1" locked="0" layoutInCell="1" allowOverlap="1" wp14:anchorId="3486078E" wp14:editId="09303226">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3"/>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4B1E52F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36A8DE1B" w:rsidR="008730FA"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4800" behindDoc="1" locked="0" layoutInCell="1" allowOverlap="1" wp14:anchorId="5EA9E1A5" wp14:editId="773FC2E1">
                <wp:simplePos x="0" y="0"/>
                <wp:positionH relativeFrom="margin">
                  <wp:align>left</wp:align>
                </wp:positionH>
                <wp:positionV relativeFrom="paragraph">
                  <wp:posOffset>269240</wp:posOffset>
                </wp:positionV>
                <wp:extent cx="8863330" cy="1276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63330" cy="1276350"/>
                        </a:xfrm>
                        <a:prstGeom prst="rect">
                          <a:avLst/>
                        </a:prstGeom>
                        <a:solidFill>
                          <a:prstClr val="white"/>
                        </a:solidFill>
                        <a:ln>
                          <a:noFill/>
                        </a:ln>
                      </wps:spPr>
                      <wps:txbx>
                        <w:txbxContent>
                          <w:p w14:paraId="14D86CC6" w14:textId="39547628" w:rsidR="00055177" w:rsidRPr="00055177" w:rsidRDefault="00055177" w:rsidP="00055177">
                            <w:pPr>
                              <w:pStyle w:val="Caption"/>
                              <w:rPr>
                                <w:rFonts w:asciiTheme="minorHAnsi" w:hAnsiTheme="minorHAnsi" w:cstheme="minorHAnsi"/>
                                <w:b w:val="0"/>
                                <w:bCs w:val="0"/>
                                <w:noProof/>
                                <w:sz w:val="24"/>
                              </w:rPr>
                            </w:pPr>
                            <w:bookmarkStart w:id="165"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9E1A5" id="Text Box 45" o:spid="_x0000_s1039" type="#_x0000_t202" style="position:absolute;left:0;text-align:left;margin-left:0;margin-top:21.2pt;width:697.9pt;height:100.5pt;z-index:-251591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n9NQIAAGs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" stroked="f">
                <v:textbox inset="0,0,0,0">
                  <w:txbxContent>
                    <w:p w14:paraId="14D86CC6" w14:textId="39547628" w:rsidR="00055177" w:rsidRPr="00055177" w:rsidRDefault="00055177" w:rsidP="00055177">
                      <w:pPr>
                        <w:pStyle w:val="Caption"/>
                        <w:rPr>
                          <w:rFonts w:asciiTheme="minorHAnsi" w:hAnsiTheme="minorHAnsi" w:cstheme="minorHAnsi"/>
                          <w:b w:val="0"/>
                          <w:bCs w:val="0"/>
                          <w:noProof/>
                          <w:sz w:val="24"/>
                        </w:rPr>
                      </w:pPr>
                      <w:bookmarkStart w:id="166"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66"/>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maximum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and fluctuation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their local ambient reading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were compared between summer and winter.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However,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5B067E64"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were compared (e.g.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significant differences (</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Bat roosts showed a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while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was higher in bats’ roosts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0E61D44F" w:rsidR="00C651E3" w:rsidRPr="00D253EF" w:rsidRDefault="00C651E3" w:rsidP="00C651E3">
      <w:pPr>
        <w:pStyle w:val="Caption"/>
        <w:keepNext/>
        <w:rPr>
          <w:rFonts w:asciiTheme="minorHAnsi" w:hAnsiTheme="minorHAnsi" w:cstheme="minorHAnsi"/>
          <w:b w:val="0"/>
          <w:bCs w:val="0"/>
        </w:rPr>
      </w:pPr>
      <w:bookmarkStart w:id="167"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bookmarkEnd w:id="167"/>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4FA08CBA" w:rsidR="00C651E3" w:rsidRPr="00D253EF" w:rsidRDefault="00C651E3" w:rsidP="00C651E3">
      <w:pPr>
        <w:pStyle w:val="Caption"/>
        <w:keepNext/>
        <w:rPr>
          <w:rFonts w:asciiTheme="minorHAnsi" w:hAnsiTheme="minorHAnsi" w:cstheme="minorHAnsi"/>
          <w:b w:val="0"/>
          <w:bCs w:val="0"/>
        </w:rPr>
      </w:pPr>
      <w:bookmarkStart w:id="168"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bookmarkEnd w:id="168"/>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36ED82C6" w:rsidR="008A4DE3" w:rsidRPr="00D253EF" w:rsidRDefault="008A4DE3" w:rsidP="008A4DE3">
      <w:pPr>
        <w:pStyle w:val="Caption"/>
        <w:keepNext/>
        <w:rPr>
          <w:rFonts w:asciiTheme="minorHAnsi" w:hAnsiTheme="minorHAnsi" w:cstheme="minorHAnsi"/>
          <w:b w:val="0"/>
          <w:bCs w:val="0"/>
        </w:rPr>
      </w:pPr>
      <w:bookmarkStart w:id="169"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bookmarkEnd w:id="169"/>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33489B67"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commentRangeStart w:id="170"/>
      <w:commentRangeStart w:id="171"/>
      <w:commentRangeStart w:id="172"/>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showed greater differences between roosts and EXA than between roost and </w:t>
      </w:r>
      <w:r w:rsidRPr="00D253EF">
        <w:rPr>
          <w:rFonts w:asciiTheme="minorHAnsi" w:eastAsia="PMingLiU" w:hAnsiTheme="minorHAnsi" w:cstheme="minorHAnsi"/>
          <w:color w:val="000000"/>
          <w:szCs w:val="24"/>
          <w:lang w:val="en-US" w:eastAsia="zh-TW"/>
        </w:rPr>
        <w:t>TA</w:t>
      </w:r>
      <w:r w:rsidRPr="00D253EF">
        <w:rPr>
          <w:rFonts w:asciiTheme="minorHAnsi" w:eastAsia="PMingLiU" w:hAnsiTheme="minorHAnsi" w:cstheme="minorHAnsi"/>
          <w:color w:val="000000"/>
          <w:szCs w:val="24"/>
          <w:vertAlign w:val="subscript"/>
          <w:lang w:val="en-US" w:eastAsia="zh-TW"/>
        </w:rPr>
        <w:t>local</w:t>
      </w:r>
      <w:r w:rsidRPr="00D253EF">
        <w:rPr>
          <w:rFonts w:asciiTheme="minorHAnsi" w:eastAsia="PMingLiU" w:hAnsiTheme="minorHAnsi" w:cstheme="minorHAnsi"/>
          <w:color w:val="000000"/>
          <w:szCs w:val="24"/>
          <w:lang w:val="en-US" w:eastAsia="zh-TW"/>
        </w:rPr>
        <w:t xml:space="preserve"> and TA</w:t>
      </w:r>
      <w:r w:rsidRPr="00D253EF">
        <w:rPr>
          <w:rFonts w:asciiTheme="minorHAnsi" w:eastAsia="PMingLiU" w:hAnsiTheme="minorHAnsi" w:cstheme="minorHAnsi"/>
          <w:color w:val="000000"/>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w:t>
      </w:r>
      <w:commentRangeStart w:id="173"/>
      <w:r w:rsidRPr="00D253EF">
        <w:rPr>
          <w:rFonts w:asciiTheme="minorHAnsi" w:eastAsia="PMingLiU" w:hAnsiTheme="minorHAnsi" w:cstheme="minorHAnsi"/>
          <w:szCs w:val="24"/>
          <w:lang w:val="en-US" w:eastAsia="zh-TW"/>
        </w:rPr>
        <w:t xml:space="preserve">Figure </w:t>
      </w:r>
      <w:commentRangeEnd w:id="173"/>
      <w:r w:rsidR="00582BE6" w:rsidRPr="00D253EF">
        <w:rPr>
          <w:rFonts w:asciiTheme="minorHAnsi" w:eastAsia="PMingLiU" w:hAnsiTheme="minorHAnsi" w:cstheme="minorHAnsi"/>
          <w:szCs w:val="24"/>
          <w:lang w:val="en-US" w:eastAsia="zh-TW"/>
        </w:rPr>
        <w:t>3-5</w:t>
      </w:r>
      <w:r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commentReference w:id="173"/>
      </w:r>
      <w:r w:rsidRPr="00D253EF">
        <w:rPr>
          <w:rFonts w:asciiTheme="minorHAnsi" w:eastAsia="PMingLiU" w:hAnsiTheme="minorHAnsi" w:cstheme="minorHAnsi"/>
          <w:szCs w:val="24"/>
          <w:lang w:val="en-US" w:eastAsia="zh-TW"/>
        </w:rPr>
        <w:t>). In summer, the difference between roosts and EXA was greater (between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that in winter (between 1.0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1.5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presented a lower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EXA in both seasons. </w:t>
      </w:r>
      <w:commentRangeEnd w:id="170"/>
      <w:r w:rsidRPr="00D253EF">
        <w:rPr>
          <w:rFonts w:asciiTheme="minorHAnsi" w:eastAsia="PMingLiU" w:hAnsiTheme="minorHAnsi" w:cstheme="minorHAnsi"/>
          <w:szCs w:val="24"/>
          <w:lang w:val="en-US" w:eastAsia="zh-TW"/>
        </w:rPr>
        <w:commentReference w:id="170"/>
      </w:r>
      <w:commentRangeEnd w:id="171"/>
      <w:r w:rsidRPr="00D253EF">
        <w:rPr>
          <w:rFonts w:asciiTheme="minorHAnsi" w:eastAsia="PMingLiU" w:hAnsiTheme="minorHAnsi" w:cstheme="minorHAnsi"/>
          <w:szCs w:val="24"/>
          <w:lang w:val="en-US" w:eastAsia="zh-TW"/>
        </w:rPr>
        <w:commentReference w:id="171"/>
      </w:r>
      <w:commentRangeEnd w:id="172"/>
      <w:r w:rsidRPr="00D253EF">
        <w:rPr>
          <w:rFonts w:asciiTheme="minorHAnsi" w:eastAsia="PMingLiU" w:hAnsiTheme="minorHAnsi" w:cstheme="minorHAnsi"/>
          <w:szCs w:val="24"/>
          <w:lang w:eastAsia="zh-TW"/>
        </w:rPr>
        <w:commentReference w:id="172"/>
      </w:r>
      <w:r w:rsidRPr="00D253EF">
        <w:rPr>
          <w:rFonts w:asciiTheme="minorHAnsi" w:eastAsia="PMingLiU" w:hAnsiTheme="minorHAnsi" w:cstheme="minorHAnsi"/>
          <w:szCs w:val="24"/>
          <w:lang w:val="en-US" w:eastAsia="zh-TW"/>
        </w:rPr>
        <w:t xml:space="preserve">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all tunnel ambients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showed no significant differences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the difference in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 each zone were cooler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with the magnitude of differences approaching 0 as roost were located deeper into the tunnel. In winter,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each roost had a higher mean of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Z2 and Z3 during summer and winter. </w:t>
      </w:r>
    </w:p>
    <w:p w14:paraId="60F51137" w14:textId="7AF1B99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Comparing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t>TA</w:t>
      </w:r>
      <w:r w:rsidRPr="00D253EF">
        <w:rPr>
          <w:rFonts w:asciiTheme="minorHAnsi" w:eastAsia="PMingLiU" w:hAnsiTheme="minorHAnsi" w:cstheme="minorHAnsi"/>
          <w:szCs w:val="24"/>
          <w:vertAlign w:val="subscript"/>
          <w:lang w:val="en-US" w:eastAsia="zh-TW"/>
        </w:rPr>
        <w:t xml:space="preserve">non-local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except for roost Z3.0 which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6848" behindDoc="1" locked="0" layoutInCell="1" allowOverlap="1" wp14:anchorId="7BCDCC10" wp14:editId="486664CD">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4"/>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77777777" w:rsidR="00E36A40" w:rsidRPr="00D253EF" w:rsidRDefault="00E36A40">
      <w:pPr>
        <w:rPr>
          <w:rFonts w:asciiTheme="minorHAnsi" w:hAnsiTheme="minorHAnsi" w:cstheme="minorHAnsi"/>
        </w:rPr>
      </w:pPr>
    </w:p>
    <w:p w14:paraId="57184DD6" w14:textId="61D2BF81" w:rsidR="00E36A40" w:rsidRPr="00D253EF" w:rsidRDefault="00E36A40">
      <w:pPr>
        <w:rPr>
          <w:rFonts w:asciiTheme="minorHAnsi" w:hAnsiTheme="minorHAnsi" w:cstheme="minorHAnsi"/>
        </w:rPr>
      </w:pPr>
    </w:p>
    <w:p w14:paraId="2E7EC38C" w14:textId="28CA7878" w:rsidR="00E36A40" w:rsidRPr="00D253EF" w:rsidRDefault="00E36A4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8896" behindDoc="1" locked="0" layoutInCell="1" allowOverlap="1" wp14:anchorId="653B28FC" wp14:editId="18CB1CDB">
                <wp:simplePos x="0" y="0"/>
                <wp:positionH relativeFrom="margin">
                  <wp:align>right</wp:align>
                </wp:positionH>
                <wp:positionV relativeFrom="paragraph">
                  <wp:posOffset>113030</wp:posOffset>
                </wp:positionV>
                <wp:extent cx="5219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74"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B28FC" id="Text Box 46" o:spid="_x0000_s1040" type="#_x0000_t202" style="position:absolute;margin-left:359.8pt;margin-top:8.9pt;width:411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fjMA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" stroked="f">
                <v:textbox style="mso-fit-shape-to-text:t" inset="0,0,0,0">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75"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bookmarkEnd w:id="175"/>
                    </w:p>
                  </w:txbxContent>
                </v:textbox>
                <w10:wrap anchorx="margin"/>
              </v:shape>
            </w:pict>
          </mc:Fallback>
        </mc:AlternateContent>
      </w:r>
    </w:p>
    <w:p w14:paraId="30824259" w14:textId="1EC77CD1"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0944" behindDoc="1" locked="0" layoutInCell="1" allowOverlap="1" wp14:anchorId="3FCAA188" wp14:editId="1F28CCD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2992" behindDoc="1" locked="0" layoutInCell="1" allowOverlap="1" wp14:anchorId="15D86B68" wp14:editId="6EFB588A">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76"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41" type="#_x0000_t202" style="position:absolute;margin-left:359.05pt;margin-top:2.6pt;width:410.25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" stroked="f">
                <v:textbox style="mso-fit-shape-to-text:t" inset="0,0,0,0">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77"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77"/>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showed a lower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roosts and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compared with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both roost Z2 and Z3.0 showed higher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5040" behindDoc="1" locked="0" layoutInCell="1" allowOverlap="1" wp14:anchorId="72B4A1D2" wp14:editId="06E895C9">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6"/>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7088" behindDoc="1" locked="0" layoutInCell="1" allowOverlap="1" wp14:anchorId="3D863F36" wp14:editId="4DF62697">
                <wp:simplePos x="0" y="0"/>
                <wp:positionH relativeFrom="column">
                  <wp:posOffset>-5715</wp:posOffset>
                </wp:positionH>
                <wp:positionV relativeFrom="paragraph">
                  <wp:posOffset>76835</wp:posOffset>
                </wp:positionV>
                <wp:extent cx="521017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78"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63F36" id="Text Box 49" o:spid="_x0000_s1042" type="#_x0000_t202" style="position:absolute;margin-left:-.45pt;margin-top:6.05pt;width:410.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" stroked="f">
                <v:textbox style="mso-fit-shape-to-text:t" inset="0,0,0,0">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79"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179"/>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1184" behindDoc="1" locked="0" layoutInCell="1" allowOverlap="1" wp14:anchorId="36529BFA" wp14:editId="0E885B57">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80"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43" type="#_x0000_t202" style="position:absolute;margin-left:1.55pt;margin-top:284.6pt;width:409.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aCLgIAAGcEAAAOAAAAZHJzL2Uyb0RvYy54bWysVMFu2zAMvQ/YPwi6L04ypBu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" stroked="f">
                <v:textbox style="mso-fit-shape-to-text:t" inset="0,0,0,0">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81"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81"/>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9136" behindDoc="1" locked="0" layoutInCell="1" allowOverlap="1" wp14:anchorId="38442595" wp14:editId="6EE29FC7">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4EF59140"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roost temperature for each species is different between summer and winter as shown by winter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exception of one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showed higher mean of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82"/>
      <w:commentRangeStart w:id="183"/>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182"/>
      <w:r w:rsidRPr="00D253EF">
        <w:rPr>
          <w:rFonts w:asciiTheme="minorHAnsi" w:eastAsia="PMingLiU" w:hAnsiTheme="minorHAnsi" w:cstheme="minorHAnsi"/>
          <w:szCs w:val="24"/>
          <w:lang w:val="en-US" w:eastAsia="zh-TW"/>
        </w:rPr>
        <w:commentReference w:id="182"/>
      </w:r>
      <w:commentRangeEnd w:id="183"/>
      <w:r w:rsidRPr="00D253EF">
        <w:rPr>
          <w:rFonts w:asciiTheme="minorHAnsi" w:eastAsia="PMingLiU" w:hAnsiTheme="minorHAnsi" w:cstheme="minorHAnsi"/>
          <w:szCs w:val="24"/>
          <w:lang w:val="en-US" w:eastAsia="zh-TW"/>
        </w:rPr>
        <w:commentReference w:id="183"/>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184"/>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the mean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184"/>
      <w:r w:rsidRPr="00D253EF">
        <w:rPr>
          <w:rFonts w:asciiTheme="minorHAnsi" w:eastAsia="PMingLiU" w:hAnsiTheme="minorHAnsi" w:cstheme="minorHAnsi"/>
          <w:szCs w:val="24"/>
          <w:lang w:val="en-US" w:eastAsia="zh-TW"/>
        </w:rPr>
        <w:commentReference w:id="184"/>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3232" behindDoc="1" locked="0" layoutInCell="1" allowOverlap="1" wp14:anchorId="5307E348" wp14:editId="26D2FE2E">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8"/>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6304" behindDoc="1" locked="0" layoutInCell="1" allowOverlap="1" wp14:anchorId="275717AD" wp14:editId="4714709C">
                <wp:simplePos x="0" y="0"/>
                <wp:positionH relativeFrom="margin">
                  <wp:align>right</wp:align>
                </wp:positionH>
                <wp:positionV relativeFrom="paragraph">
                  <wp:posOffset>22225</wp:posOffset>
                </wp:positionV>
                <wp:extent cx="5210175" cy="635"/>
                <wp:effectExtent l="0" t="0" r="9525" b="635"/>
                <wp:wrapNone/>
                <wp:docPr id="53" name="Text Box 53"/>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85"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717AD" id="Text Box 53" o:spid="_x0000_s1044" type="#_x0000_t202" style="position:absolute;margin-left:359.05pt;margin-top:1.75pt;width:410.25pt;height:.05pt;z-index:-251570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AMAIAAGcEAAAOAAAAZHJzL2Uyb0RvYy54bWysVFFv2yAQfp+0/4B4XxynSld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" stroked="f">
                <v:textbox style="mso-fit-shape-to-text:t" inset="0,0,0,0">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86"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186"/>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4256" behindDoc="1" locked="0" layoutInCell="1" allowOverlap="1" wp14:anchorId="585E5C4E" wp14:editId="3BC3D891">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8352" behindDoc="1" locked="0" layoutInCell="1" allowOverlap="1" wp14:anchorId="0A641D42" wp14:editId="62C1FE22">
                <wp:simplePos x="0" y="0"/>
                <wp:positionH relativeFrom="margin">
                  <wp:align>left</wp:align>
                </wp:positionH>
                <wp:positionV relativeFrom="paragraph">
                  <wp:posOffset>9740</wp:posOffset>
                </wp:positionV>
                <wp:extent cx="5219700" cy="635"/>
                <wp:effectExtent l="0" t="0" r="0" b="635"/>
                <wp:wrapNone/>
                <wp:docPr id="54" name="Text Box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87"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1D42" id="Text Box 54" o:spid="_x0000_s1045" type="#_x0000_t202" style="position:absolute;margin-left:0;margin-top:.75pt;width:411pt;height:.05pt;z-index:-251568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" stroked="f">
                <v:textbox style="mso-fit-shape-to-text:t" inset="0,0,0,0">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88"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188"/>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0400" behindDoc="1" locked="0" layoutInCell="1" allowOverlap="1" wp14:anchorId="15A1DA3F" wp14:editId="02F1A292">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3472" behindDoc="1" locked="0" layoutInCell="1" allowOverlap="1" wp14:anchorId="0334A6CA" wp14:editId="0EB78592">
                <wp:simplePos x="0" y="0"/>
                <wp:positionH relativeFrom="margin">
                  <wp:align>right</wp:align>
                </wp:positionH>
                <wp:positionV relativeFrom="paragraph">
                  <wp:posOffset>84072</wp:posOffset>
                </wp:positionV>
                <wp:extent cx="5210175" cy="635"/>
                <wp:effectExtent l="0" t="0" r="9525" b="635"/>
                <wp:wrapNone/>
                <wp:docPr id="57" name="Text Box 57"/>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89"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4A6CA" id="Text Box 57" o:spid="_x0000_s1046" type="#_x0000_t202" style="position:absolute;margin-left:359.05pt;margin-top:6.6pt;width:410.25pt;height:.05pt;z-index:-251563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" stroked="f">
                <v:textbox style="mso-fit-shape-to-text:t" inset="0,0,0,0">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90"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90"/>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1424" behindDoc="1" locked="0" layoutInCell="1" allowOverlap="1" wp14:anchorId="5FB9EEF5" wp14:editId="3FBF6669">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5520" behindDoc="1" locked="0" layoutInCell="1" allowOverlap="1" wp14:anchorId="02574D49" wp14:editId="5D2DA546">
                <wp:simplePos x="0" y="0"/>
                <wp:positionH relativeFrom="margin">
                  <wp:align>right</wp:align>
                </wp:positionH>
                <wp:positionV relativeFrom="paragraph">
                  <wp:posOffset>1310280</wp:posOffset>
                </wp:positionV>
                <wp:extent cx="5210175" cy="160972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5210175" cy="1609725"/>
                        </a:xfrm>
                        <a:prstGeom prst="rect">
                          <a:avLst/>
                        </a:prstGeom>
                        <a:solidFill>
                          <a:prstClr val="white"/>
                        </a:solidFill>
                        <a:ln>
                          <a:noFill/>
                        </a:ln>
                      </wps:spPr>
                      <wps:txbx>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91"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47" type="#_x0000_t202" style="position:absolute;margin-left:359.05pt;margin-top:103.15pt;width:410.25pt;height:126.75pt;z-index:-251560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" stroked="f">
                <v:textbox inset="0,0,0,0">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92"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92"/>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193"/>
      <w:r w:rsidRPr="00D253EF">
        <w:rPr>
          <w:rFonts w:asciiTheme="minorHAnsi" w:eastAsia="PMingLiU" w:hAnsiTheme="minorHAnsi" w:cstheme="minorHAnsi"/>
          <w:b/>
          <w:bCs/>
          <w:sz w:val="28"/>
          <w:szCs w:val="28"/>
          <w:lang w:val="en-US" w:eastAsia="zh-TW"/>
        </w:rPr>
        <w:lastRenderedPageBreak/>
        <w:t>Roosting microclimate – Humidity</w:t>
      </w:r>
      <w:commentRangeEnd w:id="193"/>
      <w:r w:rsidRPr="00D253EF">
        <w:rPr>
          <w:rFonts w:asciiTheme="minorHAnsi" w:eastAsia="PMingLiU" w:hAnsiTheme="minorHAnsi" w:cstheme="minorHAnsi"/>
          <w:b/>
          <w:bCs/>
          <w:sz w:val="28"/>
          <w:szCs w:val="28"/>
          <w:lang w:val="en-US" w:eastAsia="zh-TW"/>
        </w:rPr>
        <w:commentReference w:id="193"/>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ambients showed a smaller daily relative humidity fluctuation than EXA in both seasons. The relative humidity of all tunnel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2B61FAC4" w:rsidR="00100215" w:rsidRPr="00D253EF" w:rsidRDefault="0010021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60640" behindDoc="1" locked="0" layoutInCell="1" allowOverlap="1" wp14:anchorId="68DDFADB" wp14:editId="0F091DEC">
                <wp:simplePos x="0" y="0"/>
                <wp:positionH relativeFrom="column">
                  <wp:posOffset>15240</wp:posOffset>
                </wp:positionH>
                <wp:positionV relativeFrom="paragraph">
                  <wp:posOffset>3905250</wp:posOffset>
                </wp:positionV>
                <wp:extent cx="88773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8877300" cy="635"/>
                        </a:xfrm>
                        <a:prstGeom prst="rect">
                          <a:avLst/>
                        </a:prstGeom>
                        <a:solidFill>
                          <a:prstClr val="white"/>
                        </a:solidFill>
                        <a:ln>
                          <a:noFill/>
                        </a:ln>
                      </wps:spPr>
                      <wps:txbx>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94"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DFADB" id="Text Box 5" o:spid="_x0000_s1048" type="#_x0000_t202" style="position:absolute;margin-left:1.2pt;margin-top:307.5pt;width:699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PAMQIAAGU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" stroked="f">
                <v:textbox style="mso-fit-shape-to-text:t" inset="0,0,0,0">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95"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95"/>
                    </w:p>
                  </w:txbxContent>
                </v:textbox>
              </v:shape>
            </w:pict>
          </mc:Fallback>
        </mc:AlternateContent>
      </w:r>
      <w:r w:rsidRPr="00D253EF">
        <w:rPr>
          <w:rFonts w:asciiTheme="minorHAnsi" w:hAnsiTheme="minorHAnsi" w:cstheme="minorHAnsi"/>
          <w:noProof/>
        </w:rPr>
        <w:drawing>
          <wp:anchor distT="0" distB="0" distL="114300" distR="114300" simplePos="0" relativeHeight="251757568" behindDoc="1" locked="0" layoutInCell="1" allowOverlap="1" wp14:anchorId="7EFC958A" wp14:editId="208BFBA3">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77777777" w:rsidR="00100215" w:rsidRPr="00D253EF" w:rsidRDefault="00100215">
      <w:pPr>
        <w:rPr>
          <w:rFonts w:asciiTheme="minorHAnsi" w:hAnsiTheme="minorHAnsi" w:cstheme="minorHAnsi"/>
        </w:rPr>
      </w:pPr>
    </w:p>
    <w:p w14:paraId="11EC9FE8" w14:textId="77777777"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8592" behindDoc="1" locked="0" layoutInCell="1" allowOverlap="1" wp14:anchorId="5144F380" wp14:editId="1A7F8B09">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2688" behindDoc="1" locked="0" layoutInCell="1" allowOverlap="1" wp14:anchorId="40A2CB7D" wp14:editId="6BEF7297">
                <wp:simplePos x="0" y="0"/>
                <wp:positionH relativeFrom="margin">
                  <wp:align>left</wp:align>
                </wp:positionH>
                <wp:positionV relativeFrom="paragraph">
                  <wp:posOffset>54286</wp:posOffset>
                </wp:positionV>
                <wp:extent cx="886333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96"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2CB7D" id="Text Box 24" o:spid="_x0000_s1049" type="#_x0000_t202" style="position:absolute;margin-left:0;margin-top:4.25pt;width:697.9pt;height:.05pt;z-index:-251553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sXLwIAAGc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" stroked="f">
                <v:textbox style="mso-fit-shape-to-text:t" inset="0,0,0,0">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97"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97"/>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4FC8D4CD"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(RH</w:t>
      </w:r>
      <w:r w:rsidRPr="00CD7151">
        <w:rPr>
          <w:rFonts w:asciiTheme="minorHAnsi" w:eastAsia="PMingLiU" w:hAnsiTheme="minorHAnsi" w:cstheme="minorHAnsi"/>
          <w:szCs w:val="24"/>
          <w:vertAlign w:val="subscript"/>
          <w:lang w:val="en-US" w:eastAsia="zh-TW"/>
        </w:rPr>
        <w:t>day</w:t>
      </w:r>
      <w:r w:rsidRPr="00CD7151">
        <w:rPr>
          <w:rFonts w:asciiTheme="minorHAnsi" w:eastAsia="PMingLiU" w:hAnsiTheme="minorHAnsi" w:cstheme="minorHAnsi"/>
          <w:szCs w:val="24"/>
          <w:lang w:val="en-US" w:eastAsia="zh-TW"/>
        </w:rPr>
        <w:t xml:space="preserve">) differences between roost locations (all species combined) and external ambient reading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6). However, maximum showed significant difference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and minimum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diurnal relative humidity than EXA; the mean daily maximum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fluctuation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of diurnal relative humidity were lower at bat roosts than EXA. In winter, bat roosts showed a higher mean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than EXA, while the mean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1A842C7D"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Bat roosts showed higher relative humidity than all tunnel ambients in both summer and winter. Winter had higher means for the differences in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between roosts and tunnel ambients in winter than summer. In addition, bat roosts presented much lower mean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than tunnel ambients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5D60219B"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The means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showed significant differences between roosts (all species combined) and their TA</w:t>
      </w:r>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7). The means of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E3304AA"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The means 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noProof/>
          <w:szCs w:val="24"/>
          <w:lang w:val="en-US" w:eastAsia="zh-TW"/>
        </w:rPr>
        <w:t xml:space="preserve">, and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noProof/>
          <w:szCs w:val="24"/>
          <w:lang w:val="en-US" w:eastAsia="zh-TW"/>
        </w:rPr>
        <w:t xml:space="preserve"> showed significant differences between roosts and </w:t>
      </w:r>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Pr="00CD7151">
        <w:rPr>
          <w:rFonts w:asciiTheme="minorHAnsi" w:eastAsia="PMingLiU" w:hAnsiTheme="minorHAnsi" w:cstheme="minorHAnsi"/>
          <w:noProof/>
          <w:szCs w:val="24"/>
          <w:lang w:val="en-US" w:eastAsia="zh-TW"/>
        </w:rPr>
        <w:t xml:space="preserve">; while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198"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amibent between summer and winter. For this analysis all species were combined. Note: +ve mean value = roosts have higher relative humidity than external ambient; -ve mean value = roosts have lower relative humidity than external ambient.</w:t>
      </w:r>
      <w:bookmarkEnd w:id="198"/>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199"/>
            <w:r w:rsidRPr="00494F62">
              <w:rPr>
                <w:rFonts w:asciiTheme="minorHAnsi" w:hAnsiTheme="minorHAnsi" w:cstheme="minorHAnsi"/>
                <w:b/>
                <w:bCs/>
                <w:sz w:val="22"/>
                <w:lang w:val="en-US" w:eastAsia="zh-TW"/>
              </w:rPr>
              <w:t>in</w:t>
            </w:r>
            <w:commentRangeEnd w:id="199"/>
            <w:r w:rsidRPr="00494F62">
              <w:rPr>
                <w:rFonts w:asciiTheme="minorHAnsi" w:hAnsiTheme="minorHAnsi" w:cstheme="minorHAnsi"/>
                <w:sz w:val="16"/>
                <w:szCs w:val="16"/>
                <w:lang w:eastAsia="zh-TW"/>
              </w:rPr>
              <w:commentReference w:id="199"/>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200"/>
            <w:r w:rsidRPr="00494F62">
              <w:rPr>
                <w:rFonts w:asciiTheme="minorHAnsi" w:hAnsiTheme="minorHAnsi" w:cstheme="minorHAnsi"/>
                <w:color w:val="000000"/>
                <w:sz w:val="22"/>
                <w:lang w:val="en-US" w:eastAsia="zh-TW"/>
              </w:rPr>
              <w:t>6.3</w:t>
            </w:r>
            <w:commentRangeEnd w:id="200"/>
            <w:r w:rsidRPr="00494F62">
              <w:rPr>
                <w:rFonts w:asciiTheme="minorHAnsi" w:hAnsiTheme="minorHAnsi" w:cstheme="minorHAnsi"/>
                <w:sz w:val="16"/>
                <w:szCs w:val="16"/>
                <w:lang w:eastAsia="zh-TW"/>
              </w:rPr>
              <w:commentReference w:id="200"/>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201"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bookmarkEnd w:id="201"/>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202"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bookmarkEnd w:id="202"/>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showed greater differences between roosts and external (EXA) than between roosts and tunnel ambients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The difference in 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roosts were more humid than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In contrast, all roosts presented a higher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M. macropus</w:t>
      </w:r>
      <w:r w:rsidRPr="00053B15">
        <w:rPr>
          <w:rFonts w:asciiTheme="minorHAnsi" w:eastAsia="PMingLiU" w:hAnsiTheme="minorHAnsi" w:cstheme="minorHAnsi"/>
          <w:szCs w:val="24"/>
          <w:lang w:val="en-US" w:eastAsia="zh-TW"/>
        </w:rPr>
        <w:t xml:space="preserve"> roosts presented higher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showed the highest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Comparing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t>
      </w:r>
      <w:commentRangeStart w:id="203"/>
      <w:r w:rsidRPr="00053B15">
        <w:rPr>
          <w:rFonts w:asciiTheme="minorHAnsi" w:eastAsia="PMingLiU" w:hAnsiTheme="minorHAnsi" w:cstheme="minorHAnsi"/>
          <w:szCs w:val="24"/>
          <w:lang w:val="en-US" w:eastAsia="zh-TW"/>
        </w:rPr>
        <w:t xml:space="preserve">it was found that </w:t>
      </w:r>
      <w:commentRangeStart w:id="204"/>
      <w:r w:rsidRPr="00053B15">
        <w:rPr>
          <w:rFonts w:asciiTheme="minorHAnsi" w:eastAsia="PMingLiU" w:hAnsiTheme="minorHAnsi" w:cstheme="minorHAnsi"/>
          <w:szCs w:val="24"/>
          <w:lang w:val="en-US" w:eastAsia="zh-TW"/>
        </w:rPr>
        <w:t xml:space="preserve">winter showed a significantly larger difference than summer </w:t>
      </w:r>
      <w:commentRangeEnd w:id="203"/>
      <w:r w:rsidRPr="00053B15">
        <w:rPr>
          <w:rFonts w:asciiTheme="minorHAnsi" w:eastAsia="PMingLiU" w:hAnsiTheme="minorHAnsi" w:cstheme="minorHAnsi"/>
          <w:szCs w:val="24"/>
          <w:lang w:val="en-US" w:eastAsia="zh-TW"/>
        </w:rPr>
        <w:commentReference w:id="203"/>
      </w:r>
      <w:commentRangeEnd w:id="204"/>
      <w:r w:rsidRPr="00053B15">
        <w:rPr>
          <w:rFonts w:asciiTheme="minorHAnsi" w:eastAsia="PMingLiU" w:hAnsiTheme="minorHAnsi" w:cstheme="minorHAnsi"/>
          <w:szCs w:val="24"/>
          <w:lang w:eastAsia="zh-TW"/>
        </w:rPr>
        <w:commentReference w:id="204"/>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tunnel TA</w:t>
      </w:r>
      <w:r w:rsidRPr="00053B15">
        <w:rPr>
          <w:rFonts w:asciiTheme="minorHAnsi" w:eastAsia="PMingLiU" w:hAnsiTheme="minorHAnsi" w:cstheme="minorHAnsi"/>
          <w:szCs w:val="24"/>
          <w:vertAlign w:val="subscript"/>
          <w:lang w:val="en-US" w:eastAsia="zh-TW"/>
        </w:rPr>
        <w:t xml:space="preserve">non-local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versus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4736" behindDoc="1" locked="0" layoutInCell="1" allowOverlap="1" wp14:anchorId="3AEB9E58" wp14:editId="15F2685C">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7808" behindDoc="1" locked="0" layoutInCell="1" allowOverlap="1" wp14:anchorId="7CCA4527" wp14:editId="1A999594">
                <wp:simplePos x="0" y="0"/>
                <wp:positionH relativeFrom="margin">
                  <wp:posOffset>635</wp:posOffset>
                </wp:positionH>
                <wp:positionV relativeFrom="paragraph">
                  <wp:posOffset>113665</wp:posOffset>
                </wp:positionV>
                <wp:extent cx="5219700" cy="635"/>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205"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A4527" id="Text Box 32" o:spid="_x0000_s1050" type="#_x0000_t202" style="position:absolute;margin-left:.05pt;margin-top:8.95pt;width:411pt;height:.05pt;z-index:-251548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AMAIAAGc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" stroked="f">
                <v:textbox style="mso-fit-shape-to-text:t" inset="0,0,0,0">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206"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06"/>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9856" behindDoc="1" locked="0" layoutInCell="1" allowOverlap="1" wp14:anchorId="5F4BD183" wp14:editId="37B97820">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1904" behindDoc="1" locked="0" layoutInCell="1" allowOverlap="1" wp14:anchorId="27456DDB" wp14:editId="2C62FE77">
                <wp:simplePos x="0" y="0"/>
                <wp:positionH relativeFrom="margin">
                  <wp:align>right</wp:align>
                </wp:positionH>
                <wp:positionV relativeFrom="paragraph">
                  <wp:posOffset>8255</wp:posOffset>
                </wp:positionV>
                <wp:extent cx="5210175" cy="635"/>
                <wp:effectExtent l="0" t="0" r="9525" b="1270"/>
                <wp:wrapNone/>
                <wp:docPr id="42" name="Text Box 42"/>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207"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56DDB" id="Text Box 42" o:spid="_x0000_s1051" type="#_x0000_t202" style="position:absolute;margin-left:359.05pt;margin-top:.65pt;width:410.25pt;height:.05pt;z-index:-251544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" stroked="f">
                <v:textbox style="mso-fit-shape-to-text:t" inset="0,0,0,0">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208"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08"/>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Mean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showed greater differences between roosts and EXA than that between roosts and tunnel internal ambients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M. macropus</w:t>
      </w:r>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209"/>
      <w:r w:rsidRPr="00DB0AEA">
        <w:rPr>
          <w:rFonts w:asciiTheme="minorHAnsi" w:eastAsia="PMingLiU" w:hAnsiTheme="minorHAnsi" w:cstheme="minorHAnsi"/>
          <w:szCs w:val="24"/>
          <w:lang w:val="en-US" w:eastAsia="zh-TW"/>
        </w:rPr>
        <w:t>ean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showed no significant difference between roosts and all tunnel ambients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ambients: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M. macropus</w:t>
      </w:r>
      <w:r w:rsidRPr="00DB0AEA">
        <w:rPr>
          <w:rFonts w:asciiTheme="minorHAnsi" w:eastAsia="PMingLiU" w:hAnsiTheme="minorHAnsi" w:cstheme="minorHAnsi"/>
          <w:szCs w:val="24"/>
          <w:lang w:val="en-US" w:eastAsia="zh-TW"/>
        </w:rPr>
        <w:t xml:space="preserve"> roosts showed smaller fluctuation than all tunnel ambients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ambients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209"/>
      <w:r w:rsidRPr="00DB0AEA">
        <w:rPr>
          <w:rFonts w:asciiTheme="minorHAnsi" w:eastAsia="PMingLiU" w:hAnsiTheme="minorHAnsi" w:cstheme="minorHAnsi"/>
          <w:szCs w:val="24"/>
          <w:lang w:val="en-US" w:eastAsia="zh-TW"/>
        </w:rPr>
        <w:commentReference w:id="209"/>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2D600F7A" wp14:editId="58B85D10">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7024" behindDoc="1" locked="0" layoutInCell="1" allowOverlap="1" wp14:anchorId="09E626D6" wp14:editId="6E73F009">
                <wp:simplePos x="0" y="0"/>
                <wp:positionH relativeFrom="column">
                  <wp:posOffset>635</wp:posOffset>
                </wp:positionH>
                <wp:positionV relativeFrom="paragraph">
                  <wp:posOffset>680085</wp:posOffset>
                </wp:positionV>
                <wp:extent cx="52101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10"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626D6" id="Text Box 51" o:spid="_x0000_s1052" type="#_x0000_t202" style="position:absolute;margin-left:.05pt;margin-top:53.55pt;width:410.2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BLwIAAGc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" stroked="f">
                <v:textbox style="mso-fit-shape-to-text:t" inset="0,0,0,0">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11"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11"/>
                    </w:p>
                  </w:txbxContent>
                </v:textbox>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4976" behindDoc="1" locked="0" layoutInCell="1" allowOverlap="1" wp14:anchorId="4F074D6C" wp14:editId="115C4B09">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9072" behindDoc="1" locked="0" layoutInCell="1" allowOverlap="1" wp14:anchorId="27E4DD0D" wp14:editId="370BE3D1">
                <wp:simplePos x="0" y="0"/>
                <wp:positionH relativeFrom="margin">
                  <wp:align>left</wp:align>
                </wp:positionH>
                <wp:positionV relativeFrom="paragraph">
                  <wp:posOffset>69215</wp:posOffset>
                </wp:positionV>
                <wp:extent cx="521017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12"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4DD0D" id="Text Box 59" o:spid="_x0000_s1053" type="#_x0000_t202" style="position:absolute;margin-left:0;margin-top:5.45pt;width:410.25pt;height:.05pt;z-index:-251537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8mCMQIAAGc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" stroked="f">
                <v:textbox style="mso-fit-shape-to-text:t" inset="0,0,0,0">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13"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13"/>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highest mean of RH</w:t>
      </w:r>
      <w:r w:rsidRPr="002A1F23">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lang w:val="en-US" w:eastAsia="zh-TW"/>
        </w:rPr>
        <w:t>, RH</w:t>
      </w:r>
      <w:r w:rsidRPr="002A1F23">
        <w:rPr>
          <w:rFonts w:asciiTheme="minorHAnsi" w:eastAsia="PMingLiU" w:hAnsiTheme="minorHAnsi" w:cstheme="minorHAnsi"/>
          <w:szCs w:val="24"/>
          <w:vertAlign w:val="subscript"/>
          <w:lang w:val="en-US" w:eastAsia="zh-TW"/>
        </w:rPr>
        <w:t>max</w:t>
      </w:r>
      <w:r w:rsidRPr="002A1F23">
        <w:rPr>
          <w:rFonts w:asciiTheme="minorHAnsi" w:eastAsia="PMingLiU" w:hAnsiTheme="minorHAnsi" w:cstheme="minorHAnsi"/>
          <w:szCs w:val="24"/>
          <w:lang w:val="en-US" w:eastAsia="zh-TW"/>
        </w:rPr>
        <w:t>, 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lowest mean of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presented similar means for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In winter, the roosting RH</w:t>
      </w:r>
      <w:r w:rsidRPr="000046A4">
        <w:rPr>
          <w:rFonts w:asciiTheme="minorHAnsi" w:eastAsia="PMingLiU" w:hAnsiTheme="minorHAnsi" w:cstheme="minorHAnsi"/>
          <w:szCs w:val="24"/>
          <w:vertAlign w:val="subscript"/>
          <w:lang w:val="en-US" w:eastAsia="zh-TW"/>
        </w:rPr>
        <w:t>fluc</w:t>
      </w:r>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RH</w:t>
      </w:r>
      <w:r w:rsidRPr="000046A4">
        <w:rPr>
          <w:rFonts w:asciiTheme="minorHAnsi" w:eastAsia="PMingLiU" w:hAnsiTheme="minorHAnsi" w:cstheme="minorHAnsi"/>
          <w:szCs w:val="24"/>
          <w:vertAlign w:val="subscript"/>
          <w:lang w:val="en-US" w:eastAsia="zh-TW"/>
        </w:rPr>
        <w:t xml:space="preserve">avg, </w:t>
      </w:r>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 xml:space="preserve">max </w:t>
      </w:r>
      <w:r w:rsidRPr="000046A4">
        <w:rPr>
          <w:rFonts w:asciiTheme="minorHAnsi" w:eastAsia="PMingLiU" w:hAnsiTheme="minorHAnsi" w:cstheme="minorHAnsi"/>
          <w:szCs w:val="24"/>
          <w:lang w:val="en-US" w:eastAsia="zh-TW"/>
        </w:rPr>
        <w:t>and RH</w:t>
      </w:r>
      <w:r w:rsidRPr="000046A4">
        <w:rPr>
          <w:rFonts w:asciiTheme="minorHAnsi" w:eastAsia="PMingLiU" w:hAnsiTheme="minorHAnsi" w:cstheme="minorHAnsi"/>
          <w:szCs w:val="24"/>
          <w:vertAlign w:val="subscript"/>
          <w:lang w:val="en-US" w:eastAsia="zh-TW"/>
        </w:rPr>
        <w:t>min</w:t>
      </w:r>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RH</w:t>
      </w:r>
      <w:r w:rsidRPr="000046A4">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 xml:space="preserve">max </w:t>
      </w:r>
      <w:r w:rsidRPr="002A1F23">
        <w:rPr>
          <w:rFonts w:asciiTheme="minorHAnsi" w:eastAsia="PMingLiU" w:hAnsiTheme="minorHAnsi" w:cstheme="minorHAnsi"/>
          <w:szCs w:val="24"/>
          <w:lang w:val="en-US" w:eastAsia="zh-TW"/>
        </w:rPr>
        <w:t>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but lower mean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in summer than winter. The mean of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1120" behindDoc="1" locked="0" layoutInCell="1" allowOverlap="1" wp14:anchorId="419FD9AF" wp14:editId="1CD804EC">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4192" behindDoc="1" locked="0" layoutInCell="1" allowOverlap="1" wp14:anchorId="16F32825" wp14:editId="612A7979">
                <wp:simplePos x="0" y="0"/>
                <wp:positionH relativeFrom="margin">
                  <wp:align>right</wp:align>
                </wp:positionH>
                <wp:positionV relativeFrom="paragraph">
                  <wp:posOffset>59558</wp:posOffset>
                </wp:positionV>
                <wp:extent cx="520065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214"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32825" id="Text Box 62" o:spid="_x0000_s1054" type="#_x0000_t202" style="position:absolute;margin-left:358.3pt;margin-top:4.7pt;width:409.5pt;height:.05pt;z-index:-251532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jGLQIAAGc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" stroked="f">
                <v:textbox style="mso-fit-shape-to-text:t" inset="0,0,0,0">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215"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15"/>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2144" behindDoc="1" locked="0" layoutInCell="1" allowOverlap="1" wp14:anchorId="380D42B4" wp14:editId="125E89E0">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6240" behindDoc="1" locked="0" layoutInCell="1" allowOverlap="1" wp14:anchorId="23996AFB" wp14:editId="48A06619">
                <wp:simplePos x="0" y="0"/>
                <wp:positionH relativeFrom="margin">
                  <wp:align>left</wp:align>
                </wp:positionH>
                <wp:positionV relativeFrom="paragraph">
                  <wp:posOffset>1873155</wp:posOffset>
                </wp:positionV>
                <wp:extent cx="5219700" cy="12287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219700" cy="1228725"/>
                        </a:xfrm>
                        <a:prstGeom prst="rect">
                          <a:avLst/>
                        </a:prstGeom>
                        <a:solidFill>
                          <a:prstClr val="white"/>
                        </a:solidFill>
                        <a:ln>
                          <a:noFill/>
                        </a:ln>
                      </wps:spPr>
                      <wps:txbx>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216"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55" type="#_x0000_t202" style="position:absolute;margin-left:0;margin-top:147.5pt;width:411pt;height:96.75pt;z-index:-251530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" stroked="f">
                <v:textbox inset="0,0,0,0">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217"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17"/>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8288" behindDoc="1" locked="0" layoutInCell="1" allowOverlap="1" wp14:anchorId="77557584" wp14:editId="3F353E55">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77777777" w:rsidR="0071685D" w:rsidRPr="00D253EF" w:rsidRDefault="0071685D">
      <w:pPr>
        <w:rPr>
          <w:rFonts w:asciiTheme="minorHAnsi" w:hAnsiTheme="minorHAnsi" w:cstheme="minorHAnsi"/>
        </w:rPr>
      </w:pPr>
    </w:p>
    <w:p w14:paraId="5CB4DDEE" w14:textId="77777777" w:rsidR="0071685D" w:rsidRPr="00D253EF" w:rsidRDefault="0071685D">
      <w:pPr>
        <w:rPr>
          <w:rFonts w:asciiTheme="minorHAnsi" w:hAnsiTheme="minorHAnsi" w:cstheme="minorHAnsi"/>
        </w:rPr>
      </w:pPr>
    </w:p>
    <w:p w14:paraId="41ACEA3F" w14:textId="77777777" w:rsidR="0071685D" w:rsidRPr="00D253EF" w:rsidRDefault="0071685D">
      <w:pPr>
        <w:rPr>
          <w:rFonts w:asciiTheme="minorHAnsi" w:hAnsiTheme="minorHAnsi" w:cstheme="minorHAnsi"/>
        </w:rPr>
      </w:pPr>
    </w:p>
    <w:p w14:paraId="22B1A3BD" w14:textId="77777777" w:rsidR="0071685D" w:rsidRPr="00D253EF" w:rsidRDefault="0071685D">
      <w:pPr>
        <w:rPr>
          <w:rFonts w:asciiTheme="minorHAnsi" w:hAnsiTheme="minorHAnsi" w:cstheme="minorHAnsi"/>
        </w:rPr>
      </w:pPr>
    </w:p>
    <w:p w14:paraId="6815EF3A" w14:textId="77777777" w:rsidR="0071685D" w:rsidRPr="00D253EF" w:rsidRDefault="0071685D">
      <w:pPr>
        <w:rPr>
          <w:rFonts w:asciiTheme="minorHAnsi" w:hAnsiTheme="minorHAnsi" w:cstheme="minorHAnsi"/>
        </w:rPr>
      </w:pPr>
    </w:p>
    <w:p w14:paraId="49F46567" w14:textId="77777777" w:rsidR="0071685D" w:rsidRPr="00D253EF" w:rsidRDefault="0071685D">
      <w:pPr>
        <w:rPr>
          <w:rFonts w:asciiTheme="minorHAnsi" w:hAnsiTheme="minorHAnsi" w:cstheme="minorHAnsi"/>
        </w:rPr>
      </w:pPr>
    </w:p>
    <w:p w14:paraId="6F3ED915" w14:textId="77777777" w:rsidR="0071685D" w:rsidRPr="00D253EF" w:rsidRDefault="0071685D">
      <w:pPr>
        <w:rPr>
          <w:rFonts w:asciiTheme="minorHAnsi" w:hAnsiTheme="minorHAnsi" w:cstheme="minorHAnsi"/>
        </w:rPr>
      </w:pPr>
    </w:p>
    <w:p w14:paraId="5E95F1A0" w14:textId="77777777" w:rsidR="0071685D" w:rsidRPr="00D253EF" w:rsidRDefault="0071685D">
      <w:pPr>
        <w:rPr>
          <w:rFonts w:asciiTheme="minorHAnsi" w:hAnsiTheme="minorHAnsi" w:cstheme="minorHAnsi"/>
        </w:rPr>
      </w:pPr>
    </w:p>
    <w:p w14:paraId="13F18609" w14:textId="1247936E" w:rsidR="0071685D" w:rsidRPr="00D253EF" w:rsidRDefault="007A57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1360" behindDoc="1" locked="0" layoutInCell="1" allowOverlap="1" wp14:anchorId="347BD14B" wp14:editId="19ACA210">
                <wp:simplePos x="0" y="0"/>
                <wp:positionH relativeFrom="margin">
                  <wp:align>right</wp:align>
                </wp:positionH>
                <wp:positionV relativeFrom="paragraph">
                  <wp:posOffset>172875</wp:posOffset>
                </wp:positionV>
                <wp:extent cx="5217160" cy="1314450"/>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4450"/>
                        </a:xfrm>
                        <a:prstGeom prst="rect">
                          <a:avLst/>
                        </a:prstGeom>
                        <a:solidFill>
                          <a:prstClr val="white"/>
                        </a:solidFill>
                        <a:ln>
                          <a:noFill/>
                        </a:ln>
                      </wps:spPr>
                      <wps:txbx>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218"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56" type="#_x0000_t202" style="position:absolute;margin-left:359.6pt;margin-top:13.6pt;width:410.8pt;height:103.5pt;z-index:-251525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" stroked="f">
                <v:textbox inset="0,0,0,0">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219"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19"/>
                    </w:p>
                  </w:txbxContent>
                </v:textbox>
                <w10:wrap anchorx="margin"/>
              </v:shape>
            </w:pict>
          </mc:Fallback>
        </mc:AlternateContent>
      </w:r>
    </w:p>
    <w:p w14:paraId="38ACC161" w14:textId="77304803" w:rsidR="0071685D" w:rsidRPr="00D253EF" w:rsidRDefault="0071685D">
      <w:pPr>
        <w:rPr>
          <w:rFonts w:asciiTheme="minorHAnsi" w:hAnsiTheme="minorHAnsi" w:cstheme="minorHAnsi"/>
        </w:rPr>
      </w:pP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3408" behindDoc="1" locked="0" layoutInCell="1" allowOverlap="1" wp14:anchorId="1942DDA7" wp14:editId="3BB4363E">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5456" behindDoc="1" locked="0" layoutInCell="1" allowOverlap="1" wp14:anchorId="5CEEFF2B" wp14:editId="05B1ED7B">
                <wp:simplePos x="0" y="0"/>
                <wp:positionH relativeFrom="margin">
                  <wp:align>right</wp:align>
                </wp:positionH>
                <wp:positionV relativeFrom="paragraph">
                  <wp:posOffset>202145</wp:posOffset>
                </wp:positionV>
                <wp:extent cx="5217160" cy="635"/>
                <wp:effectExtent l="0" t="0" r="2540" b="0"/>
                <wp:wrapNone/>
                <wp:docPr id="67" name="Text Box 67"/>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220"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EFF2B" id="Text Box 67" o:spid="_x0000_s1057" type="#_x0000_t202" style="position:absolute;margin-left:359.6pt;margin-top:15.9pt;width:410.8pt;height:.05pt;z-index:-251521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COLwIAAGc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" stroked="f">
                <v:textbox style="mso-fit-shape-to-text:t" inset="0,0,0,0">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221"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21"/>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222" w:name="_Toc7167049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222"/>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located inside the drain holes, 2.8 m off the ground. The number of individuals remained stable from summer to winter. However, in winter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i/>
          <w:iCs/>
          <w:szCs w:val="24"/>
          <w:lang w:val="en-US" w:eastAsia="zh-TW"/>
        </w:rPr>
        <w:t>macropus</w:t>
      </w:r>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the majority of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(i.e. </w:t>
      </w:r>
      <w:r w:rsidRPr="00A77AC6">
        <w:rPr>
          <w:rFonts w:asciiTheme="minorHAnsi" w:eastAsia="PMingLiU" w:hAnsiTheme="minorHAnsi" w:cstheme="minorHAnsi"/>
          <w:i/>
          <w:iCs/>
          <w:szCs w:val="24"/>
          <w:lang w:val="en-US" w:eastAsia="zh-TW"/>
        </w:rPr>
        <w:t>M. schribersii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r w:rsidRPr="00A77AC6">
        <w:rPr>
          <w:rFonts w:asciiTheme="minorHAnsi" w:eastAsia="PMingLiU" w:hAnsiTheme="minorHAnsi" w:cstheme="minorHAnsi"/>
          <w:i/>
          <w:iCs/>
          <w:szCs w:val="24"/>
          <w:lang w:val="en-US" w:eastAsia="zh-TW"/>
        </w:rPr>
        <w:lastRenderedPageBreak/>
        <w:t>schreibersii blepotis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M. schreibersii oceanensis</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an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are characterized by mating through August with births in December (Dwyer 1968). Hoye and Spence (2004) reported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usually </w:t>
      </w:r>
      <w:commentRangeStart w:id="223"/>
      <w:r w:rsidRPr="00A77AC6">
        <w:rPr>
          <w:rFonts w:asciiTheme="minorHAnsi" w:eastAsia="PMingLiU" w:hAnsiTheme="minorHAnsi" w:cstheme="minorHAnsi"/>
          <w:szCs w:val="24"/>
          <w:lang w:val="en-US" w:eastAsia="zh-TW"/>
        </w:rPr>
        <w:t xml:space="preserve">absent </w:t>
      </w:r>
      <w:commentRangeEnd w:id="223"/>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223"/>
      </w:r>
      <w:r w:rsidRPr="00A77AC6">
        <w:rPr>
          <w:rFonts w:asciiTheme="minorHAnsi" w:eastAsia="PMingLiU" w:hAnsiTheme="minorHAnsi" w:cstheme="minorHAnsi"/>
          <w:szCs w:val="24"/>
          <w:lang w:val="en-US" w:eastAsia="zh-TW"/>
        </w:rPr>
        <w:t xml:space="preserve">between September and March each year after they dispersed to remote breeding sites. The pattern of population changes seen through this study (presences between January to April – summer &amp; many absence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Krutzsch et al. 1992; Murphy 2014). This species is characterized by its roosting position of hanging free from the ceiling (Menkhorst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colony of less than 10 individuals and rarely more than 50, except nursery roost sites that may have colonies ranging from 15 to over 2000 individuals (Dwyer 1966; Murphy 2014). Law (2018) reported the largest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roosts located in Ourimbah State Forest near Sydney contained over 10,000 individuals.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224" w:name="_Hlk71309898"/>
      <w:r w:rsidRPr="00A77AC6">
        <w:rPr>
          <w:rFonts w:asciiTheme="minorHAnsi" w:eastAsia="PMingLiU" w:hAnsiTheme="minorHAnsi" w:cstheme="minorHAnsi"/>
          <w:szCs w:val="24"/>
          <w:lang w:val="en-US" w:eastAsia="zh-TW"/>
        </w:rPr>
        <w:t>they did not share their roosting locations with other species in either seasons</w:t>
      </w:r>
      <w:bookmarkEnd w:id="224"/>
      <w:r w:rsidRPr="00A77AC6">
        <w:rPr>
          <w:rFonts w:asciiTheme="minorHAnsi" w:eastAsia="PMingLiU" w:hAnsiTheme="minorHAnsi" w:cstheme="minorHAnsi"/>
          <w:szCs w:val="24"/>
          <w:lang w:val="en-US" w:eastAsia="zh-TW"/>
        </w:rPr>
        <w:t xml:space="preserve">. All roosts were located at least 2.8 m above ground level. It is widely accepted that tunnels and caves benefit bats for mating, hibernation, raising young and offer protection against </w:t>
      </w:r>
      <w:commentRangeStart w:id="225"/>
      <w:r w:rsidRPr="00A77AC6">
        <w:rPr>
          <w:rFonts w:asciiTheme="minorHAnsi" w:eastAsia="PMingLiU" w:hAnsiTheme="minorHAnsi" w:cstheme="minorHAnsi"/>
          <w:szCs w:val="24"/>
          <w:lang w:val="en-US" w:eastAsia="zh-TW"/>
        </w:rPr>
        <w:t xml:space="preserve">predators and bad weather </w:t>
      </w:r>
      <w:commentRangeEnd w:id="225"/>
      <w:r w:rsidRPr="00A77AC6">
        <w:rPr>
          <w:rFonts w:asciiTheme="minorHAnsi" w:eastAsia="PMingLiU" w:hAnsiTheme="minorHAnsi" w:cstheme="minorHAnsi"/>
          <w:szCs w:val="24"/>
          <w:lang w:eastAsia="zh-TW"/>
        </w:rPr>
        <w:commentReference w:id="225"/>
      </w:r>
      <w:r w:rsidRPr="00A77AC6">
        <w:rPr>
          <w:rFonts w:asciiTheme="minorHAnsi" w:eastAsia="PMingLiU" w:hAnsiTheme="minorHAnsi" w:cstheme="minorHAnsi"/>
          <w:szCs w:val="24"/>
          <w:lang w:val="en-US" w:eastAsia="zh-TW"/>
        </w:rPr>
        <w:t xml:space="preserve">(Torquetti et al. 2017; McCracken et al. 2006; Zukal et al. 2017; Lima &amp; O’Keefe 2013; Ruczynski 2006; Zahn &amp; Dippel 1997; Martínková et al. 2020). </w:t>
      </w:r>
      <w:commentRangeStart w:id="226"/>
      <w:r w:rsidRPr="00A77AC6">
        <w:rPr>
          <w:rFonts w:asciiTheme="minorHAnsi" w:eastAsia="PMingLiU" w:hAnsiTheme="minorHAnsi" w:cstheme="minorHAnsi"/>
          <w:szCs w:val="24"/>
          <w:lang w:val="en-US" w:eastAsia="zh-TW"/>
        </w:rPr>
        <w:t xml:space="preserve">However, the selection of roosting locations and clustering strategies may be more dependent on microclimate and ambient environment (Sedgeley 2001; Winter et al. 2020; Klys &amp; Woloszyn 2010; Rajasegaran et al. 2018). </w:t>
      </w:r>
      <w:commentRangeEnd w:id="226"/>
      <w:r w:rsidRPr="00A77AC6">
        <w:rPr>
          <w:rFonts w:asciiTheme="minorHAnsi" w:eastAsia="PMingLiU" w:hAnsiTheme="minorHAnsi" w:cstheme="minorHAnsi"/>
          <w:szCs w:val="24"/>
          <w:lang w:eastAsia="zh-TW"/>
        </w:rPr>
        <w:commentReference w:id="226"/>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12E9B5B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Microclimate is an important aspect of roosts selection for insectivorous bats. Thermoregulation is critical to the behavior and ecology of bats, and is heavily dependent on roosting microclimate (Campbell 2009; Sedgeley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(Brack Jr. 2007) and underground sites (White 2011) can provide thermal stability (Lutsch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Based on the results of this study, the mean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of tunnel ambients and external ambient (EXA) were more varied and extreme in winter than summer. Results clearly showed that the temperature inside the tunnel was buffered, with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variation between days (White 2011; Hope &amp; Jones 2013; Meyer et al. 2016). In addition, temperature stability has been shown to increases further away from entrances or exits of tunnels (Hope &amp; Jones 2013). A similar patten was recorded inside the Yugar tunnel, where temperatures closer to the entrance were more affected by the external ambient temperature.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were cooler than EXA temperature in both seasons.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in this study showed higher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lower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in their roosts (all species combined) than all tunnel ambients during both summer and winter. There was a larger difference in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TA</w:t>
      </w:r>
      <w:r w:rsidRPr="00A77AC6">
        <w:rPr>
          <w:rFonts w:asciiTheme="minorHAnsi" w:eastAsia="PMingLiU" w:hAnsiTheme="minorHAnsi" w:cstheme="minorHAnsi"/>
          <w:szCs w:val="24"/>
          <w:vertAlign w:val="subscript"/>
          <w:lang w:val="en-US" w:eastAsia="zh-TW"/>
        </w:rPr>
        <w:t>non-local</w:t>
      </w:r>
      <w:r w:rsidRPr="00A77AC6">
        <w:rPr>
          <w:rFonts w:asciiTheme="minorHAnsi" w:eastAsia="PMingLiU" w:hAnsiTheme="minorHAnsi" w:cstheme="minorHAnsi"/>
          <w:szCs w:val="24"/>
          <w:lang w:val="en-US" w:eastAsia="zh-TW"/>
        </w:rPr>
        <w:t xml:space="preserve"> than between bat roosts and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Meanwhile, the differences on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all tunnel ambients were higher in winter than summer.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differences between bat roosts and all tunnel ambients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excepted when T</w:t>
      </w:r>
      <w:r w:rsidRPr="00A77AC6">
        <w:rPr>
          <w:rFonts w:asciiTheme="minorHAnsi" w:eastAsia="PMingLiU" w:hAnsiTheme="minorHAnsi" w:cstheme="minorHAnsi"/>
          <w:szCs w:val="24"/>
          <w:vertAlign w:val="subscript"/>
          <w:lang w:val="en-US" w:eastAsia="zh-TW"/>
        </w:rPr>
        <w:t xml:space="preserve">min </w:t>
      </w:r>
      <w:r w:rsidRPr="00A77AC6">
        <w:rPr>
          <w:rFonts w:asciiTheme="minorHAnsi" w:eastAsia="PMingLiU" w:hAnsiTheme="minorHAnsi" w:cstheme="minorHAnsi"/>
          <w:szCs w:val="24"/>
          <w:lang w:val="en-US" w:eastAsia="zh-TW"/>
        </w:rPr>
        <w:t xml:space="preserve">occurred in winter. </w:t>
      </w:r>
    </w:p>
    <w:p w14:paraId="4EE14449" w14:textId="21195D3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T</w:t>
      </w:r>
      <w:r w:rsidRPr="00A77AC6">
        <w:rPr>
          <w:rFonts w:asciiTheme="minorHAnsi" w:eastAsia="PMingLiU" w:hAnsiTheme="minorHAnsi" w:cstheme="minorHAnsi"/>
          <w:szCs w:val="24"/>
          <w:vertAlign w:val="subscript"/>
          <w:lang w:val="en-US" w:eastAsia="zh-TW"/>
        </w:rPr>
        <w:t xml:space="preserve">avg </w:t>
      </w:r>
      <w:r w:rsidRPr="00A77AC6">
        <w:rPr>
          <w:rFonts w:asciiTheme="minorHAnsi" w:eastAsia="PMingLiU" w:hAnsiTheme="minorHAnsi" w:cstheme="minorHAnsi"/>
          <w:szCs w:val="24"/>
          <w:lang w:val="en-US" w:eastAsia="zh-TW"/>
        </w:rPr>
        <w:t>and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showed no significant differences between all sampled roosts (all species combined) and tunnel ambients between summer and winter, only minimum showed significant differences.</w:t>
      </w:r>
      <w:r w:rsidR="00B4184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Meanwhile,</w:t>
      </w:r>
      <w:r w:rsidR="00055D5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minimum temperature increased when thermal stability improved. Willis &amp; Brigham (2007) suggested social organization of bats can affect temperature within roost. Bats clustering in larger numbers influences energetic requirements which increases roost temperature and reduce the heat loss for both the roosts and resident bats (Otto et al. 2016; Wilis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(Sedgeley 2001). Both temperature and thermal stability are crucial factors influencing the roosts </w:t>
      </w:r>
      <w:r w:rsidRPr="00A77AC6">
        <w:rPr>
          <w:rFonts w:asciiTheme="minorHAnsi" w:eastAsia="PMingLiU" w:hAnsiTheme="minorHAnsi" w:cstheme="minorHAnsi"/>
          <w:szCs w:val="24"/>
          <w:lang w:val="en-US" w:eastAsia="zh-TW"/>
        </w:rPr>
        <w:lastRenderedPageBreak/>
        <w:t>selection of bats (Sedgeley 2003; Otto et al. 2016; Klüg-Baerwald et al. 2017). A</w:t>
      </w:r>
      <w:commentRangeStart w:id="227"/>
      <w:r w:rsidRPr="00A77AC6">
        <w:rPr>
          <w:rFonts w:asciiTheme="minorHAnsi" w:eastAsia="PMingLiU" w:hAnsiTheme="minorHAnsi" w:cstheme="minorHAnsi"/>
          <w:szCs w:val="24"/>
          <w:lang w:val="en-US" w:eastAsia="zh-TW"/>
        </w:rPr>
        <w:t xml:space="preserve">nthropogenic structures including tunnels, culverts, bridges and mines often offer better thermal stability than external ambient for bats </w:t>
      </w:r>
      <w:commentRangeEnd w:id="227"/>
      <w:r w:rsidRPr="00A77AC6">
        <w:rPr>
          <w:rFonts w:asciiTheme="minorHAnsi" w:eastAsia="PMingLiU" w:hAnsiTheme="minorHAnsi" w:cstheme="minorHAnsi"/>
          <w:szCs w:val="24"/>
          <w:lang w:eastAsia="zh-TW"/>
        </w:rPr>
        <w:commentReference w:id="227"/>
      </w:r>
      <w:r w:rsidRPr="00A77AC6">
        <w:rPr>
          <w:rFonts w:asciiTheme="minorHAnsi" w:eastAsia="PMingLiU" w:hAnsiTheme="minorHAnsi" w:cstheme="minorHAnsi"/>
          <w:szCs w:val="24"/>
          <w:lang w:val="en-US" w:eastAsia="zh-TW"/>
        </w:rPr>
        <w:t xml:space="preserve">(Menzies et al. 2016; Gorecki et al. 2020; Smith &amp; Stevenson 2013; Meyer et al. 2016; White 2011). Thermal stability enhances bats’ ability to minimize energy losses and increase reproductive fitness associated with pregnancy, development and thermoregulation (Sedgeley &amp; O'Donnell 1999; Menzies et al. 2016). Smith &amp; Stevenson (2013) indicated that thermal stability is the major factor influencing bats roost selection rather than high temperatures. It agrees with the results of this study in that majority of the bats were located in Z2 and Z3 where temperatures were relatively more stable than in Z1. In general, bats preferred to select warmer and more thermally stable locations in the Yugar tunnel. </w:t>
      </w:r>
    </w:p>
    <w:p w14:paraId="731E347D" w14:textId="6C2620D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the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roost was similar to its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28"/>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their roost in thermally stable structures (i.e. drain holes) within roosting sites where temperature is favorable.  </w:t>
      </w:r>
      <w:commentRangeEnd w:id="228"/>
      <w:r w:rsidRPr="00A77AC6">
        <w:rPr>
          <w:rFonts w:asciiTheme="minorHAnsi" w:eastAsia="PMingLiU" w:hAnsiTheme="minorHAnsi" w:cstheme="minorHAnsi"/>
          <w:szCs w:val="24"/>
          <w:lang w:eastAsia="zh-TW"/>
        </w:rPr>
        <w:commentReference w:id="228"/>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were recorded roosting</w:t>
      </w:r>
      <w:commentRangeStart w:id="229"/>
      <w:r w:rsidRPr="00A77AC6">
        <w:rPr>
          <w:rFonts w:asciiTheme="minorHAnsi" w:eastAsia="PMingLiU" w:hAnsiTheme="minorHAnsi" w:cstheme="minorHAnsi"/>
          <w:szCs w:val="24"/>
          <w:lang w:val="en-US" w:eastAsia="zh-TW"/>
        </w:rPr>
        <w:t xml:space="preserve"> </w:t>
      </w:r>
      <w:commentRangeEnd w:id="229"/>
      <w:r w:rsidRPr="00A77AC6">
        <w:rPr>
          <w:rFonts w:asciiTheme="minorHAnsi" w:eastAsia="PMingLiU" w:hAnsiTheme="minorHAnsi" w:cstheme="minorHAnsi"/>
          <w:szCs w:val="24"/>
          <w:lang w:eastAsia="zh-TW"/>
        </w:rPr>
        <w:commentReference w:id="229"/>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and all tunnel ambients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roosts selection may be more dependent on thermal stability within the roost. The mean T</w:t>
      </w:r>
      <w:r w:rsidRPr="00A77AC6">
        <w:rPr>
          <w:rFonts w:asciiTheme="minorHAnsi" w:eastAsia="PMingLiU" w:hAnsiTheme="minorHAnsi" w:cstheme="minorHAnsi"/>
          <w:szCs w:val="24"/>
          <w:vertAlign w:val="subscript"/>
          <w:lang w:val="en-US" w:eastAsia="zh-TW"/>
        </w:rPr>
        <w:t>fliuc</w:t>
      </w:r>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ambients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in culverts can maintain thermal stability for breeding and development. This result is similar to other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(Compbell 2009), where well-insulated structures offered better thermal stability for bats (Sedgeley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Boyles et al. 2008), </w:t>
      </w:r>
      <w:r w:rsidRPr="00A77AC6">
        <w:rPr>
          <w:rFonts w:asciiTheme="minorHAnsi" w:eastAsia="PMingLiU" w:hAnsiTheme="minorHAnsi" w:cstheme="minorHAnsi"/>
          <w:i/>
          <w:iCs/>
          <w:szCs w:val="24"/>
          <w:lang w:val="en-US" w:eastAsia="zh-TW"/>
        </w:rPr>
        <w:t>M. bechsteinii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t xml:space="preserve">(Otto et al. 2016) and </w:t>
      </w:r>
      <w:r w:rsidRPr="00A77AC6">
        <w:rPr>
          <w:rFonts w:asciiTheme="minorHAnsi" w:eastAsia="PMingLiU" w:hAnsiTheme="minorHAnsi" w:cstheme="minorHAnsi"/>
          <w:i/>
          <w:iCs/>
          <w:szCs w:val="24"/>
          <w:lang w:val="en-US" w:eastAsia="zh-TW"/>
        </w:rPr>
        <w:t>M. formosus</w:t>
      </w:r>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lastRenderedPageBreak/>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warmer than tunnel ambients in both seasons, and the roost in Z2 showed the highest mean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It was likely that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Sedgeley 2001; Ho &amp; Lee 2003; Leivers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ambients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the majority of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mean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ambients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across seasons (Baudinette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surfaces, they could be more easily disturbed by solar heat from </w:t>
      </w:r>
      <w:r w:rsidRPr="00A77AC6">
        <w:rPr>
          <w:rFonts w:asciiTheme="minorHAnsi" w:eastAsia="PMingLiU" w:hAnsiTheme="minorHAnsi" w:cstheme="minorHAnsi"/>
          <w:szCs w:val="24"/>
          <w:lang w:val="en-US" w:eastAsia="zh-TW"/>
        </w:rPr>
        <w:lastRenderedPageBreak/>
        <w:t>incident light which likely result in a high daily fluctuation if</w:t>
      </w:r>
      <w:commentRangeStart w:id="230"/>
      <w:r w:rsidRPr="00A77AC6">
        <w:rPr>
          <w:rFonts w:asciiTheme="minorHAnsi" w:eastAsia="PMingLiU" w:hAnsiTheme="minorHAnsi" w:cstheme="minorHAnsi"/>
          <w:szCs w:val="24"/>
          <w:lang w:val="en-US" w:eastAsia="zh-TW"/>
        </w:rPr>
        <w:t xml:space="preserve"> roosting near the entrance. </w:t>
      </w:r>
      <w:commentRangeEnd w:id="230"/>
      <w:r w:rsidRPr="00A77AC6">
        <w:rPr>
          <w:rFonts w:asciiTheme="minorHAnsi" w:eastAsia="PMingLiU" w:hAnsiTheme="minorHAnsi" w:cstheme="minorHAnsi"/>
          <w:szCs w:val="24"/>
          <w:lang w:eastAsia="zh-TW"/>
        </w:rPr>
        <w:commentReference w:id="230"/>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 their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ambients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31"/>
      <w:commentRangeEnd w:id="231"/>
      <w:r w:rsidRPr="00A77AC6">
        <w:rPr>
          <w:rFonts w:asciiTheme="minorHAnsi" w:eastAsia="PMingLiU" w:hAnsiTheme="minorHAnsi" w:cstheme="minorHAnsi"/>
          <w:szCs w:val="24"/>
          <w:lang w:eastAsia="zh-TW"/>
        </w:rPr>
        <w:commentReference w:id="231"/>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towards, the upper limit of thermal tolerance of many bat species (Upton 2011). Although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may not be significant, it is noteable that the largest roost (Z3.1) was warmer than tunnel ambients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149D99A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For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32"/>
      <w:r w:rsidRPr="00A77AC6">
        <w:rPr>
          <w:rFonts w:asciiTheme="minorHAnsi" w:eastAsia="PMingLiU" w:hAnsiTheme="minorHAnsi" w:cstheme="minorHAnsi"/>
          <w:szCs w:val="24"/>
          <w:lang w:val="en-US" w:eastAsia="zh-TW"/>
        </w:rPr>
        <w:t xml:space="preserve">between </w:t>
      </w:r>
      <w:commentRangeEnd w:id="232"/>
      <w:r w:rsidRPr="00A77AC6">
        <w:rPr>
          <w:rFonts w:asciiTheme="minorHAnsi" w:eastAsia="PMingLiU" w:hAnsiTheme="minorHAnsi" w:cstheme="minorHAnsi"/>
          <w:szCs w:val="24"/>
          <w:lang w:eastAsia="zh-TW"/>
        </w:rPr>
        <w:commentReference w:id="232"/>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R. ferrumequinum</w:t>
      </w:r>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 xml:space="preserve">fluctuates with EXA, allowing arousal synchronization with sunset to increase forage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In general, bats in the Yugar tunnel experienced less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and a higher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than EXA. Relative humidity increased deeper into the tunnel (towards the rock pile) (i.e. Z3 &gt; Z2 &gt; Z1) during both seasons. In addition, there was an inverse relationship between diurnal temperature and humidity from external ambient readings, and the relationship became closer when deeper into the tunnel.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tunnel ambients were higher than EXA in both seasons.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and EXA fluctuated both daily and seasonally.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of all tunnel ambients were smaller than EXA in both seasons; the differences between tunnel ambients and EXA were greater in summer than winter. Caves and anthropogenic structures including culverts, underground sites and mines occupied by bats often provide high and stable humidity regimes (Leivers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showed small differences in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roosts and tunnel ambients in summer; much greater differences were found in winter. Roosts were more humid than tunnel ambients in both seasons. The difference of each variable was significant between summer and winter except for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ambients. Bats entering daily torpor often involves water conservation as their small body sizes can easily suffer from rapid evaporative water loss in low humidity and extreme temperature (Solick &amp; Barclay 2007; Perry </w:t>
      </w:r>
      <w:r w:rsidRPr="00A77AC6">
        <w:rPr>
          <w:rFonts w:asciiTheme="minorHAnsi" w:eastAsia="PMingLiU" w:hAnsiTheme="minorHAnsi" w:cstheme="minorHAnsi"/>
          <w:szCs w:val="24"/>
          <w:lang w:val="en-US" w:eastAsia="zh-TW"/>
        </w:rPr>
        <w:lastRenderedPageBreak/>
        <w:t>2013; Nowack et al. 2017; Marom et al. 2006). Therefore, high humidity is often a contributing factor in roost selection by tropical bats (Perry 2013; de Boer et al. 2013; Usman 1988; Bu et al. 2015). Bat distributions in the tunnel does not reflect such pattern as the majority were located in Z2 rather than Z3, where the highest humidity occurred. In general, bats preferred to select roosting locations with higher and more stable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ambients. Diurnal relative roosting humidity did not fluctuate both daily or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Neubaum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brandtii</w:t>
      </w:r>
      <w:r w:rsidRPr="00A77AC6">
        <w:rPr>
          <w:rFonts w:asciiTheme="minorHAnsi" w:eastAsia="PMingLiU" w:hAnsiTheme="minorHAnsi" w:cstheme="minorHAnsi"/>
          <w:szCs w:val="24"/>
          <w:lang w:val="en-US" w:eastAsia="zh-TW"/>
        </w:rPr>
        <w:t xml:space="preserve"> (Siivonen &amp; Wermundsen 2008),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and </w:t>
      </w:r>
      <w:r w:rsidRPr="00A77AC6">
        <w:rPr>
          <w:rFonts w:asciiTheme="minorHAnsi" w:eastAsia="PMingLiU" w:hAnsiTheme="minorHAnsi" w:cstheme="minorHAnsi"/>
          <w:i/>
          <w:iCs/>
          <w:szCs w:val="24"/>
          <w:lang w:val="en-US" w:eastAsia="zh-TW"/>
        </w:rPr>
        <w:t xml:space="preserve">M. lucifugus </w:t>
      </w:r>
      <w:r w:rsidRPr="00A77AC6">
        <w:rPr>
          <w:rFonts w:asciiTheme="minorHAnsi" w:eastAsia="PMingLiU" w:hAnsiTheme="minorHAnsi" w:cstheme="minorHAnsi"/>
          <w:szCs w:val="24"/>
          <w:lang w:val="en-US" w:eastAsia="zh-TW"/>
        </w:rPr>
        <w:t xml:space="preserve">(Neubaum 2018) reported similar results of having high humidity (&gt; 70%) in roosts. </w:t>
      </w:r>
    </w:p>
    <w:p w14:paraId="1C2090C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appears to prefer to 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showed small differences (&lt; 6%) between roosts and tunnel ambients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from the tunnel ambients compared with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Several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also highlighted the high humidity in maternity colonies around Australia (Baudinette et al. 1994; Baudinette et al. 2000) with some sites maintained near 100% humidity during summer (Dwyer 1963; Codd et al. 2003; Hall 1982). Baudinette et al. (2000) noted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characterized by a high metabolic rate making it prone to evaporative water loss. A high h</w:t>
      </w:r>
      <w:commentRangeStart w:id="233"/>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33"/>
      <w:r w:rsidRPr="00A77AC6">
        <w:rPr>
          <w:rFonts w:asciiTheme="minorHAnsi" w:eastAsia="PMingLiU" w:hAnsiTheme="minorHAnsi" w:cstheme="minorHAnsi"/>
          <w:szCs w:val="24"/>
          <w:lang w:eastAsia="zh-TW"/>
        </w:rPr>
        <w:commentReference w:id="233"/>
      </w:r>
      <w:r w:rsidRPr="00A77AC6">
        <w:rPr>
          <w:rFonts w:asciiTheme="minorHAnsi" w:eastAsia="PMingLiU" w:hAnsiTheme="minorHAnsi" w:cstheme="minorHAnsi"/>
          <w:szCs w:val="24"/>
          <w:lang w:val="en-US" w:eastAsia="zh-TW"/>
        </w:rPr>
        <w:t xml:space="preserve">(Baudinette et al. 1994; Papadatou et al. 2008). The </w:t>
      </w:r>
      <w:r w:rsidRPr="00A77AC6">
        <w:rPr>
          <w:rFonts w:asciiTheme="minorHAnsi" w:eastAsia="PMingLiU" w:hAnsiTheme="minorHAnsi" w:cstheme="minorHAnsi"/>
          <w:szCs w:val="24"/>
          <w:lang w:val="en-US" w:eastAsia="zh-TW"/>
        </w:rPr>
        <w:lastRenderedPageBreak/>
        <w:t xml:space="preserve">seasonal 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appears to select roost locations with higher humidity in the tunnel.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ambients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similar to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Marntilla 2020; Pandurska &amp; Beshkov 1998; Churchill 1991; Morni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34"/>
      <w:commentRangeEnd w:id="234"/>
      <w:r w:rsidRPr="00AA251F">
        <w:rPr>
          <w:rFonts w:asciiTheme="minorHAnsi" w:eastAsia="PMingLiU" w:hAnsiTheme="minorHAnsi" w:cstheme="minorHAnsi"/>
          <w:b/>
          <w:bCs/>
          <w:sz w:val="28"/>
          <w:szCs w:val="28"/>
          <w:lang w:val="en-US" w:eastAsia="zh-TW"/>
        </w:rPr>
        <w:commentReference w:id="234"/>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6406E6F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selection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length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35" w:name="_Toc7167049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35"/>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Tidemann,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Myotis </w:t>
      </w:r>
      <w:r w:rsidRPr="00310C4C">
        <w:rPr>
          <w:rFonts w:asciiTheme="minorHAnsi" w:eastAsia="PMingLiU" w:hAnsiTheme="minorHAnsi" w:cstheme="minorHAnsi"/>
          <w:szCs w:val="24"/>
          <w:lang w:val="en-US" w:eastAsia="zh-TW"/>
        </w:rPr>
        <w:tab/>
        <w:t xml:space="preserve">macropus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2"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Rhinonicteris aurantius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Geike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33"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34"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exploration/docview/887908087/se-2?accountid=13380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Claramunt,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 (2018). Determination of the diet of the ghost bat (Macroderma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35"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36"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schreibersii: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37"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Acta Chiropterologica</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38"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Brack,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sodalis.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39"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Brack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sodalis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0"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Breviglieri, C. P. &amp; Uieda,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Folia Zoologica,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1"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Niu,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selection and habits of a bat, hipposideros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behaviour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macropus).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36"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36"/>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Acta Chiropterologica,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2"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43"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Chruszcz, B. &amp; Barclay, R. (2002). Thermoregulatory Ecology of a Solitary Bat,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evotis,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44"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abundance and roost slection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Rhinonycteris aurantius,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45"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schreibersii bassanii).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46"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Mckenzie,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Pilbara leaf-nosed bat (Rhinonicteris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47"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48"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schreibersi blepotis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(Termminck) (Chiroptera)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49"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origin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0"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behaviour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1"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Pregnant Miniopterus (Chiroptera).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2"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Dutel,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53"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Furmankiewicz, J., Ruczyński,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54"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Chelsvig,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55"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Myotis macropus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56"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57"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macropus)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Lentini,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urbanised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59"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behaviour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schreibersii blepotis.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0"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A report on the Yugar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&amp; Lee, L. (2003). Roost Selection by Formosan Leaf-Nosed Bats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terasensis).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1"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Hoeh,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r w:rsidRPr="00310C4C">
        <w:rPr>
          <w:rFonts w:asciiTheme="minorHAnsi" w:eastAsia="PMingLiU" w:hAnsiTheme="minorHAnsi" w:cstheme="minorHAnsi"/>
          <w:i/>
          <w:iCs/>
          <w:szCs w:val="24"/>
          <w:lang w:val="en-US" w:eastAsia="zh-TW"/>
        </w:rPr>
        <w:t>PloS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2"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63"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Hoye, G. &amp; Spence, J. (2004). The Large Bent-wing Bat Miniopterus schreibersii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survivor?. In D. Lunney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64"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Yoo,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formosus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65"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Klüg-Baerwald, B., Lausen,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66"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Kłys, G., &amp; Wołoszyn,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Muséum National D’histoire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“Grigore Antipa,”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67"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68"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Krutzsch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Biology and Anatomy of Rhinolophus-Megaphyllus (Chiroptera,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Rhinolophidae)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69"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Kubista,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r w:rsidRPr="00310C4C">
        <w:rPr>
          <w:rFonts w:asciiTheme="minorHAnsi" w:eastAsia="PMingLiU" w:hAnsiTheme="minorHAnsi" w:cstheme="minorHAnsi"/>
          <w:i/>
          <w:iCs/>
          <w:szCs w:val="24"/>
          <w:lang w:val="en-US" w:eastAsia="zh-TW"/>
        </w:rPr>
        <w:t>Biológia,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0"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1"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Lausen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(Eptesicusfuscus) in Rrocks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2"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73"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r w:rsidRPr="00310C4C">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74"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75"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Leivers, S., Meierhofer,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 and culvert‐roosting tri‐colored bats (Perimyotis subflavus).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76"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Varzinczak, L., de Oliveira, R., &amp; Passos,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Acta Amazonica,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77"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behaviour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78"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López-Baucells, A., Rocha, R., Andriatafika, Z., Tojosoa,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madagascar: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r w:rsidRPr="00310C4C">
        <w:rPr>
          <w:rFonts w:asciiTheme="minorHAnsi" w:eastAsia="PMingLiU" w:hAnsiTheme="minorHAnsi" w:cstheme="minorHAnsi"/>
          <w:i/>
          <w:iCs/>
          <w:szCs w:val="24"/>
          <w:lang w:val="en-US" w:eastAsia="zh-TW"/>
        </w:rPr>
        <w:t>Hystrix,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79"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Lutsch,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Perimyotis subflavus</w:t>
      </w:r>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Pseudogymnoascus destructans</w:t>
      </w:r>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0"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r w:rsidRPr="00310C4C">
        <w:rPr>
          <w:rFonts w:asciiTheme="minorHAnsi" w:eastAsia="PMingLiU" w:hAnsiTheme="minorHAnsi" w:cstheme="minorHAnsi"/>
          <w:szCs w:val="24"/>
          <w:lang w:val="en-US" w:eastAsia="zh-TW"/>
        </w:rPr>
        <w:t xml:space="preserve">Marom, S., Korine, C., Wojciechowski, M., Tracy, C., &amp; Pinshow,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Hemprich’s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1"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Martínková, N., Baird, S., KaAa,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2"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Zubaid,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83"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802137">
        <w:rPr>
          <w:rFonts w:asciiTheme="minorHAnsi" w:eastAsia="PMingLiU" w:hAnsiTheme="minorHAnsi" w:cstheme="minorHAnsi"/>
          <w:szCs w:val="24"/>
          <w:lang w:val="en-US" w:eastAsia="zh-TW"/>
        </w:rPr>
        <w:t xml:space="preserve">Menkhorst,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OxfordUniversity Press. </w:t>
      </w:r>
      <w:r w:rsidRPr="00802137">
        <w:rPr>
          <w:rFonts w:asciiTheme="minorHAnsi" w:eastAsia="PMingLiU" w:hAnsiTheme="minorHAnsi" w:cstheme="minorHAnsi"/>
          <w:szCs w:val="24"/>
          <w:lang w:val="en-US" w:eastAsia="zh-TW"/>
        </w:rPr>
        <w:tab/>
      </w:r>
      <w:hyperlink r:id="rId384"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8926099_A_Field_Guide to_the_Mammals of_Australia</w:t>
        </w:r>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Baloun, D., McGuire, L., Muise, K., Coté, D., Tinkler,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latitude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85"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87"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4D6E3A">
        <w:rPr>
          <w:rFonts w:asciiTheme="minorHAnsi" w:eastAsia="PMingLiU" w:hAnsiTheme="minorHAnsi" w:cstheme="minorHAnsi"/>
          <w:szCs w:val="24"/>
          <w:lang w:val="en-US" w:eastAsia="zh-TW"/>
        </w:rPr>
        <w:t>InforMEA</w:t>
      </w:r>
      <w:r>
        <w:rPr>
          <w:rFonts w:asciiTheme="minorHAnsi" w:eastAsia="PMingLiU" w:hAnsiTheme="minorHAnsi" w:cstheme="minorHAnsi"/>
          <w:szCs w:val="24"/>
          <w:lang w:val="en-US" w:eastAsia="zh-TW"/>
        </w:rPr>
        <w:t xml:space="preserve">. </w:t>
      </w:r>
      <w:hyperlink r:id="rId388"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Morni, M., Anwarali Khan, F., Rosli, Q., William Dee, J., Tingga,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Bau,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Gray, 1834 (’Chiroptera: Rhinolophidae’) in the PiIIiga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89"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0"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1"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Nowack, J., Stawski,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2"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Kunin, W., Town, M., Mgoola,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Mauritian tomb bats (Taphozus mauritianus)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r w:rsidRPr="00310C4C">
        <w:rPr>
          <w:rFonts w:asciiTheme="minorHAnsi" w:eastAsia="PMingLiU" w:hAnsiTheme="minorHAnsi" w:cstheme="minorHAnsi"/>
          <w:i/>
          <w:iCs/>
          <w:szCs w:val="24"/>
          <w:lang w:val="en-US" w:eastAsia="zh-TW"/>
        </w:rPr>
        <w:t>PloS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393"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Encarnação,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394"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Paksuz, S. (2017). Important caves in Turkish Thrace for bats: Dupnisa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Koyunbaba Cave. In S. Karabulut &amp; M. C. Cinku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IntechOpen.  </w:t>
      </w:r>
      <w:hyperlink r:id="rId395"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Pandurska, R., &amp; Beshkov,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Stara planina Mts.(Bulgaria). </w:t>
      </w:r>
      <w:r w:rsidRPr="00310C4C">
        <w:rPr>
          <w:rFonts w:asciiTheme="minorHAnsi" w:eastAsia="PMingLiU" w:hAnsiTheme="minorHAnsi" w:cstheme="minorHAnsi"/>
          <w:i/>
          <w:iCs/>
          <w:szCs w:val="24"/>
          <w:lang w:val="en-US" w:eastAsia="zh-TW"/>
        </w:rPr>
        <w:t>Vespertilio,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396"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Papadatou, E., Butlin, R., &amp; Altringham,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capaccinii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397"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arousal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ferrumequinum).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398"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Biology : Zeitschrift Für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Säugetierkunde,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399"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0"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(Rhinolophidae),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1"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2"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Dularcha. Retrieved from </w:t>
      </w:r>
      <w:r w:rsidRPr="00310C4C">
        <w:rPr>
          <w:rFonts w:asciiTheme="minorHAnsi" w:eastAsia="PMingLiU" w:hAnsiTheme="minorHAnsi" w:cstheme="minorHAnsi"/>
          <w:szCs w:val="24"/>
          <w:lang w:val="en-US" w:eastAsia="zh-TW"/>
        </w:rPr>
        <w:tab/>
      </w:r>
      <w:hyperlink r:id="rId403"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Rajasegaran, P., Shazali,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04"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Ruczynski,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noctule bats (Nyctalus noctula) and Leislers bats (N. leisleri) in Bialowieza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05"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Ruczyński, I., &amp; Bartoń,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06"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Ancillotto,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Mammalian Biology: Zeitschrift Für Säugetierkunde,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07"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Cistrone, L., Budinski, I., Console, G., Della Corte, M., Milighetti, C.,Di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Ancillotto,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08"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(2001), Quality of cavity microclimate as a factor influencing selection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maternityroosts by a tree‐dwelling bat, Chalinolobus tuberculatus,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09"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(Chalinolobus tuberculatus) in Nothofagus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0"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(2006). Roost site selection by lesser short-tailed bats (Mystacina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tuberculata)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1"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cavities by a temperate rainforest bat (Vespertilionidae: Chalinolobus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tuberculatus)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2"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Siivonen, Y., &amp; Wermundsen,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southernFinland.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13"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14"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By Bats (Mammalia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15"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Solick,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16"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Leibii)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Appalachain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18"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Nyctophilus gouldi.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19"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Cooyar-Muntapa Tunnel. Retrieved from </w:t>
      </w:r>
      <w:r w:rsidRPr="00310C4C">
        <w:rPr>
          <w:rFonts w:asciiTheme="minorHAnsi" w:eastAsia="PMingLiU" w:hAnsiTheme="minorHAnsi" w:cstheme="minorHAnsi"/>
          <w:szCs w:val="24"/>
          <w:lang w:val="en-US" w:eastAsia="zh-TW"/>
        </w:rPr>
        <w:tab/>
      </w:r>
      <w:hyperlink r:id="rId420"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location/cooyar-muntapa-tunnel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r w:rsidRPr="00310C4C">
        <w:rPr>
          <w:rFonts w:asciiTheme="minorHAnsi" w:eastAsia="PMingLiU" w:hAnsiTheme="minorHAnsi" w:cstheme="minorHAnsi"/>
          <w:szCs w:val="24"/>
          <w:lang w:val="en-US" w:eastAsia="zh-TW"/>
        </w:rPr>
        <w:t xml:space="preserve">Torquetti, C., Silva, M., &amp; Talamoni,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r w:rsidRPr="00310C4C">
        <w:rPr>
          <w:rFonts w:asciiTheme="minorHAnsi" w:eastAsia="PMingLiU" w:hAnsiTheme="minorHAnsi" w:cstheme="minorHAnsi"/>
          <w:i/>
          <w:iCs/>
          <w:szCs w:val="24"/>
          <w:lang w:val="en-US" w:eastAsia="zh-TW"/>
        </w:rPr>
        <w:t>Zoologia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1"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How do micorbats tolerate the conditions of tropical hot roosts?.</w:t>
      </w:r>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2"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microchiropteran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23"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Wetering, J. (2011). Tunnelling through Boolboonda. Retrieved from </w:t>
      </w:r>
      <w:r w:rsidRPr="00310C4C">
        <w:rPr>
          <w:rFonts w:asciiTheme="minorHAnsi" w:eastAsia="PMingLiU" w:hAnsiTheme="minorHAnsi" w:cstheme="minorHAnsi"/>
          <w:szCs w:val="24"/>
          <w:lang w:val="en-US" w:eastAsia="zh-TW"/>
        </w:rPr>
        <w:tab/>
      </w:r>
      <w:hyperlink r:id="rId424"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Vanitharani, J., Zubaid,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25"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schreibersii oceanensis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26"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28"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29"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0"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Dippel, B. (1997). Male roosting habits and mating behaviour of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1"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myotis.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2"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Zukal, J., Berková, H., Banďouchová, H., Kováčová, V., Pikula,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Karabulut &amp; M. C.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Cinku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IntechOpen. </w:t>
      </w:r>
      <w:r w:rsidRPr="00102AC0">
        <w:rPr>
          <w:rFonts w:asciiTheme="minorHAnsi" w:eastAsia="PMingLiU" w:hAnsiTheme="minorHAnsi" w:cstheme="minorHAnsi"/>
          <w:szCs w:val="24"/>
          <w:lang w:val="en-US" w:eastAsia="zh-TW"/>
        </w:rPr>
        <w:tab/>
      </w:r>
      <w:hyperlink r:id="rId433" w:history="1">
        <w:r w:rsidRPr="00310C4C">
          <w:rPr>
            <w:rStyle w:val="Hyperlink"/>
            <w:rFonts w:asciiTheme="minorHAnsi" w:eastAsia="PMingLiU" w:hAnsiTheme="minorHAnsi" w:cstheme="minorHAnsi"/>
            <w:szCs w:val="24"/>
            <w:lang w:val="en-US" w:eastAsia="zh-TW"/>
          </w:rPr>
          <w:t>https://doi.org/10.5772/intechopen.69267</w:t>
        </w:r>
      </w:hyperlink>
    </w:p>
    <w:p w14:paraId="11A03F72" w14:textId="07B9217A" w:rsidR="00002C7F" w:rsidRPr="00D253EF" w:rsidRDefault="00002C7F"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237" w:name="_Toc71670495"/>
      <w:bookmarkEnd w:id="154"/>
      <w:r w:rsidRPr="00D253EF">
        <w:rPr>
          <w:rFonts w:asciiTheme="minorHAnsi" w:hAnsiTheme="minorHAnsi" w:cstheme="minorHAnsi"/>
          <w:sz w:val="40"/>
          <w:szCs w:val="40"/>
        </w:rPr>
        <w:t>Understanding the ultilisation of the surrounding environment by bats in the tunnel</w:t>
      </w:r>
      <w:bookmarkEnd w:id="237"/>
    </w:p>
    <w:p w14:paraId="3F6DFEB3" w14:textId="59F82631" w:rsidR="002C4736" w:rsidRDefault="002C4736" w:rsidP="007852D7">
      <w:pPr>
        <w:pStyle w:val="Heading2"/>
        <w:rPr>
          <w:rFonts w:asciiTheme="minorHAnsi" w:hAnsiTheme="minorHAnsi" w:cstheme="minorHAnsi"/>
          <w:sz w:val="36"/>
          <w:szCs w:val="36"/>
        </w:rPr>
      </w:pPr>
      <w:bookmarkStart w:id="238" w:name="_Toc7167049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238"/>
    </w:p>
    <w:p w14:paraId="1FDE1AC4" w14:textId="77777777" w:rsidR="007852D7" w:rsidRPr="007852D7" w:rsidRDefault="007852D7" w:rsidP="007852D7"/>
    <w:p w14:paraId="068F0B40" w14:textId="54B55E6C"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and also strongly influences their choice of roosting location (Webala et al. 2010; Ciechanowski 2015). </w:t>
      </w:r>
      <w:r w:rsidR="002C4736" w:rsidRPr="002C4736">
        <w:rPr>
          <w:rFonts w:asciiTheme="minorHAnsi" w:eastAsia="PMingLiU" w:hAnsiTheme="minorHAnsi" w:cstheme="minorHAnsi"/>
          <w:szCs w:val="24"/>
          <w:lang w:val="en-US" w:eastAsia="zh-TW"/>
        </w:rPr>
        <w:t xml:space="preserve">Insectivorous bats are highly mobile opportunistic feeders, and their ability to fly enables them to access a variety of resources at a landscape scale (Rainho et al. 2011). For example, </w:t>
      </w:r>
      <w:r w:rsidR="002C4736" w:rsidRPr="002C4736">
        <w:rPr>
          <w:rFonts w:asciiTheme="minorHAnsi" w:eastAsia="PMingLiU" w:hAnsiTheme="minorHAnsi" w:cstheme="minorHAnsi"/>
          <w:i/>
          <w:iCs/>
          <w:szCs w:val="24"/>
          <w:lang w:val="en-US" w:eastAsia="zh-TW"/>
        </w:rPr>
        <w:t>Rhinonicteris aurantia</w:t>
      </w:r>
      <w:r w:rsidR="002C4736" w:rsidRPr="002C4736">
        <w:rPr>
          <w:rFonts w:asciiTheme="minorHAnsi" w:eastAsia="PMingLiU" w:hAnsiTheme="minorHAnsi" w:cstheme="minorHAnsi"/>
          <w:szCs w:val="24"/>
          <w:lang w:val="en-US" w:eastAsia="zh-TW"/>
        </w:rPr>
        <w:t xml:space="preserve"> (Cramer et al. 2016), </w:t>
      </w:r>
      <w:r w:rsidR="002C4736" w:rsidRPr="002C4736">
        <w:rPr>
          <w:rFonts w:asciiTheme="minorHAnsi" w:eastAsia="PMingLiU" w:hAnsiTheme="minorHAnsi" w:cstheme="minorHAnsi"/>
          <w:i/>
          <w:iCs/>
          <w:szCs w:val="24"/>
          <w:lang w:val="en-US" w:eastAsia="zh-TW"/>
        </w:rPr>
        <w:t>Tadarida teniotis</w:t>
      </w:r>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Rhinolophus mehelyi</w:t>
      </w:r>
      <w:r w:rsidR="002C4736" w:rsidRPr="002C4736">
        <w:rPr>
          <w:rFonts w:asciiTheme="minorHAnsi" w:eastAsia="PMingLiU" w:hAnsiTheme="minorHAnsi" w:cstheme="minorHAnsi"/>
          <w:szCs w:val="24"/>
          <w:lang w:val="en-US" w:eastAsia="zh-TW"/>
        </w:rPr>
        <w:t xml:space="preserve"> (Rainho et al. 2011) can travel more than 20 km away from their roosts for foraging, while </w:t>
      </w:r>
      <w:r w:rsidR="002C4736" w:rsidRPr="002C4736">
        <w:rPr>
          <w:rFonts w:asciiTheme="minorHAnsi" w:eastAsia="PMingLiU" w:hAnsiTheme="minorHAnsi" w:cstheme="minorHAnsi"/>
          <w:i/>
          <w:iCs/>
          <w:szCs w:val="24"/>
          <w:lang w:val="en-US" w:eastAsia="zh-TW"/>
        </w:rPr>
        <w:t xml:space="preserve">Tadarida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30B162F8"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(e.g. open, edge, clutter) have been suggested to influence bat species diversity and abundance (Medellin et al. 2000; Heer et al. 2015; Ciechanowski 2015); environmental heterogeneity impacts the diversity and abundance of feeding resource within habitats and consequently bat diversity (Fahr &amp; Kalko 2011; Heer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(i.e. waterways, vegetation </w:t>
      </w:r>
      <w:r w:rsidRPr="002C4736">
        <w:rPr>
          <w:rFonts w:asciiTheme="minorHAnsi" w:eastAsia="PMingLiU" w:hAnsiTheme="minorHAnsi" w:cstheme="minorHAnsi"/>
          <w:szCs w:val="24"/>
          <w:lang w:val="en-US" w:eastAsia="zh-TW"/>
        </w:rPr>
        <w:lastRenderedPageBreak/>
        <w:t xml:space="preserve">edges) (Jantzen &amp; Fenton 2013; Carlier et al. 2019; Kalda et al. 2015; Jensen et al. 2005; Grüebler et al. 2008). Cluttered habitats contain relatively old growth vegetations with </w:t>
      </w:r>
      <w:r w:rsidR="00832F3D">
        <w:rPr>
          <w:rFonts w:asciiTheme="minorHAnsi" w:eastAsia="PMingLiU" w:hAnsiTheme="minorHAnsi" w:cstheme="minorHAnsi"/>
          <w:szCs w:val="24"/>
          <w:lang w:val="en-US" w:eastAsia="zh-TW"/>
        </w:rPr>
        <w:t xml:space="preserve">a </w:t>
      </w:r>
      <w:r w:rsidRPr="002C4736">
        <w:rPr>
          <w:rFonts w:asciiTheme="minorHAnsi" w:eastAsia="PMingLiU" w:hAnsiTheme="minorHAnsi" w:cstheme="minorHAnsi"/>
          <w:szCs w:val="24"/>
          <w:lang w:val="en-US" w:eastAsia="zh-TW"/>
        </w:rPr>
        <w:t>more closed canopy which provide potential roosting sites (Ciechanowski 2015; Callahan et al. 1997; Sedgeley 2003) and favorable foraging condition for clutter adapted species (Wegiel et al. 2019; Patriquin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(Ciechanowski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(Klingbeil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 xml:space="preserve">to minimize energy loss when food availability is limited, thus reduce overall bat activity and </w:t>
      </w:r>
      <w:commentRangeStart w:id="239"/>
      <w:r w:rsidRPr="002C4736">
        <w:rPr>
          <w:rFonts w:asciiTheme="minorHAnsi" w:eastAsia="PMingLiU" w:hAnsiTheme="minorHAnsi" w:cstheme="minorHAnsi"/>
          <w:szCs w:val="24"/>
          <w:lang w:val="en-US" w:eastAsia="zh-TW"/>
        </w:rPr>
        <w:t xml:space="preserve">abundance </w:t>
      </w:r>
      <w:commentRangeEnd w:id="239"/>
      <w:r w:rsidRPr="002C4736">
        <w:rPr>
          <w:rFonts w:asciiTheme="minorHAnsi" w:eastAsia="PMingLiU" w:hAnsiTheme="minorHAnsi" w:cstheme="minorHAnsi"/>
          <w:szCs w:val="24"/>
          <w:lang w:eastAsia="zh-TW"/>
        </w:rPr>
        <w:commentReference w:id="239"/>
      </w:r>
      <w:r w:rsidRPr="002C4736">
        <w:rPr>
          <w:rFonts w:asciiTheme="minorHAnsi" w:eastAsia="PMingLiU" w:hAnsiTheme="minorHAnsi" w:cstheme="minorHAnsi"/>
          <w:szCs w:val="24"/>
          <w:lang w:val="en-US" w:eastAsia="zh-TW"/>
        </w:rPr>
        <w:t xml:space="preserve">(Stawski et al. 2009; Klug-Baerwald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negative impacts on habitat heterogeneity and biodiversity in the Samford region (Nolte 2011). Bats play an important role in ecosystem services by contributing to ecological services such as seed dispersal, arthropod suppression and pollination (Kunz et al. 2011; Margareta et al. 2008; Kasso &amp; Balakrishnan 2013). Bats exhibit high species diversity in different foraging assemblages associated with their functional guilds and show diverse mechanism for resource partitioning (Kasso &amp; Balakrishnan 2013; Emrich et </w:t>
      </w:r>
      <w:r w:rsidRPr="002C4736">
        <w:rPr>
          <w:rFonts w:asciiTheme="minorHAnsi" w:eastAsia="PMingLiU" w:hAnsiTheme="minorHAnsi" w:cstheme="minorHAnsi"/>
          <w:szCs w:val="24"/>
          <w:lang w:val="en-US" w:eastAsia="zh-TW"/>
        </w:rPr>
        <w:lastRenderedPageBreak/>
        <w:t>al. 2014). The space, environment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240"/>
      <w:r w:rsidRPr="002C4736">
        <w:rPr>
          <w:rFonts w:asciiTheme="minorHAnsi" w:eastAsia="PMingLiU" w:hAnsiTheme="minorHAnsi" w:cstheme="minorHAnsi"/>
          <w:szCs w:val="24"/>
          <w:lang w:val="en-US" w:eastAsia="zh-TW"/>
        </w:rPr>
        <w:t xml:space="preserve">vegetation structures </w:t>
      </w:r>
      <w:commentRangeEnd w:id="240"/>
      <w:r w:rsidRPr="002C4736">
        <w:rPr>
          <w:rFonts w:asciiTheme="minorHAnsi" w:eastAsia="PMingLiU" w:hAnsiTheme="minorHAnsi" w:cstheme="minorHAnsi"/>
          <w:szCs w:val="24"/>
          <w:lang w:eastAsia="zh-TW"/>
        </w:rPr>
        <w:commentReference w:id="240"/>
      </w:r>
      <w:r w:rsidRPr="002C4736">
        <w:rPr>
          <w:rFonts w:asciiTheme="minorHAnsi" w:eastAsia="PMingLiU" w:hAnsiTheme="minorHAnsi" w:cstheme="minorHAnsi"/>
          <w:szCs w:val="24"/>
          <w:lang w:val="en-US" w:eastAsia="zh-TW"/>
        </w:rPr>
        <w:t xml:space="preserve">play important roles in shaping bat communities within habitats (dos Santos et al. 2016). The ability of different species to use habitats surrounding their roosts either for foraging or as a movement corridor is reflected in their persistence across fragmented landscapes (Heer et al. 2015). </w:t>
      </w:r>
    </w:p>
    <w:p w14:paraId="17D23ECF" w14:textId="404BF00E"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the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acoustics monitoring surveys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241" w:name="_Toc7167049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241"/>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51CF84FF"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open forest of mixed eucalypts (regrowth open forest), and endangered notophyll/ microphyll vine forest (riparian forest) (REF for vegetation classification document). Each vegetation type was replicated 5 times.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74C2E3ED"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ab/>
        <w:t>One SM3 acoustic recorder was deployed in each vegetation structure, within each vegetation type, giving a total of 30 SM3 sampling sites (5 replicates of 3 vegetation types, with 2 vegetation structures in each). Because, there was insufficient SM3 recorders available to sample all sites simultaneously, three deployments were used during summer and five during winter (due to fewer SM3s being available in winter). In summer, two replicates of each vegetation type was sampled in the first two deployment sessions, and one of each vegetation type was 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of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analysed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 Activity was quantified as the number of passes per minute, with a pass defined as a series of calls, separated from another series of calls by at least 1.5 seconds of silence.</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analysing the first 12 minutes of every complete hour, and the first 6 minutes of every incomplete hour, of each sampling day (e.g. for SM3s recording between 18:18 – 21:48 in summer, recordings made between 18:18 – 18:24 and 21:00 – 21:06 were analysed).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1C2FE661"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t>Shapiro-Wilk test</w:t>
      </w:r>
      <w:r w:rsidRPr="00D61DB9">
        <w:rPr>
          <w:rFonts w:asciiTheme="minorHAnsi" w:eastAsia="Calibri" w:hAnsiTheme="minorHAnsi" w:cstheme="minorHAnsi"/>
          <w:szCs w:val="24"/>
          <w:highlight w:val="white"/>
          <w:lang w:val="en-US" w:eastAsia="zh-TW"/>
        </w:rPr>
        <w:t xml:space="preserve"> and scatterplots were used to test the assumptions of linearity and indicated non-normal distribution of the data. Therefore, a non-parametric approach was used to carry out the statistical analyses. </w:t>
      </w:r>
      <w:r w:rsidRPr="00D61DB9">
        <w:rPr>
          <w:rFonts w:asciiTheme="minorHAnsi" w:eastAsia="Calibri" w:hAnsiTheme="minorHAnsi" w:cstheme="minorHAnsi"/>
          <w:szCs w:val="24"/>
          <w:lang w:val="en-US" w:eastAsia="zh-TW"/>
        </w:rPr>
        <w:t xml:space="preserve">A four-ways non-parametric ANOVA using a 0.05 rejection level </w:t>
      </w:r>
      <w:r w:rsidRPr="00D61DB9">
        <w:rPr>
          <w:rFonts w:asciiTheme="minorHAnsi" w:eastAsia="Calibri" w:hAnsiTheme="minorHAnsi" w:cstheme="minorHAnsi"/>
          <w:szCs w:val="24"/>
          <w:highlight w:val="white"/>
          <w:lang w:val="en-US" w:eastAsia="zh-TW"/>
        </w:rPr>
        <w:t>was conducted on the Shannon-Weaver indices and evenness among species, seasons, habitat and vegetation types. The same statistical analysis was conducted across the 3 tunnel species (</w:t>
      </w:r>
      <w:r w:rsidRPr="00D61DB9">
        <w:rPr>
          <w:rFonts w:asciiTheme="minorHAnsi" w:eastAsia="Calibri" w:hAnsiTheme="minorHAnsi" w:cstheme="minorHAnsi"/>
          <w:i/>
          <w:iCs/>
          <w:szCs w:val="24"/>
          <w:highlight w:val="white"/>
          <w:lang w:val="en-US" w:eastAsia="zh-TW"/>
        </w:rPr>
        <w:t>Myotis macropus</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to examine their foraging behavior and preferred vegetation and structure types. It should be noted that it is not known if the bats recorded actually came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3040" behindDoc="0" locked="0" layoutInCell="1" allowOverlap="1" wp14:anchorId="2ACF5231" wp14:editId="3D82EA3E">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4064" behindDoc="1" locked="0" layoutInCell="1" allowOverlap="1" wp14:anchorId="4A7FFAD8" wp14:editId="055D8233">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0C953B91" w:rsidR="005134C9" w:rsidRPr="001E78D0" w:rsidRDefault="005134C9" w:rsidP="005134C9">
                            <w:pPr>
                              <w:pStyle w:val="Caption"/>
                              <w:jc w:val="both"/>
                              <w:rPr>
                                <w:rFonts w:asciiTheme="minorHAnsi" w:eastAsia="Calibri" w:hAnsiTheme="minorHAnsi" w:cstheme="minorHAnsi"/>
                                <w:b w:val="0"/>
                                <w:bCs w:val="0"/>
                                <w:lang w:val="en-US"/>
                              </w:rPr>
                            </w:pPr>
                            <w:bookmarkStart w:id="242"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58" type="#_x0000_t202" style="position:absolute;left:0;text-align:left;margin-left:359.75pt;margin-top:359.75pt;width:410.95pt;height:.05pt;z-index:-251452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aIMAIAAGU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" stroked="f">
                <v:textbox style="mso-fit-shape-to-text:t" inset="0,0,0,0">
                  <w:txbxContent>
                    <w:p w14:paraId="02B6C288" w14:textId="0C953B91" w:rsidR="005134C9" w:rsidRPr="001E78D0" w:rsidRDefault="005134C9" w:rsidP="005134C9">
                      <w:pPr>
                        <w:pStyle w:val="Caption"/>
                        <w:jc w:val="both"/>
                        <w:rPr>
                          <w:rFonts w:asciiTheme="minorHAnsi" w:eastAsia="Calibri" w:hAnsiTheme="minorHAnsi" w:cstheme="minorHAnsi"/>
                          <w:b w:val="0"/>
                          <w:bCs w:val="0"/>
                          <w:lang w:val="en-US"/>
                        </w:rPr>
                      </w:pPr>
                      <w:bookmarkStart w:id="243"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43"/>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244" w:name="_Toc7167049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244"/>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Following subsampling, a total of 420 hours of bat acoustic activity were analysed; 140 hours each from riparian, open and regrowth open forest. In terms of habitat type within each vegetation type, 70 hours were analysed in both interior and edge / creek habitats within each forest type. </w:t>
      </w:r>
    </w:p>
    <w:p w14:paraId="6F6C2001" w14:textId="666A7D17" w:rsidR="004D434D" w:rsidRPr="004D434D" w:rsidRDefault="004D434D" w:rsidP="004D434D">
      <w:pPr>
        <w:spacing w:after="240" w:line="360" w:lineRule="auto"/>
        <w:ind w:firstLine="567"/>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 total of 22 bat species were detected and identified from acoustic surveys in summer and winter; 21 species were found in summer and 18 in winter (Table </w:t>
      </w:r>
      <w:r w:rsidR="00040967" w:rsidRPr="00D253EF">
        <w:rPr>
          <w:rFonts w:asciiTheme="minorHAnsi" w:eastAsia="PMingLiU" w:hAnsiTheme="minorHAnsi" w:cstheme="minorHAnsi"/>
          <w:sz w:val="22"/>
          <w:szCs w:val="22"/>
          <w:lang w:val="en-US" w:eastAsia="zh-TW"/>
        </w:rPr>
        <w:t>4-</w:t>
      </w:r>
      <w:r w:rsidRPr="004D434D">
        <w:rPr>
          <w:rFonts w:asciiTheme="minorHAnsi" w:eastAsia="PMingLiU" w:hAnsiTheme="minorHAnsi" w:cstheme="minorHAnsi"/>
          <w:sz w:val="22"/>
          <w:szCs w:val="22"/>
          <w:lang w:val="en-US" w:eastAsia="zh-TW"/>
        </w:rPr>
        <w:t xml:space="preserve">1). Total activity in summer (4168 passes) was greater than in winter (1805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Of all species found in summer, the majority of activity was from 4 species: </w:t>
      </w:r>
      <w:r w:rsidRPr="004D434D">
        <w:rPr>
          <w:rFonts w:asciiTheme="minorHAnsi" w:eastAsia="PMingLiU" w:hAnsiTheme="minorHAnsi" w:cstheme="minorHAnsi"/>
          <w:i/>
          <w:iCs/>
          <w:sz w:val="22"/>
          <w:szCs w:val="22"/>
          <w:lang w:val="en-US" w:eastAsia="zh-TW"/>
        </w:rPr>
        <w:t xml:space="preserve">Mormopterus sp2/3 </w:t>
      </w:r>
      <w:r w:rsidRPr="004D434D">
        <w:rPr>
          <w:rFonts w:asciiTheme="minorHAnsi" w:eastAsia="PMingLiU" w:hAnsiTheme="minorHAnsi" w:cstheme="minorHAnsi"/>
          <w:sz w:val="22"/>
          <w:szCs w:val="22"/>
          <w:lang w:val="en-US" w:eastAsia="zh-TW"/>
        </w:rPr>
        <w:t xml:space="preserve">had the highest proportion of activity (37%) followed by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Scoterepens sp.</w:t>
      </w:r>
      <w:r w:rsidRPr="004D434D">
        <w:rPr>
          <w:rFonts w:asciiTheme="minorHAnsi" w:eastAsia="PMingLiU" w:hAnsiTheme="minorHAnsi" w:cstheme="minorHAnsi"/>
          <w:sz w:val="22"/>
          <w:szCs w:val="22"/>
          <w:lang w:val="en-US" w:eastAsia="zh-TW"/>
        </w:rPr>
        <w:t xml:space="preserve"> (13%), and then </w:t>
      </w:r>
      <w:r w:rsidRPr="004D434D">
        <w:rPr>
          <w:rFonts w:asciiTheme="minorHAnsi" w:eastAsia="PMingLiU" w:hAnsiTheme="minorHAnsi" w:cstheme="minorHAnsi"/>
          <w:i/>
          <w:iCs/>
          <w:sz w:val="22"/>
          <w:szCs w:val="22"/>
          <w:lang w:val="en-US" w:eastAsia="zh-TW"/>
        </w:rPr>
        <w:t>Chalinolobus gouldii</w:t>
      </w:r>
      <w:r w:rsidRPr="004D434D">
        <w:rPr>
          <w:rFonts w:asciiTheme="minorHAnsi" w:eastAsia="PMingLiU" w:hAnsiTheme="minorHAnsi" w:cstheme="minorHAnsi"/>
          <w:sz w:val="22"/>
          <w:szCs w:val="22"/>
          <w:lang w:val="en-US" w:eastAsia="zh-TW"/>
        </w:rPr>
        <w:t xml:space="preserve"> (10%). In winter, the majority of activity was due to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(42%), </w:t>
      </w:r>
      <w:r w:rsidRPr="004D434D">
        <w:rPr>
          <w:rFonts w:asciiTheme="minorHAnsi" w:eastAsia="PMingLiU" w:hAnsiTheme="minorHAnsi" w:cstheme="minorHAnsi"/>
          <w:i/>
          <w:iCs/>
          <w:sz w:val="22"/>
          <w:szCs w:val="22"/>
          <w:lang w:val="en-US" w:eastAsia="zh-TW"/>
        </w:rPr>
        <w:t>Vespadelus pumilus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Miniopterus australis</w:t>
      </w:r>
      <w:r w:rsidRPr="004D434D">
        <w:rPr>
          <w:rFonts w:asciiTheme="minorHAnsi" w:eastAsia="PMingLiU" w:hAnsiTheme="minorHAnsi" w:cstheme="minorHAnsi"/>
          <w:sz w:val="22"/>
          <w:szCs w:val="22"/>
          <w:lang w:val="en-US" w:eastAsia="zh-TW"/>
        </w:rPr>
        <w:t xml:space="preserve"> (12%), and </w:t>
      </w:r>
      <w:r w:rsidRPr="004D434D">
        <w:rPr>
          <w:rFonts w:asciiTheme="minorHAnsi" w:eastAsia="PMingLiU" w:hAnsiTheme="minorHAnsi" w:cstheme="minorHAnsi"/>
          <w:i/>
          <w:iCs/>
          <w:sz w:val="22"/>
          <w:szCs w:val="22"/>
          <w:lang w:val="en-US" w:eastAsia="zh-TW"/>
        </w:rPr>
        <w:t>Rhinolophus megaphyllus</w:t>
      </w:r>
      <w:r w:rsidRPr="004D434D">
        <w:rPr>
          <w:rFonts w:asciiTheme="minorHAnsi" w:eastAsia="PMingLiU" w:hAnsiTheme="minorHAnsi" w:cstheme="minorHAnsi"/>
          <w:sz w:val="22"/>
          <w:szCs w:val="22"/>
          <w:lang w:val="en-US" w:eastAsia="zh-TW"/>
        </w:rPr>
        <w:t xml:space="preserve"> (8%) (Figure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2214C8D1" w14:textId="09746BDB"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Among the three tunnel bat species in summer, </w:t>
      </w:r>
      <w:r w:rsidRPr="004D434D">
        <w:rPr>
          <w:rFonts w:asciiTheme="minorHAnsi" w:eastAsia="PMingLiU" w:hAnsiTheme="minorHAnsi" w:cstheme="minorHAnsi"/>
          <w:i/>
          <w:sz w:val="22"/>
          <w:szCs w:val="22"/>
          <w:lang w:val="en-US" w:eastAsia="zh-TW"/>
        </w:rPr>
        <w:t>M. macropus</w:t>
      </w:r>
      <w:r w:rsidRPr="004D434D">
        <w:rPr>
          <w:rFonts w:asciiTheme="minorHAnsi" w:eastAsia="PMingLiU" w:hAnsiTheme="minorHAnsi" w:cstheme="minorHAnsi"/>
          <w:sz w:val="22"/>
          <w:szCs w:val="22"/>
          <w:lang w:val="en-US" w:eastAsia="zh-TW"/>
        </w:rPr>
        <w:t xml:space="preserve"> was the dominant species with X%, with activity due to </w:t>
      </w:r>
      <w:r w:rsidRPr="004D434D">
        <w:rPr>
          <w:rFonts w:asciiTheme="minorHAnsi" w:eastAsia="PMingLiU" w:hAnsiTheme="minorHAnsi" w:cstheme="minorHAnsi"/>
          <w:i/>
          <w:sz w:val="22"/>
          <w:szCs w:val="22"/>
          <w:lang w:val="en-US" w:eastAsia="zh-TW"/>
        </w:rPr>
        <w:t>M. australis</w:t>
      </w:r>
      <w:r w:rsidRPr="004D434D">
        <w:rPr>
          <w:rFonts w:asciiTheme="minorHAnsi" w:eastAsia="PMingLiU" w:hAnsiTheme="minorHAnsi" w:cstheme="minorHAnsi"/>
          <w:sz w:val="22"/>
          <w:szCs w:val="22"/>
          <w:lang w:val="en-US" w:eastAsia="zh-TW"/>
        </w:rPr>
        <w:t xml:space="preserve"> (9%) and </w:t>
      </w:r>
      <w:r w:rsidRPr="004D434D">
        <w:rPr>
          <w:rFonts w:asciiTheme="minorHAnsi" w:eastAsia="PMingLiU" w:hAnsiTheme="minorHAnsi" w:cstheme="minorHAnsi"/>
          <w:i/>
          <w:sz w:val="22"/>
          <w:szCs w:val="22"/>
          <w:lang w:val="en-US" w:eastAsia="zh-TW"/>
        </w:rPr>
        <w:t>R. megaphyllus</w:t>
      </w:r>
      <w:r w:rsidRPr="004D434D">
        <w:rPr>
          <w:rFonts w:asciiTheme="minorHAnsi" w:eastAsia="PMingLiU" w:hAnsiTheme="minorHAnsi" w:cstheme="minorHAnsi"/>
          <w:sz w:val="22"/>
          <w:szCs w:val="22"/>
          <w:lang w:val="en-US" w:eastAsia="zh-TW"/>
        </w:rPr>
        <w:t xml:space="preserve"> (&lt; 1%) much lower. In winter, all three tunnel bat species made major contributions to the bat activity detected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The activity of the three tunnel species differed between summer and winter. Activity recorded from </w:t>
      </w:r>
      <w:r w:rsidRPr="004D434D">
        <w:rPr>
          <w:rFonts w:asciiTheme="minorHAnsi" w:eastAsia="PMingLiU" w:hAnsiTheme="minorHAnsi" w:cstheme="minorHAnsi"/>
          <w:i/>
          <w:iCs/>
          <w:sz w:val="22"/>
          <w:szCs w:val="22"/>
          <w:lang w:val="en-US" w:eastAsia="zh-TW"/>
        </w:rPr>
        <w:t>M. macropus</w:t>
      </w:r>
      <w:r w:rsidRPr="004D434D">
        <w:rPr>
          <w:rFonts w:asciiTheme="minorHAnsi" w:eastAsia="PMingLiU" w:hAnsiTheme="minorHAnsi" w:cstheme="minorHAnsi"/>
          <w:sz w:val="22"/>
          <w:szCs w:val="22"/>
          <w:lang w:val="en-US" w:eastAsia="zh-TW"/>
        </w:rPr>
        <w:t xml:space="preserve"> was similar between summer (746 passes) and winter (759 passes); </w:t>
      </w:r>
      <w:r w:rsidRPr="004D434D">
        <w:rPr>
          <w:rFonts w:asciiTheme="minorHAnsi" w:eastAsia="PMingLiU" w:hAnsiTheme="minorHAnsi" w:cstheme="minorHAnsi"/>
          <w:i/>
          <w:iCs/>
          <w:sz w:val="22"/>
          <w:szCs w:val="22"/>
          <w:lang w:val="en-US" w:eastAsia="zh-TW"/>
        </w:rPr>
        <w:t>M. australis</w:t>
      </w:r>
      <w:r w:rsidRPr="004D434D">
        <w:rPr>
          <w:rFonts w:asciiTheme="minorHAnsi" w:eastAsia="PMingLiU" w:hAnsiTheme="minorHAnsi" w:cstheme="minorHAnsi"/>
          <w:sz w:val="22"/>
          <w:szCs w:val="22"/>
          <w:lang w:val="en-US" w:eastAsia="zh-TW"/>
        </w:rPr>
        <w:t xml:space="preserve"> was higher in summer (356 passes) than winter (217 passes); and </w:t>
      </w:r>
      <w:r w:rsidRPr="004D434D">
        <w:rPr>
          <w:rFonts w:asciiTheme="minorHAnsi" w:eastAsia="PMingLiU" w:hAnsiTheme="minorHAnsi" w:cstheme="minorHAnsi"/>
          <w:i/>
          <w:iCs/>
          <w:sz w:val="22"/>
          <w:szCs w:val="22"/>
          <w:lang w:val="en-US" w:eastAsia="zh-TW"/>
        </w:rPr>
        <w:t>R. megaphyllus</w:t>
      </w:r>
      <w:r w:rsidRPr="004D434D">
        <w:rPr>
          <w:rFonts w:asciiTheme="minorHAnsi" w:eastAsia="PMingLiU" w:hAnsiTheme="minorHAnsi" w:cstheme="minorHAnsi"/>
          <w:sz w:val="22"/>
          <w:szCs w:val="22"/>
          <w:lang w:val="en-US" w:eastAsia="zh-TW"/>
        </w:rPr>
        <w:t xml:space="preserve"> was higher in winter (143 passes) than summer (21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245" w:name="_Toc71670559"/>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across all sites in the surrounding area of the tunnel during summer and winter.</w:t>
      </w:r>
      <w:bookmarkEnd w:id="245"/>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4"/>
        <w:gridCol w:w="1707"/>
        <w:gridCol w:w="1861"/>
      </w:tblGrid>
      <w:tr w:rsidR="00962305" w:rsidRPr="00962305" w14:paraId="48CAD884" w14:textId="77777777" w:rsidTr="00DB3934">
        <w:trPr>
          <w:trHeight w:val="265"/>
        </w:trPr>
        <w:tc>
          <w:tcPr>
            <w:tcW w:w="1055" w:type="dxa"/>
          </w:tcPr>
          <w:p w14:paraId="496AB5EB"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962305" w:rsidRPr="00D253EF" w14:paraId="425E47FE" w14:textId="77777777" w:rsidTr="00DB3934">
        <w:trPr>
          <w:trHeight w:val="251"/>
        </w:trPr>
        <w:tc>
          <w:tcPr>
            <w:tcW w:w="1055" w:type="dxa"/>
          </w:tcPr>
          <w:p w14:paraId="28E1257C"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w:t>
            </w:r>
          </w:p>
        </w:tc>
        <w:tc>
          <w:tcPr>
            <w:tcW w:w="4023" w:type="dxa"/>
            <w:vAlign w:val="center"/>
          </w:tcPr>
          <w:p w14:paraId="6067BE3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gouldii</w:t>
            </w:r>
          </w:p>
        </w:tc>
        <w:tc>
          <w:tcPr>
            <w:tcW w:w="1850" w:type="dxa"/>
            <w:shd w:val="clear" w:color="auto" w:fill="ED7D31"/>
          </w:tcPr>
          <w:p w14:paraId="06FA3335"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478B3432"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C420EF6" w14:textId="77777777" w:rsidTr="00DB3934">
        <w:trPr>
          <w:trHeight w:val="265"/>
        </w:trPr>
        <w:tc>
          <w:tcPr>
            <w:tcW w:w="1055" w:type="dxa"/>
          </w:tcPr>
          <w:p w14:paraId="35FCAF58"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w:t>
            </w:r>
          </w:p>
        </w:tc>
        <w:tc>
          <w:tcPr>
            <w:tcW w:w="4023" w:type="dxa"/>
            <w:vAlign w:val="center"/>
          </w:tcPr>
          <w:p w14:paraId="39DF952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morio</w:t>
            </w:r>
          </w:p>
        </w:tc>
        <w:tc>
          <w:tcPr>
            <w:tcW w:w="1850" w:type="dxa"/>
            <w:shd w:val="clear" w:color="auto" w:fill="ED7D31"/>
          </w:tcPr>
          <w:p w14:paraId="516A5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8E4D8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A0D44F6" w14:textId="77777777" w:rsidTr="00DB3934">
        <w:trPr>
          <w:trHeight w:val="251"/>
        </w:trPr>
        <w:tc>
          <w:tcPr>
            <w:tcW w:w="1055" w:type="dxa"/>
          </w:tcPr>
          <w:p w14:paraId="1D44CD3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3</w:t>
            </w:r>
          </w:p>
        </w:tc>
        <w:tc>
          <w:tcPr>
            <w:tcW w:w="4023" w:type="dxa"/>
            <w:vAlign w:val="center"/>
          </w:tcPr>
          <w:p w14:paraId="73813BEC"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nigrogriseus</w:t>
            </w:r>
          </w:p>
        </w:tc>
        <w:tc>
          <w:tcPr>
            <w:tcW w:w="1850" w:type="dxa"/>
            <w:shd w:val="clear" w:color="auto" w:fill="ED7D31"/>
          </w:tcPr>
          <w:p w14:paraId="3FE4CC7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785A5B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8CD48DE" w14:textId="77777777" w:rsidTr="00DB3934">
        <w:trPr>
          <w:trHeight w:val="265"/>
        </w:trPr>
        <w:tc>
          <w:tcPr>
            <w:tcW w:w="1055" w:type="dxa"/>
          </w:tcPr>
          <w:p w14:paraId="4A1B72B3"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4</w:t>
            </w:r>
          </w:p>
        </w:tc>
        <w:tc>
          <w:tcPr>
            <w:tcW w:w="4023" w:type="dxa"/>
            <w:vAlign w:val="center"/>
          </w:tcPr>
          <w:p w14:paraId="1A0C14F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Falsistrellus tasmaniensis</w:t>
            </w:r>
          </w:p>
        </w:tc>
        <w:tc>
          <w:tcPr>
            <w:tcW w:w="1850" w:type="dxa"/>
            <w:shd w:val="clear" w:color="auto" w:fill="ED7D31"/>
          </w:tcPr>
          <w:p w14:paraId="5C8E378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6F60FE9"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70C0518" w14:textId="77777777" w:rsidTr="00DB3934">
        <w:trPr>
          <w:trHeight w:val="251"/>
        </w:trPr>
        <w:tc>
          <w:tcPr>
            <w:tcW w:w="1055" w:type="dxa"/>
          </w:tcPr>
          <w:p w14:paraId="367143B7"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5</w:t>
            </w:r>
          </w:p>
        </w:tc>
        <w:tc>
          <w:tcPr>
            <w:tcW w:w="4023" w:type="dxa"/>
            <w:vAlign w:val="center"/>
          </w:tcPr>
          <w:p w14:paraId="323F9FD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australis</w:t>
            </w:r>
          </w:p>
        </w:tc>
        <w:tc>
          <w:tcPr>
            <w:tcW w:w="1850" w:type="dxa"/>
            <w:shd w:val="clear" w:color="auto" w:fill="ED7D31"/>
          </w:tcPr>
          <w:p w14:paraId="4DE4E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074AC8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3EEBA54" w14:textId="77777777" w:rsidTr="00DB3934">
        <w:trPr>
          <w:trHeight w:val="251"/>
        </w:trPr>
        <w:tc>
          <w:tcPr>
            <w:tcW w:w="1055" w:type="dxa"/>
          </w:tcPr>
          <w:p w14:paraId="232C5731" w14:textId="77777777" w:rsidR="00962305" w:rsidRPr="00962305" w:rsidRDefault="00962305" w:rsidP="00962305">
            <w:pPr>
              <w:rPr>
                <w:rFonts w:asciiTheme="minorHAnsi" w:hAnsiTheme="minorHAnsi" w:cstheme="minorHAnsi"/>
                <w:sz w:val="22"/>
                <w:lang w:eastAsia="zh-TW"/>
              </w:rPr>
            </w:pPr>
            <w:bookmarkStart w:id="246" w:name="_Hlk71275876"/>
            <w:r w:rsidRPr="00962305">
              <w:rPr>
                <w:rFonts w:asciiTheme="minorHAnsi" w:hAnsiTheme="minorHAnsi" w:cstheme="minorHAnsi"/>
                <w:sz w:val="22"/>
                <w:lang w:eastAsia="zh-TW"/>
              </w:rPr>
              <w:t>6</w:t>
            </w:r>
          </w:p>
        </w:tc>
        <w:tc>
          <w:tcPr>
            <w:tcW w:w="4023" w:type="dxa"/>
            <w:vAlign w:val="center"/>
          </w:tcPr>
          <w:p w14:paraId="7719B4C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schreibersii oceanensis</w:t>
            </w:r>
          </w:p>
        </w:tc>
        <w:tc>
          <w:tcPr>
            <w:tcW w:w="1850" w:type="dxa"/>
            <w:shd w:val="clear" w:color="auto" w:fill="ED7D31"/>
          </w:tcPr>
          <w:p w14:paraId="303A6A6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C0FC468"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246"/>
      <w:tr w:rsidR="00962305" w:rsidRPr="00D253EF" w14:paraId="578D63DB" w14:textId="77777777" w:rsidTr="00DB3934">
        <w:trPr>
          <w:trHeight w:val="251"/>
        </w:trPr>
        <w:tc>
          <w:tcPr>
            <w:tcW w:w="1055" w:type="dxa"/>
          </w:tcPr>
          <w:p w14:paraId="486ED53F"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7</w:t>
            </w:r>
          </w:p>
        </w:tc>
        <w:tc>
          <w:tcPr>
            <w:tcW w:w="4023" w:type="dxa"/>
            <w:vAlign w:val="center"/>
          </w:tcPr>
          <w:p w14:paraId="5EF7BC9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beccarii</w:t>
            </w:r>
          </w:p>
        </w:tc>
        <w:tc>
          <w:tcPr>
            <w:tcW w:w="1850" w:type="dxa"/>
            <w:shd w:val="clear" w:color="auto" w:fill="ED7D31"/>
          </w:tcPr>
          <w:p w14:paraId="610A932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BBC54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AA38448" w14:textId="77777777" w:rsidTr="00DB3934">
        <w:trPr>
          <w:trHeight w:val="251"/>
        </w:trPr>
        <w:tc>
          <w:tcPr>
            <w:tcW w:w="1055" w:type="dxa"/>
          </w:tcPr>
          <w:p w14:paraId="663CA1A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8</w:t>
            </w:r>
          </w:p>
        </w:tc>
        <w:tc>
          <w:tcPr>
            <w:tcW w:w="4023" w:type="dxa"/>
            <w:vAlign w:val="center"/>
          </w:tcPr>
          <w:p w14:paraId="3F12360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norfolkensis</w:t>
            </w:r>
          </w:p>
        </w:tc>
        <w:tc>
          <w:tcPr>
            <w:tcW w:w="1850" w:type="dxa"/>
            <w:shd w:val="clear" w:color="auto" w:fill="ED7D31"/>
          </w:tcPr>
          <w:p w14:paraId="38AF3A0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3552F59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EB89D9F" w14:textId="77777777" w:rsidTr="00DB3934">
        <w:trPr>
          <w:trHeight w:val="251"/>
        </w:trPr>
        <w:tc>
          <w:tcPr>
            <w:tcW w:w="1055" w:type="dxa"/>
          </w:tcPr>
          <w:p w14:paraId="7E16985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9</w:t>
            </w:r>
          </w:p>
        </w:tc>
        <w:tc>
          <w:tcPr>
            <w:tcW w:w="4023" w:type="dxa"/>
            <w:vAlign w:val="center"/>
          </w:tcPr>
          <w:p w14:paraId="43E042A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sp2/3</w:t>
            </w:r>
          </w:p>
        </w:tc>
        <w:tc>
          <w:tcPr>
            <w:tcW w:w="1850" w:type="dxa"/>
            <w:shd w:val="clear" w:color="auto" w:fill="ED7D31"/>
          </w:tcPr>
          <w:p w14:paraId="0D6A389F"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F0ADC7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7812630" w14:textId="77777777" w:rsidTr="00DB3934">
        <w:trPr>
          <w:trHeight w:val="251"/>
        </w:trPr>
        <w:tc>
          <w:tcPr>
            <w:tcW w:w="1055" w:type="dxa"/>
          </w:tcPr>
          <w:p w14:paraId="2B838ED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10</w:t>
            </w:r>
          </w:p>
        </w:tc>
        <w:tc>
          <w:tcPr>
            <w:tcW w:w="4023" w:type="dxa"/>
            <w:vAlign w:val="center"/>
          </w:tcPr>
          <w:p w14:paraId="710AA84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Myotis macropus</w:t>
            </w:r>
          </w:p>
        </w:tc>
        <w:tc>
          <w:tcPr>
            <w:tcW w:w="1850" w:type="dxa"/>
            <w:shd w:val="clear" w:color="auto" w:fill="ED7D31"/>
          </w:tcPr>
          <w:p w14:paraId="40E6F9D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0BC11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B7876C5" w14:textId="77777777" w:rsidTr="00DB3934">
        <w:trPr>
          <w:trHeight w:val="251"/>
        </w:trPr>
        <w:tc>
          <w:tcPr>
            <w:tcW w:w="1055" w:type="dxa"/>
          </w:tcPr>
          <w:p w14:paraId="40A2CB7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11</w:t>
            </w:r>
          </w:p>
        </w:tc>
        <w:tc>
          <w:tcPr>
            <w:tcW w:w="4023" w:type="dxa"/>
            <w:vAlign w:val="center"/>
          </w:tcPr>
          <w:p w14:paraId="4065624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Nyctophilus spp.</w:t>
            </w:r>
          </w:p>
        </w:tc>
        <w:tc>
          <w:tcPr>
            <w:tcW w:w="1850" w:type="dxa"/>
            <w:shd w:val="clear" w:color="auto" w:fill="ED7D31"/>
          </w:tcPr>
          <w:p w14:paraId="0C7774B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DC64CA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13D06C3" w14:textId="77777777" w:rsidTr="00DB3934">
        <w:trPr>
          <w:trHeight w:val="251"/>
        </w:trPr>
        <w:tc>
          <w:tcPr>
            <w:tcW w:w="1055" w:type="dxa"/>
          </w:tcPr>
          <w:p w14:paraId="777128F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12</w:t>
            </w:r>
          </w:p>
        </w:tc>
        <w:tc>
          <w:tcPr>
            <w:tcW w:w="4023" w:type="dxa"/>
            <w:vAlign w:val="center"/>
          </w:tcPr>
          <w:p w14:paraId="4B3CD3C2"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Rhinolophus megaphyllus</w:t>
            </w:r>
          </w:p>
        </w:tc>
        <w:tc>
          <w:tcPr>
            <w:tcW w:w="1850" w:type="dxa"/>
            <w:shd w:val="clear" w:color="auto" w:fill="ED7D31"/>
          </w:tcPr>
          <w:p w14:paraId="77949F73"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BB6072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401AF98" w14:textId="77777777" w:rsidTr="00DB3934">
        <w:trPr>
          <w:trHeight w:val="251"/>
        </w:trPr>
        <w:tc>
          <w:tcPr>
            <w:tcW w:w="1055" w:type="dxa"/>
          </w:tcPr>
          <w:p w14:paraId="0D392509"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13</w:t>
            </w:r>
          </w:p>
        </w:tc>
        <w:tc>
          <w:tcPr>
            <w:tcW w:w="4023" w:type="dxa"/>
            <w:vAlign w:val="center"/>
          </w:tcPr>
          <w:p w14:paraId="644E749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Saccolaimus flaviventris</w:t>
            </w:r>
          </w:p>
        </w:tc>
        <w:tc>
          <w:tcPr>
            <w:tcW w:w="1850" w:type="dxa"/>
            <w:shd w:val="clear" w:color="auto" w:fill="ED7D31"/>
          </w:tcPr>
          <w:p w14:paraId="30DC29D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93DD42E"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69D0B103" w14:textId="77777777" w:rsidTr="00DB3934">
        <w:trPr>
          <w:trHeight w:val="251"/>
        </w:trPr>
        <w:tc>
          <w:tcPr>
            <w:tcW w:w="1055" w:type="dxa"/>
          </w:tcPr>
          <w:p w14:paraId="6FBA2D9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14</w:t>
            </w:r>
          </w:p>
        </w:tc>
        <w:tc>
          <w:tcPr>
            <w:tcW w:w="4023" w:type="dxa"/>
            <w:vAlign w:val="center"/>
          </w:tcPr>
          <w:p w14:paraId="1DFFED0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Scoteanax rueppellii</w:t>
            </w:r>
          </w:p>
        </w:tc>
        <w:tc>
          <w:tcPr>
            <w:tcW w:w="1850" w:type="dxa"/>
            <w:shd w:val="clear" w:color="auto" w:fill="ED7D31"/>
          </w:tcPr>
          <w:p w14:paraId="7E36067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9A27E35"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51C15E3" w14:textId="77777777" w:rsidTr="00DB3934">
        <w:trPr>
          <w:trHeight w:val="251"/>
        </w:trPr>
        <w:tc>
          <w:tcPr>
            <w:tcW w:w="1055" w:type="dxa"/>
          </w:tcPr>
          <w:p w14:paraId="0623A060"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15</w:t>
            </w:r>
          </w:p>
        </w:tc>
        <w:tc>
          <w:tcPr>
            <w:tcW w:w="4023" w:type="dxa"/>
            <w:vAlign w:val="center"/>
          </w:tcPr>
          <w:p w14:paraId="1FCC460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balstoni</w:t>
            </w:r>
          </w:p>
        </w:tc>
        <w:tc>
          <w:tcPr>
            <w:tcW w:w="1850" w:type="dxa"/>
            <w:shd w:val="clear" w:color="auto" w:fill="ED7D31"/>
          </w:tcPr>
          <w:p w14:paraId="7AA6B15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7EE1EA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B430495" w14:textId="77777777" w:rsidTr="00DB3934">
        <w:trPr>
          <w:trHeight w:val="251"/>
        </w:trPr>
        <w:tc>
          <w:tcPr>
            <w:tcW w:w="1055" w:type="dxa"/>
          </w:tcPr>
          <w:p w14:paraId="1180780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16</w:t>
            </w:r>
          </w:p>
        </w:tc>
        <w:tc>
          <w:tcPr>
            <w:tcW w:w="4023" w:type="dxa"/>
            <w:vAlign w:val="center"/>
          </w:tcPr>
          <w:p w14:paraId="0889D18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sp./ greyii</w:t>
            </w:r>
          </w:p>
        </w:tc>
        <w:tc>
          <w:tcPr>
            <w:tcW w:w="1850" w:type="dxa"/>
            <w:shd w:val="clear" w:color="auto" w:fill="ED7D31"/>
          </w:tcPr>
          <w:p w14:paraId="2A38F7B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6844474"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7AAA99B" w14:textId="77777777" w:rsidTr="00DB3934">
        <w:trPr>
          <w:trHeight w:val="251"/>
        </w:trPr>
        <w:tc>
          <w:tcPr>
            <w:tcW w:w="1055" w:type="dxa"/>
          </w:tcPr>
          <w:p w14:paraId="5513BE4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17</w:t>
            </w:r>
          </w:p>
        </w:tc>
        <w:tc>
          <w:tcPr>
            <w:tcW w:w="4023" w:type="dxa"/>
            <w:vAlign w:val="center"/>
          </w:tcPr>
          <w:p w14:paraId="717807F4" w14:textId="7C8F3161"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Tad</w:t>
            </w:r>
            <w:r w:rsidR="00042ED8">
              <w:rPr>
                <w:rFonts w:asciiTheme="minorHAnsi" w:hAnsiTheme="minorHAnsi" w:cstheme="minorHAnsi"/>
                <w:i/>
                <w:iCs/>
                <w:color w:val="000000"/>
                <w:sz w:val="22"/>
                <w:lang w:eastAsia="zh-TW"/>
              </w:rPr>
              <w:t>a</w:t>
            </w:r>
            <w:r w:rsidRPr="00962305">
              <w:rPr>
                <w:rFonts w:asciiTheme="minorHAnsi" w:hAnsiTheme="minorHAnsi" w:cstheme="minorHAnsi"/>
                <w:i/>
                <w:iCs/>
                <w:color w:val="000000"/>
                <w:sz w:val="22"/>
                <w:lang w:eastAsia="zh-TW"/>
              </w:rPr>
              <w:t>rida australis</w:t>
            </w:r>
          </w:p>
        </w:tc>
        <w:tc>
          <w:tcPr>
            <w:tcW w:w="1850" w:type="dxa"/>
            <w:shd w:val="clear" w:color="auto" w:fill="ED7D31"/>
          </w:tcPr>
          <w:p w14:paraId="4275FBFB"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350A3D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D5C5A5A" w14:textId="77777777" w:rsidTr="00DB3934">
        <w:trPr>
          <w:trHeight w:val="251"/>
        </w:trPr>
        <w:tc>
          <w:tcPr>
            <w:tcW w:w="1055" w:type="dxa"/>
          </w:tcPr>
          <w:p w14:paraId="393956C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18</w:t>
            </w:r>
          </w:p>
        </w:tc>
        <w:tc>
          <w:tcPr>
            <w:tcW w:w="4023" w:type="dxa"/>
            <w:vAlign w:val="center"/>
          </w:tcPr>
          <w:p w14:paraId="67C213D6"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darlingtoni</w:t>
            </w:r>
          </w:p>
        </w:tc>
        <w:tc>
          <w:tcPr>
            <w:tcW w:w="1850" w:type="dxa"/>
            <w:shd w:val="clear" w:color="auto" w:fill="ED7D31"/>
          </w:tcPr>
          <w:p w14:paraId="1B7FDDE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3707C4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0FAE17F" w14:textId="77777777" w:rsidTr="00DB3934">
        <w:trPr>
          <w:trHeight w:val="251"/>
        </w:trPr>
        <w:tc>
          <w:tcPr>
            <w:tcW w:w="1055" w:type="dxa"/>
          </w:tcPr>
          <w:p w14:paraId="3B030F2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19</w:t>
            </w:r>
          </w:p>
        </w:tc>
        <w:tc>
          <w:tcPr>
            <w:tcW w:w="4023" w:type="dxa"/>
            <w:vAlign w:val="center"/>
          </w:tcPr>
          <w:p w14:paraId="7F68360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pumilus</w:t>
            </w:r>
          </w:p>
        </w:tc>
        <w:tc>
          <w:tcPr>
            <w:tcW w:w="1850" w:type="dxa"/>
            <w:shd w:val="clear" w:color="auto" w:fill="ED7D31"/>
          </w:tcPr>
          <w:p w14:paraId="5BEECBD1"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0E003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DAAF2DC" w14:textId="77777777" w:rsidTr="00DB3934">
        <w:trPr>
          <w:trHeight w:val="251"/>
        </w:trPr>
        <w:tc>
          <w:tcPr>
            <w:tcW w:w="1055" w:type="dxa"/>
          </w:tcPr>
          <w:p w14:paraId="53A98B7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20</w:t>
            </w:r>
          </w:p>
        </w:tc>
        <w:tc>
          <w:tcPr>
            <w:tcW w:w="4023" w:type="dxa"/>
            <w:vAlign w:val="center"/>
          </w:tcPr>
          <w:p w14:paraId="2A59501E" w14:textId="77777777" w:rsidR="00962305" w:rsidRPr="00962305" w:rsidRDefault="00962305" w:rsidP="00962305">
            <w:pPr>
              <w:rPr>
                <w:rFonts w:asciiTheme="minorHAnsi" w:hAnsiTheme="minorHAnsi" w:cstheme="minorHAnsi"/>
                <w:i/>
                <w:iCs/>
                <w:sz w:val="22"/>
                <w:lang w:eastAsia="zh-TW"/>
              </w:rPr>
            </w:pPr>
            <w:r w:rsidRPr="00962305">
              <w:rPr>
                <w:rFonts w:asciiTheme="minorHAnsi" w:hAnsiTheme="minorHAnsi" w:cstheme="minorHAnsi"/>
                <w:i/>
                <w:iCs/>
                <w:color w:val="000000"/>
                <w:sz w:val="22"/>
                <w:lang w:eastAsia="zh-TW"/>
              </w:rPr>
              <w:t>Vespadelus regulus</w:t>
            </w:r>
          </w:p>
        </w:tc>
        <w:tc>
          <w:tcPr>
            <w:tcW w:w="1850" w:type="dxa"/>
            <w:shd w:val="clear" w:color="auto" w:fill="ED7D31"/>
          </w:tcPr>
          <w:p w14:paraId="3F636597"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633D31C3"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D57B925" w14:textId="77777777" w:rsidTr="00DB3934">
        <w:trPr>
          <w:trHeight w:val="251"/>
        </w:trPr>
        <w:tc>
          <w:tcPr>
            <w:tcW w:w="1055" w:type="dxa"/>
          </w:tcPr>
          <w:p w14:paraId="6233C6C6"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21</w:t>
            </w:r>
          </w:p>
        </w:tc>
        <w:tc>
          <w:tcPr>
            <w:tcW w:w="4023" w:type="dxa"/>
            <w:vAlign w:val="center"/>
          </w:tcPr>
          <w:p w14:paraId="775D867F" w14:textId="77777777" w:rsidR="00962305" w:rsidRPr="00962305" w:rsidRDefault="00962305" w:rsidP="00962305">
            <w:pPr>
              <w:rPr>
                <w:rFonts w:asciiTheme="minorHAnsi" w:hAnsiTheme="minorHAnsi" w:cstheme="minorHAnsi"/>
                <w:i/>
                <w:iCs/>
                <w:sz w:val="22"/>
                <w:lang w:eastAsia="zh-TW"/>
              </w:rPr>
            </w:pPr>
            <w:bookmarkStart w:id="247" w:name="_Hlk71275850"/>
            <w:r w:rsidRPr="00962305">
              <w:rPr>
                <w:rFonts w:asciiTheme="minorHAnsi" w:hAnsiTheme="minorHAnsi" w:cstheme="minorHAnsi"/>
                <w:i/>
                <w:iCs/>
                <w:color w:val="000000"/>
                <w:sz w:val="22"/>
                <w:lang w:eastAsia="zh-TW"/>
              </w:rPr>
              <w:t>Vespadelus troughtoni</w:t>
            </w:r>
            <w:bookmarkEnd w:id="247"/>
          </w:p>
        </w:tc>
        <w:tc>
          <w:tcPr>
            <w:tcW w:w="1850" w:type="dxa"/>
            <w:shd w:val="clear" w:color="auto" w:fill="ED7D31"/>
          </w:tcPr>
          <w:p w14:paraId="59FDBDE8"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766B4C36" w14:textId="77777777" w:rsidR="00962305" w:rsidRPr="00962305" w:rsidRDefault="00962305"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00576" behindDoc="0" locked="0" layoutInCell="1" allowOverlap="1" wp14:anchorId="77D767E5" wp14:editId="0526C0E5">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5"/>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2624" behindDoc="0" locked="0" layoutInCell="1" allowOverlap="1" wp14:anchorId="4E58E859" wp14:editId="4981682E">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48"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59" type="#_x0000_t202" style="position:absolute;left:0;text-align:left;margin-left:360.35pt;margin-top:10.15pt;width:411.55pt;height:.05pt;z-index:251802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ekyMQIAAGcEAAAOAAAAZHJzL2Uyb0RvYy54bWysVE2P2yAQvVfqf0DcG+dDm6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pxSolh&#10;GjU6iDaQz9ASdCE/jfU5pu0tJoYW/ajz4PfojLDbyun4RUAE48j09cZurMbReTedzheLT5RwjM1n&#10;d7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" stroked="f">
                <v:textbox style="mso-fit-shape-to-text:t" inset="0,0,0,0">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49"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49"/>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4672" behindDoc="0" locked="0" layoutInCell="1" allowOverlap="1" wp14:anchorId="23197D04" wp14:editId="5AE56101">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6"/>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6720" behindDoc="0" locked="0" layoutInCell="1" allowOverlap="1" wp14:anchorId="75343440" wp14:editId="602E50AA">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50"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60" type="#_x0000_t202" style="position:absolute;left:0;text-align:left;margin-left:359.75pt;margin-top:22.2pt;width:410.95pt;height:.05pt;z-index:251806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j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" stroked="f">
                <v:textbox style="mso-fit-shape-to-text:t" inset="0,0,0,0">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51"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51"/>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651C0264"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the majority of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For bat species diversity, there was no significant interaction across vegetation types, habitat, and seasons (3 ways interaction) (Aligned Rank ANOVA, F = 2.536, df = 2, p = 0.091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Two-ways interactions were not significant across each factor, and there was no significant difference within each factor (Aligned Rank ANOVA, p &gt; 0.05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The two ways interactions were also not significant, and only seasons showed significant difference in evenness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252"/>
      <w:commentRangeStart w:id="253"/>
      <w:commentRangeEnd w:id="252"/>
      <w:r w:rsidRPr="00A61D31">
        <w:rPr>
          <w:rFonts w:asciiTheme="minorHAnsi" w:eastAsia="PMingLiU" w:hAnsiTheme="minorHAnsi" w:cstheme="minorHAnsi"/>
          <w:szCs w:val="24"/>
          <w:lang w:val="en-US" w:eastAsia="zh-TW"/>
        </w:rPr>
        <w:commentReference w:id="252"/>
      </w:r>
      <w:commentRangeEnd w:id="253"/>
      <w:r w:rsidRPr="00A61D31">
        <w:rPr>
          <w:rFonts w:asciiTheme="minorHAnsi" w:eastAsia="PMingLiU" w:hAnsiTheme="minorHAnsi" w:cstheme="minorHAnsi"/>
          <w:szCs w:val="24"/>
          <w:lang w:val="en-US" w:eastAsia="zh-TW"/>
        </w:rPr>
        <w:commentReference w:id="253"/>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8768" behindDoc="0" locked="0" layoutInCell="1" allowOverlap="1" wp14:anchorId="6B6C6656" wp14:editId="54F4A7C1">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7"/>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2864" behindDoc="0" locked="0" layoutInCell="1" allowOverlap="1" wp14:anchorId="061E25F8" wp14:editId="0F8472B6">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54"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61" type="#_x0000_t202" style="position:absolute;margin-left:360.2pt;margin-top:56.65pt;width:411.4pt;height:.05pt;z-index:251812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" stroked="f">
                <v:textbox style="mso-fit-shape-to-text:t" inset="0,0,0,0">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55"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55"/>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10816" behindDoc="0" locked="0" layoutInCell="1" allowOverlap="1" wp14:anchorId="48C984D7" wp14:editId="6C745983">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8"/>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4912" behindDoc="0" locked="0" layoutInCell="1" allowOverlap="1" wp14:anchorId="116FF80F" wp14:editId="78DB1A4B">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2DC41232" w14:textId="4EF42C92" w:rsidR="00D62831" w:rsidRPr="00D62831" w:rsidRDefault="00D62831" w:rsidP="00471018">
                            <w:pPr>
                              <w:pStyle w:val="Caption"/>
                              <w:jc w:val="both"/>
                              <w:rPr>
                                <w:rFonts w:asciiTheme="minorHAnsi" w:hAnsiTheme="minorHAnsi" w:cstheme="minorHAnsi"/>
                                <w:b w:val="0"/>
                                <w:bCs w:val="0"/>
                                <w:sz w:val="24"/>
                                <w:lang w:val="en-US"/>
                              </w:rPr>
                            </w:pPr>
                            <w:bookmarkStart w:id="256"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62" type="#_x0000_t202" style="position:absolute;margin-left:358.8pt;margin-top:14pt;width:410pt;height:.05pt;z-index:251814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" stroked="f">
                <v:textbox style="mso-fit-shape-to-text:t" inset="0,0,0,0">
                  <w:txbxContent>
                    <w:p w14:paraId="2DC41232" w14:textId="4EF42C92" w:rsidR="00D62831" w:rsidRPr="00D62831" w:rsidRDefault="00D62831" w:rsidP="00471018">
                      <w:pPr>
                        <w:pStyle w:val="Caption"/>
                        <w:jc w:val="both"/>
                        <w:rPr>
                          <w:rFonts w:asciiTheme="minorHAnsi" w:hAnsiTheme="minorHAnsi" w:cstheme="minorHAnsi"/>
                          <w:b w:val="0"/>
                          <w:bCs w:val="0"/>
                          <w:sz w:val="24"/>
                          <w:lang w:val="en-US"/>
                        </w:rPr>
                      </w:pPr>
                      <w:bookmarkStart w:id="257"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57"/>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258"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bookmarkEnd w:id="258"/>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259"/>
            <w:commentRangeStart w:id="260"/>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259"/>
            <w:r w:rsidRPr="004B0089">
              <w:rPr>
                <w:rFonts w:asciiTheme="minorHAnsi" w:hAnsiTheme="minorHAnsi" w:cstheme="minorHAnsi"/>
                <w:sz w:val="16"/>
                <w:szCs w:val="16"/>
                <w:lang w:eastAsia="zh-TW"/>
              </w:rPr>
              <w:commentReference w:id="259"/>
            </w:r>
            <w:r w:rsidRPr="004B0089">
              <w:rPr>
                <w:rFonts w:asciiTheme="minorHAnsi" w:hAnsiTheme="minorHAnsi" w:cstheme="minorHAnsi"/>
                <w:sz w:val="16"/>
                <w:szCs w:val="16"/>
                <w:lang w:eastAsia="zh-TW"/>
              </w:rPr>
              <w:commentReference w:id="260"/>
            </w:r>
          </w:p>
        </w:tc>
      </w:tr>
      <w:commentRangeEnd w:id="260"/>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Myotis macropus</w:t>
      </w:r>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the majority of activity was concentrated in edge habitat in both seasons </w:t>
      </w:r>
      <w:commentRangeStart w:id="261"/>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M. macropus</w:t>
      </w:r>
      <w:r w:rsidRPr="00072C93">
        <w:rPr>
          <w:rFonts w:asciiTheme="minorHAnsi" w:eastAsia="PMingLiU" w:hAnsiTheme="minorHAnsi" w:cstheme="minorHAnsi"/>
          <w:sz w:val="22"/>
          <w:szCs w:val="22"/>
          <w:lang w:val="en-US" w:eastAsia="zh-TW"/>
        </w:rPr>
        <w:t xml:space="preserve">, </w:t>
      </w:r>
      <w:commentRangeEnd w:id="261"/>
      <w:r w:rsidRPr="00072C93">
        <w:rPr>
          <w:rFonts w:asciiTheme="minorHAnsi" w:eastAsia="PMingLiU" w:hAnsiTheme="minorHAnsi" w:cstheme="minorHAnsi"/>
          <w:sz w:val="16"/>
          <w:szCs w:val="16"/>
          <w:lang w:val="en-US" w:eastAsia="zh-TW"/>
        </w:rPr>
        <w:commentReference w:id="261"/>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habitat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Myotis macropus</w:t>
      </w:r>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262"/>
      <w:r w:rsidRPr="00072C93">
        <w:rPr>
          <w:rFonts w:asciiTheme="minorHAnsi" w:eastAsia="PMingLiU" w:hAnsiTheme="minorHAnsi" w:cstheme="minorHAnsi"/>
          <w:sz w:val="22"/>
          <w:szCs w:val="22"/>
          <w:lang w:val="en-US" w:eastAsia="zh-TW"/>
        </w:rPr>
        <w:t xml:space="preserve">activity detected </w:t>
      </w:r>
      <w:commentRangeEnd w:id="262"/>
      <w:r w:rsidRPr="00072C93">
        <w:rPr>
          <w:rFonts w:asciiTheme="minorHAnsi" w:eastAsia="PMingLiU" w:hAnsiTheme="minorHAnsi" w:cstheme="minorHAnsi"/>
          <w:sz w:val="16"/>
          <w:szCs w:val="16"/>
          <w:lang w:val="en-US" w:eastAsia="zh-TW"/>
        </w:rPr>
        <w:commentReference w:id="262"/>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6960" behindDoc="0" locked="0" layoutInCell="1" allowOverlap="1" wp14:anchorId="0646DD27" wp14:editId="1E520B2E">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9"/>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5D3D6A20" w:rsidR="00FD1DD3" w:rsidRPr="00D253EF" w:rsidRDefault="00EB1FA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0032" behindDoc="0" locked="0" layoutInCell="1" allowOverlap="1" wp14:anchorId="34DE0983" wp14:editId="542DCED0">
                <wp:simplePos x="0" y="0"/>
                <wp:positionH relativeFrom="column">
                  <wp:posOffset>-1244</wp:posOffset>
                </wp:positionH>
                <wp:positionV relativeFrom="paragraph">
                  <wp:posOffset>2143100</wp:posOffset>
                </wp:positionV>
                <wp:extent cx="52101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63"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E0983" id="Text Box 88" o:spid="_x0000_s1063" type="#_x0000_t202" style="position:absolute;margin-left:-.1pt;margin-top:168.75pt;width:410.2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kJ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" stroked="f">
                <v:textbox style="mso-fit-shape-to-text:t" inset="0,0,0,0">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64"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bookmarkEnd w:id="264"/>
                    </w:p>
                  </w:txbxContent>
                </v:textbox>
              </v:shape>
            </w:pict>
          </mc:Fallback>
        </mc:AlternateContent>
      </w:r>
      <w:r w:rsidRPr="00D253EF">
        <w:rPr>
          <w:rFonts w:asciiTheme="minorHAnsi" w:hAnsiTheme="minorHAnsi" w:cstheme="minorHAnsi"/>
          <w:noProof/>
        </w:rPr>
        <w:drawing>
          <wp:anchor distT="0" distB="0" distL="114300" distR="114300" simplePos="0" relativeHeight="251817984" behindDoc="0" locked="0" layoutInCell="1" allowOverlap="1" wp14:anchorId="52259D10" wp14:editId="4C1A421C">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0"/>
              </a:graphicData>
            </a:graphic>
            <wp14:sizeRelH relativeFrom="margin">
              <wp14:pctWidth>0</wp14:pctWidth>
            </wp14:sizeRelH>
            <wp14:sizeRelV relativeFrom="margin">
              <wp14:pctHeight>0</wp14:pctHeight>
            </wp14:sizeRelV>
          </wp:anchor>
        </w:drawing>
      </w:r>
      <w:r w:rsidRPr="00D253EF">
        <w:rPr>
          <w:rFonts w:asciiTheme="minorHAnsi" w:hAnsiTheme="minorHAnsi" w:cstheme="minorHAnsi"/>
          <w:noProof/>
        </w:rPr>
        <mc:AlternateContent>
          <mc:Choice Requires="wps">
            <w:drawing>
              <wp:anchor distT="0" distB="0" distL="114300" distR="114300" simplePos="0" relativeHeight="251822080" behindDoc="0" locked="0" layoutInCell="1" allowOverlap="1" wp14:anchorId="17320026" wp14:editId="26671094">
                <wp:simplePos x="0" y="0"/>
                <wp:positionH relativeFrom="column">
                  <wp:posOffset>635</wp:posOffset>
                </wp:positionH>
                <wp:positionV relativeFrom="paragraph">
                  <wp:posOffset>6765189</wp:posOffset>
                </wp:positionV>
                <wp:extent cx="5219700" cy="63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65"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20026" id="Text Box 89" o:spid="_x0000_s1064" type="#_x0000_t202" style="position:absolute;margin-left:.05pt;margin-top:532.7pt;width:41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QhMAIAAGcEAAAOAAAAZHJzL2Uyb0RvYy54bWysVMFu2zAMvQ/YPwi6L05StEuN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" stroked="f">
                <v:textbox style="mso-fit-shape-to-text:t" inset="0,0,0,0">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66"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266"/>
                    </w:p>
                  </w:txbxContent>
                </v:textbox>
              </v:shape>
            </w:pict>
          </mc:Fallback>
        </mc:AlternateContent>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7200" behindDoc="0" locked="0" layoutInCell="1" allowOverlap="1" wp14:anchorId="227407AE" wp14:editId="2A946794">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67"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65" type="#_x0000_t202" style="position:absolute;margin-left:.05pt;margin-top:226.85pt;width:411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NMAIAAGcEAAAOAAAAZHJzL2Uyb0RvYy54bWysVMFu2zAMvQ/YPwi6L05StF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Jsp/40wAgAAZwQAAA4AAAAAAAAAAAAAAAAALgIA&#10;AGRycy9lMm9Eb2MueG1sUEsBAi0AFAAGAAgAAAAhAKwO5zjeAAAACAEAAA8AAAAAAAAAAAAAAAAA&#10;igQAAGRycy9kb3ducmV2LnhtbFBLBQYAAAAABAAEAPMAAACVBQAAAAA=&#10;" stroked="f">
                <v:textbox style="mso-fit-shape-to-text:t" inset="0,0,0,0">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68"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268"/>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4128" behindDoc="0" locked="0" layoutInCell="1" allowOverlap="1" wp14:anchorId="1440E8C5" wp14:editId="68E688CF">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1"/>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5152" behindDoc="0" locked="0" layoutInCell="1" allowOverlap="1" wp14:anchorId="26A6855A" wp14:editId="57A61B83">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9248" behindDoc="0" locked="0" layoutInCell="1" allowOverlap="1" wp14:anchorId="169BA4C5" wp14:editId="52C3CBF3">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69"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269"/>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66" type="#_x0000_t202" style="position:absolute;left:0;text-align:left;margin-left:359.8pt;margin-top:16.15pt;width:411pt;height:.05pt;z-index:251829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OILJyD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70"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270"/>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271"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bookmarkEnd w:id="271"/>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272"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272"/>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273" w:name="_Toc7167049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273"/>
    </w:p>
    <w:p w14:paraId="2C0813D9" w14:textId="77777777" w:rsidR="00EE3E15" w:rsidRPr="00EE3E15" w:rsidRDefault="00EE3E15"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274" w:name="_Hlk71003839"/>
      <w:r w:rsidRPr="008B6536">
        <w:rPr>
          <w:rFonts w:asciiTheme="minorHAnsi" w:eastAsia="PMingLiU" w:hAnsiTheme="minorHAnsi" w:cstheme="minorHAnsi"/>
          <w:szCs w:val="24"/>
          <w:lang w:val="en-US" w:eastAsia="zh-TW"/>
        </w:rPr>
        <w:t xml:space="preserve">environment surrounding the Yugar tunnel </w:t>
      </w:r>
      <w:bookmarkEnd w:id="274"/>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275" w:name="_Hlk70878770"/>
      <w:bookmarkStart w:id="276" w:name="_Hlk70878416"/>
      <w:r w:rsidRPr="008B6536">
        <w:rPr>
          <w:rFonts w:asciiTheme="minorHAnsi" w:eastAsia="PMingLiU" w:hAnsiTheme="minorHAnsi" w:cstheme="minorHAnsi"/>
          <w:szCs w:val="24"/>
          <w:lang w:val="en-US" w:eastAsia="zh-TW"/>
        </w:rPr>
        <w:t xml:space="preserve">There </w:t>
      </w:r>
      <w:bookmarkStart w:id="277"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275"/>
      <w:r w:rsidRPr="008B6536">
        <w:rPr>
          <w:rFonts w:asciiTheme="minorHAnsi" w:eastAsia="PMingLiU" w:hAnsiTheme="minorHAnsi" w:cstheme="minorHAnsi"/>
          <w:szCs w:val="24"/>
          <w:lang w:val="en-US" w:eastAsia="zh-TW"/>
        </w:rPr>
        <w:t>(3 way and 2 ways interactions), and no significant difference within each factor.</w:t>
      </w:r>
      <w:bookmarkEnd w:id="276"/>
      <w:r w:rsidRPr="008B6536">
        <w:rPr>
          <w:rFonts w:asciiTheme="minorHAnsi" w:eastAsia="PMingLiU" w:hAnsiTheme="minorHAnsi" w:cstheme="minorHAnsi"/>
          <w:szCs w:val="24"/>
          <w:lang w:val="en-US" w:eastAsia="zh-TW"/>
        </w:rPr>
        <w:t xml:space="preserve"> </w:t>
      </w:r>
      <w:bookmarkEnd w:id="277"/>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r w:rsidRPr="008B6536">
        <w:rPr>
          <w:rFonts w:asciiTheme="minorHAnsi" w:eastAsia="PMingLiU" w:hAnsiTheme="minorHAnsi" w:cstheme="minorHAnsi"/>
          <w:i/>
          <w:iCs/>
          <w:szCs w:val="24"/>
          <w:lang w:val="en-US" w:eastAsia="zh-TW"/>
        </w:rPr>
        <w:t>Mormopterus sp2/3</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Scotorepens sp.</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greyii</w:t>
      </w:r>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was the most active, followed by </w:t>
      </w:r>
      <w:r w:rsidRPr="008B6536">
        <w:rPr>
          <w:rFonts w:asciiTheme="minorHAnsi" w:eastAsia="PMingLiU" w:hAnsiTheme="minorHAnsi" w:cstheme="minorHAnsi"/>
          <w:i/>
          <w:iCs/>
          <w:szCs w:val="24"/>
          <w:lang w:val="en-US" w:eastAsia="zh-TW"/>
        </w:rPr>
        <w:t>Vespadelus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Starik et al. 2018; Hourigan et al. 2010), season (Gonsalves &amp; Law 2018), resource availability (Martínez-Ferreira et al. 2020), species morphology and foraging plasticity (Webala et al. 2011; Bullen &amp; McKenzie 2001). For example, bat species with low aspect ratio such as </w:t>
      </w:r>
      <w:r w:rsidRPr="008B6536">
        <w:rPr>
          <w:rFonts w:asciiTheme="minorHAnsi" w:eastAsia="PMingLiU" w:hAnsiTheme="minorHAnsi" w:cstheme="minorHAnsi"/>
          <w:i/>
          <w:iCs/>
          <w:szCs w:val="24"/>
          <w:lang w:val="en-US" w:eastAsia="zh-TW"/>
        </w:rPr>
        <w:t>Nyctophilus gouldii</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Vespdadelus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Vespadelus vulturnus</w:t>
      </w:r>
      <w:r w:rsidRPr="008B6536">
        <w:rPr>
          <w:rFonts w:asciiTheme="minorHAnsi" w:eastAsia="PMingLiU" w:hAnsiTheme="minorHAnsi" w:cstheme="minorHAnsi"/>
          <w:szCs w:val="24"/>
          <w:lang w:val="en-US" w:eastAsia="zh-TW"/>
        </w:rPr>
        <w:t xml:space="preserve"> are more maneuverable than species with high aspect ratio such as </w:t>
      </w:r>
      <w:r w:rsidRPr="008B6536">
        <w:rPr>
          <w:rFonts w:asciiTheme="minorHAnsi" w:eastAsia="PMingLiU" w:hAnsiTheme="minorHAnsi" w:cstheme="minorHAnsi"/>
          <w:i/>
          <w:iCs/>
          <w:szCs w:val="24"/>
          <w:lang w:val="en-US" w:eastAsia="zh-TW"/>
        </w:rPr>
        <w:t>Falsiistrellus tasmaniensis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Tadarida australis</w:t>
      </w:r>
      <w:r w:rsidRPr="008B6536">
        <w:rPr>
          <w:rFonts w:asciiTheme="minorHAnsi" w:eastAsia="PMingLiU" w:hAnsiTheme="minorHAnsi" w:cstheme="minorHAnsi"/>
          <w:szCs w:val="24"/>
          <w:lang w:val="en-US" w:eastAsia="zh-TW"/>
        </w:rPr>
        <w:t xml:space="preserve"> (Norberg &amp; Rayner 1987; Rhodes 2002; Law &amp; Chidel 2001; Glass 1993). These latter three species exclusively forage in open habitats due to their flight speed and maneuverability are not suited to cluttered habitats (Jung &amp; Threlfall 2018; Senawi &amp; Kingston 2019; Mayberry et al. 2020; Mendes et al. 2017). These patterns are clearly evident in this study, with bat species with high aspect ratio such as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Tadarida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Mormopterus species </w:t>
      </w:r>
      <w:r w:rsidRPr="008B6536">
        <w:rPr>
          <w:rFonts w:asciiTheme="minorHAnsi" w:eastAsia="PMingLiU" w:hAnsiTheme="minorHAnsi" w:cstheme="minorHAnsi"/>
          <w:szCs w:val="24"/>
          <w:lang w:val="en-US" w:eastAsia="zh-TW"/>
        </w:rPr>
        <w:t xml:space="preserve">occurred in </w:t>
      </w:r>
      <w:r w:rsidRPr="008B6536">
        <w:rPr>
          <w:rFonts w:asciiTheme="minorHAnsi" w:eastAsia="PMingLiU" w:hAnsiTheme="minorHAnsi" w:cstheme="minorHAnsi"/>
          <w:szCs w:val="24"/>
          <w:lang w:val="en-US" w:eastAsia="zh-TW"/>
        </w:rPr>
        <w:lastRenderedPageBreak/>
        <w:t>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Chalinolobus gouldii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Nyctophilus spp. </w:t>
      </w:r>
      <w:r w:rsidRPr="008B6536">
        <w:rPr>
          <w:rFonts w:asciiTheme="minorHAnsi" w:eastAsia="PMingLiU" w:hAnsiTheme="minorHAnsi" w:cstheme="minorHAnsi"/>
          <w:szCs w:val="24"/>
          <w:lang w:val="en-US" w:eastAsia="zh-TW"/>
        </w:rPr>
        <w:t xml:space="preserve">occurred in riparian forest. </w:t>
      </w:r>
      <w:commentRangeStart w:id="278"/>
      <w:commentRangeEnd w:id="278"/>
      <w:r w:rsidRPr="008B6536">
        <w:rPr>
          <w:rFonts w:asciiTheme="minorHAnsi" w:eastAsia="PMingLiU" w:hAnsiTheme="minorHAnsi" w:cstheme="minorHAnsi"/>
          <w:szCs w:val="24"/>
          <w:lang w:eastAsia="zh-TW"/>
        </w:rPr>
        <w:commentReference w:id="278"/>
      </w:r>
    </w:p>
    <w:p w14:paraId="39613704" w14:textId="77777777"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279"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279"/>
      <w:r w:rsidRPr="008B6536">
        <w:rPr>
          <w:rFonts w:asciiTheme="minorHAnsi" w:eastAsia="PMingLiU" w:hAnsiTheme="minorHAnsi" w:cstheme="minorHAnsi"/>
          <w:szCs w:val="24"/>
          <w:lang w:val="en-US" w:eastAsia="zh-TW"/>
        </w:rPr>
        <w:t xml:space="preserve">Bat diversity of this study was likely driven by the seasonal effect on the vegetation and habitat structures, which changed the species foraging distribution across the landscape. In term of vegetation, a high density of water resources, maintenance of mature plantation and understory clutter can provide favorable conditions for bats (Vasko et al. 2020; Cruz et al. 2016). Some studies highlighted that riparian reserves are of great importance for bats, as they promote better connectivity across larger vegetation patches (de la Peña‐Cuéllar et al. 2015), greater insect diversity and abundance (Straka et al. 2020), and host higher bats diversity and abundance (Johnson et al. 2010) than other vegetation types across different landscapes (Webala et al. 2010). Meanwhile mature forests offer better quality of habitat with higher bat species diversity and activity than young regrowth forests (Webala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3C26D90A"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In term of habitat type, bat species diversity was higher in edge / creek than interior across the three vegetation types during summer and winter, except in open forest during summer. </w:t>
      </w:r>
      <w:bookmarkStart w:id="280" w:name="_Hlk71241538"/>
      <w:r w:rsidRPr="008B6536">
        <w:rPr>
          <w:rFonts w:asciiTheme="minorHAnsi" w:eastAsia="PMingLiU" w:hAnsiTheme="minorHAnsi" w:cstheme="minorHAnsi"/>
          <w:szCs w:val="24"/>
          <w:lang w:val="en-US" w:eastAsia="zh-TW"/>
        </w:rPr>
        <w:t xml:space="preserve">This was likely due to the </w:t>
      </w:r>
      <w:commentRangeStart w:id="281"/>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281"/>
      <w:r w:rsidRPr="008B6536">
        <w:rPr>
          <w:rFonts w:asciiTheme="minorHAnsi" w:eastAsia="PMingLiU" w:hAnsiTheme="minorHAnsi" w:cstheme="minorHAnsi"/>
          <w:szCs w:val="24"/>
          <w:lang w:eastAsia="zh-TW"/>
        </w:rPr>
        <w:commentReference w:id="281"/>
      </w:r>
      <w:r w:rsidRPr="008B6536">
        <w:rPr>
          <w:rFonts w:asciiTheme="minorHAnsi" w:eastAsia="PMingLiU" w:hAnsiTheme="minorHAnsi" w:cstheme="minorHAnsi"/>
          <w:szCs w:val="24"/>
          <w:lang w:val="en-US" w:eastAsia="zh-TW"/>
        </w:rPr>
        <w:t>offered by edge / creek habitat and the use of linear landscape element by bats.</w:t>
      </w:r>
      <w:bookmarkEnd w:id="280"/>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282"/>
      <w:r w:rsidRPr="008B6536">
        <w:rPr>
          <w:rFonts w:asciiTheme="minorHAnsi" w:eastAsia="PMingLiU" w:hAnsiTheme="minorHAnsi" w:cstheme="minorHAnsi"/>
          <w:szCs w:val="24"/>
          <w:lang w:val="en-US" w:eastAsia="zh-TW"/>
        </w:rPr>
        <w:t xml:space="preserve">species diversity </w:t>
      </w:r>
      <w:commentRangeEnd w:id="282"/>
      <w:r w:rsidRPr="008B6536">
        <w:rPr>
          <w:rFonts w:asciiTheme="minorHAnsi" w:eastAsia="PMingLiU" w:hAnsiTheme="minorHAnsi" w:cstheme="minorHAnsi"/>
          <w:szCs w:val="24"/>
          <w:lang w:eastAsia="zh-TW"/>
        </w:rPr>
        <w:commentReference w:id="282"/>
      </w:r>
      <w:r w:rsidRPr="008B6536">
        <w:rPr>
          <w:rFonts w:asciiTheme="minorHAnsi" w:eastAsia="PMingLiU" w:hAnsiTheme="minorHAnsi" w:cstheme="minorHAnsi"/>
          <w:szCs w:val="24"/>
          <w:lang w:val="en-US" w:eastAsia="zh-TW"/>
        </w:rPr>
        <w:t xml:space="preserve">than interior and open habitats across different landscapes (Carlier et al. 2019; Holland &amp; Fahrig 2000; Alignier et al. 2014; von Hirschheydt et al. 2020). Morris et al. (2010) suggested that an increased in </w:t>
      </w:r>
      <w:commentRangeStart w:id="283"/>
      <w:r w:rsidRPr="008B6536">
        <w:rPr>
          <w:rFonts w:asciiTheme="minorHAnsi" w:eastAsia="PMingLiU" w:hAnsiTheme="minorHAnsi" w:cstheme="minorHAnsi"/>
          <w:szCs w:val="24"/>
          <w:lang w:val="en-US" w:eastAsia="zh-TW"/>
        </w:rPr>
        <w:t xml:space="preserve">predator – prey interactions </w:t>
      </w:r>
      <w:commentRangeEnd w:id="283"/>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283"/>
      </w:r>
      <w:r w:rsidRPr="008B6536">
        <w:rPr>
          <w:rFonts w:asciiTheme="minorHAnsi" w:eastAsia="PMingLiU" w:hAnsiTheme="minorHAnsi" w:cstheme="minorHAnsi"/>
          <w:szCs w:val="24"/>
          <w:lang w:val="en-US" w:eastAsia="zh-TW"/>
        </w:rPr>
        <w:t xml:space="preserve">might increase species diversity along vegetation edges. Edge benefit bats by providing habitat for insects </w:t>
      </w:r>
      <w:r w:rsidRPr="008B6536">
        <w:rPr>
          <w:rFonts w:asciiTheme="minorHAnsi" w:eastAsia="PMingLiU" w:hAnsiTheme="minorHAnsi" w:cstheme="minorHAnsi"/>
          <w:szCs w:val="24"/>
          <w:lang w:val="en-US" w:eastAsia="zh-TW"/>
        </w:rPr>
        <w:lastRenderedPageBreak/>
        <w:t xml:space="preserve">(Krauel &amp; LeBuhn 2016; von Hirschheydt et al. 2020), linear elements for flight navigation to foraging ground (Kalcounis-Rueppell et al. 2013), which allows more diverse of bat species to be found in this habitat (Jantzen &amp; Fenton 2013). </w:t>
      </w:r>
    </w:p>
    <w:p w14:paraId="7B8E73C4"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on bat diversity was not significant. </w:t>
      </w:r>
      <w:bookmarkStart w:id="284"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284"/>
      <w:r w:rsidRPr="008B6536">
        <w:rPr>
          <w:rFonts w:asciiTheme="minorHAnsi" w:eastAsia="PMingLiU" w:hAnsiTheme="minorHAnsi" w:cstheme="minorHAnsi"/>
          <w:szCs w:val="24"/>
          <w:lang w:val="en-US" w:eastAsia="zh-TW"/>
        </w:rPr>
        <w:t xml:space="preserve">Many subtropical bat species such as </w:t>
      </w:r>
      <w:r w:rsidRPr="008B6536">
        <w:rPr>
          <w:rFonts w:asciiTheme="minorHAnsi" w:eastAsia="PMingLiU" w:hAnsiTheme="minorHAnsi" w:cstheme="minorHAnsi"/>
          <w:i/>
          <w:iCs/>
          <w:szCs w:val="24"/>
          <w:lang w:val="en-US" w:eastAsia="zh-TW"/>
        </w:rPr>
        <w:t>Nyctophilus bifax,</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Scotophilus dinganii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Chalinolobus gouldii</w:t>
      </w:r>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(Stawski et al. 2009; Kelly et al. 2007; Levin et al. 2015; Stawski &amp; Currie 2016). Even some bat species from the temperate zone such as </w:t>
      </w:r>
      <w:r w:rsidRPr="008B6536">
        <w:rPr>
          <w:rFonts w:asciiTheme="minorHAnsi" w:eastAsia="PMingLiU" w:hAnsiTheme="minorHAnsi" w:cstheme="minorHAnsi"/>
          <w:i/>
          <w:iCs/>
          <w:szCs w:val="24"/>
          <w:lang w:val="en-US" w:eastAsia="zh-TW"/>
        </w:rPr>
        <w:t>Rhinolophus ferrumequinum,</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lucifugus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Cracken 2017). Although bat activity is highly variable, bats can remain active and forage on the majority of winter nights </w:t>
      </w:r>
      <w:commentRangeStart w:id="285"/>
      <w:r w:rsidRPr="008B6536">
        <w:rPr>
          <w:rFonts w:asciiTheme="minorHAnsi" w:eastAsia="PMingLiU" w:hAnsiTheme="minorHAnsi" w:cstheme="minorHAnsi"/>
          <w:szCs w:val="24"/>
          <w:lang w:val="en-US" w:eastAsia="zh-TW"/>
        </w:rPr>
        <w:t xml:space="preserve">(Turbill 2008; Geiser &amp; Stawski 2011). </w:t>
      </w:r>
      <w:commentRangeEnd w:id="285"/>
      <w:r w:rsidRPr="008B6536">
        <w:rPr>
          <w:rFonts w:asciiTheme="minorHAnsi" w:eastAsia="PMingLiU" w:hAnsiTheme="minorHAnsi" w:cstheme="minorHAnsi"/>
          <w:szCs w:val="24"/>
          <w:lang w:eastAsia="zh-TW"/>
        </w:rPr>
        <w:commentReference w:id="285"/>
      </w:r>
      <w:r w:rsidRPr="008B6536">
        <w:rPr>
          <w:rFonts w:asciiTheme="minorHAnsi" w:eastAsia="PMingLiU" w:hAnsiTheme="minorHAnsi" w:cstheme="minorHAnsi"/>
          <w:szCs w:val="24"/>
          <w:lang w:val="en-US" w:eastAsia="zh-TW"/>
        </w:rPr>
        <w:t xml:space="preserve">Since subtropical bats remained </w:t>
      </w:r>
      <w:commentRangeStart w:id="286"/>
      <w:r w:rsidRPr="008B6536">
        <w:rPr>
          <w:rFonts w:asciiTheme="minorHAnsi" w:eastAsia="PMingLiU" w:hAnsiTheme="minorHAnsi" w:cstheme="minorHAnsi"/>
          <w:szCs w:val="24"/>
          <w:lang w:val="en-US" w:eastAsia="zh-TW"/>
        </w:rPr>
        <w:t>mostly active in tropical and subtropical regions during w</w:t>
      </w:r>
      <w:commentRangeEnd w:id="286"/>
      <w:r w:rsidRPr="008B6536">
        <w:rPr>
          <w:rFonts w:asciiTheme="minorHAnsi" w:eastAsia="PMingLiU" w:hAnsiTheme="minorHAnsi" w:cstheme="minorHAnsi"/>
          <w:szCs w:val="24"/>
          <w:lang w:eastAsia="zh-TW"/>
        </w:rPr>
        <w:commentReference w:id="286"/>
      </w:r>
      <w:r w:rsidRPr="008B6536">
        <w:rPr>
          <w:rFonts w:asciiTheme="minorHAnsi" w:eastAsia="PMingLiU" w:hAnsiTheme="minorHAnsi" w:cstheme="minorHAnsi"/>
          <w:szCs w:val="24"/>
          <w:lang w:val="en-US" w:eastAsia="zh-TW"/>
        </w:rPr>
        <w:t xml:space="preserve">inter, this might explain why species diversity was not significantly different between two seasons.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throughout the landscape may constrain bats foraging close to larger watercourses that offer more reliable access to this important resource (Starbuck et al. 2020; Hagen &amp; Sabo 2012; Amorim et al. 2018). As the number of available watercourses in 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 </w:t>
      </w:r>
    </w:p>
    <w:p w14:paraId="24365EEB" w14:textId="0EE5A5AC"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lastRenderedPageBreak/>
        <w:tab/>
        <w:t xml:space="preserve">In terms of evenness, there was no significant interactions among habitat, vegetation types and seasons. Similarly, there was no significant differences within each factor, except for season. It was likely that the significant difference on species evenness within seasonal factor was driven by species activity rather than diversity. Studies noted that evenness can be negatively related to species diversity and abundance across various taxonomic groups (Bock et al. 2007; Su 2018; Estrada-Vellegas et al. 2012; MacDonald et al. 2017); an increase in species richness, biomass and abundance often reduce species evenness (Symonds et al. 2008; Estrada-Vellegas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bats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Results showed </w:t>
      </w:r>
      <w:bookmarkStart w:id="287" w:name="_Hlk71341496"/>
      <w:r w:rsidRPr="008B6536">
        <w:rPr>
          <w:rFonts w:asciiTheme="minorHAnsi" w:eastAsia="PMingLiU" w:hAnsiTheme="minorHAnsi" w:cstheme="minorHAnsi"/>
          <w:szCs w:val="24"/>
          <w:lang w:val="en-US" w:eastAsia="zh-TW"/>
        </w:rPr>
        <w:t>a significant interaction between search and feeding activity among species, seasons, habitat and vegetation types.</w:t>
      </w:r>
      <w:bookmarkEnd w:id="287"/>
      <w:r w:rsidRPr="008B6536">
        <w:rPr>
          <w:rFonts w:asciiTheme="minorHAnsi" w:eastAsia="PMingLiU" w:hAnsiTheme="minorHAnsi" w:cstheme="minorHAnsi"/>
          <w:szCs w:val="24"/>
          <w:lang w:val="en-US" w:eastAsia="zh-TW"/>
        </w:rPr>
        <w:t xml:space="preserve"> </w:t>
      </w:r>
      <w:bookmarkStart w:id="288"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289" w:name="_Hlk71243336"/>
      <w:r w:rsidRPr="008B6536">
        <w:rPr>
          <w:rFonts w:asciiTheme="minorHAnsi" w:eastAsia="PMingLiU" w:hAnsiTheme="minorHAnsi" w:cstheme="minorHAnsi"/>
          <w:szCs w:val="24"/>
          <w:lang w:val="en-US" w:eastAsia="zh-TW"/>
        </w:rPr>
        <w:t xml:space="preserve">dominated by </w:t>
      </w:r>
      <w:bookmarkStart w:id="290" w:name="_Hlk71008781"/>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288"/>
      <w:r w:rsidRPr="008B6536">
        <w:rPr>
          <w:rFonts w:asciiTheme="minorHAnsi" w:eastAsia="PMingLiU" w:hAnsiTheme="minorHAnsi" w:cstheme="minorHAnsi"/>
          <w:szCs w:val="24"/>
          <w:lang w:val="en-US" w:eastAsia="zh-TW"/>
        </w:rPr>
        <w:t xml:space="preserve"> in summer and winter</w:t>
      </w:r>
      <w:bookmarkEnd w:id="289"/>
      <w:bookmarkEnd w:id="290"/>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had the largest difference on both searching and feeding activities across seasons, habitat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91"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291"/>
      <w:r w:rsidRPr="008B6536">
        <w:rPr>
          <w:rFonts w:asciiTheme="minorHAnsi" w:eastAsia="PMingLiU" w:hAnsiTheme="minorHAnsi" w:cstheme="minorHAnsi"/>
          <w:szCs w:val="24"/>
          <w:lang w:val="en-US" w:eastAsia="zh-TW"/>
        </w:rPr>
        <w:t xml:space="preserve">.   </w:t>
      </w:r>
    </w:p>
    <w:p w14:paraId="4A7BB5CF"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Identifying the bats’ functional guilds is key to understanding their used of the surrounding environment across various landscape elements, vegetation structures and habitat types (Denzinger &amp; Schnitzler 2013; Mancini et al. 2019). Morphological </w:t>
      </w:r>
      <w:r w:rsidRPr="008B6536">
        <w:rPr>
          <w:rFonts w:asciiTheme="minorHAnsi" w:eastAsia="PMingLiU" w:hAnsiTheme="minorHAnsi" w:cstheme="minorHAnsi"/>
          <w:szCs w:val="24"/>
          <w:lang w:val="en-US" w:eastAsia="zh-TW"/>
        </w:rPr>
        <w:lastRenderedPageBreak/>
        <w:t xml:space="preserve">features and echolocation call characteristics are good proxies indicating the pattern of habitat use and foraging behaviour of bats (Marinello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the majority of its diet (Law &amp; Urquhart 2013; Dwyer 1970), and </w:t>
      </w:r>
      <w:bookmarkStart w:id="292"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292"/>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ratio, and using high pitch echolocation calls to hunt for prey and avoid obstacles within clutter (Rhodes 2002; Hourigan 2011). This species mainly resides in forest edges but is also found in other habitats such as open macadamia farms (Crisol-Martinez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competent which help them hunting flying insects within clutter environment (Law &amp; Chidel 2002; Norberg &amp; Rayner 1987; Pavey 1998). </w:t>
      </w:r>
    </w:p>
    <w:p w14:paraId="06FA9B2C"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293"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94" w:name="_Hlk71009522"/>
      <w:r w:rsidRPr="008B6536">
        <w:rPr>
          <w:rFonts w:asciiTheme="minorHAnsi" w:eastAsia="PMingLiU" w:hAnsiTheme="minorHAnsi" w:cstheme="minorHAnsi"/>
          <w:szCs w:val="24"/>
          <w:lang w:val="en-US" w:eastAsia="zh-TW"/>
        </w:rPr>
        <w:t>the pattern of habitat and vegetation used by</w:t>
      </w:r>
      <w:bookmarkEnd w:id="294"/>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that have shown it to have a highly specialized foraging behaviour and diet (Thompson &amp; Fenton 1982; Law &amp; Urquhart 2013; Anderson et al. 2006; Gonsalves &amp; Law 2017; Law et al. 2020; Jones &amp; Rayner 1991; Campbell 2011). </w:t>
      </w:r>
      <w:bookmarkStart w:id="295"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295"/>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w:t>
      </w:r>
      <w:r w:rsidRPr="008B6536">
        <w:rPr>
          <w:rFonts w:asciiTheme="minorHAnsi" w:eastAsia="PMingLiU" w:hAnsiTheme="minorHAnsi" w:cstheme="minorHAnsi"/>
          <w:szCs w:val="24"/>
          <w:lang w:val="en-US" w:eastAsia="zh-TW"/>
        </w:rPr>
        <w:lastRenderedPageBreak/>
        <w:t xml:space="preserve">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in the study area. In winter, the weather was relatively dry and less rain fell, leading to waterways being completely dry in some riparian forest sites. This might explain why both searching and feeding activity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were more even in summer than winter. Although the distribution of searching and feeding activities differed between seasons, the number of searching and feeding calls were not significantly different. This suggests that seasonal effects might influence water </w:t>
      </w:r>
      <w:commentRangeStart w:id="296"/>
      <w:r w:rsidRPr="008B6536">
        <w:rPr>
          <w:rFonts w:asciiTheme="minorHAnsi" w:eastAsia="PMingLiU" w:hAnsiTheme="minorHAnsi" w:cstheme="minorHAnsi"/>
          <w:szCs w:val="24"/>
          <w:lang w:val="en-US" w:eastAsia="zh-TW"/>
        </w:rPr>
        <w:t xml:space="preserve">availability and insect abundance </w:t>
      </w:r>
      <w:commentRangeEnd w:id="296"/>
      <w:r w:rsidRPr="008B6536">
        <w:rPr>
          <w:rFonts w:asciiTheme="minorHAnsi" w:eastAsia="PMingLiU" w:hAnsiTheme="minorHAnsi" w:cstheme="minorHAnsi"/>
          <w:szCs w:val="24"/>
          <w:lang w:eastAsia="zh-TW"/>
        </w:rPr>
        <w:commentReference w:id="296"/>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293"/>
    <w:p w14:paraId="571F99B6"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297"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297"/>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 for bats (Law &amp; Chidel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Crisol-Martínez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8B6536">
        <w:rPr>
          <w:rFonts w:asciiTheme="minorHAnsi" w:eastAsia="PMingLiU" w:hAnsiTheme="minorHAnsi" w:cstheme="minorHAnsi"/>
          <w:i/>
          <w:iCs/>
          <w:szCs w:val="24"/>
          <w:lang w:val="en-US" w:eastAsia="zh-TW"/>
        </w:rPr>
        <w:t>Miniopterus schreibersii</w:t>
      </w:r>
      <w:r w:rsidRPr="008B6536">
        <w:rPr>
          <w:rFonts w:asciiTheme="minorHAnsi" w:eastAsia="PMingLiU" w:hAnsiTheme="minorHAnsi" w:cstheme="minorHAnsi"/>
          <w:szCs w:val="24"/>
          <w:lang w:val="en-US" w:eastAsia="zh-TW"/>
        </w:rPr>
        <w:t xml:space="preserve"> also indicate a high level of activity in riparian areas (Rainho et al. 2011; Russo &amp; Jones 2003; Serra-Cobo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(Crisol-Martínez et al. 2017), 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 xml:space="preserve">(Straka et al. </w:t>
      </w:r>
      <w:r w:rsidRPr="008B6536">
        <w:rPr>
          <w:rFonts w:asciiTheme="minorHAnsi" w:eastAsia="PMingLiU" w:hAnsiTheme="minorHAnsi" w:cstheme="minorHAnsi"/>
          <w:color w:val="000000"/>
          <w:szCs w:val="24"/>
          <w:lang w:val="en-US" w:eastAsia="zh-TW"/>
        </w:rPr>
        <w:lastRenderedPageBreak/>
        <w:t xml:space="preserve">2020; Threlfall et al. 2012; </w:t>
      </w:r>
      <w:r w:rsidRPr="008B6536">
        <w:rPr>
          <w:rFonts w:asciiTheme="minorHAnsi" w:eastAsia="PMingLiU" w:hAnsiTheme="minorHAnsi" w:cstheme="minorHAnsi"/>
          <w:szCs w:val="24"/>
          <w:lang w:val="en-US" w:eastAsia="zh-TW"/>
        </w:rPr>
        <w:t>Rainho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(Crisol-Martinez et al. 2017).</w:t>
      </w:r>
    </w:p>
    <w:p w14:paraId="7258B3D4"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types in both seasons, the majority of the search activity was concentrated in one riparian forest edge / creek site. Among all sampled sites, t</w:t>
      </w:r>
      <w:commentRangeStart w:id="298"/>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298"/>
      <w:r w:rsidRPr="008B6536">
        <w:rPr>
          <w:rFonts w:asciiTheme="minorHAnsi" w:eastAsia="PMingLiU" w:hAnsiTheme="minorHAnsi" w:cstheme="minorHAnsi"/>
          <w:szCs w:val="24"/>
          <w:lang w:eastAsia="zh-TW"/>
        </w:rPr>
        <w:commentReference w:id="298"/>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299" w:name="_Hlk71245677"/>
      <w:r w:rsidRPr="008B6536">
        <w:rPr>
          <w:rFonts w:asciiTheme="minorHAnsi" w:eastAsia="PMingLiU" w:hAnsiTheme="minorHAnsi" w:cstheme="minorHAnsi"/>
          <w:szCs w:val="24"/>
          <w:lang w:val="en-US" w:eastAsia="zh-TW"/>
        </w:rPr>
        <w:t xml:space="preserve">temperatures reducing insect activity </w:t>
      </w:r>
      <w:bookmarkEnd w:id="299"/>
      <w:r w:rsidRPr="008B6536">
        <w:rPr>
          <w:rFonts w:asciiTheme="minorHAnsi" w:eastAsia="PMingLiU" w:hAnsiTheme="minorHAnsi" w:cstheme="minorHAnsi"/>
          <w:szCs w:val="24"/>
          <w:lang w:val="en-US" w:eastAsia="zh-TW"/>
        </w:rPr>
        <w:t xml:space="preserve">(Stawski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Nanago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near-absence of this species in the study area. </w:t>
      </w:r>
    </w:p>
    <w:p w14:paraId="70BE4DF3" w14:textId="6CDE6EF8"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300"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300"/>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R. megaphyllus’s</w:t>
      </w:r>
      <w:r w:rsidRPr="008B6536">
        <w:rPr>
          <w:rFonts w:asciiTheme="minorHAnsi" w:eastAsia="PMingLiU" w:hAnsiTheme="minorHAnsi" w:cstheme="minorHAnsi"/>
          <w:szCs w:val="24"/>
          <w:lang w:val="en-US" w:eastAsia="zh-TW"/>
        </w:rPr>
        <w:t xml:space="preserve"> functional guild as ‘clutter’ species with the highest searching activity in riparian forest edge in both seasons. Similar results were also found by Lloyd et al. (2006) and Law &amp; Chidel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Siemers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301" w:name="_Hlk71246101"/>
      <w:r w:rsidRPr="008B6536">
        <w:rPr>
          <w:rFonts w:asciiTheme="minorHAnsi" w:eastAsia="PMingLiU" w:hAnsiTheme="minorHAnsi" w:cstheme="minorHAnsi"/>
          <w:szCs w:val="24"/>
          <w:lang w:val="en-US" w:eastAsia="zh-TW"/>
        </w:rPr>
        <w:t xml:space="preserve">using riparian forest sites as a </w:t>
      </w:r>
      <w:r w:rsidRPr="008B6536">
        <w:rPr>
          <w:rFonts w:asciiTheme="minorHAnsi" w:eastAsia="PMingLiU" w:hAnsiTheme="minorHAnsi" w:cstheme="minorHAnsi"/>
          <w:szCs w:val="24"/>
          <w:lang w:val="en-US" w:eastAsia="zh-TW"/>
        </w:rPr>
        <w:lastRenderedPageBreak/>
        <w:t xml:space="preserve">flight path </w:t>
      </w:r>
      <w:bookmarkEnd w:id="301"/>
      <w:r w:rsidRPr="008B6536">
        <w:rPr>
          <w:rFonts w:asciiTheme="minorHAnsi" w:eastAsia="PMingLiU" w:hAnsiTheme="minorHAnsi" w:cstheme="minorHAnsi"/>
          <w:szCs w:val="24"/>
          <w:lang w:val="en-US" w:eastAsia="zh-TW"/>
        </w:rPr>
        <w:t xml:space="preserve">to their forage ground rather than foraging for. This species is known travelling 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 macropu</w:t>
      </w:r>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determine bats diversity among habitat and vegetation types, 3) to determine </w:t>
      </w:r>
      <w:bookmarkStart w:id="302"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302"/>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303"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03"/>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in riparian forest than open forest and regrowth open forest, and higher in edge / creek than interior during both seasons. It was likely due to several biological and environmental factors such as bats’ morphological features and echolocation call 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304" w:name="_Toc71670500"/>
      <w:r w:rsidRPr="00EE3E15">
        <w:rPr>
          <w:rFonts w:asciiTheme="minorHAnsi" w:hAnsiTheme="minorHAnsi" w:cstheme="minorHAnsi"/>
          <w:sz w:val="36"/>
          <w:szCs w:val="36"/>
        </w:rPr>
        <w:lastRenderedPageBreak/>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304"/>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43"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Alignier, A., Alard, D., Chevalier, R., &amp; Corcket,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44"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Amorim, F., Jorge, I., Beja, P., &amp; Rebelo,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45"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Rebelo,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reproductive success of European free-tailed bats (Tadarida teniotis).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Biology : Zeitschrift Für </w:t>
      </w:r>
      <w:r w:rsidRPr="003A62B5">
        <w:rPr>
          <w:rFonts w:asciiTheme="minorHAnsi" w:eastAsia="PMingLiU" w:hAnsiTheme="minorHAnsi" w:cstheme="minorHAnsi"/>
          <w:i/>
          <w:iCs/>
          <w:szCs w:val="24"/>
          <w:lang w:val="en-US" w:eastAsia="zh-TW"/>
        </w:rPr>
        <w:tab/>
        <w:t>Säugetierkunde,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46"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Tidemann,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Myotis </w:t>
      </w:r>
      <w:r w:rsidRPr="003A62B5">
        <w:rPr>
          <w:rFonts w:asciiTheme="minorHAnsi" w:eastAsia="PMingLiU" w:hAnsiTheme="minorHAnsi" w:cstheme="minorHAnsi"/>
          <w:szCs w:val="24"/>
          <w:lang w:val="en-US" w:eastAsia="zh-TW"/>
        </w:rPr>
        <w:tab/>
        <w:t xml:space="preserve">macropus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47"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48"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Stoklosa,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49"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0"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t xml:space="preserve">schreiberisii)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A,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1"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Bullen, R. D., &amp; McKenzie N. (2001) Bat airframe design: flight performance, stability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2"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Drobney,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sodalis)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53"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behaviour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macropus).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54"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Campbell, S. (2011). Ecological specialisation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behaviour.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55"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Guay, P., Mitrovski,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56"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Carlier, J., Moran, J., Aughney,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57"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Ciechanowski,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58"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Pilbara leaf-nosed bat (Rhinonicteris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59"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Crisol‐Martínez, E., Ford, G., Horgan, F., Brown, P., &amp; Wormington,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0"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Cruz, J., Sarmento, P., Rydevik, G., Rebelo,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1"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Ruzicka, F., Lavery, T., Walters, C., Pettorelli,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2"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 la Peña‐Cuéllar, E., Benítez‐Malvido, J., Avila‐Cabadilla,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phyllostomid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63"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Denzinger,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microchiropteran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64"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Faria,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Cerrado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origin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65"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behaviour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66"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Emrich,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67"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Kalko,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68"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Fahr, J. and Kalko, E. (2011). Biome transitions as centres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r w:rsidRPr="003A62B5">
        <w:rPr>
          <w:rFonts w:asciiTheme="minorHAnsi" w:eastAsia="PMingLiU" w:hAnsiTheme="minorHAnsi" w:cstheme="minorHAnsi"/>
          <w:i/>
          <w:iCs/>
          <w:szCs w:val="24"/>
          <w:lang w:val="en-US" w:eastAsia="zh-TW"/>
        </w:rPr>
        <w:t>Ecography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69"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Stawski,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0"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logging and habitat differences in the Kioloa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2"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macropus”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73"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Siemers,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74"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Griffiths, R. (2007). Activity patterns of long-tailed bats (Chalinolobus tuberculatus)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75"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Grüebler, M., Morand, M., &amp; Naef-Daenzer,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airborneinsects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76"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77"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Heer, K., Helbig-Bonitz, M., Fernandes, R. G., Mello, M. A. R. &amp; Kalko,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78"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Treitler, J. T., Tschapka, M., Knörnschild,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r w:rsidRPr="003A62B5">
        <w:rPr>
          <w:rFonts w:asciiTheme="minorHAnsi" w:eastAsia="PMingLiU" w:hAnsiTheme="minorHAnsi" w:cstheme="minorHAnsi"/>
          <w:i/>
          <w:iCs/>
          <w:szCs w:val="24"/>
          <w:lang w:val="en-US" w:eastAsia="zh-TW"/>
        </w:rPr>
        <w:t>PLoS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Fahrig,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0"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Bohmann, K., Gilbert, M., Zepeda-Mendoza, M., Razgour,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faecal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behaviour by Myotis nattereri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1"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2"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In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83"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84"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Surlykke,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85"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Zoologica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86"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adversus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87"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88"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Kalcounis‐Rueppell, M., Briones, K., Homyack, J., Petric,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89"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Liira,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0"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Kalko,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1"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Kasso,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t xml:space="preserve">Chiroptera).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2"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Stoffberg,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Scotophilus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493"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Klingbeil,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494"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Klüg-Baerwald, B., Gower, L., Lausen,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495"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Krauel, J., &amp; LeBuhn,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r w:rsidRPr="003A62B5">
        <w:rPr>
          <w:rFonts w:asciiTheme="minorHAnsi" w:eastAsia="PMingLiU" w:hAnsiTheme="minorHAnsi" w:cstheme="minorHAnsi"/>
          <w:i/>
          <w:iCs/>
          <w:szCs w:val="24"/>
          <w:lang w:val="en-US" w:eastAsia="zh-TW"/>
        </w:rPr>
        <w:t>PloS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496"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Lobova,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497"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498"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499"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Myotis Mcropus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0"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1"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Levin, E., Plotnik, B., Amichai, E., Braulke, L., Landau, S., Yom-Tov, Y., &amp; Kronfeld-</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2"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03"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Gregorin,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Oecologica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(Montrouge), 96</w:t>
      </w:r>
      <w:r w:rsidRPr="003A62B5">
        <w:rPr>
          <w:rFonts w:asciiTheme="minorHAnsi" w:eastAsia="PMingLiU" w:hAnsiTheme="minorHAnsi" w:cstheme="minorHAnsi"/>
          <w:szCs w:val="24"/>
          <w:lang w:val="en-US" w:eastAsia="zh-TW"/>
        </w:rPr>
        <w:t xml:space="preserve">, 35–42. </w:t>
      </w:r>
      <w:hyperlink r:id="rId505"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Marinello,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06"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Martínez-Ferreira, S., Alvarez-Añorve, M., Bravo-Monzón,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Flores-Puerto, J., Morales-Díaz, S., Chiappa-Carrara, X., Oyama, K., &amp; Avila-</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Cabadilla,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07"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Chochinov,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Equihua,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09"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0"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1"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13"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14"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Kalcounis-Rueppell,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15"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Mehr, M., Bässler, C., &amp; Fenton, B., Hothorn, T., Pretzsch, H., Klemmt,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Brandl,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16"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Vallo, P., Klose, S., Ripperger, S., Badu, E., Gloza-Rausch, F., Drosten,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Kalko, E.,Tschapka,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 xml:space="preserve">(Hipposideros aff. ruber)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17"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18"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development/mbrc-plan/background-studies/streams-of-high-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19"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Nunez, S., Lopez-Baucells, A., Rocha, R., Farneda, F., Bobrowiec, P., Palmeirim,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0"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ferrumequinum).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1"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Patriquin,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2"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23"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megaphyllus (Rhinolophidae),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24"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25" w:history="1">
        <w:r w:rsidRPr="003A62B5">
          <w:rPr>
            <w:rFonts w:asciiTheme="minorHAnsi" w:eastAsia="PMingLiU" w:hAnsiTheme="minorHAnsi" w:cstheme="minorHAnsi"/>
            <w:color w:val="0000FF"/>
            <w:szCs w:val="24"/>
            <w:u w:val="single"/>
            <w:lang w:val="en-US" w:eastAsia="zh-TW"/>
          </w:rPr>
          <w:t>https://doi.org/10.1186/s12898-018-0174-z</w:t>
        </w:r>
      </w:hyperlink>
    </w:p>
    <w:p w14:paraId="20F9731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Rainho, A., &amp; Palmeirim, J. M. (2011). The importance of distance to resources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spatial modelling of bat foraging habitat. </w:t>
      </w:r>
      <w:r w:rsidRPr="003A62B5">
        <w:rPr>
          <w:rFonts w:asciiTheme="minorHAnsi" w:eastAsia="PMingLiU" w:hAnsiTheme="minorHAnsi" w:cstheme="minorHAnsi"/>
          <w:i/>
          <w:iCs/>
          <w:szCs w:val="24"/>
          <w:lang w:val="en-US" w:eastAsia="zh-TW"/>
        </w:rPr>
        <w:t>PloS one, 6</w:t>
      </w:r>
      <w:r w:rsidRPr="003A62B5">
        <w:rPr>
          <w:rFonts w:asciiTheme="minorHAnsi" w:eastAsia="PMingLiU" w:hAnsiTheme="minorHAnsi" w:cstheme="minorHAnsi"/>
          <w:szCs w:val="24"/>
          <w:lang w:val="en-US" w:eastAsia="zh-TW"/>
        </w:rPr>
        <w:t xml:space="preserve">(4), e19227. </w:t>
      </w:r>
      <w:r w:rsidRPr="003A62B5">
        <w:rPr>
          <w:rFonts w:asciiTheme="minorHAnsi" w:eastAsia="PMingLiU" w:hAnsiTheme="minorHAnsi" w:cstheme="minorHAnsi"/>
          <w:szCs w:val="24"/>
          <w:lang w:val="en-US" w:eastAsia="zh-TW"/>
        </w:rPr>
        <w:tab/>
      </w:r>
      <w:hyperlink r:id="rId526" w:history="1">
        <w:r w:rsidRPr="003A62B5">
          <w:rPr>
            <w:rFonts w:asciiTheme="minorHAnsi" w:eastAsia="PMingLiU" w:hAnsiTheme="minorHAnsi" w:cstheme="minorHAnsi"/>
            <w:color w:val="0000FF"/>
            <w:szCs w:val="24"/>
            <w:u w:val="single"/>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Pennay</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27"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Molossid Tadarida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28"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Roemer, C., Coulon, A., Disca,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29"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r w:rsidRPr="003A62B5">
        <w:rPr>
          <w:rFonts w:asciiTheme="minorHAnsi" w:eastAsia="PMingLiU" w:hAnsiTheme="minorHAnsi" w:cstheme="minorHAnsi"/>
          <w:i/>
          <w:iCs/>
          <w:szCs w:val="24"/>
          <w:lang w:val="en-US" w:eastAsia="zh-TW"/>
        </w:rPr>
        <w:t xml:space="preserve">Ecography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0"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1"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(Chalinolobus tuberculatus) in Nothofagus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32"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Bässler,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33"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Senawi,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34"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Serra-Cobo, J., López-Roig, M., Marques-Bonet, T., &amp; Lahuerta,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schreibersii.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Theriologica.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35"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r w:rsidRPr="003A62B5">
        <w:rPr>
          <w:rFonts w:asciiTheme="minorHAnsi" w:eastAsia="PMingLiU" w:hAnsiTheme="minorHAnsi" w:cstheme="minorHAnsi"/>
          <w:i/>
          <w:iCs/>
          <w:szCs w:val="24"/>
          <w:lang w:val="en-US" w:eastAsia="zh-TW"/>
        </w:rPr>
        <w:t xml:space="preserve">PloS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36"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Starik, N., Göttert, T., Heitlinger,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Chiropterologica. 20. 387-405. </w:t>
      </w:r>
      <w:r w:rsidRPr="003A62B5">
        <w:rPr>
          <w:rFonts w:asciiTheme="minorHAnsi" w:eastAsia="PMingLiU" w:hAnsiTheme="minorHAnsi" w:cstheme="minorHAnsi"/>
          <w:szCs w:val="24"/>
          <w:lang w:val="en-US" w:eastAsia="zh-TW"/>
        </w:rPr>
        <w:tab/>
      </w:r>
      <w:hyperlink r:id="rId537"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Stawski,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38"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Stawski, C., Stawski, C., Turbill, C., Turbill,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 xml:space="preserve">ranging subtropical bat (Nyctophilus bifax).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39"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Biotropica, 45</w:t>
      </w:r>
      <w:r w:rsidRPr="003A62B5">
        <w:rPr>
          <w:rFonts w:asciiTheme="minorHAnsi" w:eastAsia="PMingLiU" w:hAnsiTheme="minorHAnsi" w:cstheme="minorHAnsi"/>
          <w:szCs w:val="24"/>
          <w:lang w:val="en-US" w:eastAsia="zh-TW"/>
        </w:rPr>
        <w:t xml:space="preserve">(6), 764–770. </w:t>
      </w:r>
      <w:hyperlink r:id="rId540"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Straka, T., Lentini, P., Lumsden, L., Buchholz, S., Wintle, B., &amp; van der Ree,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1"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Su,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r w:rsidRPr="003A62B5">
        <w:rPr>
          <w:rFonts w:asciiTheme="minorHAnsi" w:eastAsia="PMingLiU" w:hAnsiTheme="minorHAnsi" w:cstheme="minorHAnsi"/>
          <w:i/>
          <w:iCs/>
          <w:szCs w:val="24"/>
          <w:lang w:val="en-US" w:eastAsia="zh-TW"/>
        </w:rPr>
        <w:t xml:space="preserve">PeerJ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42"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Chown,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43"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Behaviour of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Adversus (Chiroptera: Vespertilionidae).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44"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45"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46"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Chidel,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47"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Vasko, V., Blomberg, A., Vesterinen, E., Suominen, K., Ruokolainen, L., Brommer, J.,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Norrdahl, K., Niemelä, P., Laine, V., Selonen, V., Santangeli,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48"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Hirschheydt, G., Kindvall,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49"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0"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Webala,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1"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Webala,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Vespadelus regulus and Gould’s long-eared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Nyctophilus gouldi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52"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Węgiel, A., Grzywiński, W., Ciechanowski, M., Jaros, R., Kalcounis-Rüppell,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Węgiel,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53"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54"/>
          <w:footerReference w:type="first" r:id="rId555"/>
          <w:type w:val="continuous"/>
          <w:pgSz w:w="11907" w:h="16840" w:code="9"/>
          <w:pgMar w:top="1418" w:right="1418" w:bottom="1418" w:left="2268" w:header="720" w:footer="720" w:gutter="0"/>
          <w:cols w:space="720"/>
          <w:docGrid w:linePitch="326"/>
        </w:sectPr>
      </w:pPr>
      <w:bookmarkStart w:id="305" w:name="_Toc159383944"/>
    </w:p>
    <w:p w14:paraId="007C3021" w14:textId="77777777" w:rsidR="00885806" w:rsidRDefault="00885806">
      <w:pPr>
        <w:rPr>
          <w:rFonts w:asciiTheme="minorHAnsi" w:hAnsiTheme="minorHAnsi" w:cstheme="minorHAnsi"/>
          <w:b/>
          <w:bCs/>
          <w:sz w:val="40"/>
          <w:szCs w:val="40"/>
        </w:rPr>
      </w:pPr>
      <w:bookmarkStart w:id="306" w:name="_Toc71670501"/>
      <w:bookmarkEnd w:id="305"/>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r w:rsidRPr="00D253EF">
        <w:rPr>
          <w:rFonts w:asciiTheme="minorHAnsi" w:hAnsiTheme="minorHAnsi" w:cstheme="minorHAnsi"/>
          <w:sz w:val="40"/>
          <w:szCs w:val="40"/>
        </w:rPr>
        <w:lastRenderedPageBreak/>
        <w:t>General discussion</w:t>
      </w:r>
      <w:bookmarkEnd w:id="306"/>
    </w:p>
    <w:p w14:paraId="73AFC968" w14:textId="1ED16033"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for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to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307" w:name="_Toc7167050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307"/>
    </w:p>
    <w:p w14:paraId="76467953" w14:textId="77777777" w:rsidR="00B466A5" w:rsidRPr="00D253EF" w:rsidRDefault="00B466A5" w:rsidP="00B466A5">
      <w:pPr>
        <w:rPr>
          <w:rFonts w:asciiTheme="minorHAnsi" w:hAnsiTheme="minorHAnsi" w:cstheme="minorHAnsi"/>
          <w:lang w:val="en-US"/>
        </w:rPr>
      </w:pPr>
    </w:p>
    <w:p w14:paraId="6A42E445" w14:textId="69ACA0D8"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 in 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and achieved through multiple surveys including exit counts, acoustic monitoring and walkthrough surveys over one summer and one winter. The summary of results </w:t>
      </w:r>
      <w:r w:rsidR="00961043">
        <w:rPr>
          <w:rFonts w:asciiTheme="minorHAnsi" w:hAnsiTheme="minorHAnsi" w:cstheme="minorHAnsi"/>
          <w:szCs w:val="24"/>
          <w:lang w:val="en-US"/>
        </w:rPr>
        <w:t>are</w:t>
      </w:r>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r w:rsidR="00CA4C0D">
        <w:rPr>
          <w:rFonts w:asciiTheme="minorHAnsi" w:hAnsiTheme="minorHAnsi" w:cstheme="minorHAnsi"/>
          <w:szCs w:val="24"/>
          <w:lang w:val="en-US"/>
        </w:rPr>
        <w:t>below</w:t>
      </w:r>
      <w:r w:rsidRPr="00D253EF">
        <w:rPr>
          <w:rFonts w:asciiTheme="minorHAnsi" w:hAnsiTheme="minorHAnsi" w:cstheme="minorHAnsi"/>
          <w:szCs w:val="24"/>
          <w:lang w:val="en-US"/>
        </w:rPr>
        <w:t xml:space="preserve">.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Understanding the bat species, population, and their emergence and return pattern in the Yugar tunnel</w:t>
      </w:r>
    </w:p>
    <w:p w14:paraId="5281FE45" w14:textId="081075D2"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was small compare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pattern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 xml:space="preserve">to other </w:t>
      </w:r>
      <w:r w:rsidRPr="00D253EF">
        <w:rPr>
          <w:rFonts w:asciiTheme="minorHAnsi" w:hAnsiTheme="minorHAnsi" w:cstheme="minorHAnsi"/>
          <w:i/>
          <w:iCs/>
          <w:szCs w:val="24"/>
        </w:rPr>
        <w:t>Miniopterus</w:t>
      </w:r>
      <w:r w:rsidRPr="00D253EF">
        <w:rPr>
          <w:rFonts w:asciiTheme="minorHAnsi" w:hAnsiTheme="minorHAnsi" w:cstheme="minorHAnsi"/>
          <w:szCs w:val="24"/>
        </w:rPr>
        <w:t xml:space="preserve"> maternity sites. However, it cannot determine whether the Yugar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17644DF1" w:rsidR="00F6166E" w:rsidRPr="00D253EF" w:rsidRDefault="00F6166E" w:rsidP="00F068B3">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rPr>
        <w:t xml:space="preserve">For the emergence and return pattern of bats </w:t>
      </w:r>
      <w:r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summer, and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Pr="00D253EF">
        <w:rPr>
          <w:rFonts w:asciiTheme="minorHAnsi" w:hAnsiTheme="minorHAnsi" w:cstheme="minorHAnsi"/>
          <w:szCs w:val="24"/>
          <w:lang w:val="en-US"/>
        </w:rPr>
        <w:t>emergence of bats occurred much later and return earlier during summer.</w:t>
      </w:r>
    </w:p>
    <w:p w14:paraId="013DBDD5" w14:textId="0B64758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summer;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M. macropus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Pr="00D253EF">
        <w:rPr>
          <w:rFonts w:asciiTheme="minorHAnsi" w:hAnsiTheme="minorHAnsi" w:cstheme="minorHAnsi"/>
          <w:szCs w:val="24"/>
          <w:lang w:val="en-US"/>
        </w:rPr>
        <w:t>visits by bats from other roost sites due to multiple factors such as weather condition,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macropus,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roosts were located inside the drain holes (2.8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r w:rsidR="00BA7C9C">
        <w:rPr>
          <w:rFonts w:asciiTheme="minorHAnsi" w:hAnsiTheme="minorHAnsi" w:cstheme="minorHAnsi"/>
          <w:szCs w:val="24"/>
        </w:rPr>
        <w:t xml:space="preserve">the </w:t>
      </w:r>
      <w:r w:rsidRPr="00D253EF">
        <w:rPr>
          <w:rFonts w:asciiTheme="minorHAnsi" w:hAnsiTheme="minorHAnsi" w:cstheme="minorHAnsi"/>
          <w:szCs w:val="24"/>
        </w:rPr>
        <w:lastRenderedPageBreak/>
        <w:t xml:space="preserve">majority of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the majority of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7D66F2FC"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it was found that this species prefers to select their roosts in thermally stable structures (i.e. drain holes) with high and stable relative humidity where temperature is favorable. All sampled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showed a relatively stable microclimate with smaller T</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and RH</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 xml:space="preserve">than all tunnel ambients. In addition,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dehydration, </w:t>
      </w:r>
      <w:r w:rsidR="00A16077">
        <w:rPr>
          <w:rFonts w:asciiTheme="minorHAnsi" w:hAnsiTheme="minorHAnsi" w:cstheme="minorHAnsi"/>
          <w:szCs w:val="24"/>
        </w:rPr>
        <w:t>ande</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ambients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tunnel. </w:t>
      </w:r>
      <w:r w:rsidR="00A16077">
        <w:rPr>
          <w:rFonts w:asciiTheme="minorHAnsi" w:hAnsiTheme="minorHAnsi" w:cstheme="minorHAnsi"/>
          <w:i/>
          <w:iCs/>
          <w:szCs w:val="24"/>
        </w:rPr>
        <w:t>Rhonolophus</w:t>
      </w:r>
      <w:r w:rsidRPr="00D253EF">
        <w:rPr>
          <w:rFonts w:asciiTheme="minorHAnsi" w:hAnsiTheme="minorHAnsi" w:cstheme="minorHAnsi"/>
          <w:i/>
          <w:iCs/>
          <w:szCs w:val="24"/>
        </w:rPr>
        <w:t xml:space="preserve"> megaphyllus</w:t>
      </w:r>
      <w:r w:rsidRPr="00D253EF">
        <w:rPr>
          <w:rFonts w:asciiTheme="minorHAnsi" w:hAnsiTheme="minorHAnsi" w:cstheme="minorHAnsi"/>
          <w:szCs w:val="24"/>
        </w:rPr>
        <w:t xml:space="preserve"> prefers to select roost locations with relatively high </w:t>
      </w:r>
      <w:r w:rsidRPr="00D253EF">
        <w:rPr>
          <w:rFonts w:asciiTheme="minorHAnsi" w:hAnsiTheme="minorHAnsi" w:cstheme="minorHAnsi"/>
          <w:szCs w:val="24"/>
        </w:rPr>
        <w:lastRenderedPageBreak/>
        <w:t>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Understanding the ultilisation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78E8C9ED"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308"/>
      <w:r w:rsidRPr="00D253EF">
        <w:rPr>
          <w:rFonts w:asciiTheme="minorHAnsi" w:hAnsiTheme="minorHAnsi" w:cstheme="minorHAnsi"/>
          <w:szCs w:val="24"/>
        </w:rPr>
        <w:t xml:space="preserve"> </w:t>
      </w:r>
      <w:commentRangeEnd w:id="308"/>
      <w:r w:rsidR="005B73BE">
        <w:rPr>
          <w:rStyle w:val="CommentReference"/>
          <w:rFonts w:asciiTheme="minorHAnsi" w:eastAsiaTheme="minorEastAsia" w:hAnsiTheme="minorHAnsi" w:cstheme="minorBidi"/>
          <w:lang w:val="en-US" w:eastAsia="zh-TW"/>
        </w:rPr>
        <w:commentReference w:id="308"/>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(i.e. climate and weather conditions) which influence water availability (number of available watercourses)</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51EF0A4E"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macropus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being “clutter-</w:t>
      </w:r>
      <w:r w:rsidR="00F6166E" w:rsidRPr="00D253EF">
        <w:rPr>
          <w:rFonts w:asciiTheme="minorHAnsi" w:hAnsiTheme="minorHAnsi" w:cstheme="minorHAnsi"/>
          <w:szCs w:val="24"/>
        </w:rPr>
        <w:lastRenderedPageBreak/>
        <w:t>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their absence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sites, or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possibly indicates that they were using riparian forest sites as a flight path to the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309" w:name="_Toc7167050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310"/>
      <w:r w:rsidRPr="004E36EC">
        <w:rPr>
          <w:rFonts w:asciiTheme="minorHAnsi" w:hAnsiTheme="minorHAnsi" w:cstheme="minorHAnsi"/>
          <w:sz w:val="36"/>
          <w:szCs w:val="36"/>
        </w:rPr>
        <w:t>Council</w:t>
      </w:r>
      <w:commentRangeEnd w:id="310"/>
      <w:r w:rsidR="009A3067">
        <w:rPr>
          <w:rStyle w:val="CommentReference"/>
          <w:rFonts w:asciiTheme="minorHAnsi" w:eastAsiaTheme="minorEastAsia" w:hAnsiTheme="minorHAnsi" w:cstheme="minorBidi"/>
          <w:b w:val="0"/>
          <w:bCs w:val="0"/>
          <w:iCs w:val="0"/>
          <w:lang w:val="en-US" w:eastAsia="zh-TW"/>
        </w:rPr>
        <w:commentReference w:id="310"/>
      </w:r>
      <w:bookmarkEnd w:id="309"/>
    </w:p>
    <w:p w14:paraId="419DFB7D" w14:textId="77777777" w:rsidR="00B466A5" w:rsidRPr="00D253EF" w:rsidRDefault="00B466A5" w:rsidP="00B466A5">
      <w:pPr>
        <w:rPr>
          <w:rFonts w:asciiTheme="minorHAnsi" w:hAnsiTheme="minorHAnsi" w:cstheme="minorHAnsi"/>
        </w:rPr>
      </w:pPr>
    </w:p>
    <w:p w14:paraId="2ECE3746" w14:textId="22DE2587" w:rsidR="004C325F" w:rsidRDefault="004C325F" w:rsidP="004C325F">
      <w:pPr>
        <w:spacing w:after="240" w:line="360" w:lineRule="auto"/>
        <w:jc w:val="both"/>
        <w:rPr>
          <w:rFonts w:asciiTheme="minorHAnsi" w:hAnsiTheme="minorHAnsi" w:cstheme="minorHAnsi"/>
          <w:szCs w:val="24"/>
        </w:rPr>
      </w:pPr>
      <w:r>
        <w:rPr>
          <w:rFonts w:asciiTheme="minorHAnsi" w:hAnsiTheme="minorHAnsi" w:cstheme="minorHAnsi"/>
          <w:szCs w:val="24"/>
        </w:rPr>
        <w:t xml:space="preserve">According to the IUNC Red list of Threatened species </w:t>
      </w:r>
    </w:p>
    <w:p w14:paraId="77BC9B44" w14:textId="228A4D8F"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Yugar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Miniopterus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Yugar tunnel is a maternity site for bats. However, the Yugar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during winter. Therefore, the tunnel</w:t>
      </w:r>
      <w:r w:rsidR="00BB240C">
        <w:rPr>
          <w:rFonts w:asciiTheme="minorHAnsi" w:hAnsiTheme="minorHAnsi" w:cstheme="minorHAnsi"/>
          <w:szCs w:val="24"/>
        </w:rPr>
        <w:t xml:space="preserve"> is</w:t>
      </w:r>
      <w:r w:rsidRPr="00D253EF">
        <w:rPr>
          <w:rFonts w:asciiTheme="minorHAnsi" w:hAnsiTheme="minorHAnsi" w:cstheme="minorHAnsi"/>
          <w:szCs w:val="24"/>
        </w:rPr>
        <w:t xml:space="preserve"> likely to be more important </w:t>
      </w:r>
      <w:r w:rsidR="00BB240C">
        <w:rPr>
          <w:rFonts w:asciiTheme="minorHAnsi" w:hAnsiTheme="minorHAnsi" w:cstheme="minorHAnsi"/>
          <w:szCs w:val="24"/>
        </w:rPr>
        <w:t>outside of the</w:t>
      </w:r>
      <w:r w:rsidRPr="00D253EF">
        <w:rPr>
          <w:rFonts w:asciiTheme="minorHAnsi" w:hAnsiTheme="minorHAnsi" w:cstheme="minorHAnsi"/>
          <w:szCs w:val="24"/>
        </w:rPr>
        <w:t xml:space="preserve"> breeding season in summer.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Yugar tunnel likely to be more important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than the other two species. In addition, the geographical position of the Yugar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w:t>
      </w:r>
      <w:r w:rsidRPr="00D253EF">
        <w:rPr>
          <w:rFonts w:asciiTheme="minorHAnsi" w:hAnsiTheme="minorHAnsi" w:cstheme="minorHAnsi"/>
          <w:szCs w:val="24"/>
        </w:rPr>
        <w:lastRenderedPageBreak/>
        <w:t xml:space="preserve">the nights thus reduce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02BB0869"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temperature and relative humidity fluctuations. Such microclimate conditions provided by the Yugar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(i.e. </w:t>
      </w:r>
      <w:r w:rsidR="00F6166E" w:rsidRPr="00D253EF">
        <w:rPr>
          <w:rFonts w:asciiTheme="minorHAnsi" w:hAnsiTheme="minorHAnsi" w:cstheme="minorHAnsi"/>
          <w:i/>
          <w:iCs/>
          <w:szCs w:val="24"/>
        </w:rPr>
        <w:t>Vespadelus troughtoni</w:t>
      </w:r>
      <w:r w:rsidR="00F6166E" w:rsidRPr="00D253EF">
        <w:rPr>
          <w:rFonts w:asciiTheme="minorHAnsi" w:hAnsiTheme="minorHAnsi" w:cstheme="minorHAnsi"/>
          <w:szCs w:val="24"/>
        </w:rPr>
        <w:t xml:space="preserve"> and </w:t>
      </w:r>
      <w:r w:rsidR="00F6166E" w:rsidRPr="00D253EF">
        <w:rPr>
          <w:rFonts w:asciiTheme="minorHAnsi" w:hAnsiTheme="minorHAnsi" w:cstheme="minorHAnsi"/>
          <w:i/>
          <w:iCs/>
          <w:szCs w:val="24"/>
        </w:rPr>
        <w:t>Miniopterus schreibersii oceanensis</w:t>
      </w:r>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Yugar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macropus</w:t>
      </w:r>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megaphyllus</w:t>
      </w:r>
      <w:r w:rsidR="0059081F">
        <w:rPr>
          <w:rFonts w:asciiTheme="minorHAnsi" w:hAnsiTheme="minorHAnsi" w:cstheme="minorHAnsi"/>
          <w:i/>
          <w:iCs/>
          <w:szCs w:val="24"/>
        </w:rPr>
        <w:t xml:space="preserve"> </w:t>
      </w:r>
      <w:r w:rsidR="0059081F">
        <w:rPr>
          <w:rFonts w:asciiTheme="minorHAnsi" w:hAnsiTheme="minorHAnsi" w:cstheme="minorHAnsi"/>
          <w:szCs w:val="24"/>
        </w:rPr>
        <w:t>are classified as the least concern species in the IUCN Red List (Gorecki &amp; Pennay 2021; Armstrong et al. 2019; Armstrong &amp; Aplin 2017), the loss of roost sites may increase the threatening processes to the survival of these species (</w:t>
      </w:r>
      <w:r w:rsidR="0059081F" w:rsidRPr="005E60AA">
        <w:rPr>
          <w:rFonts w:asciiTheme="minorHAnsi" w:hAnsiTheme="minorHAnsi" w:cstheme="minorHAnsi"/>
          <w:i/>
          <w:iCs/>
          <w:szCs w:val="24"/>
        </w:rPr>
        <w:t>M. macropus</w:t>
      </w:r>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The Yugar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Yugar tunnel (particularly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lastRenderedPageBreak/>
        <w:t xml:space="preserve">Over the course of this study, the Yugar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Yugar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Yugar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311" w:name="_Toc7167050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311"/>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the roosting and foraging ecology of the bat species inhabiting in the Yugar tunnel. However, the</w:t>
      </w:r>
      <w:r w:rsidR="00DC137B">
        <w:rPr>
          <w:rFonts w:asciiTheme="minorHAnsi" w:hAnsiTheme="minorHAnsi" w:cstheme="minorHAnsi"/>
          <w:szCs w:val="24"/>
        </w:rPr>
        <w:t xml:space="preserve"> study has also served to highlight other areas where knowledge is lacking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6993B100"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for the bats that rost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r w:rsidRPr="00D253EF">
        <w:rPr>
          <w:rFonts w:asciiTheme="minorHAnsi" w:hAnsiTheme="minorHAnsi" w:cstheme="minorHAnsi"/>
          <w:sz w:val="24"/>
          <w:szCs w:val="24"/>
        </w:rPr>
        <w:t xml:space="preserve">age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utilise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77777777"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and how they are related to other colonies within the area. Such results will give context to the importance of the bats in the tunnel from a 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312" w:name="_Toc7167050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312"/>
    </w:p>
    <w:p w14:paraId="56917F61" w14:textId="77777777" w:rsidR="00BC046D" w:rsidRDefault="00BC046D" w:rsidP="00C730F8">
      <w:pPr>
        <w:spacing w:after="240"/>
        <w:rPr>
          <w:rFonts w:asciiTheme="minorHAnsi" w:hAnsiTheme="minorHAnsi" w:cstheme="minorHAnsi"/>
        </w:rPr>
      </w:pPr>
    </w:p>
    <w:p w14:paraId="34FE90BF" w14:textId="1C7D3805" w:rsidR="0059081F" w:rsidRDefault="0059081F" w:rsidP="00C730F8">
      <w:pPr>
        <w:spacing w:after="240"/>
        <w:rPr>
          <w:rFonts w:asciiTheme="minorHAnsi" w:hAnsiTheme="minorHAnsi" w:cstheme="minorHAnsi"/>
        </w:rPr>
      </w:pPr>
      <w:r w:rsidRPr="0059081F">
        <w:rPr>
          <w:rFonts w:asciiTheme="minorHAnsi" w:hAnsiTheme="minorHAnsi" w:cstheme="minorHAnsi"/>
        </w:rPr>
        <w:t xml:space="preserve">Armstrong, K. &amp; Aplin, K. </w:t>
      </w:r>
      <w:r w:rsidR="00537E59">
        <w:rPr>
          <w:rFonts w:asciiTheme="minorHAnsi" w:hAnsiTheme="minorHAnsi" w:cstheme="minorHAnsi"/>
        </w:rPr>
        <w:t>(</w:t>
      </w:r>
      <w:r w:rsidRPr="0059081F">
        <w:rPr>
          <w:rFonts w:asciiTheme="minorHAnsi" w:hAnsiTheme="minorHAnsi" w:cstheme="minorHAnsi"/>
        </w:rPr>
        <w:t>2017</w:t>
      </w:r>
      <w:r w:rsidR="00537E59">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megaphyllus. The IUCN Red List of </w:t>
      </w:r>
      <w:r w:rsidR="00D5615B">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sidR="00A721AD">
        <w:rPr>
          <w:rFonts w:asciiTheme="minorHAnsi" w:hAnsiTheme="minorHAnsi" w:cstheme="minorHAnsi"/>
        </w:rPr>
        <w:tab/>
      </w:r>
      <w:hyperlink r:id="rId556" w:history="1">
        <w:r w:rsidR="00A721AD" w:rsidRPr="002D0BC5">
          <w:rPr>
            <w:rStyle w:val="Hyperlink"/>
            <w:rFonts w:asciiTheme="minorHAnsi" w:hAnsiTheme="minorHAnsi" w:cstheme="minorHAnsi"/>
          </w:rPr>
          <w:t>https://dx.doi.org/10.2305/IUCN.UK.2017-2.RLTS.T19553A21993377.en</w:t>
        </w:r>
      </w:hyperlink>
    </w:p>
    <w:p w14:paraId="202C9325" w14:textId="3F1AF8DD" w:rsidR="002D4DDE" w:rsidRDefault="002D4DDE" w:rsidP="00C730F8">
      <w:pPr>
        <w:spacing w:after="240"/>
        <w:rPr>
          <w:rFonts w:asciiTheme="minorHAnsi" w:hAnsiTheme="minorHAnsi" w:cstheme="minorHAnsi"/>
        </w:rPr>
      </w:pPr>
      <w:r w:rsidRPr="002D4DDE">
        <w:rPr>
          <w:rFonts w:asciiTheme="minorHAnsi" w:hAnsiTheme="minorHAnsi" w:cstheme="minorHAnsi"/>
        </w:rPr>
        <w:t>Armstrong, K.</w:t>
      </w:r>
      <w:r w:rsidR="00BA7374">
        <w:rPr>
          <w:rFonts w:asciiTheme="minorHAnsi" w:hAnsiTheme="minorHAnsi" w:cstheme="minorHAnsi"/>
        </w:rPr>
        <w:t xml:space="preserve"> </w:t>
      </w:r>
      <w:r w:rsidRPr="002D4DDE">
        <w:rPr>
          <w:rFonts w:asciiTheme="minorHAnsi" w:hAnsiTheme="minorHAnsi" w:cstheme="minorHAnsi"/>
        </w:rPr>
        <w:t xml:space="preserve">D., Wiantoro, S. &amp; Aplin, K. </w:t>
      </w:r>
      <w:r w:rsidR="00537E59">
        <w:rPr>
          <w:rFonts w:asciiTheme="minorHAnsi" w:hAnsiTheme="minorHAnsi" w:cstheme="minorHAnsi"/>
        </w:rPr>
        <w:t>(</w:t>
      </w:r>
      <w:r w:rsidRPr="002D4DDE">
        <w:rPr>
          <w:rFonts w:asciiTheme="minorHAnsi" w:hAnsiTheme="minorHAnsi" w:cstheme="minorHAnsi"/>
        </w:rPr>
        <w:t>2019</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Miniopterus australis. The </w:t>
      </w:r>
      <w:r w:rsidR="00C730F8">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sidR="00A721AD">
        <w:rPr>
          <w:rFonts w:asciiTheme="minorHAnsi" w:hAnsiTheme="minorHAnsi" w:cstheme="minorHAnsi"/>
        </w:rPr>
        <w:tab/>
      </w:r>
      <w:hyperlink r:id="rId557" w:history="1">
        <w:r w:rsidR="00A721AD" w:rsidRPr="002D0BC5">
          <w:rPr>
            <w:rStyle w:val="Hyperlink"/>
            <w:rFonts w:asciiTheme="minorHAnsi" w:hAnsiTheme="minorHAnsi" w:cstheme="minorHAnsi"/>
          </w:rPr>
          <w:t>https://dx.doi.org/10.2305/IUCN.UK.2019-3.RLTS.T13562A22104381.en</w:t>
        </w:r>
      </w:hyperlink>
    </w:p>
    <w:p w14:paraId="2DD256E2" w14:textId="7506F2FD" w:rsidR="00BA7374" w:rsidRDefault="002D4DDE" w:rsidP="00C730F8">
      <w:pPr>
        <w:spacing w:after="240"/>
        <w:rPr>
          <w:rFonts w:asciiTheme="minorHAnsi" w:hAnsiTheme="minorHAnsi" w:cstheme="minorHAnsi"/>
        </w:rPr>
      </w:pPr>
      <w:r w:rsidRPr="002D4DDE">
        <w:rPr>
          <w:rFonts w:asciiTheme="minorHAnsi" w:hAnsiTheme="minorHAnsi" w:cstheme="minorHAnsi"/>
        </w:rPr>
        <w:t xml:space="preserve">Gorecki, V. &amp; Pennay, M. </w:t>
      </w:r>
      <w:r w:rsidR="00537E59">
        <w:rPr>
          <w:rFonts w:asciiTheme="minorHAnsi" w:hAnsiTheme="minorHAnsi" w:cstheme="minorHAnsi"/>
        </w:rPr>
        <w:t>(</w:t>
      </w:r>
      <w:r w:rsidRPr="002D4DDE">
        <w:rPr>
          <w:rFonts w:asciiTheme="minorHAnsi" w:hAnsiTheme="minorHAnsi" w:cstheme="minorHAnsi"/>
        </w:rPr>
        <w:t>2021</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macropus. The IUCN Red List of </w:t>
      </w:r>
      <w:r w:rsidR="00C730F8">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sidR="00A721AD">
        <w:rPr>
          <w:rFonts w:asciiTheme="minorHAnsi" w:hAnsiTheme="minorHAnsi" w:cstheme="minorHAnsi"/>
        </w:rPr>
        <w:tab/>
      </w:r>
      <w:hyperlink r:id="rId558" w:history="1">
        <w:r w:rsidR="00537E59" w:rsidRPr="002D0BC5">
          <w:rPr>
            <w:rStyle w:val="Hyperlink"/>
            <w:rFonts w:asciiTheme="minorHAnsi" w:hAnsiTheme="minorHAnsi" w:cstheme="minorHAnsi"/>
          </w:rPr>
          <w:t>https://dx.doi.org/10.2305/IUCN.UK.2021-1.RLTS.T136697A22039960.en</w:t>
        </w:r>
      </w:hyperlink>
    </w:p>
    <w:p w14:paraId="69833D6E" w14:textId="5208E96D" w:rsidR="009F1E20" w:rsidRDefault="009F1E20"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t>macropus)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QUT ePrints</w:t>
      </w:r>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59" w:history="1">
        <w:r w:rsidR="00775112"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0"/>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313" w:name="_Toc414383410"/>
      <w:bookmarkStart w:id="314" w:name="_Toc71670506"/>
      <w:r w:rsidRPr="00D253EF">
        <w:rPr>
          <w:rFonts w:asciiTheme="minorHAnsi" w:hAnsiTheme="minorHAnsi" w:cstheme="minorHAnsi"/>
          <w:sz w:val="40"/>
          <w:szCs w:val="40"/>
        </w:rPr>
        <w:lastRenderedPageBreak/>
        <w:t>Appendices</w:t>
      </w:r>
      <w:bookmarkEnd w:id="313"/>
      <w:bookmarkEnd w:id="314"/>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1296" behindDoc="1" locked="0" layoutInCell="1" allowOverlap="1" wp14:anchorId="5E42CBA3" wp14:editId="3F50EEBD">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2256" behindDoc="1" locked="0" layoutInCell="1" allowOverlap="1" wp14:anchorId="4447DB03" wp14:editId="6EEA3039">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15"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67" type="#_x0000_t202" style="position:absolute;left:0;text-align:left;margin-left:0;margin-top:8.1pt;width:345.75pt;height:.05pt;z-index:-251444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7nMAIAAGc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PgLvuc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16"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6"/>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4304" behindDoc="1" locked="0" layoutInCell="1" allowOverlap="1" wp14:anchorId="6C12CD93" wp14:editId="283A1F7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17"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68" type="#_x0000_t202" style="position:absolute;margin-left:35.25pt;margin-top:282.7pt;width:326.25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CsGuof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18"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8"/>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6112" behindDoc="1" locked="0" layoutInCell="1" allowOverlap="1" wp14:anchorId="1D8D414A" wp14:editId="559FC424">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70208" behindDoc="1" locked="0" layoutInCell="1" allowOverlap="1" wp14:anchorId="21531C1C" wp14:editId="06EF8FBD">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6352" behindDoc="1" locked="0" layoutInCell="1" allowOverlap="1" wp14:anchorId="46D148B0" wp14:editId="3BE0E218">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19"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69" type="#_x0000_t202" style="position:absolute;left:0;text-align:left;margin-left:60.2pt;margin-top:8.65pt;width:347.1pt;height:31.9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jjmmCT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20"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20"/>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80448" behindDoc="1" locked="0" layoutInCell="1" allowOverlap="1" wp14:anchorId="690C4DEB" wp14:editId="4813EADC">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21"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70" type="#_x0000_t202" style="position:absolute;left:0;text-align:left;margin-left:47.55pt;margin-top:333.25pt;width:358.1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bqMAIAAGcEAAAOAAAAZHJzL2Uyb0RvYy54bWysVMFu2zAMvQ/YPwi6L066tCm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EZ9m6j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22"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22"/>
                    </w:p>
                  </w:txbxContent>
                </v:textbox>
              </v:shape>
            </w:pict>
          </mc:Fallback>
        </mc:AlternateContent>
      </w:r>
      <w:r>
        <w:rPr>
          <w:rFonts w:asciiTheme="minorHAnsi" w:hAnsiTheme="minorHAnsi" w:cstheme="minorHAnsi"/>
          <w:noProof/>
        </w:rPr>
        <w:drawing>
          <wp:anchor distT="0" distB="0" distL="114300" distR="114300" simplePos="0" relativeHeight="251878400" behindDoc="1" locked="0" layoutInCell="1" allowOverlap="1" wp14:anchorId="078084C6" wp14:editId="2974C926">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5568" behindDoc="1" locked="0" layoutInCell="1" allowOverlap="1" wp14:anchorId="3656A624" wp14:editId="3F3708D6">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23"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71" type="#_x0000_t202" style="position:absolute;left:0;text-align:left;margin-left:0;margin-top:308.95pt;width:410.9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cXZ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24"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24"/>
                    </w:p>
                  </w:txbxContent>
                </v:textbox>
              </v:shape>
            </w:pict>
          </mc:Fallback>
        </mc:AlternateContent>
      </w:r>
      <w:r w:rsidRPr="00806710">
        <w:rPr>
          <w:rFonts w:asciiTheme="minorHAnsi" w:hAnsiTheme="minorHAnsi" w:cstheme="minorHAnsi"/>
          <w:noProof/>
        </w:rPr>
        <w:drawing>
          <wp:anchor distT="0" distB="0" distL="114300" distR="114300" simplePos="0" relativeHeight="251882496" behindDoc="1" locked="0" layoutInCell="1" allowOverlap="1" wp14:anchorId="57F613FA" wp14:editId="1669350A">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3520" behindDoc="1" locked="0" layoutInCell="1" allowOverlap="1" wp14:anchorId="5D248497" wp14:editId="2B355375">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7616" behindDoc="1" locked="0" layoutInCell="1" allowOverlap="1" wp14:anchorId="27D38D1E" wp14:editId="039FC7CF">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25"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72" type="#_x0000_t202" style="position:absolute;margin-left:359.8pt;margin-top:164.65pt;width:411pt;height:.05pt;z-index:-251428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26"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26"/>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2736" behindDoc="1" locked="0" layoutInCell="1" allowOverlap="1" wp14:anchorId="5927E101" wp14:editId="3477CF42">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327"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73" type="#_x0000_t202" style="position:absolute;left:0;text-align:left;margin-left:0;margin-top:235.45pt;width:411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328"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328"/>
                    </w:p>
                  </w:txbxContent>
                </v:textbox>
              </v:shape>
            </w:pict>
          </mc:Fallback>
        </mc:AlternateContent>
      </w:r>
      <w:r w:rsidRPr="00931694">
        <w:rPr>
          <w:rFonts w:asciiTheme="minorHAnsi" w:hAnsiTheme="minorHAnsi" w:cstheme="minorHAnsi"/>
          <w:noProof/>
        </w:rPr>
        <w:drawing>
          <wp:anchor distT="0" distB="0" distL="114300" distR="114300" simplePos="0" relativeHeight="251889664" behindDoc="1" locked="0" layoutInCell="1" allowOverlap="1" wp14:anchorId="5B788DC6" wp14:editId="3AE3D001">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4784" behindDoc="1" locked="0" layoutInCell="1" allowOverlap="1" wp14:anchorId="10611473" wp14:editId="714F5350">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329"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74" type="#_x0000_t202" style="position:absolute;left:0;text-align:left;margin-left:48.4pt;margin-top:343.05pt;width:295.4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kxMQIAAGc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330"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330"/>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90688" behindDoc="1" locked="0" layoutInCell="1" allowOverlap="1" wp14:anchorId="50AF7F7E" wp14:editId="1B2E6331">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68"/>
      <w:footerReference w:type="default" r:id="rId569"/>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Was temperature really higher inside the tunnel?</w:t>
      </w:r>
    </w:p>
  </w:comment>
  <w:comment w:id="24" w:author="Max L" w:date="2021-09-27T02:06:00Z" w:initials="ML">
    <w:p w14:paraId="7BE9733D" w14:textId="3561F905" w:rsidR="002C7BBC" w:rsidRDefault="002C7BBC">
      <w:pPr>
        <w:pStyle w:val="CommentText"/>
      </w:pPr>
      <w:r>
        <w:rPr>
          <w:rStyle w:val="CommentReference"/>
        </w:rPr>
        <w:annotationRef/>
      </w:r>
      <w:r w:rsidRPr="002C7BBC">
        <w:t>Ozimops ridei</w:t>
      </w:r>
    </w:p>
  </w:comment>
  <w:comment w:id="46"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7"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2"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3" w:author="Stuart Parsons" w:date="2020-12-03T11:53:00Z" w:initials="SP">
    <w:p w14:paraId="248367EE" w14:textId="77777777" w:rsidR="00735166" w:rsidRDefault="00735166" w:rsidP="00735166">
      <w:pPr>
        <w:pStyle w:val="CommentText"/>
      </w:pPr>
      <w:r>
        <w:rPr>
          <w:rStyle w:val="CommentReference"/>
        </w:rPr>
        <w:annotationRef/>
      </w:r>
      <w:r>
        <w:t>But this doesn’t cover the whole night does it? What about the other species?</w:t>
      </w:r>
    </w:p>
  </w:comment>
  <w:comment w:id="54"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6" w:author="Stuart Parsons" w:date="2021-02-09T15:37:00Z" w:initials="SP">
    <w:p w14:paraId="337671F4" w14:textId="77777777" w:rsidR="00735166" w:rsidRDefault="00735166" w:rsidP="00735166">
      <w:pPr>
        <w:pStyle w:val="CommentText"/>
      </w:pPr>
      <w:r>
        <w:rPr>
          <w:rStyle w:val="CommentReference"/>
        </w:rPr>
        <w:annotationRef/>
      </w:r>
      <w:r>
        <w:t>The winter nights are also longer.</w:t>
      </w:r>
    </w:p>
  </w:comment>
  <w:comment w:id="57" w:author="Max L" w:date="2021-03-04T06:16:00Z" w:initials="ML">
    <w:p w14:paraId="61FE5D2E" w14:textId="77777777" w:rsidR="00735166" w:rsidRDefault="00735166" w:rsidP="00735166">
      <w:pPr>
        <w:pStyle w:val="CommentText"/>
      </w:pPr>
      <w:r>
        <w:rPr>
          <w:rStyle w:val="CommentReference"/>
        </w:rPr>
        <w:annotationRef/>
      </w:r>
      <w:r>
        <w:t xml:space="preserve">I tried to explain it in term of relative to sunset. </w:t>
      </w:r>
    </w:p>
    <w:p w14:paraId="764988BF" w14:textId="77777777" w:rsidR="00735166" w:rsidRDefault="00735166" w:rsidP="00735166">
      <w:pPr>
        <w:pStyle w:val="CommentText"/>
      </w:pPr>
      <w:r>
        <w:t xml:space="preserve">I wrote the time of the last nightly activity rather than when activity ends. </w:t>
      </w:r>
    </w:p>
    <w:p w14:paraId="7E0FFBD2" w14:textId="77777777" w:rsidR="00735166" w:rsidRDefault="00735166" w:rsidP="00735166">
      <w:pPr>
        <w:pStyle w:val="CommentText"/>
      </w:pPr>
      <w:r>
        <w:t xml:space="preserve">Does that make sense to you? </w:t>
      </w:r>
    </w:p>
  </w:comment>
  <w:comment w:id="62"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3"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(oceanesis). Figure legend also needs revising as per my previous comments. Genus and species name in italics, please.</w:t>
      </w:r>
    </w:p>
  </w:comment>
  <w:comment w:id="73"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81" w:author="Stuart Parsons" w:date="2020-12-07T08:59:00Z" w:initials="SP">
    <w:p w14:paraId="49133757" w14:textId="77777777" w:rsidR="00735166" w:rsidRDefault="00735166" w:rsidP="00735166">
      <w:pPr>
        <w:pStyle w:val="CommentText"/>
      </w:pPr>
      <w:r>
        <w:rPr>
          <w:rStyle w:val="CommentReference"/>
        </w:rPr>
        <w:annotationRef/>
      </w:r>
      <w:r>
        <w:t>I think there are some subtle difference e.g. day 3 that you need to talk about.</w:t>
      </w:r>
    </w:p>
  </w:comment>
  <w:comment w:id="82"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83"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i talked about number of exit count along with the activity level detected from the acoustics. </w:t>
      </w:r>
    </w:p>
  </w:comment>
  <w:comment w:id="84"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89"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90"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91"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92" w:author="Max L" w:date="2020-12-06T23:14:00Z" w:initials="ML">
    <w:p w14:paraId="1AAECF95" w14:textId="77777777" w:rsidR="00735166" w:rsidRDefault="00735166" w:rsidP="00735166">
      <w:pPr>
        <w:pStyle w:val="CommentText"/>
      </w:pPr>
      <w:r>
        <w:rPr>
          <w:rStyle w:val="CommentReference"/>
        </w:rPr>
        <w:annotationRef/>
      </w:r>
      <w:r>
        <w:t>I think i made I mistake in the method, cus I only did one actual walk-through in both seasons. The other walk-throughs were just confirming the roost location before I put up the HOBO, so I didn’t do any count there.</w:t>
      </w:r>
    </w:p>
  </w:comment>
  <w:comment w:id="93" w:author="Stuart Parsons" w:date="2020-12-03T13:47:00Z" w:initials="SP">
    <w:p w14:paraId="3F5E3C2E" w14:textId="77777777" w:rsidR="00735166" w:rsidRDefault="00735166" w:rsidP="00735166">
      <w:pPr>
        <w:pStyle w:val="CommentText"/>
      </w:pPr>
      <w:r>
        <w:rPr>
          <w:rStyle w:val="CommentReference"/>
        </w:rPr>
        <w:annotationRef/>
      </w:r>
      <w:r>
        <w:t>You don’t mention the number of drain holes used in summer but you do in winter. Need to add this for summer.</w:t>
      </w:r>
    </w:p>
  </w:comment>
  <w:comment w:id="94"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95"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98"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99"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ive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101"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100"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102" w:author="Stuart Parsons" w:date="2021-03-01T09:33:00Z" w:initials="SP">
    <w:p w14:paraId="174062A5" w14:textId="77777777" w:rsidR="00735166" w:rsidRDefault="00735166" w:rsidP="00735166">
      <w:pPr>
        <w:pStyle w:val="CommentText"/>
      </w:pPr>
      <w:r>
        <w:rPr>
          <w:rStyle w:val="CommentReference"/>
        </w:rPr>
        <w:annotationRef/>
      </w:r>
      <w:r>
        <w:t>Have a look at these factors, and then read the sections below. Do you cover each of them or just a selection? Are some missing? E.g. reproduction and predation risk?</w:t>
      </w:r>
    </w:p>
  </w:comment>
  <w:comment w:id="103"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104"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05"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06" w:author="Stuart Parsons" w:date="2021-03-01T09:32:00Z" w:initials="SP">
    <w:p w14:paraId="4EA3C7D6" w14:textId="77777777" w:rsidR="00735166" w:rsidRDefault="00735166" w:rsidP="00735166">
      <w:pPr>
        <w:pStyle w:val="CommentText"/>
      </w:pPr>
      <w:r>
        <w:rPr>
          <w:rStyle w:val="CommentReference"/>
        </w:rPr>
        <w:annotationRef/>
      </w:r>
      <w:r>
        <w:t>So is this about season or reproduction? Or both? The way you introduce this para makes it about season, but you end it about reproduction. Need to keep a consistent argument.</w:t>
      </w:r>
    </w:p>
  </w:comment>
  <w:comment w:id="107"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08"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09"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10"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11" w:author="Stuart Parsons" w:date="2021-03-01T09:38:00Z" w:initials="SP">
    <w:p w14:paraId="7F7F539B" w14:textId="77777777" w:rsidR="00735166" w:rsidRDefault="00735166" w:rsidP="00735166">
      <w:pPr>
        <w:pStyle w:val="CommentText"/>
      </w:pPr>
      <w:r>
        <w:t>After or before sunset?</w:t>
      </w:r>
    </w:p>
  </w:comment>
  <w:comment w:id="112"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13" w:author="Stuart Parsons" w:date="2021-03-21T16:40:00Z" w:initials="SP">
    <w:p w14:paraId="6135C420" w14:textId="77777777" w:rsidR="00735166" w:rsidRDefault="00735166" w:rsidP="00735166">
      <w:pPr>
        <w:pStyle w:val="CommentText"/>
      </w:pPr>
      <w:r>
        <w:rPr>
          <w:rStyle w:val="CommentReference"/>
        </w:rPr>
        <w:annotationRef/>
      </w:r>
      <w:r>
        <w:t>Need to add some detail on this. Were they coming out later on the rainy nights compared with non-rain nights?</w:t>
      </w:r>
    </w:p>
  </w:comment>
  <w:comment w:id="114" w:author="Stuart Parsons" w:date="2021-03-21T16:44:00Z" w:initials="SP">
    <w:p w14:paraId="66B1DF15" w14:textId="77777777" w:rsidR="00735166" w:rsidRDefault="00735166" w:rsidP="00735166">
      <w:pPr>
        <w:pStyle w:val="CommentText"/>
      </w:pPr>
      <w:r>
        <w:rPr>
          <w:rStyle w:val="CommentReference"/>
        </w:rPr>
        <w:annotationRef/>
      </w:r>
      <w:r>
        <w:t>Did the time of your study coincide with mating season? If so, which part. Need to state this for each species as this is an important aspect for the behaviour of each.</w:t>
      </w:r>
    </w:p>
  </w:comment>
  <w:comment w:id="115"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16"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paragraph, and needs to cover each species. You also need to say what eats THESE species (if we know) and IF they are in the area. </w:t>
      </w:r>
      <w:r>
        <w:rPr>
          <w:rStyle w:val="CommentReference"/>
        </w:rPr>
        <w:annotationRef/>
      </w:r>
    </w:p>
  </w:comment>
  <w:comment w:id="117"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18" w:author="Stuart Parsons" w:date="2021-03-21T16:52:00Z" w:initials="SP">
    <w:p w14:paraId="0984D287" w14:textId="77777777" w:rsidR="00735166" w:rsidRDefault="00735166" w:rsidP="00735166">
      <w:pPr>
        <w:pStyle w:val="CommentText"/>
      </w:pPr>
      <w:r>
        <w:rPr>
          <w:rStyle w:val="CommentReference"/>
        </w:rPr>
        <w:annotationRef/>
      </w:r>
      <w:r>
        <w:t>Can you add to this sentence and make it the first of the paragraph.</w:t>
      </w:r>
    </w:p>
  </w:comment>
  <w:comment w:id="119"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20" w:author="Stuart Parsons" w:date="2021-04-06T12:14:00Z" w:initials="SP">
    <w:p w14:paraId="11C94074" w14:textId="77777777" w:rsidR="00735166" w:rsidRDefault="00735166" w:rsidP="00735166">
      <w:pPr>
        <w:pStyle w:val="CommentText"/>
      </w:pPr>
      <w:r>
        <w:rPr>
          <w:rStyle w:val="CommentReference"/>
        </w:rPr>
        <w:annotationRef/>
      </w:r>
      <w:r>
        <w:t>Also a gleaner. We should talk about the point you are trying to make and I can advise on their biology.</w:t>
      </w:r>
    </w:p>
  </w:comment>
  <w:comment w:id="121"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22" w:author="Stuart Parsons" w:date="2021-03-21T17:15:00Z" w:initials="SP">
    <w:p w14:paraId="39F7431A" w14:textId="77777777" w:rsidR="00735166" w:rsidRDefault="00735166" w:rsidP="00735166">
      <w:pPr>
        <w:pStyle w:val="CommentText"/>
      </w:pPr>
      <w:r>
        <w:rPr>
          <w:rStyle w:val="CommentReference"/>
        </w:rPr>
        <w:annotationRef/>
      </w:r>
      <w:r>
        <w:t>Have data on daubentons but not macropus. What evidence do you have to support this?</w:t>
      </w:r>
    </w:p>
  </w:comment>
  <w:comment w:id="126"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24"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25" w:author="Stuart Parsons" w:date="2021-04-06T09:25:00Z" w:initials="SP">
    <w:p w14:paraId="1CF00D21" w14:textId="77777777" w:rsidR="00735166" w:rsidRDefault="00735166" w:rsidP="00735166">
      <w:pPr>
        <w:pStyle w:val="CommentText"/>
      </w:pPr>
      <w:r>
        <w:rPr>
          <w:rStyle w:val="CommentReference"/>
        </w:rPr>
        <w:annotationRef/>
      </w:r>
      <w:r>
        <w:t>Move to Discussion (or integrate with the information already there.</w:t>
      </w:r>
    </w:p>
  </w:comment>
  <w:comment w:id="128"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29"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30" w:author="Stuart Parsons" w:date="2021-03-21T17:32:00Z" w:initials="SP">
    <w:p w14:paraId="636F33D8" w14:textId="77777777" w:rsidR="00735166" w:rsidRDefault="00735166" w:rsidP="00735166">
      <w:pPr>
        <w:pStyle w:val="CommentText"/>
      </w:pPr>
      <w:r>
        <w:rPr>
          <w:rStyle w:val="CommentReference"/>
        </w:rPr>
        <w:annotationRef/>
      </w:r>
      <w:r>
        <w:t>You don’t actually answer this question – why do numbers go up in winter?</w:t>
      </w:r>
    </w:p>
  </w:comment>
  <w:comment w:id="131"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32"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33" w:author="Stuart Parsons" w:date="2021-04-06T12:33:00Z" w:initials="SP">
    <w:p w14:paraId="06335286" w14:textId="77777777" w:rsidR="00735166" w:rsidRDefault="00735166" w:rsidP="00735166">
      <w:pPr>
        <w:pStyle w:val="CommentText"/>
      </w:pPr>
      <w:r>
        <w:rPr>
          <w:rStyle w:val="CommentReference"/>
        </w:rPr>
        <w:annotationRef/>
      </w:r>
      <w:r>
        <w:t>I find this logic hard to follow. If this is a breeding colony, why aren’t numbers higher in Summer. If you were there in January, it should have been and you may have seen some dependent young. Add this to the list of things for us to chat about. Re biology and the patterns we are seeing.</w:t>
      </w:r>
    </w:p>
  </w:comment>
  <w:comment w:id="134" w:author="Stuart Parsons" w:date="2021-03-21T17:34:00Z" w:initials="SP">
    <w:p w14:paraId="79F18D5B" w14:textId="77777777" w:rsidR="00735166" w:rsidRDefault="00735166" w:rsidP="00735166">
      <w:pPr>
        <w:pStyle w:val="CommentText"/>
      </w:pPr>
      <w:r>
        <w:rPr>
          <w:rStyle w:val="CommentReference"/>
        </w:rPr>
        <w:annotationRef/>
      </w:r>
      <w:r>
        <w:t>This makes no sense, and contradicts the previous sentence (max of 50). Can you reword?</w:t>
      </w:r>
    </w:p>
  </w:comment>
  <w:comment w:id="135" w:author="Stuart Parsons" w:date="2021-04-06T12:36:00Z" w:initials="SP">
    <w:p w14:paraId="42C8E27B" w14:textId="77777777" w:rsidR="00735166" w:rsidRDefault="00735166" w:rsidP="00735166">
      <w:pPr>
        <w:pStyle w:val="CommentText"/>
      </w:pPr>
      <w:r>
        <w:rPr>
          <w:rStyle w:val="CommentReference"/>
        </w:rPr>
        <w:annotationRef/>
      </w:r>
      <w:r>
        <w:t>So what do you conclude?</w:t>
      </w:r>
    </w:p>
  </w:comment>
  <w:comment w:id="136"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37" w:author="Stuart Parsons" w:date="2021-04-06T12:43:00Z" w:initials="SP">
    <w:p w14:paraId="75FE0925" w14:textId="77777777" w:rsidR="00735166" w:rsidRDefault="00735166" w:rsidP="00735166">
      <w:pPr>
        <w:pStyle w:val="CommentText"/>
      </w:pPr>
      <w:r>
        <w:rPr>
          <w:rStyle w:val="CommentReference"/>
        </w:rPr>
        <w:annotationRef/>
      </w:r>
      <w:r>
        <w:t>I think this is all you need here – you need to change my wording so it matches your results and Discussion. The rest can get moved to the final chapter as part of the overall summary.</w:t>
      </w:r>
    </w:p>
  </w:comment>
  <w:comment w:id="144"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46"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48"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56"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57"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58"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59"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60"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61"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62" w:author="Stuart Parsons" w:date="2021-02-15T10:07:00Z" w:initials="SP">
    <w:p w14:paraId="313D83C2" w14:textId="77777777" w:rsidR="004C3904" w:rsidRDefault="004C3904" w:rsidP="004C3904">
      <w:pPr>
        <w:pStyle w:val="CommentText"/>
      </w:pPr>
      <w:r>
        <w:rPr>
          <w:rStyle w:val="CommentReference"/>
        </w:rPr>
        <w:annotationRef/>
      </w:r>
      <w:r>
        <w:t>What about degree of fluctuation, etc? I think you can expand this section as per Table 3</w:t>
      </w:r>
    </w:p>
  </w:comment>
  <w:comment w:id="173"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70" w:author="Stuart Parsons" w:date="2021-02-15T10:52:00Z" w:initials="SP">
    <w:p w14:paraId="557E012D" w14:textId="77777777" w:rsidR="00BF3A1D" w:rsidRDefault="00BF3A1D" w:rsidP="00BF3A1D">
      <w:pPr>
        <w:pStyle w:val="CommentText"/>
      </w:pPr>
      <w:r>
        <w:rPr>
          <w:rStyle w:val="CommentReference"/>
        </w:rPr>
        <w:annotationRef/>
      </w:r>
      <w:r>
        <w:t>Worth noting that most roosts were cooler than external, but warmer than local and non-local ambients? Also worth commenting on why the winter roost versus external is so variable? Is a pretty obvious pattern.</w:t>
      </w:r>
    </w:p>
  </w:comment>
  <w:comment w:id="171"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72"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182"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183"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184"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193"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199"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200"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203"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204"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209"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223"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225"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226"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27"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28"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29"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30"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31"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32"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33"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34"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239" w:author="Stuart Parsons" w:date="2021-04-27T10:30:00Z" w:initials="SP">
    <w:p w14:paraId="415D2B2A" w14:textId="77777777" w:rsidR="002C4736" w:rsidRDefault="002C4736" w:rsidP="002C4736">
      <w:pPr>
        <w:pStyle w:val="CommentText"/>
      </w:pPr>
      <w:r>
        <w:rPr>
          <w:rStyle w:val="CommentReference"/>
        </w:rPr>
        <w:annotationRef/>
      </w:r>
      <w:r>
        <w:t>They are still abundant, just in their roost rather than flying around.</w:t>
      </w:r>
    </w:p>
  </w:comment>
  <w:comment w:id="240"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252" w:author="Stuart Parsons" w:date="2021-03-01T08:18:00Z" w:initials="SP">
    <w:p w14:paraId="038C421A" w14:textId="77777777" w:rsidR="00A61D31" w:rsidRDefault="00A61D31" w:rsidP="00A61D31">
      <w:pPr>
        <w:pStyle w:val="CommentText"/>
      </w:pPr>
      <w:r>
        <w:rPr>
          <w:rStyle w:val="CommentReference"/>
        </w:rPr>
        <w:annotationRef/>
      </w:r>
      <w:r>
        <w:t>In the above paragraph I have put the description of the data first, while in this paragraph I have left the statistics first. I am OK with either, but you need to be consistent. In the above paragraph descriptions and stats were mixed together.</w:t>
      </w:r>
    </w:p>
  </w:comment>
  <w:comment w:id="253"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259"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260" w:author="Max L" w:date="2021-05-02T05:58:00Z" w:initials="ML">
    <w:p w14:paraId="4AB8716A" w14:textId="77777777" w:rsidR="004B0089" w:rsidRDefault="004B0089" w:rsidP="004B0089">
      <w:pPr>
        <w:pStyle w:val="CommentText"/>
      </w:pPr>
      <w:r>
        <w:rPr>
          <w:rStyle w:val="CommentReference"/>
        </w:rPr>
        <w:annotationRef/>
      </w:r>
      <w:r>
        <w:t>?</w:t>
      </w:r>
    </w:p>
  </w:comment>
  <w:comment w:id="261"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262"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278" w:author="Max L" w:date="2021-05-02T06:07:00Z" w:initials="ML">
    <w:p w14:paraId="55C32D01" w14:textId="77777777" w:rsidR="008B6536" w:rsidRDefault="008B6536" w:rsidP="008B6536">
      <w:pPr>
        <w:pStyle w:val="CommentText"/>
      </w:pPr>
      <w:r>
        <w:rPr>
          <w:rStyle w:val="CommentReference"/>
        </w:rPr>
        <w:annotationRef/>
      </w:r>
      <w:r>
        <w:t xml:space="preserve">I didn’t mentioned that because I didnt analyse the data into such level. All I know is the bat diversity and relative abundance across each vege and habitat type. But not the relative abundance of each species across each vege and habitat type. </w:t>
      </w:r>
    </w:p>
  </w:comment>
  <w:comment w:id="281"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282"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283" w:author="Stuart Parsons" w:date="2021-04-29T09:44:00Z" w:initials="SP">
    <w:p w14:paraId="7C225FE8" w14:textId="77777777" w:rsidR="008B6536" w:rsidRDefault="008B6536" w:rsidP="008B6536">
      <w:pPr>
        <w:pStyle w:val="CommentText"/>
      </w:pPr>
      <w:r>
        <w:rPr>
          <w:rStyle w:val="CommentReference"/>
        </w:rPr>
        <w:annotationRef/>
      </w:r>
      <w:r>
        <w:t>So predators of bats? Not sure what you mean by herbivory. These bats don’t eat plants.</w:t>
      </w:r>
    </w:p>
  </w:comment>
  <w:comment w:id="285"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286"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296"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298"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308"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310"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337671F4" w15:done="1"/>
  <w15:commentEx w15:paraId="7E0FFBD2" w15:paraIdParent="337671F4" w15:done="1"/>
  <w15:commentEx w15:paraId="463CB1FB" w15:done="1"/>
  <w15:commentEx w15:paraId="2184CC6B" w15:done="1"/>
  <w15:commentEx w15:paraId="7EA2DD5D" w15:done="1"/>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1CF00D21"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415D2B2A" w15:done="1"/>
  <w15:commentEx w15:paraId="2E4DBE41" w15:done="1"/>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16A788" w16cex:dateUtc="2021-04-05T23:25: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650" w16cex:dateUtc="2021-04-27T00:30:00Z"/>
  <w16cex:commentExtensible w16cex:durableId="24326208" w16cex:dateUtc="2021-04-27T00:12: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337671F4" w16cid:durableId="2416B38A"/>
  <w16cid:commentId w16cid:paraId="7E0FFBD2" w16cid:durableId="2416B389"/>
  <w16cid:commentId w16cid:paraId="463CB1FB" w16cid:durableId="24439A2E"/>
  <w16cid:commentId w16cid:paraId="2184CC6B" w16cid:durableId="24439A2D"/>
  <w16cid:commentId w16cid:paraId="7EA2DD5D" w16cid:durableId="2416B867"/>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1CF00D21" w16cid:durableId="2416A788"/>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415D2B2A" w16cid:durableId="24326650"/>
  <w16cid:commentId w16cid:paraId="2E4DBE41" w16cid:durableId="24326208"/>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BD77A" w14:textId="77777777" w:rsidR="00493053" w:rsidRDefault="00493053">
      <w:r>
        <w:separator/>
      </w:r>
    </w:p>
    <w:p w14:paraId="7EC64686" w14:textId="77777777" w:rsidR="00493053" w:rsidRDefault="00493053"/>
  </w:endnote>
  <w:endnote w:type="continuationSeparator" w:id="0">
    <w:p w14:paraId="019A8B7A" w14:textId="77777777" w:rsidR="00493053" w:rsidRDefault="00493053">
      <w:r>
        <w:continuationSeparator/>
      </w:r>
    </w:p>
    <w:p w14:paraId="20E57E9F" w14:textId="77777777" w:rsidR="00493053" w:rsidRDefault="004930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418C0A2E" w:rsidR="00AD31E1" w:rsidRDefault="00493053" w:rsidP="00DC4F22">
    <w:pPr>
      <w:pStyle w:val="PhDFooter"/>
      <w:jc w:val="right"/>
    </w:pPr>
    <w:r>
      <w:fldChar w:fldCharType="begin"/>
    </w:r>
    <w:r>
      <w:instrText xml:space="preserve"> STYLEREF  "Title,PhD Title"  \* MERGEFORMAT </w:instrText>
    </w:r>
    <w:r>
      <w:fldChar w:fldCharType="separate"/>
    </w:r>
    <w:r w:rsidR="003F5A26" w:rsidRPr="003F5A26">
      <w:rPr>
        <w:b/>
        <w:bCs/>
        <w:noProof/>
        <w:lang w:val="en-US"/>
      </w:rPr>
      <w:t>Roost selection preferences of bat species present in the</w:t>
    </w:r>
    <w:r w:rsidR="003F5A26">
      <w:rPr>
        <w:noProof/>
      </w:rPr>
      <w:t xml:space="preserve"> Yugar tunnel</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30450DFB" w:rsidR="00AD31E1" w:rsidRPr="00DC4F22" w:rsidRDefault="00493053" w:rsidP="00DC4F22">
    <w:pPr>
      <w:pStyle w:val="PhDFooter"/>
    </w:pPr>
    <w:r>
      <w:fldChar w:fldCharType="begin"/>
    </w:r>
    <w:r>
      <w:instrText xml:space="preserve"> STYLEREF  "Title,PhD Title"  \</w:instrText>
    </w:r>
    <w:r>
      <w:instrText xml:space="preserve">* MERGEFORMAT </w:instrText>
    </w:r>
    <w:r>
      <w:fldChar w:fldCharType="separate"/>
    </w:r>
    <w:r w:rsidR="003F5A26" w:rsidRPr="003F5A26">
      <w:rPr>
        <w:b/>
        <w:bCs/>
        <w:noProof/>
        <w:lang w:val="en-US"/>
      </w:rPr>
      <w:t>Roost selection preferences of bat species present in the</w:t>
    </w:r>
    <w:r w:rsidR="003F5A26">
      <w:rPr>
        <w:noProof/>
      </w:rPr>
      <w:t xml:space="preserve"> Yugar tunnel</w:t>
    </w:r>
    <w:r>
      <w:rPr>
        <w:noProof/>
      </w:rPr>
      <w:fldChar w:fldCharType="end"/>
    </w:r>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75F2CFA4"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r w:rsidR="00493053">
      <w:fldChar w:fldCharType="begin"/>
    </w:r>
    <w:r w:rsidR="00493053">
      <w:instrText xml:space="preserve"> STYLEREF  "Heading 1,PhD Heading 1 (APA)" \n  \* MERGEFORMAT </w:instrText>
    </w:r>
    <w:r w:rsidR="00493053">
      <w:fldChar w:fldCharType="separate"/>
    </w:r>
    <w:r w:rsidR="00EE2D4E">
      <w:rPr>
        <w:noProof/>
      </w:rPr>
      <w:t xml:space="preserve">Chapter 2: </w:t>
    </w:r>
    <w:r w:rsidR="00493053">
      <w:rPr>
        <w:noProof/>
      </w:rPr>
      <w:fldChar w:fldCharType="end"/>
    </w:r>
    <w:r w:rsidR="00493053">
      <w:fldChar w:fldCharType="begin"/>
    </w:r>
    <w:r w:rsidR="00493053">
      <w:instrText xml:space="preserve"> STYLEREF  "Heading 1,PhD Heading 1 (APA)"  \* MERGEFORMAT </w:instrText>
    </w:r>
    <w:r w:rsidR="00493053">
      <w:fldChar w:fldCharType="separate"/>
    </w:r>
    <w:r w:rsidR="00EE2D4E">
      <w:rPr>
        <w:noProof/>
      </w:rPr>
      <w:t>Understanding the bat species, population and their emergence and return pattern in the Yugar tunnel</w:t>
    </w:r>
    <w:r w:rsidR="00493053">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3381DC84" w:rsidR="00AD31E1" w:rsidRPr="0015472F" w:rsidRDefault="00493053" w:rsidP="0015472F">
    <w:pPr>
      <w:pStyle w:val="PhDFooter"/>
    </w:pPr>
    <w:r>
      <w:fldChar w:fldCharType="begin"/>
    </w:r>
    <w:r>
      <w:instrText xml:space="preserve"> STYLEREF  "Heading 1,PhD Heading 1 (APA)" \n  \* MERGEFORMAT </w:instrText>
    </w:r>
    <w:r>
      <w:fldChar w:fldCharType="separate"/>
    </w:r>
    <w:r w:rsidR="00EE2D4E">
      <w:rPr>
        <w:noProof/>
      </w:rPr>
      <w:t xml:space="preserve">Chapter 2: </w:t>
    </w:r>
    <w:r>
      <w:rPr>
        <w:noProof/>
      </w:rPr>
      <w:fldChar w:fldCharType="end"/>
    </w:r>
    <w:r>
      <w:fldChar w:fldCharType="begin"/>
    </w:r>
    <w:r>
      <w:instrText xml:space="preserve"> STYLEREF  "Heading 1,PhD Heading 1 (APA)"  \* MERGEFORMAT </w:instrText>
    </w:r>
    <w:r w:rsidR="003F5A26">
      <w:fldChar w:fldCharType="separate"/>
    </w:r>
    <w:r w:rsidR="00EE2D4E">
      <w:rPr>
        <w:noProof/>
      </w:rPr>
      <w:t>Understanding the bat species, population and their emergence and return pattern in the Yugar tunnel</w:t>
    </w:r>
    <w:r>
      <w:rPr>
        <w:noProof/>
      </w:rPr>
      <w:fldChar w:fldCharType="end"/>
    </w:r>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DF21B" w14:textId="77777777" w:rsidR="00493053" w:rsidRDefault="00493053">
      <w:r>
        <w:separator/>
      </w:r>
    </w:p>
    <w:p w14:paraId="1D2DBBCB" w14:textId="77777777" w:rsidR="00493053" w:rsidRDefault="00493053"/>
  </w:footnote>
  <w:footnote w:type="continuationSeparator" w:id="0">
    <w:p w14:paraId="15108730" w14:textId="77777777" w:rsidR="00493053" w:rsidRDefault="00493053">
      <w:r>
        <w:continuationSeparator/>
      </w:r>
    </w:p>
    <w:p w14:paraId="361EF41C" w14:textId="77777777" w:rsidR="00493053" w:rsidRDefault="004930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Chapter 2: Understanding the bat species population and their emergence and return pattern in the Yugar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22EC"/>
    <w:rsid w:val="00002C7F"/>
    <w:rsid w:val="00003128"/>
    <w:rsid w:val="000037A5"/>
    <w:rsid w:val="000046A4"/>
    <w:rsid w:val="00004977"/>
    <w:rsid w:val="000049E1"/>
    <w:rsid w:val="0000554B"/>
    <w:rsid w:val="0000592F"/>
    <w:rsid w:val="00005A0F"/>
    <w:rsid w:val="00007888"/>
    <w:rsid w:val="00010D73"/>
    <w:rsid w:val="0001187E"/>
    <w:rsid w:val="00011D7F"/>
    <w:rsid w:val="0001262D"/>
    <w:rsid w:val="00015049"/>
    <w:rsid w:val="0001528F"/>
    <w:rsid w:val="00016AC9"/>
    <w:rsid w:val="000209FA"/>
    <w:rsid w:val="00022470"/>
    <w:rsid w:val="00024535"/>
    <w:rsid w:val="000248D2"/>
    <w:rsid w:val="00025C60"/>
    <w:rsid w:val="00026BA1"/>
    <w:rsid w:val="00026F5F"/>
    <w:rsid w:val="00027B51"/>
    <w:rsid w:val="00027F47"/>
    <w:rsid w:val="0003129C"/>
    <w:rsid w:val="00031911"/>
    <w:rsid w:val="000328C3"/>
    <w:rsid w:val="000329AF"/>
    <w:rsid w:val="000329B8"/>
    <w:rsid w:val="00034310"/>
    <w:rsid w:val="000370E9"/>
    <w:rsid w:val="00040585"/>
    <w:rsid w:val="00040967"/>
    <w:rsid w:val="00040AB4"/>
    <w:rsid w:val="00041DE8"/>
    <w:rsid w:val="00042ED8"/>
    <w:rsid w:val="00044960"/>
    <w:rsid w:val="000456AB"/>
    <w:rsid w:val="00046B92"/>
    <w:rsid w:val="00046BCD"/>
    <w:rsid w:val="000473A9"/>
    <w:rsid w:val="00047592"/>
    <w:rsid w:val="00047676"/>
    <w:rsid w:val="00051524"/>
    <w:rsid w:val="0005210B"/>
    <w:rsid w:val="000523D1"/>
    <w:rsid w:val="00053B15"/>
    <w:rsid w:val="00055177"/>
    <w:rsid w:val="000552D5"/>
    <w:rsid w:val="000559D8"/>
    <w:rsid w:val="00055D58"/>
    <w:rsid w:val="00056E63"/>
    <w:rsid w:val="000578C7"/>
    <w:rsid w:val="00060B42"/>
    <w:rsid w:val="000615AB"/>
    <w:rsid w:val="00062548"/>
    <w:rsid w:val="0006388B"/>
    <w:rsid w:val="00063BD7"/>
    <w:rsid w:val="0006410A"/>
    <w:rsid w:val="000659F2"/>
    <w:rsid w:val="00065D88"/>
    <w:rsid w:val="00065FEC"/>
    <w:rsid w:val="00066684"/>
    <w:rsid w:val="000673FC"/>
    <w:rsid w:val="00067EA6"/>
    <w:rsid w:val="000714E9"/>
    <w:rsid w:val="00072C93"/>
    <w:rsid w:val="000749FE"/>
    <w:rsid w:val="00075393"/>
    <w:rsid w:val="00075EEA"/>
    <w:rsid w:val="000801DF"/>
    <w:rsid w:val="000808DB"/>
    <w:rsid w:val="00080FD6"/>
    <w:rsid w:val="0008141B"/>
    <w:rsid w:val="000815C5"/>
    <w:rsid w:val="000815D3"/>
    <w:rsid w:val="00081FAF"/>
    <w:rsid w:val="00083E8C"/>
    <w:rsid w:val="0008584D"/>
    <w:rsid w:val="0008758B"/>
    <w:rsid w:val="00087956"/>
    <w:rsid w:val="00094E2B"/>
    <w:rsid w:val="00094F3B"/>
    <w:rsid w:val="000A0421"/>
    <w:rsid w:val="000A0AD2"/>
    <w:rsid w:val="000A0B3F"/>
    <w:rsid w:val="000A0CD7"/>
    <w:rsid w:val="000A2045"/>
    <w:rsid w:val="000A553A"/>
    <w:rsid w:val="000A56C6"/>
    <w:rsid w:val="000A6FCD"/>
    <w:rsid w:val="000A713F"/>
    <w:rsid w:val="000A77B9"/>
    <w:rsid w:val="000B03A2"/>
    <w:rsid w:val="000B1BA9"/>
    <w:rsid w:val="000B2E85"/>
    <w:rsid w:val="000B3082"/>
    <w:rsid w:val="000B3BF2"/>
    <w:rsid w:val="000B419E"/>
    <w:rsid w:val="000B6EC9"/>
    <w:rsid w:val="000C36F9"/>
    <w:rsid w:val="000C511F"/>
    <w:rsid w:val="000C63DB"/>
    <w:rsid w:val="000C74EB"/>
    <w:rsid w:val="000C76F0"/>
    <w:rsid w:val="000D0D20"/>
    <w:rsid w:val="000D2608"/>
    <w:rsid w:val="000D26EA"/>
    <w:rsid w:val="000D67F5"/>
    <w:rsid w:val="000D6C45"/>
    <w:rsid w:val="000E00A2"/>
    <w:rsid w:val="000E0880"/>
    <w:rsid w:val="000E25C4"/>
    <w:rsid w:val="000E3212"/>
    <w:rsid w:val="000E375A"/>
    <w:rsid w:val="000E556A"/>
    <w:rsid w:val="000E5C4B"/>
    <w:rsid w:val="000E7C59"/>
    <w:rsid w:val="000F220C"/>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203BE"/>
    <w:rsid w:val="00120A4B"/>
    <w:rsid w:val="00121387"/>
    <w:rsid w:val="00122BBB"/>
    <w:rsid w:val="00127AB7"/>
    <w:rsid w:val="001301A4"/>
    <w:rsid w:val="00136874"/>
    <w:rsid w:val="00136B08"/>
    <w:rsid w:val="00137BF5"/>
    <w:rsid w:val="001401BF"/>
    <w:rsid w:val="00142839"/>
    <w:rsid w:val="00143BFF"/>
    <w:rsid w:val="00146210"/>
    <w:rsid w:val="0014638C"/>
    <w:rsid w:val="00147E97"/>
    <w:rsid w:val="00150268"/>
    <w:rsid w:val="00151044"/>
    <w:rsid w:val="00153240"/>
    <w:rsid w:val="0015472F"/>
    <w:rsid w:val="00154AA5"/>
    <w:rsid w:val="00154E5F"/>
    <w:rsid w:val="00155B5F"/>
    <w:rsid w:val="00156B80"/>
    <w:rsid w:val="001579BA"/>
    <w:rsid w:val="001606C4"/>
    <w:rsid w:val="00161A59"/>
    <w:rsid w:val="0016519E"/>
    <w:rsid w:val="00165EA2"/>
    <w:rsid w:val="001665E8"/>
    <w:rsid w:val="0017053D"/>
    <w:rsid w:val="00172C70"/>
    <w:rsid w:val="00172D57"/>
    <w:rsid w:val="00174741"/>
    <w:rsid w:val="001750CD"/>
    <w:rsid w:val="00175EC2"/>
    <w:rsid w:val="00176E04"/>
    <w:rsid w:val="00176F80"/>
    <w:rsid w:val="001772B0"/>
    <w:rsid w:val="00182CFD"/>
    <w:rsid w:val="001837A5"/>
    <w:rsid w:val="00186165"/>
    <w:rsid w:val="001869DC"/>
    <w:rsid w:val="001901E6"/>
    <w:rsid w:val="001906DD"/>
    <w:rsid w:val="00192D31"/>
    <w:rsid w:val="00194390"/>
    <w:rsid w:val="00194B70"/>
    <w:rsid w:val="00196944"/>
    <w:rsid w:val="00196BA4"/>
    <w:rsid w:val="0019721B"/>
    <w:rsid w:val="001A29BE"/>
    <w:rsid w:val="001A36DE"/>
    <w:rsid w:val="001A56FB"/>
    <w:rsid w:val="001A7700"/>
    <w:rsid w:val="001A78EF"/>
    <w:rsid w:val="001B2188"/>
    <w:rsid w:val="001B243D"/>
    <w:rsid w:val="001B4402"/>
    <w:rsid w:val="001B5160"/>
    <w:rsid w:val="001B5EF0"/>
    <w:rsid w:val="001B6228"/>
    <w:rsid w:val="001B6B39"/>
    <w:rsid w:val="001B6E8C"/>
    <w:rsid w:val="001B7423"/>
    <w:rsid w:val="001B77B1"/>
    <w:rsid w:val="001B7C72"/>
    <w:rsid w:val="001C1667"/>
    <w:rsid w:val="001C3905"/>
    <w:rsid w:val="001C48AF"/>
    <w:rsid w:val="001C4E8F"/>
    <w:rsid w:val="001C6B49"/>
    <w:rsid w:val="001C6CCA"/>
    <w:rsid w:val="001C710F"/>
    <w:rsid w:val="001D00BF"/>
    <w:rsid w:val="001D0487"/>
    <w:rsid w:val="001D088A"/>
    <w:rsid w:val="001D0E1F"/>
    <w:rsid w:val="001D1804"/>
    <w:rsid w:val="001D4AE2"/>
    <w:rsid w:val="001D58BC"/>
    <w:rsid w:val="001E1D4B"/>
    <w:rsid w:val="001E2E9C"/>
    <w:rsid w:val="001E3648"/>
    <w:rsid w:val="001E3740"/>
    <w:rsid w:val="001E38E2"/>
    <w:rsid w:val="001E4B00"/>
    <w:rsid w:val="001E6D92"/>
    <w:rsid w:val="001E78D0"/>
    <w:rsid w:val="001E7E96"/>
    <w:rsid w:val="001F012C"/>
    <w:rsid w:val="001F0AF5"/>
    <w:rsid w:val="001F1FD5"/>
    <w:rsid w:val="001F2EE5"/>
    <w:rsid w:val="001F40A7"/>
    <w:rsid w:val="001F40CB"/>
    <w:rsid w:val="001F4665"/>
    <w:rsid w:val="001F47BB"/>
    <w:rsid w:val="001F6758"/>
    <w:rsid w:val="001F6E14"/>
    <w:rsid w:val="001F7067"/>
    <w:rsid w:val="00201463"/>
    <w:rsid w:val="00201A2D"/>
    <w:rsid w:val="00201ACD"/>
    <w:rsid w:val="00202615"/>
    <w:rsid w:val="0020316C"/>
    <w:rsid w:val="002055C8"/>
    <w:rsid w:val="00206DD9"/>
    <w:rsid w:val="00217629"/>
    <w:rsid w:val="0022025F"/>
    <w:rsid w:val="00220894"/>
    <w:rsid w:val="00221868"/>
    <w:rsid w:val="00222D6B"/>
    <w:rsid w:val="00224200"/>
    <w:rsid w:val="00225153"/>
    <w:rsid w:val="0022625B"/>
    <w:rsid w:val="00226FEB"/>
    <w:rsid w:val="00231F8D"/>
    <w:rsid w:val="00232AFA"/>
    <w:rsid w:val="0023399A"/>
    <w:rsid w:val="002351BB"/>
    <w:rsid w:val="00241AB3"/>
    <w:rsid w:val="00241F23"/>
    <w:rsid w:val="0024293D"/>
    <w:rsid w:val="0024549D"/>
    <w:rsid w:val="00245B5B"/>
    <w:rsid w:val="00246F9B"/>
    <w:rsid w:val="002470AA"/>
    <w:rsid w:val="002517EB"/>
    <w:rsid w:val="00252999"/>
    <w:rsid w:val="00252EE1"/>
    <w:rsid w:val="0025304C"/>
    <w:rsid w:val="00255943"/>
    <w:rsid w:val="00256400"/>
    <w:rsid w:val="00257B38"/>
    <w:rsid w:val="00262635"/>
    <w:rsid w:val="00262BFB"/>
    <w:rsid w:val="00262E53"/>
    <w:rsid w:val="0026499A"/>
    <w:rsid w:val="0026529D"/>
    <w:rsid w:val="00267E2D"/>
    <w:rsid w:val="00270850"/>
    <w:rsid w:val="00270DC1"/>
    <w:rsid w:val="00271D7E"/>
    <w:rsid w:val="00272796"/>
    <w:rsid w:val="002734B2"/>
    <w:rsid w:val="00274799"/>
    <w:rsid w:val="0027630E"/>
    <w:rsid w:val="00276BC1"/>
    <w:rsid w:val="00277644"/>
    <w:rsid w:val="0028231E"/>
    <w:rsid w:val="00282B46"/>
    <w:rsid w:val="00283156"/>
    <w:rsid w:val="002837F9"/>
    <w:rsid w:val="0028639F"/>
    <w:rsid w:val="00291130"/>
    <w:rsid w:val="00291D11"/>
    <w:rsid w:val="00292B23"/>
    <w:rsid w:val="00292B5C"/>
    <w:rsid w:val="002930A8"/>
    <w:rsid w:val="00293499"/>
    <w:rsid w:val="002934FB"/>
    <w:rsid w:val="00294453"/>
    <w:rsid w:val="002949B8"/>
    <w:rsid w:val="00294C66"/>
    <w:rsid w:val="00294C92"/>
    <w:rsid w:val="0029699A"/>
    <w:rsid w:val="002973DA"/>
    <w:rsid w:val="0029764B"/>
    <w:rsid w:val="002A0542"/>
    <w:rsid w:val="002A09CF"/>
    <w:rsid w:val="002A0B67"/>
    <w:rsid w:val="002A12FA"/>
    <w:rsid w:val="002A1588"/>
    <w:rsid w:val="002A1B8D"/>
    <w:rsid w:val="002A1F23"/>
    <w:rsid w:val="002A2207"/>
    <w:rsid w:val="002A25E5"/>
    <w:rsid w:val="002A41FE"/>
    <w:rsid w:val="002A438F"/>
    <w:rsid w:val="002A59BE"/>
    <w:rsid w:val="002A705B"/>
    <w:rsid w:val="002B1145"/>
    <w:rsid w:val="002B114E"/>
    <w:rsid w:val="002B25C3"/>
    <w:rsid w:val="002B32B0"/>
    <w:rsid w:val="002B4C36"/>
    <w:rsid w:val="002B625E"/>
    <w:rsid w:val="002B690A"/>
    <w:rsid w:val="002C045E"/>
    <w:rsid w:val="002C1ABE"/>
    <w:rsid w:val="002C1CBA"/>
    <w:rsid w:val="002C21E4"/>
    <w:rsid w:val="002C35BD"/>
    <w:rsid w:val="002C4736"/>
    <w:rsid w:val="002C4ABE"/>
    <w:rsid w:val="002C58D0"/>
    <w:rsid w:val="002C5B7B"/>
    <w:rsid w:val="002C5E5A"/>
    <w:rsid w:val="002C64DF"/>
    <w:rsid w:val="002C7BBC"/>
    <w:rsid w:val="002D2159"/>
    <w:rsid w:val="002D21BF"/>
    <w:rsid w:val="002D312D"/>
    <w:rsid w:val="002D44E9"/>
    <w:rsid w:val="002D4DDE"/>
    <w:rsid w:val="002D5AF3"/>
    <w:rsid w:val="002D6558"/>
    <w:rsid w:val="002D67D1"/>
    <w:rsid w:val="002D685F"/>
    <w:rsid w:val="002E0AC6"/>
    <w:rsid w:val="002E1C49"/>
    <w:rsid w:val="002E1E09"/>
    <w:rsid w:val="002E27D6"/>
    <w:rsid w:val="002E3A78"/>
    <w:rsid w:val="002E4F73"/>
    <w:rsid w:val="002E5929"/>
    <w:rsid w:val="002E5A1E"/>
    <w:rsid w:val="002E69F1"/>
    <w:rsid w:val="002E71A0"/>
    <w:rsid w:val="002E77DF"/>
    <w:rsid w:val="002F0A00"/>
    <w:rsid w:val="002F0A02"/>
    <w:rsid w:val="002F10B6"/>
    <w:rsid w:val="002F24E0"/>
    <w:rsid w:val="002F2C78"/>
    <w:rsid w:val="002F2D2F"/>
    <w:rsid w:val="002F341D"/>
    <w:rsid w:val="002F5387"/>
    <w:rsid w:val="002F624D"/>
    <w:rsid w:val="00301F88"/>
    <w:rsid w:val="0030271D"/>
    <w:rsid w:val="003032AF"/>
    <w:rsid w:val="0030556B"/>
    <w:rsid w:val="00305B7E"/>
    <w:rsid w:val="00306F1E"/>
    <w:rsid w:val="003078A5"/>
    <w:rsid w:val="00310ABD"/>
    <w:rsid w:val="00310C4C"/>
    <w:rsid w:val="003129E7"/>
    <w:rsid w:val="00312E88"/>
    <w:rsid w:val="003142E7"/>
    <w:rsid w:val="003173F1"/>
    <w:rsid w:val="003208B3"/>
    <w:rsid w:val="00320C4E"/>
    <w:rsid w:val="0032465C"/>
    <w:rsid w:val="003250E4"/>
    <w:rsid w:val="00326909"/>
    <w:rsid w:val="00326BD7"/>
    <w:rsid w:val="00327E54"/>
    <w:rsid w:val="00332EE0"/>
    <w:rsid w:val="003341ED"/>
    <w:rsid w:val="00335F41"/>
    <w:rsid w:val="00336F76"/>
    <w:rsid w:val="0033775C"/>
    <w:rsid w:val="003416F9"/>
    <w:rsid w:val="003462B0"/>
    <w:rsid w:val="0034689B"/>
    <w:rsid w:val="00350917"/>
    <w:rsid w:val="00351052"/>
    <w:rsid w:val="0035165B"/>
    <w:rsid w:val="003544C2"/>
    <w:rsid w:val="00354D62"/>
    <w:rsid w:val="00354DB5"/>
    <w:rsid w:val="00354F5E"/>
    <w:rsid w:val="00355138"/>
    <w:rsid w:val="00356A06"/>
    <w:rsid w:val="00357056"/>
    <w:rsid w:val="003572E5"/>
    <w:rsid w:val="003578D1"/>
    <w:rsid w:val="00357A62"/>
    <w:rsid w:val="003632FF"/>
    <w:rsid w:val="00364148"/>
    <w:rsid w:val="00364EBB"/>
    <w:rsid w:val="0036750F"/>
    <w:rsid w:val="0037163A"/>
    <w:rsid w:val="003716E1"/>
    <w:rsid w:val="003752F3"/>
    <w:rsid w:val="00375FAD"/>
    <w:rsid w:val="00377041"/>
    <w:rsid w:val="0037744C"/>
    <w:rsid w:val="00377C60"/>
    <w:rsid w:val="00380540"/>
    <w:rsid w:val="00380625"/>
    <w:rsid w:val="0038182E"/>
    <w:rsid w:val="0038312F"/>
    <w:rsid w:val="003835E7"/>
    <w:rsid w:val="003867C1"/>
    <w:rsid w:val="00386BC9"/>
    <w:rsid w:val="00387D55"/>
    <w:rsid w:val="0039368A"/>
    <w:rsid w:val="00393AF9"/>
    <w:rsid w:val="00393B05"/>
    <w:rsid w:val="00394C9D"/>
    <w:rsid w:val="00394F9A"/>
    <w:rsid w:val="0039648E"/>
    <w:rsid w:val="00396D08"/>
    <w:rsid w:val="003A1224"/>
    <w:rsid w:val="003A1D6D"/>
    <w:rsid w:val="003A247F"/>
    <w:rsid w:val="003A3F61"/>
    <w:rsid w:val="003A62B5"/>
    <w:rsid w:val="003A65BA"/>
    <w:rsid w:val="003A6DBC"/>
    <w:rsid w:val="003A6E76"/>
    <w:rsid w:val="003B32F5"/>
    <w:rsid w:val="003B380E"/>
    <w:rsid w:val="003B3CEF"/>
    <w:rsid w:val="003B5D8B"/>
    <w:rsid w:val="003B78EE"/>
    <w:rsid w:val="003B7D48"/>
    <w:rsid w:val="003C0F97"/>
    <w:rsid w:val="003C3C20"/>
    <w:rsid w:val="003C5398"/>
    <w:rsid w:val="003C70D2"/>
    <w:rsid w:val="003D00C2"/>
    <w:rsid w:val="003D1542"/>
    <w:rsid w:val="003D1F74"/>
    <w:rsid w:val="003D4D20"/>
    <w:rsid w:val="003D6413"/>
    <w:rsid w:val="003E0C5B"/>
    <w:rsid w:val="003E18B5"/>
    <w:rsid w:val="003E2D83"/>
    <w:rsid w:val="003E3DE7"/>
    <w:rsid w:val="003E4010"/>
    <w:rsid w:val="003E5225"/>
    <w:rsid w:val="003E736B"/>
    <w:rsid w:val="003F0E89"/>
    <w:rsid w:val="003F4959"/>
    <w:rsid w:val="003F5A26"/>
    <w:rsid w:val="003F639E"/>
    <w:rsid w:val="003F77F3"/>
    <w:rsid w:val="0040075C"/>
    <w:rsid w:val="00400DD8"/>
    <w:rsid w:val="00400FEA"/>
    <w:rsid w:val="00401350"/>
    <w:rsid w:val="00401528"/>
    <w:rsid w:val="00402C79"/>
    <w:rsid w:val="0040416B"/>
    <w:rsid w:val="004069E5"/>
    <w:rsid w:val="00414FCD"/>
    <w:rsid w:val="0041507D"/>
    <w:rsid w:val="00415853"/>
    <w:rsid w:val="00417323"/>
    <w:rsid w:val="00417BB1"/>
    <w:rsid w:val="00417FA3"/>
    <w:rsid w:val="004232AA"/>
    <w:rsid w:val="00423462"/>
    <w:rsid w:val="0042629B"/>
    <w:rsid w:val="00426998"/>
    <w:rsid w:val="00426AA5"/>
    <w:rsid w:val="004302ED"/>
    <w:rsid w:val="00431482"/>
    <w:rsid w:val="004316B3"/>
    <w:rsid w:val="00431AC9"/>
    <w:rsid w:val="00432361"/>
    <w:rsid w:val="00434EAD"/>
    <w:rsid w:val="00436317"/>
    <w:rsid w:val="00436847"/>
    <w:rsid w:val="0043714C"/>
    <w:rsid w:val="00437D76"/>
    <w:rsid w:val="00441BFF"/>
    <w:rsid w:val="00441C23"/>
    <w:rsid w:val="004444F8"/>
    <w:rsid w:val="00445523"/>
    <w:rsid w:val="00446058"/>
    <w:rsid w:val="00446996"/>
    <w:rsid w:val="00452A42"/>
    <w:rsid w:val="0045394E"/>
    <w:rsid w:val="00454674"/>
    <w:rsid w:val="004547CA"/>
    <w:rsid w:val="00454B1B"/>
    <w:rsid w:val="0045503C"/>
    <w:rsid w:val="004561EE"/>
    <w:rsid w:val="0045798F"/>
    <w:rsid w:val="00460BC3"/>
    <w:rsid w:val="00460C1E"/>
    <w:rsid w:val="00462F80"/>
    <w:rsid w:val="004651A3"/>
    <w:rsid w:val="0046559B"/>
    <w:rsid w:val="004655D8"/>
    <w:rsid w:val="00467C21"/>
    <w:rsid w:val="00470755"/>
    <w:rsid w:val="00470994"/>
    <w:rsid w:val="00471018"/>
    <w:rsid w:val="00474B61"/>
    <w:rsid w:val="00475BA7"/>
    <w:rsid w:val="00476D4A"/>
    <w:rsid w:val="00481988"/>
    <w:rsid w:val="004835E3"/>
    <w:rsid w:val="0048363D"/>
    <w:rsid w:val="00483D6C"/>
    <w:rsid w:val="00485851"/>
    <w:rsid w:val="00485B8D"/>
    <w:rsid w:val="00486578"/>
    <w:rsid w:val="00486B39"/>
    <w:rsid w:val="00490CED"/>
    <w:rsid w:val="00491FB8"/>
    <w:rsid w:val="00493053"/>
    <w:rsid w:val="0049359C"/>
    <w:rsid w:val="0049435B"/>
    <w:rsid w:val="00494F62"/>
    <w:rsid w:val="00495318"/>
    <w:rsid w:val="00495C60"/>
    <w:rsid w:val="00495D30"/>
    <w:rsid w:val="00497989"/>
    <w:rsid w:val="004A00EE"/>
    <w:rsid w:val="004A09A8"/>
    <w:rsid w:val="004A3C76"/>
    <w:rsid w:val="004A3EE8"/>
    <w:rsid w:val="004A406B"/>
    <w:rsid w:val="004A4211"/>
    <w:rsid w:val="004A45EC"/>
    <w:rsid w:val="004A46B7"/>
    <w:rsid w:val="004A4BD6"/>
    <w:rsid w:val="004A638B"/>
    <w:rsid w:val="004A7534"/>
    <w:rsid w:val="004B0089"/>
    <w:rsid w:val="004B344E"/>
    <w:rsid w:val="004B65C2"/>
    <w:rsid w:val="004B74DC"/>
    <w:rsid w:val="004C325F"/>
    <w:rsid w:val="004C3904"/>
    <w:rsid w:val="004C725E"/>
    <w:rsid w:val="004D0C66"/>
    <w:rsid w:val="004D1A41"/>
    <w:rsid w:val="004D1AA2"/>
    <w:rsid w:val="004D1E73"/>
    <w:rsid w:val="004D2012"/>
    <w:rsid w:val="004D39A5"/>
    <w:rsid w:val="004D434D"/>
    <w:rsid w:val="004D51DC"/>
    <w:rsid w:val="004E192C"/>
    <w:rsid w:val="004E2C59"/>
    <w:rsid w:val="004E36EC"/>
    <w:rsid w:val="004E4EFB"/>
    <w:rsid w:val="004E6B69"/>
    <w:rsid w:val="004F08D9"/>
    <w:rsid w:val="004F2268"/>
    <w:rsid w:val="004F34AA"/>
    <w:rsid w:val="004F38C4"/>
    <w:rsid w:val="004F3A87"/>
    <w:rsid w:val="004F4E51"/>
    <w:rsid w:val="004F5B2B"/>
    <w:rsid w:val="004F64AC"/>
    <w:rsid w:val="004F6623"/>
    <w:rsid w:val="00500708"/>
    <w:rsid w:val="00502C4F"/>
    <w:rsid w:val="00503CCB"/>
    <w:rsid w:val="00503D07"/>
    <w:rsid w:val="0050652C"/>
    <w:rsid w:val="0050729E"/>
    <w:rsid w:val="0051076F"/>
    <w:rsid w:val="005110FB"/>
    <w:rsid w:val="005127C9"/>
    <w:rsid w:val="005134C9"/>
    <w:rsid w:val="00513692"/>
    <w:rsid w:val="00513BD4"/>
    <w:rsid w:val="005162ED"/>
    <w:rsid w:val="005204E0"/>
    <w:rsid w:val="005215EE"/>
    <w:rsid w:val="00521863"/>
    <w:rsid w:val="0052240B"/>
    <w:rsid w:val="00523B7D"/>
    <w:rsid w:val="00525C27"/>
    <w:rsid w:val="005266FB"/>
    <w:rsid w:val="00526DA3"/>
    <w:rsid w:val="0053313F"/>
    <w:rsid w:val="0053327B"/>
    <w:rsid w:val="005356DD"/>
    <w:rsid w:val="00535E2D"/>
    <w:rsid w:val="005372BE"/>
    <w:rsid w:val="00537E59"/>
    <w:rsid w:val="0054028D"/>
    <w:rsid w:val="00540F32"/>
    <w:rsid w:val="005425FB"/>
    <w:rsid w:val="00542744"/>
    <w:rsid w:val="00543926"/>
    <w:rsid w:val="00543996"/>
    <w:rsid w:val="00543BBB"/>
    <w:rsid w:val="005473B7"/>
    <w:rsid w:val="00550F01"/>
    <w:rsid w:val="00552850"/>
    <w:rsid w:val="00554F60"/>
    <w:rsid w:val="00555068"/>
    <w:rsid w:val="00560C5C"/>
    <w:rsid w:val="00560EAD"/>
    <w:rsid w:val="00561C63"/>
    <w:rsid w:val="00562402"/>
    <w:rsid w:val="00563A0E"/>
    <w:rsid w:val="00564611"/>
    <w:rsid w:val="00564897"/>
    <w:rsid w:val="00565581"/>
    <w:rsid w:val="00567AAF"/>
    <w:rsid w:val="00570D40"/>
    <w:rsid w:val="00570DD0"/>
    <w:rsid w:val="005712B0"/>
    <w:rsid w:val="00572556"/>
    <w:rsid w:val="00573AB5"/>
    <w:rsid w:val="00573BF8"/>
    <w:rsid w:val="00573F0C"/>
    <w:rsid w:val="00574BC9"/>
    <w:rsid w:val="00575E62"/>
    <w:rsid w:val="00582BE6"/>
    <w:rsid w:val="00584D66"/>
    <w:rsid w:val="00585344"/>
    <w:rsid w:val="00585859"/>
    <w:rsid w:val="00585A9C"/>
    <w:rsid w:val="005863CC"/>
    <w:rsid w:val="0058764D"/>
    <w:rsid w:val="0059081F"/>
    <w:rsid w:val="00592BB0"/>
    <w:rsid w:val="00596692"/>
    <w:rsid w:val="00597314"/>
    <w:rsid w:val="005A1841"/>
    <w:rsid w:val="005A3CA7"/>
    <w:rsid w:val="005A4061"/>
    <w:rsid w:val="005A407F"/>
    <w:rsid w:val="005A4C50"/>
    <w:rsid w:val="005A550D"/>
    <w:rsid w:val="005A6938"/>
    <w:rsid w:val="005A69EC"/>
    <w:rsid w:val="005A6BB5"/>
    <w:rsid w:val="005B033C"/>
    <w:rsid w:val="005B297F"/>
    <w:rsid w:val="005B3456"/>
    <w:rsid w:val="005B5262"/>
    <w:rsid w:val="005B5E67"/>
    <w:rsid w:val="005B62B8"/>
    <w:rsid w:val="005B6C39"/>
    <w:rsid w:val="005B6DB7"/>
    <w:rsid w:val="005B6DC6"/>
    <w:rsid w:val="005B73BE"/>
    <w:rsid w:val="005B77B8"/>
    <w:rsid w:val="005C02FE"/>
    <w:rsid w:val="005C0FB0"/>
    <w:rsid w:val="005C11DD"/>
    <w:rsid w:val="005C2186"/>
    <w:rsid w:val="005C2B0E"/>
    <w:rsid w:val="005C31B4"/>
    <w:rsid w:val="005C31C9"/>
    <w:rsid w:val="005C36E4"/>
    <w:rsid w:val="005C6341"/>
    <w:rsid w:val="005C6470"/>
    <w:rsid w:val="005C6E9A"/>
    <w:rsid w:val="005D15A5"/>
    <w:rsid w:val="005D5CB8"/>
    <w:rsid w:val="005D5EE2"/>
    <w:rsid w:val="005D7238"/>
    <w:rsid w:val="005E091F"/>
    <w:rsid w:val="005E1C26"/>
    <w:rsid w:val="005E5CA5"/>
    <w:rsid w:val="005E5F02"/>
    <w:rsid w:val="005E60AA"/>
    <w:rsid w:val="005F0598"/>
    <w:rsid w:val="005F0791"/>
    <w:rsid w:val="005F0C43"/>
    <w:rsid w:val="005F3A71"/>
    <w:rsid w:val="005F5B84"/>
    <w:rsid w:val="005F650F"/>
    <w:rsid w:val="005F7609"/>
    <w:rsid w:val="006025EA"/>
    <w:rsid w:val="00602BD1"/>
    <w:rsid w:val="0060357A"/>
    <w:rsid w:val="00603C9B"/>
    <w:rsid w:val="00603F5C"/>
    <w:rsid w:val="006046B0"/>
    <w:rsid w:val="0060508A"/>
    <w:rsid w:val="0060534A"/>
    <w:rsid w:val="00605413"/>
    <w:rsid w:val="00605490"/>
    <w:rsid w:val="0060794D"/>
    <w:rsid w:val="00610B92"/>
    <w:rsid w:val="00610CBD"/>
    <w:rsid w:val="00610FFE"/>
    <w:rsid w:val="006123B5"/>
    <w:rsid w:val="00612BF3"/>
    <w:rsid w:val="00613706"/>
    <w:rsid w:val="00614088"/>
    <w:rsid w:val="00615EAF"/>
    <w:rsid w:val="0061749B"/>
    <w:rsid w:val="006177CB"/>
    <w:rsid w:val="00620DA4"/>
    <w:rsid w:val="006235F3"/>
    <w:rsid w:val="0062508E"/>
    <w:rsid w:val="0063082A"/>
    <w:rsid w:val="006308BF"/>
    <w:rsid w:val="006314C9"/>
    <w:rsid w:val="00631B65"/>
    <w:rsid w:val="00632955"/>
    <w:rsid w:val="0063334A"/>
    <w:rsid w:val="00636AC1"/>
    <w:rsid w:val="00637F2B"/>
    <w:rsid w:val="00637F6B"/>
    <w:rsid w:val="006425DA"/>
    <w:rsid w:val="00643191"/>
    <w:rsid w:val="00643641"/>
    <w:rsid w:val="00643E88"/>
    <w:rsid w:val="006443F9"/>
    <w:rsid w:val="006450C2"/>
    <w:rsid w:val="006452BC"/>
    <w:rsid w:val="00645EE0"/>
    <w:rsid w:val="0064718E"/>
    <w:rsid w:val="00647206"/>
    <w:rsid w:val="00647763"/>
    <w:rsid w:val="0065104C"/>
    <w:rsid w:val="00652D01"/>
    <w:rsid w:val="00652D12"/>
    <w:rsid w:val="006545B8"/>
    <w:rsid w:val="00656579"/>
    <w:rsid w:val="00657384"/>
    <w:rsid w:val="00657ADD"/>
    <w:rsid w:val="00657DB0"/>
    <w:rsid w:val="006622AD"/>
    <w:rsid w:val="00662BAE"/>
    <w:rsid w:val="00663A40"/>
    <w:rsid w:val="006645F8"/>
    <w:rsid w:val="006646F6"/>
    <w:rsid w:val="00664C5D"/>
    <w:rsid w:val="00664CA7"/>
    <w:rsid w:val="006654C6"/>
    <w:rsid w:val="00666333"/>
    <w:rsid w:val="00666B6A"/>
    <w:rsid w:val="00666F3D"/>
    <w:rsid w:val="0067440D"/>
    <w:rsid w:val="006779ED"/>
    <w:rsid w:val="0068334C"/>
    <w:rsid w:val="00684F81"/>
    <w:rsid w:val="006855F6"/>
    <w:rsid w:val="00685FB0"/>
    <w:rsid w:val="00686669"/>
    <w:rsid w:val="00686740"/>
    <w:rsid w:val="00687E1E"/>
    <w:rsid w:val="00691416"/>
    <w:rsid w:val="00694CBF"/>
    <w:rsid w:val="00695C4D"/>
    <w:rsid w:val="00695E1C"/>
    <w:rsid w:val="00697B4B"/>
    <w:rsid w:val="006A04C7"/>
    <w:rsid w:val="006A1285"/>
    <w:rsid w:val="006A1887"/>
    <w:rsid w:val="006A215B"/>
    <w:rsid w:val="006A6083"/>
    <w:rsid w:val="006A7DD3"/>
    <w:rsid w:val="006B04F2"/>
    <w:rsid w:val="006B3A0D"/>
    <w:rsid w:val="006C367C"/>
    <w:rsid w:val="006C6C2D"/>
    <w:rsid w:val="006C7969"/>
    <w:rsid w:val="006C7D04"/>
    <w:rsid w:val="006D21BC"/>
    <w:rsid w:val="006D3829"/>
    <w:rsid w:val="006D3ED5"/>
    <w:rsid w:val="006D53A1"/>
    <w:rsid w:val="006D66D3"/>
    <w:rsid w:val="006D7210"/>
    <w:rsid w:val="006D74AA"/>
    <w:rsid w:val="006E499A"/>
    <w:rsid w:val="006E7D0F"/>
    <w:rsid w:val="006E7FEC"/>
    <w:rsid w:val="006F01FF"/>
    <w:rsid w:val="006F5B89"/>
    <w:rsid w:val="006F7A86"/>
    <w:rsid w:val="00701535"/>
    <w:rsid w:val="00703F80"/>
    <w:rsid w:val="007056FA"/>
    <w:rsid w:val="007061C6"/>
    <w:rsid w:val="0071091B"/>
    <w:rsid w:val="00710E06"/>
    <w:rsid w:val="00711A9F"/>
    <w:rsid w:val="007129F8"/>
    <w:rsid w:val="00714BF3"/>
    <w:rsid w:val="007151A4"/>
    <w:rsid w:val="0071604B"/>
    <w:rsid w:val="007166B3"/>
    <w:rsid w:val="0071685D"/>
    <w:rsid w:val="007179A5"/>
    <w:rsid w:val="007217B9"/>
    <w:rsid w:val="007228EC"/>
    <w:rsid w:val="00725570"/>
    <w:rsid w:val="007260F1"/>
    <w:rsid w:val="0073174C"/>
    <w:rsid w:val="0073273E"/>
    <w:rsid w:val="00735166"/>
    <w:rsid w:val="007355E7"/>
    <w:rsid w:val="007401D6"/>
    <w:rsid w:val="007415D1"/>
    <w:rsid w:val="0074259D"/>
    <w:rsid w:val="00742768"/>
    <w:rsid w:val="0074317B"/>
    <w:rsid w:val="007439BD"/>
    <w:rsid w:val="007441DD"/>
    <w:rsid w:val="007441E2"/>
    <w:rsid w:val="007453A1"/>
    <w:rsid w:val="00746203"/>
    <w:rsid w:val="0074720A"/>
    <w:rsid w:val="00747EBE"/>
    <w:rsid w:val="00753B6E"/>
    <w:rsid w:val="00754043"/>
    <w:rsid w:val="00754584"/>
    <w:rsid w:val="00755767"/>
    <w:rsid w:val="00755D5D"/>
    <w:rsid w:val="00762793"/>
    <w:rsid w:val="00764AC3"/>
    <w:rsid w:val="0076645A"/>
    <w:rsid w:val="00766859"/>
    <w:rsid w:val="00766FFC"/>
    <w:rsid w:val="00770A05"/>
    <w:rsid w:val="00772E4B"/>
    <w:rsid w:val="00775112"/>
    <w:rsid w:val="007760FD"/>
    <w:rsid w:val="00777AEF"/>
    <w:rsid w:val="0078017B"/>
    <w:rsid w:val="007803D8"/>
    <w:rsid w:val="007811CA"/>
    <w:rsid w:val="00783141"/>
    <w:rsid w:val="00783B2A"/>
    <w:rsid w:val="007852D7"/>
    <w:rsid w:val="00785519"/>
    <w:rsid w:val="007859A8"/>
    <w:rsid w:val="00785D9D"/>
    <w:rsid w:val="0079003D"/>
    <w:rsid w:val="00790831"/>
    <w:rsid w:val="00792B2A"/>
    <w:rsid w:val="0079309A"/>
    <w:rsid w:val="00793F9B"/>
    <w:rsid w:val="00795074"/>
    <w:rsid w:val="0079557A"/>
    <w:rsid w:val="007965D0"/>
    <w:rsid w:val="007977CB"/>
    <w:rsid w:val="00797F74"/>
    <w:rsid w:val="007A01C8"/>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20D7"/>
    <w:rsid w:val="007B2AD2"/>
    <w:rsid w:val="007B38A8"/>
    <w:rsid w:val="007B49F4"/>
    <w:rsid w:val="007B4CCE"/>
    <w:rsid w:val="007C10FC"/>
    <w:rsid w:val="007C1193"/>
    <w:rsid w:val="007C12F7"/>
    <w:rsid w:val="007C293E"/>
    <w:rsid w:val="007C31B5"/>
    <w:rsid w:val="007C4831"/>
    <w:rsid w:val="007C49EF"/>
    <w:rsid w:val="007C4F95"/>
    <w:rsid w:val="007C503E"/>
    <w:rsid w:val="007C7BC4"/>
    <w:rsid w:val="007D0F8D"/>
    <w:rsid w:val="007D306D"/>
    <w:rsid w:val="007D3141"/>
    <w:rsid w:val="007D39FF"/>
    <w:rsid w:val="007D4D52"/>
    <w:rsid w:val="007D6526"/>
    <w:rsid w:val="007E0579"/>
    <w:rsid w:val="007E07D0"/>
    <w:rsid w:val="007E16E5"/>
    <w:rsid w:val="007E1870"/>
    <w:rsid w:val="007E3B9F"/>
    <w:rsid w:val="007E3DC6"/>
    <w:rsid w:val="007E50E4"/>
    <w:rsid w:val="007E7389"/>
    <w:rsid w:val="007E74AC"/>
    <w:rsid w:val="007E79E1"/>
    <w:rsid w:val="007F0873"/>
    <w:rsid w:val="007F25C8"/>
    <w:rsid w:val="007F42CC"/>
    <w:rsid w:val="007F4984"/>
    <w:rsid w:val="00802137"/>
    <w:rsid w:val="008027F1"/>
    <w:rsid w:val="00802C99"/>
    <w:rsid w:val="00802D93"/>
    <w:rsid w:val="00803045"/>
    <w:rsid w:val="00803FE4"/>
    <w:rsid w:val="00804D09"/>
    <w:rsid w:val="00806710"/>
    <w:rsid w:val="0081140C"/>
    <w:rsid w:val="00811B46"/>
    <w:rsid w:val="00812183"/>
    <w:rsid w:val="00813C6F"/>
    <w:rsid w:val="00813F0C"/>
    <w:rsid w:val="00815A60"/>
    <w:rsid w:val="008177BB"/>
    <w:rsid w:val="00817F9E"/>
    <w:rsid w:val="008240E3"/>
    <w:rsid w:val="00825BC9"/>
    <w:rsid w:val="00827698"/>
    <w:rsid w:val="00827A60"/>
    <w:rsid w:val="00827CC7"/>
    <w:rsid w:val="008315ED"/>
    <w:rsid w:val="0083288E"/>
    <w:rsid w:val="00832F3D"/>
    <w:rsid w:val="00833668"/>
    <w:rsid w:val="008378FF"/>
    <w:rsid w:val="00837BFA"/>
    <w:rsid w:val="008405B5"/>
    <w:rsid w:val="00840AB8"/>
    <w:rsid w:val="0084199C"/>
    <w:rsid w:val="00841E07"/>
    <w:rsid w:val="00843D33"/>
    <w:rsid w:val="008458F8"/>
    <w:rsid w:val="008528ED"/>
    <w:rsid w:val="00852E18"/>
    <w:rsid w:val="00853E58"/>
    <w:rsid w:val="00854DD9"/>
    <w:rsid w:val="00854F7E"/>
    <w:rsid w:val="00855F11"/>
    <w:rsid w:val="0085655B"/>
    <w:rsid w:val="0086406C"/>
    <w:rsid w:val="00865073"/>
    <w:rsid w:val="008670DF"/>
    <w:rsid w:val="008674A4"/>
    <w:rsid w:val="00871DFE"/>
    <w:rsid w:val="008730FA"/>
    <w:rsid w:val="00873217"/>
    <w:rsid w:val="00874AB2"/>
    <w:rsid w:val="008759DA"/>
    <w:rsid w:val="008824D2"/>
    <w:rsid w:val="00882F28"/>
    <w:rsid w:val="00883E09"/>
    <w:rsid w:val="00885806"/>
    <w:rsid w:val="00887353"/>
    <w:rsid w:val="008902E8"/>
    <w:rsid w:val="008905EA"/>
    <w:rsid w:val="008938F7"/>
    <w:rsid w:val="00893D28"/>
    <w:rsid w:val="00895124"/>
    <w:rsid w:val="00897DF6"/>
    <w:rsid w:val="008A0472"/>
    <w:rsid w:val="008A06AA"/>
    <w:rsid w:val="008A0743"/>
    <w:rsid w:val="008A15CE"/>
    <w:rsid w:val="008A1D8E"/>
    <w:rsid w:val="008A3BA3"/>
    <w:rsid w:val="008A3E76"/>
    <w:rsid w:val="008A45D4"/>
    <w:rsid w:val="008A4DE3"/>
    <w:rsid w:val="008A5848"/>
    <w:rsid w:val="008B0E38"/>
    <w:rsid w:val="008B276E"/>
    <w:rsid w:val="008B3DD0"/>
    <w:rsid w:val="008B3E96"/>
    <w:rsid w:val="008B4A3E"/>
    <w:rsid w:val="008B54E5"/>
    <w:rsid w:val="008B5CEB"/>
    <w:rsid w:val="008B6536"/>
    <w:rsid w:val="008B7957"/>
    <w:rsid w:val="008C0150"/>
    <w:rsid w:val="008C0FF7"/>
    <w:rsid w:val="008C1098"/>
    <w:rsid w:val="008C59C2"/>
    <w:rsid w:val="008C5F14"/>
    <w:rsid w:val="008C69CF"/>
    <w:rsid w:val="008C70C5"/>
    <w:rsid w:val="008C71B3"/>
    <w:rsid w:val="008D16D6"/>
    <w:rsid w:val="008D20A5"/>
    <w:rsid w:val="008D2933"/>
    <w:rsid w:val="008D432B"/>
    <w:rsid w:val="008D636A"/>
    <w:rsid w:val="008D7153"/>
    <w:rsid w:val="008D7288"/>
    <w:rsid w:val="008E0888"/>
    <w:rsid w:val="008E1E4D"/>
    <w:rsid w:val="008E201D"/>
    <w:rsid w:val="008E310F"/>
    <w:rsid w:val="008E3365"/>
    <w:rsid w:val="008E36E6"/>
    <w:rsid w:val="008E3C56"/>
    <w:rsid w:val="008E3F08"/>
    <w:rsid w:val="008E608F"/>
    <w:rsid w:val="008E79AD"/>
    <w:rsid w:val="008F09C3"/>
    <w:rsid w:val="008F1904"/>
    <w:rsid w:val="008F19DB"/>
    <w:rsid w:val="008F2FEE"/>
    <w:rsid w:val="008F3D7E"/>
    <w:rsid w:val="008F42E4"/>
    <w:rsid w:val="008F4633"/>
    <w:rsid w:val="008F4961"/>
    <w:rsid w:val="008F4D8F"/>
    <w:rsid w:val="008F6BD2"/>
    <w:rsid w:val="008F74C4"/>
    <w:rsid w:val="008F7CAD"/>
    <w:rsid w:val="009012BE"/>
    <w:rsid w:val="009021DE"/>
    <w:rsid w:val="009025A6"/>
    <w:rsid w:val="009027F7"/>
    <w:rsid w:val="00902C9C"/>
    <w:rsid w:val="00905EB9"/>
    <w:rsid w:val="00905FC8"/>
    <w:rsid w:val="00906560"/>
    <w:rsid w:val="00911AB3"/>
    <w:rsid w:val="00911C1D"/>
    <w:rsid w:val="00912435"/>
    <w:rsid w:val="009143C1"/>
    <w:rsid w:val="0091603F"/>
    <w:rsid w:val="00916FE7"/>
    <w:rsid w:val="0091748F"/>
    <w:rsid w:val="00921473"/>
    <w:rsid w:val="00921B77"/>
    <w:rsid w:val="0092261C"/>
    <w:rsid w:val="00923E46"/>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17BB"/>
    <w:rsid w:val="00954832"/>
    <w:rsid w:val="00955E45"/>
    <w:rsid w:val="00956136"/>
    <w:rsid w:val="009602F7"/>
    <w:rsid w:val="00960346"/>
    <w:rsid w:val="00960ECA"/>
    <w:rsid w:val="00961043"/>
    <w:rsid w:val="00961080"/>
    <w:rsid w:val="00962062"/>
    <w:rsid w:val="00962305"/>
    <w:rsid w:val="00963A1C"/>
    <w:rsid w:val="009667A0"/>
    <w:rsid w:val="00966E41"/>
    <w:rsid w:val="0096745E"/>
    <w:rsid w:val="0097229B"/>
    <w:rsid w:val="00972FC3"/>
    <w:rsid w:val="0097341B"/>
    <w:rsid w:val="00974A8C"/>
    <w:rsid w:val="0097619A"/>
    <w:rsid w:val="009770AD"/>
    <w:rsid w:val="00983AAA"/>
    <w:rsid w:val="0098630B"/>
    <w:rsid w:val="009864D9"/>
    <w:rsid w:val="00987801"/>
    <w:rsid w:val="009901E7"/>
    <w:rsid w:val="0099082E"/>
    <w:rsid w:val="00990DA5"/>
    <w:rsid w:val="00991252"/>
    <w:rsid w:val="009934C0"/>
    <w:rsid w:val="00994B55"/>
    <w:rsid w:val="0099546E"/>
    <w:rsid w:val="0099619A"/>
    <w:rsid w:val="009A0E68"/>
    <w:rsid w:val="009A0F4F"/>
    <w:rsid w:val="009A244C"/>
    <w:rsid w:val="009A268E"/>
    <w:rsid w:val="009A3067"/>
    <w:rsid w:val="009A31B3"/>
    <w:rsid w:val="009A4466"/>
    <w:rsid w:val="009A5EEB"/>
    <w:rsid w:val="009A70F8"/>
    <w:rsid w:val="009B0752"/>
    <w:rsid w:val="009B0787"/>
    <w:rsid w:val="009B3398"/>
    <w:rsid w:val="009B49CF"/>
    <w:rsid w:val="009B4BA7"/>
    <w:rsid w:val="009B5297"/>
    <w:rsid w:val="009B61FB"/>
    <w:rsid w:val="009B6C0C"/>
    <w:rsid w:val="009B7C0A"/>
    <w:rsid w:val="009C1F33"/>
    <w:rsid w:val="009C5054"/>
    <w:rsid w:val="009C70F0"/>
    <w:rsid w:val="009C757B"/>
    <w:rsid w:val="009C7CBA"/>
    <w:rsid w:val="009D1843"/>
    <w:rsid w:val="009D1FA3"/>
    <w:rsid w:val="009D5274"/>
    <w:rsid w:val="009E0D41"/>
    <w:rsid w:val="009E2A10"/>
    <w:rsid w:val="009E36A6"/>
    <w:rsid w:val="009E5157"/>
    <w:rsid w:val="009E5273"/>
    <w:rsid w:val="009E56EF"/>
    <w:rsid w:val="009E7AF5"/>
    <w:rsid w:val="009E7D33"/>
    <w:rsid w:val="009F0293"/>
    <w:rsid w:val="009F1E20"/>
    <w:rsid w:val="009F2845"/>
    <w:rsid w:val="009F2EFE"/>
    <w:rsid w:val="009F323F"/>
    <w:rsid w:val="009F366C"/>
    <w:rsid w:val="009F5F74"/>
    <w:rsid w:val="009F7F02"/>
    <w:rsid w:val="00A01330"/>
    <w:rsid w:val="00A01E12"/>
    <w:rsid w:val="00A0248B"/>
    <w:rsid w:val="00A024A8"/>
    <w:rsid w:val="00A04E97"/>
    <w:rsid w:val="00A05784"/>
    <w:rsid w:val="00A05B43"/>
    <w:rsid w:val="00A07CFE"/>
    <w:rsid w:val="00A12659"/>
    <w:rsid w:val="00A13285"/>
    <w:rsid w:val="00A15D72"/>
    <w:rsid w:val="00A15DA4"/>
    <w:rsid w:val="00A16077"/>
    <w:rsid w:val="00A20488"/>
    <w:rsid w:val="00A20831"/>
    <w:rsid w:val="00A23850"/>
    <w:rsid w:val="00A23E98"/>
    <w:rsid w:val="00A2706F"/>
    <w:rsid w:val="00A3059C"/>
    <w:rsid w:val="00A31FD1"/>
    <w:rsid w:val="00A348FB"/>
    <w:rsid w:val="00A34DDB"/>
    <w:rsid w:val="00A36B1C"/>
    <w:rsid w:val="00A37A79"/>
    <w:rsid w:val="00A40380"/>
    <w:rsid w:val="00A4092B"/>
    <w:rsid w:val="00A40FD7"/>
    <w:rsid w:val="00A43D2C"/>
    <w:rsid w:val="00A4536A"/>
    <w:rsid w:val="00A45C1D"/>
    <w:rsid w:val="00A45CE1"/>
    <w:rsid w:val="00A45F63"/>
    <w:rsid w:val="00A46DA1"/>
    <w:rsid w:val="00A51C43"/>
    <w:rsid w:val="00A529C0"/>
    <w:rsid w:val="00A556AA"/>
    <w:rsid w:val="00A571A1"/>
    <w:rsid w:val="00A610A3"/>
    <w:rsid w:val="00A61D31"/>
    <w:rsid w:val="00A63579"/>
    <w:rsid w:val="00A63B29"/>
    <w:rsid w:val="00A64294"/>
    <w:rsid w:val="00A70502"/>
    <w:rsid w:val="00A70FA9"/>
    <w:rsid w:val="00A71AAA"/>
    <w:rsid w:val="00A721AD"/>
    <w:rsid w:val="00A729A0"/>
    <w:rsid w:val="00A73910"/>
    <w:rsid w:val="00A763D8"/>
    <w:rsid w:val="00A77AC6"/>
    <w:rsid w:val="00A8046B"/>
    <w:rsid w:val="00A80619"/>
    <w:rsid w:val="00A82ACD"/>
    <w:rsid w:val="00A82FC9"/>
    <w:rsid w:val="00A84A94"/>
    <w:rsid w:val="00A867FD"/>
    <w:rsid w:val="00A873D3"/>
    <w:rsid w:val="00A87A93"/>
    <w:rsid w:val="00A908CE"/>
    <w:rsid w:val="00A96503"/>
    <w:rsid w:val="00A97E2A"/>
    <w:rsid w:val="00AA1A02"/>
    <w:rsid w:val="00AA251F"/>
    <w:rsid w:val="00AA257D"/>
    <w:rsid w:val="00AA2F52"/>
    <w:rsid w:val="00AA37CF"/>
    <w:rsid w:val="00AA45A7"/>
    <w:rsid w:val="00AA753E"/>
    <w:rsid w:val="00AB184C"/>
    <w:rsid w:val="00AB2F61"/>
    <w:rsid w:val="00AB3EBC"/>
    <w:rsid w:val="00AB455E"/>
    <w:rsid w:val="00AB4D01"/>
    <w:rsid w:val="00AB4D6D"/>
    <w:rsid w:val="00AB516C"/>
    <w:rsid w:val="00AB6B62"/>
    <w:rsid w:val="00AB7240"/>
    <w:rsid w:val="00AC1751"/>
    <w:rsid w:val="00AC190A"/>
    <w:rsid w:val="00AC2954"/>
    <w:rsid w:val="00AC2FE8"/>
    <w:rsid w:val="00AC31E7"/>
    <w:rsid w:val="00AC3B6F"/>
    <w:rsid w:val="00AC5246"/>
    <w:rsid w:val="00AC5CEE"/>
    <w:rsid w:val="00AD030F"/>
    <w:rsid w:val="00AD071D"/>
    <w:rsid w:val="00AD0A69"/>
    <w:rsid w:val="00AD22E1"/>
    <w:rsid w:val="00AD2B9F"/>
    <w:rsid w:val="00AD315E"/>
    <w:rsid w:val="00AD31E1"/>
    <w:rsid w:val="00AD3B58"/>
    <w:rsid w:val="00AD4536"/>
    <w:rsid w:val="00AE3661"/>
    <w:rsid w:val="00AE3F6E"/>
    <w:rsid w:val="00AE4631"/>
    <w:rsid w:val="00AE4878"/>
    <w:rsid w:val="00AE78C9"/>
    <w:rsid w:val="00AF2200"/>
    <w:rsid w:val="00AF3C9F"/>
    <w:rsid w:val="00AF456B"/>
    <w:rsid w:val="00AF5C99"/>
    <w:rsid w:val="00AF5C9D"/>
    <w:rsid w:val="00AF69AB"/>
    <w:rsid w:val="00AF6D77"/>
    <w:rsid w:val="00AF7284"/>
    <w:rsid w:val="00B01AED"/>
    <w:rsid w:val="00B01EDA"/>
    <w:rsid w:val="00B0354D"/>
    <w:rsid w:val="00B04A57"/>
    <w:rsid w:val="00B06749"/>
    <w:rsid w:val="00B06B59"/>
    <w:rsid w:val="00B06D6D"/>
    <w:rsid w:val="00B06F4F"/>
    <w:rsid w:val="00B0717F"/>
    <w:rsid w:val="00B0732D"/>
    <w:rsid w:val="00B108E8"/>
    <w:rsid w:val="00B10FBE"/>
    <w:rsid w:val="00B13878"/>
    <w:rsid w:val="00B1542A"/>
    <w:rsid w:val="00B16AE8"/>
    <w:rsid w:val="00B2286A"/>
    <w:rsid w:val="00B228DC"/>
    <w:rsid w:val="00B24C9A"/>
    <w:rsid w:val="00B24FEF"/>
    <w:rsid w:val="00B316AD"/>
    <w:rsid w:val="00B41841"/>
    <w:rsid w:val="00B43EA8"/>
    <w:rsid w:val="00B448C7"/>
    <w:rsid w:val="00B4491E"/>
    <w:rsid w:val="00B45B9F"/>
    <w:rsid w:val="00B466A5"/>
    <w:rsid w:val="00B50A09"/>
    <w:rsid w:val="00B51B0C"/>
    <w:rsid w:val="00B5266C"/>
    <w:rsid w:val="00B5313C"/>
    <w:rsid w:val="00B53470"/>
    <w:rsid w:val="00B53FCC"/>
    <w:rsid w:val="00B5437C"/>
    <w:rsid w:val="00B5490C"/>
    <w:rsid w:val="00B54C5C"/>
    <w:rsid w:val="00B55EED"/>
    <w:rsid w:val="00B5648D"/>
    <w:rsid w:val="00B56785"/>
    <w:rsid w:val="00B568F5"/>
    <w:rsid w:val="00B57508"/>
    <w:rsid w:val="00B60D90"/>
    <w:rsid w:val="00B6391A"/>
    <w:rsid w:val="00B65E77"/>
    <w:rsid w:val="00B66353"/>
    <w:rsid w:val="00B71170"/>
    <w:rsid w:val="00B71275"/>
    <w:rsid w:val="00B71F0A"/>
    <w:rsid w:val="00B7347E"/>
    <w:rsid w:val="00B76361"/>
    <w:rsid w:val="00B76AEA"/>
    <w:rsid w:val="00B76E5B"/>
    <w:rsid w:val="00B82048"/>
    <w:rsid w:val="00B82D8A"/>
    <w:rsid w:val="00B83CFB"/>
    <w:rsid w:val="00B83DFB"/>
    <w:rsid w:val="00B862CE"/>
    <w:rsid w:val="00B8731B"/>
    <w:rsid w:val="00B875C6"/>
    <w:rsid w:val="00B87970"/>
    <w:rsid w:val="00B87D7D"/>
    <w:rsid w:val="00B90230"/>
    <w:rsid w:val="00B90C11"/>
    <w:rsid w:val="00B9189A"/>
    <w:rsid w:val="00B91F23"/>
    <w:rsid w:val="00B9411C"/>
    <w:rsid w:val="00B95A9F"/>
    <w:rsid w:val="00B96240"/>
    <w:rsid w:val="00B968A6"/>
    <w:rsid w:val="00B96B61"/>
    <w:rsid w:val="00BA0AC1"/>
    <w:rsid w:val="00BA1909"/>
    <w:rsid w:val="00BA244A"/>
    <w:rsid w:val="00BA29B5"/>
    <w:rsid w:val="00BA2A1F"/>
    <w:rsid w:val="00BA3DF0"/>
    <w:rsid w:val="00BA4A04"/>
    <w:rsid w:val="00BA4B0F"/>
    <w:rsid w:val="00BA4EB0"/>
    <w:rsid w:val="00BA4FFD"/>
    <w:rsid w:val="00BA5006"/>
    <w:rsid w:val="00BA5041"/>
    <w:rsid w:val="00BA7374"/>
    <w:rsid w:val="00BA7689"/>
    <w:rsid w:val="00BA79FD"/>
    <w:rsid w:val="00BA7C9C"/>
    <w:rsid w:val="00BB05CC"/>
    <w:rsid w:val="00BB13F9"/>
    <w:rsid w:val="00BB240C"/>
    <w:rsid w:val="00BB2564"/>
    <w:rsid w:val="00BB5A4F"/>
    <w:rsid w:val="00BB6D02"/>
    <w:rsid w:val="00BB7602"/>
    <w:rsid w:val="00BC0250"/>
    <w:rsid w:val="00BC046D"/>
    <w:rsid w:val="00BC546F"/>
    <w:rsid w:val="00BD061B"/>
    <w:rsid w:val="00BD06C5"/>
    <w:rsid w:val="00BD1969"/>
    <w:rsid w:val="00BD3680"/>
    <w:rsid w:val="00BD71E1"/>
    <w:rsid w:val="00BD79D4"/>
    <w:rsid w:val="00BD7FC5"/>
    <w:rsid w:val="00BE06D6"/>
    <w:rsid w:val="00BE35CD"/>
    <w:rsid w:val="00BE465F"/>
    <w:rsid w:val="00BF23C9"/>
    <w:rsid w:val="00BF2823"/>
    <w:rsid w:val="00BF3A1D"/>
    <w:rsid w:val="00BF79F9"/>
    <w:rsid w:val="00BF7E73"/>
    <w:rsid w:val="00C005DF"/>
    <w:rsid w:val="00C00C32"/>
    <w:rsid w:val="00C02A39"/>
    <w:rsid w:val="00C02B85"/>
    <w:rsid w:val="00C0415A"/>
    <w:rsid w:val="00C04A72"/>
    <w:rsid w:val="00C05B7F"/>
    <w:rsid w:val="00C06475"/>
    <w:rsid w:val="00C06FE8"/>
    <w:rsid w:val="00C10636"/>
    <w:rsid w:val="00C1349D"/>
    <w:rsid w:val="00C15E96"/>
    <w:rsid w:val="00C16D02"/>
    <w:rsid w:val="00C21AB0"/>
    <w:rsid w:val="00C21BFA"/>
    <w:rsid w:val="00C22621"/>
    <w:rsid w:val="00C25BB1"/>
    <w:rsid w:val="00C26FE5"/>
    <w:rsid w:val="00C30B85"/>
    <w:rsid w:val="00C33259"/>
    <w:rsid w:val="00C33BE3"/>
    <w:rsid w:val="00C34D5E"/>
    <w:rsid w:val="00C36C0A"/>
    <w:rsid w:val="00C40578"/>
    <w:rsid w:val="00C41801"/>
    <w:rsid w:val="00C4203A"/>
    <w:rsid w:val="00C43854"/>
    <w:rsid w:val="00C43BCA"/>
    <w:rsid w:val="00C449F3"/>
    <w:rsid w:val="00C45C94"/>
    <w:rsid w:val="00C46D58"/>
    <w:rsid w:val="00C508B3"/>
    <w:rsid w:val="00C51C4C"/>
    <w:rsid w:val="00C51CB9"/>
    <w:rsid w:val="00C546C4"/>
    <w:rsid w:val="00C549B8"/>
    <w:rsid w:val="00C54A31"/>
    <w:rsid w:val="00C564A8"/>
    <w:rsid w:val="00C57E0E"/>
    <w:rsid w:val="00C57E26"/>
    <w:rsid w:val="00C60E47"/>
    <w:rsid w:val="00C62702"/>
    <w:rsid w:val="00C6284E"/>
    <w:rsid w:val="00C64DAC"/>
    <w:rsid w:val="00C651E3"/>
    <w:rsid w:val="00C65C5A"/>
    <w:rsid w:val="00C701B3"/>
    <w:rsid w:val="00C71D03"/>
    <w:rsid w:val="00C72017"/>
    <w:rsid w:val="00C7256B"/>
    <w:rsid w:val="00C730F8"/>
    <w:rsid w:val="00C747EE"/>
    <w:rsid w:val="00C753B1"/>
    <w:rsid w:val="00C77EBC"/>
    <w:rsid w:val="00C8158A"/>
    <w:rsid w:val="00C81B66"/>
    <w:rsid w:val="00C8220F"/>
    <w:rsid w:val="00C83F74"/>
    <w:rsid w:val="00C86A41"/>
    <w:rsid w:val="00C86E3F"/>
    <w:rsid w:val="00C87DB1"/>
    <w:rsid w:val="00C92657"/>
    <w:rsid w:val="00C946D3"/>
    <w:rsid w:val="00CA0018"/>
    <w:rsid w:val="00CA19FB"/>
    <w:rsid w:val="00CA1D52"/>
    <w:rsid w:val="00CA28EA"/>
    <w:rsid w:val="00CA291F"/>
    <w:rsid w:val="00CA4C0D"/>
    <w:rsid w:val="00CA552B"/>
    <w:rsid w:val="00CA6774"/>
    <w:rsid w:val="00CA6BD2"/>
    <w:rsid w:val="00CB1DE4"/>
    <w:rsid w:val="00CB1F53"/>
    <w:rsid w:val="00CB2B0D"/>
    <w:rsid w:val="00CB3F75"/>
    <w:rsid w:val="00CB5E84"/>
    <w:rsid w:val="00CB6B5B"/>
    <w:rsid w:val="00CB7E25"/>
    <w:rsid w:val="00CC0033"/>
    <w:rsid w:val="00CC0481"/>
    <w:rsid w:val="00CC1388"/>
    <w:rsid w:val="00CC2F9B"/>
    <w:rsid w:val="00CC3246"/>
    <w:rsid w:val="00CC3A4D"/>
    <w:rsid w:val="00CC4CA6"/>
    <w:rsid w:val="00CC51EB"/>
    <w:rsid w:val="00CC5394"/>
    <w:rsid w:val="00CC7614"/>
    <w:rsid w:val="00CD1117"/>
    <w:rsid w:val="00CD1669"/>
    <w:rsid w:val="00CD3AD5"/>
    <w:rsid w:val="00CD3E3A"/>
    <w:rsid w:val="00CD4D90"/>
    <w:rsid w:val="00CD7151"/>
    <w:rsid w:val="00CD78F2"/>
    <w:rsid w:val="00CE02D3"/>
    <w:rsid w:val="00CE0AD2"/>
    <w:rsid w:val="00CE169F"/>
    <w:rsid w:val="00CE190B"/>
    <w:rsid w:val="00CE256C"/>
    <w:rsid w:val="00CE2BAB"/>
    <w:rsid w:val="00CE3291"/>
    <w:rsid w:val="00CE382F"/>
    <w:rsid w:val="00CE4B4A"/>
    <w:rsid w:val="00CE4CA1"/>
    <w:rsid w:val="00CE5091"/>
    <w:rsid w:val="00CE50A4"/>
    <w:rsid w:val="00CE5267"/>
    <w:rsid w:val="00CE5A1E"/>
    <w:rsid w:val="00CE67C7"/>
    <w:rsid w:val="00CE6D4D"/>
    <w:rsid w:val="00CE76DB"/>
    <w:rsid w:val="00CF0CE8"/>
    <w:rsid w:val="00CF1AA7"/>
    <w:rsid w:val="00CF207D"/>
    <w:rsid w:val="00CF2A84"/>
    <w:rsid w:val="00CF387D"/>
    <w:rsid w:val="00CF56FC"/>
    <w:rsid w:val="00CF6E71"/>
    <w:rsid w:val="00CF7771"/>
    <w:rsid w:val="00D00409"/>
    <w:rsid w:val="00D01A5E"/>
    <w:rsid w:val="00D01D46"/>
    <w:rsid w:val="00D0290E"/>
    <w:rsid w:val="00D03F5E"/>
    <w:rsid w:val="00D05149"/>
    <w:rsid w:val="00D056BE"/>
    <w:rsid w:val="00D05BCC"/>
    <w:rsid w:val="00D0746B"/>
    <w:rsid w:val="00D075D7"/>
    <w:rsid w:val="00D1102F"/>
    <w:rsid w:val="00D11C13"/>
    <w:rsid w:val="00D11C69"/>
    <w:rsid w:val="00D125B8"/>
    <w:rsid w:val="00D12B97"/>
    <w:rsid w:val="00D147F6"/>
    <w:rsid w:val="00D160A5"/>
    <w:rsid w:val="00D16113"/>
    <w:rsid w:val="00D16730"/>
    <w:rsid w:val="00D1784F"/>
    <w:rsid w:val="00D17964"/>
    <w:rsid w:val="00D17AC1"/>
    <w:rsid w:val="00D253EF"/>
    <w:rsid w:val="00D26242"/>
    <w:rsid w:val="00D262B1"/>
    <w:rsid w:val="00D27A29"/>
    <w:rsid w:val="00D30A5B"/>
    <w:rsid w:val="00D31E79"/>
    <w:rsid w:val="00D32714"/>
    <w:rsid w:val="00D334DB"/>
    <w:rsid w:val="00D33E0B"/>
    <w:rsid w:val="00D343F3"/>
    <w:rsid w:val="00D34F7D"/>
    <w:rsid w:val="00D36B37"/>
    <w:rsid w:val="00D42178"/>
    <w:rsid w:val="00D427EC"/>
    <w:rsid w:val="00D43103"/>
    <w:rsid w:val="00D43A50"/>
    <w:rsid w:val="00D44039"/>
    <w:rsid w:val="00D46937"/>
    <w:rsid w:val="00D46EF2"/>
    <w:rsid w:val="00D470B9"/>
    <w:rsid w:val="00D543E2"/>
    <w:rsid w:val="00D5615B"/>
    <w:rsid w:val="00D572C5"/>
    <w:rsid w:val="00D613E5"/>
    <w:rsid w:val="00D61DB9"/>
    <w:rsid w:val="00D62831"/>
    <w:rsid w:val="00D63965"/>
    <w:rsid w:val="00D64162"/>
    <w:rsid w:val="00D64AB0"/>
    <w:rsid w:val="00D67494"/>
    <w:rsid w:val="00D71077"/>
    <w:rsid w:val="00D7278E"/>
    <w:rsid w:val="00D72EED"/>
    <w:rsid w:val="00D7456F"/>
    <w:rsid w:val="00D76B3A"/>
    <w:rsid w:val="00D7773B"/>
    <w:rsid w:val="00D81137"/>
    <w:rsid w:val="00D81892"/>
    <w:rsid w:val="00D81B4C"/>
    <w:rsid w:val="00D81BDE"/>
    <w:rsid w:val="00D82F9C"/>
    <w:rsid w:val="00D8495C"/>
    <w:rsid w:val="00D875AF"/>
    <w:rsid w:val="00D9075D"/>
    <w:rsid w:val="00D90F53"/>
    <w:rsid w:val="00D913E9"/>
    <w:rsid w:val="00D920B7"/>
    <w:rsid w:val="00D93FC9"/>
    <w:rsid w:val="00D95F6B"/>
    <w:rsid w:val="00D9600A"/>
    <w:rsid w:val="00DA052E"/>
    <w:rsid w:val="00DA1CCB"/>
    <w:rsid w:val="00DA266F"/>
    <w:rsid w:val="00DA27C9"/>
    <w:rsid w:val="00DA3139"/>
    <w:rsid w:val="00DA4207"/>
    <w:rsid w:val="00DA497B"/>
    <w:rsid w:val="00DA69EF"/>
    <w:rsid w:val="00DA7AA7"/>
    <w:rsid w:val="00DB0AEA"/>
    <w:rsid w:val="00DB1BF1"/>
    <w:rsid w:val="00DB26F8"/>
    <w:rsid w:val="00DB28E6"/>
    <w:rsid w:val="00DB2CA0"/>
    <w:rsid w:val="00DB35AB"/>
    <w:rsid w:val="00DB3934"/>
    <w:rsid w:val="00DB57DE"/>
    <w:rsid w:val="00DB7530"/>
    <w:rsid w:val="00DC0201"/>
    <w:rsid w:val="00DC0CAB"/>
    <w:rsid w:val="00DC137B"/>
    <w:rsid w:val="00DC1835"/>
    <w:rsid w:val="00DC4F22"/>
    <w:rsid w:val="00DC58AD"/>
    <w:rsid w:val="00DC700F"/>
    <w:rsid w:val="00DC7961"/>
    <w:rsid w:val="00DD6708"/>
    <w:rsid w:val="00DE1437"/>
    <w:rsid w:val="00DE149A"/>
    <w:rsid w:val="00DE3FCA"/>
    <w:rsid w:val="00DE6628"/>
    <w:rsid w:val="00DE7E21"/>
    <w:rsid w:val="00DF08A0"/>
    <w:rsid w:val="00DF0B58"/>
    <w:rsid w:val="00DF1A3C"/>
    <w:rsid w:val="00DF25A8"/>
    <w:rsid w:val="00DF3BCC"/>
    <w:rsid w:val="00DF59FA"/>
    <w:rsid w:val="00DF77FB"/>
    <w:rsid w:val="00DF798D"/>
    <w:rsid w:val="00E001E2"/>
    <w:rsid w:val="00E00A7F"/>
    <w:rsid w:val="00E0103E"/>
    <w:rsid w:val="00E0149B"/>
    <w:rsid w:val="00E01C30"/>
    <w:rsid w:val="00E06729"/>
    <w:rsid w:val="00E06B78"/>
    <w:rsid w:val="00E07392"/>
    <w:rsid w:val="00E0769B"/>
    <w:rsid w:val="00E1001B"/>
    <w:rsid w:val="00E10252"/>
    <w:rsid w:val="00E102B2"/>
    <w:rsid w:val="00E13B4B"/>
    <w:rsid w:val="00E145BB"/>
    <w:rsid w:val="00E14D0D"/>
    <w:rsid w:val="00E151EA"/>
    <w:rsid w:val="00E1560D"/>
    <w:rsid w:val="00E17098"/>
    <w:rsid w:val="00E22349"/>
    <w:rsid w:val="00E232E4"/>
    <w:rsid w:val="00E238A4"/>
    <w:rsid w:val="00E23C2C"/>
    <w:rsid w:val="00E25460"/>
    <w:rsid w:val="00E2563E"/>
    <w:rsid w:val="00E27C54"/>
    <w:rsid w:val="00E31B9D"/>
    <w:rsid w:val="00E33BE9"/>
    <w:rsid w:val="00E3513B"/>
    <w:rsid w:val="00E351BD"/>
    <w:rsid w:val="00E35591"/>
    <w:rsid w:val="00E36A40"/>
    <w:rsid w:val="00E4081C"/>
    <w:rsid w:val="00E40E88"/>
    <w:rsid w:val="00E4146E"/>
    <w:rsid w:val="00E446B8"/>
    <w:rsid w:val="00E44806"/>
    <w:rsid w:val="00E44CFC"/>
    <w:rsid w:val="00E44DBE"/>
    <w:rsid w:val="00E47A0B"/>
    <w:rsid w:val="00E47DBA"/>
    <w:rsid w:val="00E50560"/>
    <w:rsid w:val="00E50650"/>
    <w:rsid w:val="00E51D28"/>
    <w:rsid w:val="00E523C5"/>
    <w:rsid w:val="00E52A20"/>
    <w:rsid w:val="00E53F7F"/>
    <w:rsid w:val="00E60A5B"/>
    <w:rsid w:val="00E60B23"/>
    <w:rsid w:val="00E60ECF"/>
    <w:rsid w:val="00E62985"/>
    <w:rsid w:val="00E62D27"/>
    <w:rsid w:val="00E632D8"/>
    <w:rsid w:val="00E6378D"/>
    <w:rsid w:val="00E6494E"/>
    <w:rsid w:val="00E64B8E"/>
    <w:rsid w:val="00E703F5"/>
    <w:rsid w:val="00E704F4"/>
    <w:rsid w:val="00E72E90"/>
    <w:rsid w:val="00E74067"/>
    <w:rsid w:val="00E75511"/>
    <w:rsid w:val="00E76E87"/>
    <w:rsid w:val="00E80B32"/>
    <w:rsid w:val="00E8144D"/>
    <w:rsid w:val="00E821C8"/>
    <w:rsid w:val="00E82A1F"/>
    <w:rsid w:val="00E82B73"/>
    <w:rsid w:val="00E843AE"/>
    <w:rsid w:val="00E848F3"/>
    <w:rsid w:val="00E85CED"/>
    <w:rsid w:val="00E873A8"/>
    <w:rsid w:val="00E87E04"/>
    <w:rsid w:val="00E910CF"/>
    <w:rsid w:val="00E917BB"/>
    <w:rsid w:val="00E9310D"/>
    <w:rsid w:val="00E93A8B"/>
    <w:rsid w:val="00E94225"/>
    <w:rsid w:val="00E945DA"/>
    <w:rsid w:val="00E94907"/>
    <w:rsid w:val="00E96895"/>
    <w:rsid w:val="00E96B9F"/>
    <w:rsid w:val="00EA21A2"/>
    <w:rsid w:val="00EA48B3"/>
    <w:rsid w:val="00EA5326"/>
    <w:rsid w:val="00EA5EEF"/>
    <w:rsid w:val="00EA6969"/>
    <w:rsid w:val="00EA6AF9"/>
    <w:rsid w:val="00EA6F53"/>
    <w:rsid w:val="00EA772B"/>
    <w:rsid w:val="00EA7DB6"/>
    <w:rsid w:val="00EB00A9"/>
    <w:rsid w:val="00EB056A"/>
    <w:rsid w:val="00EB0A81"/>
    <w:rsid w:val="00EB1FAB"/>
    <w:rsid w:val="00EB4882"/>
    <w:rsid w:val="00EB5642"/>
    <w:rsid w:val="00EB56E8"/>
    <w:rsid w:val="00EB7996"/>
    <w:rsid w:val="00EB7D5A"/>
    <w:rsid w:val="00EC0E68"/>
    <w:rsid w:val="00EC426F"/>
    <w:rsid w:val="00EC473B"/>
    <w:rsid w:val="00EC52FC"/>
    <w:rsid w:val="00EC6183"/>
    <w:rsid w:val="00EC6525"/>
    <w:rsid w:val="00EC73CA"/>
    <w:rsid w:val="00EC7A23"/>
    <w:rsid w:val="00EC7A7B"/>
    <w:rsid w:val="00ED003A"/>
    <w:rsid w:val="00ED25ED"/>
    <w:rsid w:val="00ED30D3"/>
    <w:rsid w:val="00ED3124"/>
    <w:rsid w:val="00ED39F1"/>
    <w:rsid w:val="00ED5224"/>
    <w:rsid w:val="00ED6F8F"/>
    <w:rsid w:val="00ED74FF"/>
    <w:rsid w:val="00ED79D7"/>
    <w:rsid w:val="00EE21A8"/>
    <w:rsid w:val="00EE26D8"/>
    <w:rsid w:val="00EE2D4E"/>
    <w:rsid w:val="00EE3E15"/>
    <w:rsid w:val="00EE6CA4"/>
    <w:rsid w:val="00EF11A4"/>
    <w:rsid w:val="00EF55BD"/>
    <w:rsid w:val="00EF75F8"/>
    <w:rsid w:val="00F000EF"/>
    <w:rsid w:val="00F00D95"/>
    <w:rsid w:val="00F02065"/>
    <w:rsid w:val="00F0241D"/>
    <w:rsid w:val="00F02E5F"/>
    <w:rsid w:val="00F03257"/>
    <w:rsid w:val="00F066E3"/>
    <w:rsid w:val="00F06885"/>
    <w:rsid w:val="00F068B3"/>
    <w:rsid w:val="00F070A4"/>
    <w:rsid w:val="00F0782F"/>
    <w:rsid w:val="00F10377"/>
    <w:rsid w:val="00F11C2C"/>
    <w:rsid w:val="00F15CAD"/>
    <w:rsid w:val="00F16C57"/>
    <w:rsid w:val="00F211CB"/>
    <w:rsid w:val="00F21C82"/>
    <w:rsid w:val="00F237EE"/>
    <w:rsid w:val="00F23973"/>
    <w:rsid w:val="00F25010"/>
    <w:rsid w:val="00F26C67"/>
    <w:rsid w:val="00F27352"/>
    <w:rsid w:val="00F27D84"/>
    <w:rsid w:val="00F31B63"/>
    <w:rsid w:val="00F32D99"/>
    <w:rsid w:val="00F32F55"/>
    <w:rsid w:val="00F334A5"/>
    <w:rsid w:val="00F336CC"/>
    <w:rsid w:val="00F33AA4"/>
    <w:rsid w:val="00F33FAE"/>
    <w:rsid w:val="00F36AE1"/>
    <w:rsid w:val="00F40D06"/>
    <w:rsid w:val="00F41D90"/>
    <w:rsid w:val="00F42B55"/>
    <w:rsid w:val="00F45E90"/>
    <w:rsid w:val="00F50FAE"/>
    <w:rsid w:val="00F51EEE"/>
    <w:rsid w:val="00F54E88"/>
    <w:rsid w:val="00F6166E"/>
    <w:rsid w:val="00F61C19"/>
    <w:rsid w:val="00F62916"/>
    <w:rsid w:val="00F63C8C"/>
    <w:rsid w:val="00F63D92"/>
    <w:rsid w:val="00F642FD"/>
    <w:rsid w:val="00F65C42"/>
    <w:rsid w:val="00F66506"/>
    <w:rsid w:val="00F6695F"/>
    <w:rsid w:val="00F66DAA"/>
    <w:rsid w:val="00F66DE9"/>
    <w:rsid w:val="00F71B4A"/>
    <w:rsid w:val="00F736F2"/>
    <w:rsid w:val="00F74276"/>
    <w:rsid w:val="00F7464E"/>
    <w:rsid w:val="00F756A5"/>
    <w:rsid w:val="00F772EE"/>
    <w:rsid w:val="00F77C15"/>
    <w:rsid w:val="00F8038B"/>
    <w:rsid w:val="00F80971"/>
    <w:rsid w:val="00F81854"/>
    <w:rsid w:val="00F837F0"/>
    <w:rsid w:val="00F84979"/>
    <w:rsid w:val="00F852AB"/>
    <w:rsid w:val="00F8623F"/>
    <w:rsid w:val="00F90959"/>
    <w:rsid w:val="00F91958"/>
    <w:rsid w:val="00F93AC5"/>
    <w:rsid w:val="00F93EF5"/>
    <w:rsid w:val="00F944C7"/>
    <w:rsid w:val="00F960D0"/>
    <w:rsid w:val="00F96286"/>
    <w:rsid w:val="00F97ED7"/>
    <w:rsid w:val="00FA02BF"/>
    <w:rsid w:val="00FA0D33"/>
    <w:rsid w:val="00FA21A9"/>
    <w:rsid w:val="00FA37E4"/>
    <w:rsid w:val="00FB06E6"/>
    <w:rsid w:val="00FB1365"/>
    <w:rsid w:val="00FB22DE"/>
    <w:rsid w:val="00FB2E4D"/>
    <w:rsid w:val="00FB34FB"/>
    <w:rsid w:val="00FB3752"/>
    <w:rsid w:val="00FB57A3"/>
    <w:rsid w:val="00FB7ED1"/>
    <w:rsid w:val="00FC1366"/>
    <w:rsid w:val="00FC1B9F"/>
    <w:rsid w:val="00FC251F"/>
    <w:rsid w:val="00FC36F3"/>
    <w:rsid w:val="00FC53A1"/>
    <w:rsid w:val="00FC563B"/>
    <w:rsid w:val="00FC6CD4"/>
    <w:rsid w:val="00FD1849"/>
    <w:rsid w:val="00FD1DD3"/>
    <w:rsid w:val="00FD1F0A"/>
    <w:rsid w:val="00FD2F33"/>
    <w:rsid w:val="00FD36C8"/>
    <w:rsid w:val="00FD5543"/>
    <w:rsid w:val="00FD580B"/>
    <w:rsid w:val="00FD58E8"/>
    <w:rsid w:val="00FD6FE3"/>
    <w:rsid w:val="00FE1AB6"/>
    <w:rsid w:val="00FE3416"/>
    <w:rsid w:val="00FE384A"/>
    <w:rsid w:val="00FE4A42"/>
    <w:rsid w:val="00FE5A4B"/>
    <w:rsid w:val="00FE671C"/>
    <w:rsid w:val="00FE6C23"/>
    <w:rsid w:val="00FF13BD"/>
    <w:rsid w:val="00FF1EAF"/>
    <w:rsid w:val="00FF2096"/>
    <w:rsid w:val="00FF3E9D"/>
    <w:rsid w:val="00FF4E0C"/>
    <w:rsid w:val="00FF4E6A"/>
    <w:rsid w:val="00FF600C"/>
    <w:rsid w:val="00FF6213"/>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644/11-MAMM-A-144.1" TargetMode="External"/><Relationship Id="rId21" Type="http://schemas.openxmlformats.org/officeDocument/2006/relationships/hyperlink" Target="file:///H:\School\QUT\Master\Project\Thesis\Combine\Master's%20thesis%20draft%20final%20ver.docx" TargetMode="External"/><Relationship Id="rId324" Type="http://schemas.openxmlformats.org/officeDocument/2006/relationships/chart" Target="charts/chart23.xml"/><Relationship Id="rId531" Type="http://schemas.openxmlformats.org/officeDocument/2006/relationships/hyperlink" Target="https://doi.org/10.1111/j.1469-%097998.2009.00670.x" TargetMode="External"/><Relationship Id="rId170" Type="http://schemas.openxmlformats.org/officeDocument/2006/relationships/footer" Target="footer3.xml"/><Relationship Id="rId268" Type="http://schemas.openxmlformats.org/officeDocument/2006/relationships/hyperlink" Target="https://wetlandinfo.des.qld.gov.au/wetlands/factmaps/wildlife/?AreaID=co%09nservation-park-samford" TargetMode="External"/><Relationship Id="rId475" Type="http://schemas.openxmlformats.org/officeDocument/2006/relationships/hyperlink" Target="https://doi.org/10.1080/03014220709510083" TargetMode="External"/><Relationship Id="rId32" Type="http://schemas.openxmlformats.org/officeDocument/2006/relationships/hyperlink" Target="file:///H:\School\QUT\Master\Project\Thesis\Combine\Master's%20thesis%20draft%20final%20ver.docx" TargetMode="External"/><Relationship Id="rId128" Type="http://schemas.openxmlformats.org/officeDocument/2006/relationships/hyperlink" Target="https://doi.org/10.1093/jue/jux016" TargetMode="External"/><Relationship Id="rId335" Type="http://schemas.openxmlformats.org/officeDocument/2006/relationships/hyperlink" Target="https://doi.org/10.1071/ZO18040" TargetMode="External"/><Relationship Id="rId542" Type="http://schemas.openxmlformats.org/officeDocument/2006/relationships/hyperlink" Target="https://doi.org/10.7717/peerj.4951" TargetMode="External"/><Relationship Id="rId181" Type="http://schemas.openxmlformats.org/officeDocument/2006/relationships/chart" Target="charts/chart7.xml"/><Relationship Id="rId402" Type="http://schemas.openxmlformats.org/officeDocument/2006/relationships/hyperlink" Target="https://doi.org/10.1139/er-2012-0042" TargetMode="External"/><Relationship Id="rId279" Type="http://schemas.openxmlformats.org/officeDocument/2006/relationships/hyperlink" Target="https://doi.org/10.1016/S0006-%093207(98)00069-X" TargetMode="External"/><Relationship Id="rId486" Type="http://schemas.openxmlformats.org/officeDocument/2006/relationships/hyperlink" Target="https://doi.org/10.25225/fozo.v59.i3.a4.2010" TargetMode="External"/><Relationship Id="rId43" Type="http://schemas.openxmlformats.org/officeDocument/2006/relationships/hyperlink" Target="file:///H:\School\QUT\Master\Project\Thesis\Combine\Master's%20thesis%20draft%20final%20ver.docx" TargetMode="External"/><Relationship Id="rId139" Type="http://schemas.openxmlformats.org/officeDocument/2006/relationships/hyperlink" Target="https://doi.org/10.1186/s12898-018-0174-z" TargetMode="External"/><Relationship Id="rId346" Type="http://schemas.openxmlformats.org/officeDocument/2006/relationships/hyperlink" Target="https://doi.org/10.1071/ZO01079" TargetMode="External"/><Relationship Id="rId553" Type="http://schemas.openxmlformats.org/officeDocument/2006/relationships/hyperlink" Target="https://doi.org/10.1007/s10342-019-01174-6" TargetMode="External"/><Relationship Id="rId192" Type="http://schemas.openxmlformats.org/officeDocument/2006/relationships/hyperlink" Target="https://doi.org/10.1590/S1984-46702014000200006" TargetMode="External"/><Relationship Id="rId206" Type="http://schemas.openxmlformats.org/officeDocument/2006/relationships/hyperlink" Target="https://doi.org/10.1016/j.cub.2018.09.064" TargetMode="External"/><Relationship Id="rId413" Type="http://schemas.openxmlformats.org/officeDocument/2006/relationships/hyperlink" Target="https://doi.org/10.1515/MAMM.2008.003" TargetMode="External"/><Relationship Id="rId497" Type="http://schemas.openxmlformats.org/officeDocument/2006/relationships/hyperlink" Target="https://doi.org/10.1111/j.1749-6632.2011.06004.x" TargetMode="External"/><Relationship Id="rId357" Type="http://schemas.openxmlformats.org/officeDocument/2006/relationships/hyperlink" Target="https://doi.org/10.1071/AM17031"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002/ece3.1296" TargetMode="External"/><Relationship Id="rId564" Type="http://schemas.openxmlformats.org/officeDocument/2006/relationships/image" Target="media/image7.jpeg"/><Relationship Id="rId424" Type="http://schemas.openxmlformats.org/officeDocument/2006/relationships/hyperlink" Target="http://www.abc.net.au/local/photos/2011/08/31/3306743.htm" TargetMode="External"/><Relationship Id="rId270" Type="http://schemas.openxmlformats.org/officeDocument/2006/relationships/hyperlink" Target="https://doi.org/10.1111/j.1469-7998.1971.tb01323.x" TargetMode="External"/><Relationship Id="rId65" Type="http://schemas.openxmlformats.org/officeDocument/2006/relationships/hyperlink" Target="https://doi.org/10.1371/currents.RRN1212" TargetMode="External"/><Relationship Id="rId130" Type="http://schemas.openxmlformats.org/officeDocument/2006/relationships/hyperlink" Target="https://doi.org/10.1121/1.1398051" TargetMode="External"/><Relationship Id="rId368" Type="http://schemas.openxmlformats.org/officeDocument/2006/relationships/hyperlink" Target="https://doi.org/10.3354/esr00194" TargetMode="External"/><Relationship Id="rId172" Type="http://schemas.openxmlformats.org/officeDocument/2006/relationships/header" Target="header5.xml"/><Relationship Id="rId228" Type="http://schemas.openxmlformats.org/officeDocument/2006/relationships/hyperlink" Target="https://doi.org/10.1186/s13717-017-0091-7" TargetMode="External"/><Relationship Id="rId435" Type="http://schemas.openxmlformats.org/officeDocument/2006/relationships/chart" Target="charts/chart31.xml"/><Relationship Id="rId477" Type="http://schemas.openxmlformats.org/officeDocument/2006/relationships/hyperlink" Target="https://doi.org/10.1016/j.jaridenv.2012.03.007" TargetMode="External"/><Relationship Id="rId281" Type="http://schemas.openxmlformats.org/officeDocument/2006/relationships/hyperlink" Target="https://doi.org/10.1371/journal.pone.0096937" TargetMode="External"/><Relationship Id="rId337" Type="http://schemas.openxmlformats.org/officeDocument/2006/relationships/hyperlink" Target="https://doi.org/10.1071/WR9940607" TargetMode="External"/><Relationship Id="rId502" Type="http://schemas.openxmlformats.org/officeDocument/2006/relationships/hyperlink" Target="https://doi.org/10.1098/rspb.2014.2781" TargetMode="External"/><Relationship Id="rId34" Type="http://schemas.openxmlformats.org/officeDocument/2006/relationships/hyperlink" Target="file:///H:\School\QUT\Master\Project\Thesis\Combine\Master's%20thesis%20draft%20final%20ver.docx" TargetMode="External"/><Relationship Id="rId76" Type="http://schemas.openxmlformats.org/officeDocument/2006/relationships/hyperlink" Target="https://doi.org/10.1139/Z08-125" TargetMode="External"/><Relationship Id="rId141" Type="http://schemas.openxmlformats.org/officeDocument/2006/relationships/hyperlink" Target="https://doi.org/10.1139/er-2012-0042" TargetMode="External"/><Relationship Id="rId379" Type="http://schemas.openxmlformats.org/officeDocument/2006/relationships/hyperlink" Target="https://doi.org/10.4404/hystrix-28.1-12046" TargetMode="External"/><Relationship Id="rId544" Type="http://schemas.openxmlformats.org/officeDocument/2006/relationships/hyperlink" Target="https://doi.org/10.1071/ZO9820543" TargetMode="External"/><Relationship Id="rId7" Type="http://schemas.openxmlformats.org/officeDocument/2006/relationships/endnotes" Target="endnotes.xml"/><Relationship Id="rId183" Type="http://schemas.openxmlformats.org/officeDocument/2006/relationships/chart" Target="charts/chart9.xml"/><Relationship Id="rId239" Type="http://schemas.openxmlformats.org/officeDocument/2006/relationships/hyperlink" Target="https://doi.org/10.1641/B580810" TargetMode="External"/><Relationship Id="rId390" Type="http://schemas.openxmlformats.org/officeDocument/2006/relationships/hyperlink" Target="https://doi.org/10.1093/jmammal/gyy120" TargetMode="External"/><Relationship Id="rId404" Type="http://schemas.openxmlformats.org/officeDocument/2006/relationships/hyperlink" Target="https://doi.org/521-527.%2010.2108/zs170144" TargetMode="External"/><Relationship Id="rId446" Type="http://schemas.openxmlformats.org/officeDocument/2006/relationships/hyperlink" Target="https://doi.org/10.1016/j.mambio.2015.01.005" TargetMode="External"/><Relationship Id="rId250" Type="http://schemas.openxmlformats.org/officeDocument/2006/relationships/hyperlink" Target="https://doi.org/10.1644/1545-1542(2005)86%5b909:TPOBIT%5d2.0.CO;2" TargetMode="External"/><Relationship Id="rId292" Type="http://schemas.openxmlformats.org/officeDocument/2006/relationships/hyperlink" Target="https://doi.org/10.1644/05-MAMM-A-%09167R1.1" TargetMode="External"/><Relationship Id="rId306" Type="http://schemas.openxmlformats.org/officeDocument/2006/relationships/header" Target="header7.xml"/><Relationship Id="rId488" Type="http://schemas.openxmlformats.org/officeDocument/2006/relationships/hyperlink" Target="https://doi.org/10.1098/rspb.2018.1222" TargetMode="External"/><Relationship Id="rId45" Type="http://schemas.openxmlformats.org/officeDocument/2006/relationships/hyperlink" Target="file:///H:\School\QUT\Master\Project\Thesis\Combine\Master's%20thesis%20draft%20final%20ver.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371/journal.pone.0168927" TargetMode="External"/><Relationship Id="rId348" Type="http://schemas.openxmlformats.org/officeDocument/2006/relationships/hyperlink" Target="https://doi.org/10.1890/1051-0761-%0923.2.502" TargetMode="External"/><Relationship Id="rId513" Type="http://schemas.openxmlformats.org/officeDocument/2006/relationships/hyperlink" Target="https://doi.org/10.1093/jmammal/gyw126" TargetMode="External"/><Relationship Id="rId555" Type="http://schemas.openxmlformats.org/officeDocument/2006/relationships/footer" Target="footer8.xml"/><Relationship Id="rId152" Type="http://schemas.openxmlformats.org/officeDocument/2006/relationships/hyperlink" Target="https://doi.org/10.1093/conphys/cox020" TargetMode="External"/><Relationship Id="rId194" Type="http://schemas.openxmlformats.org/officeDocument/2006/relationships/hyperlink" Target="https://doi.org/10.1644/07-MAMM-A-011.1" TargetMode="External"/><Relationship Id="rId208" Type="http://schemas.openxmlformats.org/officeDocument/2006/relationships/hyperlink" Target="https://doi.org/10.3161/001.004.0103" TargetMode="External"/><Relationship Id="rId415" Type="http://schemas.openxmlformats.org/officeDocument/2006/relationships/hyperlink" Target="https://www.icoet.net/ICOET_2013/proceedings.asp" TargetMode="External"/><Relationship Id="rId457" Type="http://schemas.openxmlformats.org/officeDocument/2006/relationships/hyperlink" Target="https://doi.org/10.1016/j.gecco.2019.e00613" TargetMode="External"/><Relationship Id="rId261" Type="http://schemas.openxmlformats.org/officeDocument/2006/relationships/hyperlink" Target="https://doi.org/10.1046/j.1365-2435.2000.t01-1-00460.x" TargetMode="External"/><Relationship Id="rId499" Type="http://schemas.openxmlformats.org/officeDocument/2006/relationships/hyperlink" Target="https://doi.org/10.1046/j.1365-2664.2002.00739.x" TargetMode="External"/><Relationship Id="rId14" Type="http://schemas.openxmlformats.org/officeDocument/2006/relationships/hyperlink" Target="file:///H:\School\QUT\Master\Project\Thesis\Combine\Master's%20thesis%20draft%20final%20ver.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chart" Target="charts/chart16.xml"/><Relationship Id="rId359" Type="http://schemas.openxmlformats.org/officeDocument/2006/relationships/hyperlink" Target="https://doi.org/10.1038/s41598-020-63003-w" TargetMode="External"/><Relationship Id="rId524" Type="http://schemas.openxmlformats.org/officeDocument/2006/relationships/hyperlink" Target="https://doi.org/10.1071/WR03106" TargetMode="External"/><Relationship Id="rId566" Type="http://schemas.openxmlformats.org/officeDocument/2006/relationships/image" Target="media/image9.jpeg"/><Relationship Id="rId98" Type="http://schemas.openxmlformats.org/officeDocument/2006/relationships/hyperlink" Target="https://doi.org/10.1073/pnas.1008476107" TargetMode="External"/><Relationship Id="rId121" Type="http://schemas.openxmlformats.org/officeDocument/2006/relationships/hyperlink" Target="https://doi.org/10.1894/MD-01.1" TargetMode="External"/><Relationship Id="rId163" Type="http://schemas.openxmlformats.org/officeDocument/2006/relationships/hyperlink" Target="https://doi.org/10.7882/FS.2011.047" TargetMode="External"/><Relationship Id="rId219" Type="http://schemas.openxmlformats.org/officeDocument/2006/relationships/hyperlink" Target="https://www.researchgate.net/publication/334453513_Bats_and_lighting" TargetMode="External"/><Relationship Id="rId370" Type="http://schemas.openxmlformats.org/officeDocument/2006/relationships/hyperlink" Target="https://doi.org/10.1515/biolog-2015-0179" TargetMode="External"/><Relationship Id="rId426" Type="http://schemas.openxmlformats.org/officeDocument/2006/relationships/hyperlink" Target="https://doi.org/10.7882/FS.2011.047" TargetMode="External"/><Relationship Id="rId230" Type="http://schemas.openxmlformats.org/officeDocument/2006/relationships/hyperlink" Target="http://hdl.handle.net/10072/366401" TargetMode="External"/><Relationship Id="rId468" Type="http://schemas.openxmlformats.org/officeDocument/2006/relationships/hyperlink" Target="https://doi.org/10.1111/j.1600-0706.2011.19837.x" TargetMode="External"/><Relationship Id="rId25" Type="http://schemas.openxmlformats.org/officeDocument/2006/relationships/hyperlink" Target="file:///H:\School\QUT\Master\Project\Thesis\Combine\Master's%20thesis%20draft%20final%20ver.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139/z02-%09029" TargetMode="External"/><Relationship Id="rId328" Type="http://schemas.openxmlformats.org/officeDocument/2006/relationships/chart" Target="charts/chart27.xml"/><Relationship Id="rId535" Type="http://schemas.openxmlformats.org/officeDocument/2006/relationships/hyperlink" Target="https://doi.org/10.4098/AT.arch.00-34" TargetMode="External"/><Relationship Id="rId132" Type="http://schemas.openxmlformats.org/officeDocument/2006/relationships/hyperlink" Target="https://doi.org/10.3161/17335329(2007)9%5b237:FHOOFP%20%09%5d2.0.CO;2" TargetMode="External"/><Relationship Id="rId174" Type="http://schemas.openxmlformats.org/officeDocument/2006/relationships/chart" Target="charts/chart1.xml"/><Relationship Id="rId381" Type="http://schemas.openxmlformats.org/officeDocument/2006/relationships/hyperlink" Target="https://doi.org/10.1086/505999" TargetMode="External"/><Relationship Id="rId241" Type="http://schemas.openxmlformats.org/officeDocument/2006/relationships/hyperlink" Target="https://doi.org/10.2307/1934408" TargetMode="External"/><Relationship Id="rId437" Type="http://schemas.openxmlformats.org/officeDocument/2006/relationships/chart" Target="charts/chart33.xml"/><Relationship Id="rId479" Type="http://schemas.openxmlformats.org/officeDocument/2006/relationships/hyperlink" Target="https://doi.org/10.1371/journal.pone.0134443" TargetMode="External"/><Relationship Id="rId36" Type="http://schemas.openxmlformats.org/officeDocument/2006/relationships/hyperlink" Target="file:///H:\School\QUT\Master\Project\Thesis\Combine\Master's%20thesis%20draft%20final%20ver.docx" TargetMode="External"/><Relationship Id="rId283" Type="http://schemas.openxmlformats.org/officeDocument/2006/relationships/hyperlink" Target="https://doi.org/10.3996/052019-JFWM-039" TargetMode="External"/><Relationship Id="rId339" Type="http://schemas.openxmlformats.org/officeDocument/2006/relationships/hyperlink" Target="https://doi.org/10.1111/j.1365-%092435.2008.01423.x" TargetMode="External"/><Relationship Id="rId490" Type="http://schemas.openxmlformats.org/officeDocument/2006/relationships/hyperlink" Target="https://doi.org/10.1016/j.agee.2014.08.028" TargetMode="External"/><Relationship Id="rId504" Type="http://schemas.openxmlformats.org/officeDocument/2006/relationships/hyperlink" Target="https://doi.org/10.1007/s10531-016-1261-0" TargetMode="External"/><Relationship Id="rId546" Type="http://schemas.openxmlformats.org/officeDocument/2006/relationships/hyperlink" Target="https://doi.org/10.1111/j.1469-7998.2008.00487.x"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environment.des.qld.gov.au/wildlife/animals-az/micro-bats/" TargetMode="External"/><Relationship Id="rId185" Type="http://schemas.openxmlformats.org/officeDocument/2006/relationships/hyperlink" Target="https://doi.org/10.1644/05-MAMM-A-%09012R1.1" TargetMode="External"/><Relationship Id="rId350" Type="http://schemas.openxmlformats.org/officeDocument/2006/relationships/hyperlink" Target="https://doi.org/10.1071/ZO9680049" TargetMode="External"/><Relationship Id="rId406" Type="http://schemas.openxmlformats.org/officeDocument/2006/relationships/hyperlink" Target="https://doi.org/10.1007/s00265-020-02840-1" TargetMode="External"/><Relationship Id="rId9" Type="http://schemas.microsoft.com/office/2011/relationships/commentsExtended" Target="commentsExtended.xml"/><Relationship Id="rId210" Type="http://schemas.openxmlformats.org/officeDocument/2006/relationships/hyperlink" Target="https://doi.org/10.1007/978-1-%094613-3421-7_5" TargetMode="External"/><Relationship Id="rId392" Type="http://schemas.openxmlformats.org/officeDocument/2006/relationships/hyperlink" Target="https://doi.org/10.1007/s00360-017-1100-y" TargetMode="External"/><Relationship Id="rId448" Type="http://schemas.openxmlformats.org/officeDocument/2006/relationships/hyperlink" Target="https://doi.org/10.1002/ece3.2772" TargetMode="External"/><Relationship Id="rId252" Type="http://schemas.openxmlformats.org/officeDocument/2006/relationships/hyperlink" Target="https://doi.org/10.7882/AZ.2014.008" TargetMode="External"/><Relationship Id="rId294" Type="http://schemas.openxmlformats.org/officeDocument/2006/relationships/hyperlink" Target="https://doi.org/10.2307/1931308" TargetMode="External"/><Relationship Id="rId308" Type="http://schemas.openxmlformats.org/officeDocument/2006/relationships/header" Target="header8.xml"/><Relationship Id="rId515" Type="http://schemas.openxmlformats.org/officeDocument/2006/relationships/hyperlink" Target="https://doi.org/10.2193/2008-471" TargetMode="External"/><Relationship Id="rId47" Type="http://schemas.openxmlformats.org/officeDocument/2006/relationships/hyperlink" Target="file:///H:\School\QUT\Master\Project\Thesis\Combine\Master's%20thesis%20draft%20final%20ver.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007/BF00329419" TargetMode="External"/><Relationship Id="rId154" Type="http://schemas.openxmlformats.org/officeDocument/2006/relationships/hyperlink" Target="https://doi.org/10.1121/1.1913559" TargetMode="External"/><Relationship Id="rId361" Type="http://schemas.openxmlformats.org/officeDocument/2006/relationships/hyperlink" Target="https://doi.org/10.2108/zsj.20.1017" TargetMode="External"/><Relationship Id="rId557" Type="http://schemas.openxmlformats.org/officeDocument/2006/relationships/hyperlink" Target="https://dx.doi.org/10.2305/IUCN.UK.2019-3.RLTS.T13562A22104381.en" TargetMode="External"/><Relationship Id="rId196" Type="http://schemas.openxmlformats.org/officeDocument/2006/relationships/hyperlink" Target="https://doi.org/10.1016/0300-9629(94)90023-X" TargetMode="External"/><Relationship Id="rId417" Type="http://schemas.openxmlformats.org/officeDocument/2006/relationships/hyperlink" Target="https://doi.org/10.1139/z04-095" TargetMode="External"/><Relationship Id="rId459" Type="http://schemas.openxmlformats.org/officeDocument/2006/relationships/hyperlink" Target="http://dx.doi.org/10.1071/AM15012" TargetMode="External"/><Relationship Id="rId16" Type="http://schemas.openxmlformats.org/officeDocument/2006/relationships/hyperlink" Target="file:///H:\School\QUT\Master\Project\Thesis\Combine\Master's%20thesis%20draft%20final%20ver.docx" TargetMode="External"/><Relationship Id="rId221" Type="http://schemas.openxmlformats.org/officeDocument/2006/relationships/hyperlink" Target="https://doi.org/10.1242/jeb.192005" TargetMode="External"/><Relationship Id="rId263" Type="http://schemas.openxmlformats.org/officeDocument/2006/relationships/hyperlink" Target="https://doi.org/10.2981/wlb.00659" TargetMode="External"/><Relationship Id="rId319" Type="http://schemas.openxmlformats.org/officeDocument/2006/relationships/chart" Target="charts/chart18.xml"/><Relationship Id="rId470" Type="http://schemas.openxmlformats.org/officeDocument/2006/relationships/hyperlink" Target="https://doi.org/10.1093/icb/icr042" TargetMode="External"/><Relationship Id="rId526" Type="http://schemas.openxmlformats.org/officeDocument/2006/relationships/hyperlink" Target="https://doi.org/10.1371/journal.pone.0019227"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656/058.017.0410" TargetMode="External"/><Relationship Id="rId330" Type="http://schemas.openxmlformats.org/officeDocument/2006/relationships/chart" Target="charts/chart29.xml"/><Relationship Id="rId568" Type="http://schemas.openxmlformats.org/officeDocument/2006/relationships/footer" Target="footer10.xml"/><Relationship Id="rId165" Type="http://schemas.openxmlformats.org/officeDocument/2006/relationships/hyperlink" Target="https://doi.org/10.1126/science.1152944" TargetMode="External"/><Relationship Id="rId372" Type="http://schemas.openxmlformats.org/officeDocument/2006/relationships/hyperlink" Target="https://doi.org/10.1644/05-MAMM-A-127R1.1" TargetMode="External"/><Relationship Id="rId428" Type="http://schemas.openxmlformats.org/officeDocument/2006/relationships/hyperlink" Target="https://doi.org/10.1093/icb/icr076" TargetMode="External"/><Relationship Id="rId232" Type="http://schemas.openxmlformats.org/officeDocument/2006/relationships/hyperlink" Target="https://doi.org/10.1371/journal.pone.0049754" TargetMode="External"/><Relationship Id="rId274" Type="http://schemas.openxmlformats.org/officeDocument/2006/relationships/hyperlink" Target="https://doi.org/10.1007/978-3-319-25220-97" TargetMode="External"/><Relationship Id="rId481" Type="http://schemas.openxmlformats.org/officeDocument/2006/relationships/hyperlink" Target="https://doi.org/10.1186/1742-9994-11-39" TargetMode="External"/><Relationship Id="rId27" Type="http://schemas.openxmlformats.org/officeDocument/2006/relationships/hyperlink" Target="file:///H:\School\QUT\Master\Project\Thesis\Combine\Master's%20thesis%20draft%20final%20ver.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1038/nature01795" TargetMode="External"/><Relationship Id="rId537" Type="http://schemas.openxmlformats.org/officeDocument/2006/relationships/hyperlink" Target="https://doi.org/10.3161/15081109ACC2018.20.2.010" TargetMode="External"/><Relationship Id="rId80" Type="http://schemas.openxmlformats.org/officeDocument/2006/relationships/hyperlink" Target="http://www.loc.gov/catdir/toc/fy0905/2009286816.html" TargetMode="External"/><Relationship Id="rId176" Type="http://schemas.openxmlformats.org/officeDocument/2006/relationships/chart" Target="charts/chart2.xml"/><Relationship Id="rId341" Type="http://schemas.openxmlformats.org/officeDocument/2006/relationships/hyperlink" Target="https://doi.org/10.25225/fozo.v63.i3.a8.2014" TargetMode="External"/><Relationship Id="rId383" Type="http://schemas.openxmlformats.org/officeDocument/2006/relationships/hyperlink" Target="https://doi.org/10.5860/choice.44-0931" TargetMode="External"/><Relationship Id="rId439" Type="http://schemas.openxmlformats.org/officeDocument/2006/relationships/chart" Target="charts/chart35.xml"/><Relationship Id="rId201" Type="http://schemas.openxmlformats.org/officeDocument/2006/relationships/hyperlink" Target="https://doi.org/10.1016/S0006-3207(02)00298-7" TargetMode="External"/><Relationship Id="rId243" Type="http://schemas.openxmlformats.org/officeDocument/2006/relationships/hyperlink" Target="https://doi.org/10.1093/jmammal/gyz210" TargetMode="External"/><Relationship Id="rId285" Type="http://schemas.openxmlformats.org/officeDocument/2006/relationships/hyperlink" Target="https://doi.org/10.1242/jeb.038224" TargetMode="External"/><Relationship Id="rId450" Type="http://schemas.openxmlformats.org/officeDocument/2006/relationships/hyperlink" Target="https://doi.org/10.1890/06-0654" TargetMode="External"/><Relationship Id="rId506" Type="http://schemas.openxmlformats.org/officeDocument/2006/relationships/hyperlink" Target="https://doi.org/10.1139/cjz-%092013-0127" TargetMode="External"/><Relationship Id="rId38" Type="http://schemas.openxmlformats.org/officeDocument/2006/relationships/hyperlink" Target="file:///H:\School\QUT\Master\Project\Thesis\Combine\Master's%20thesis%20draft%20final%20ver.docx" TargetMode="External"/><Relationship Id="rId103" Type="http://schemas.openxmlformats.org/officeDocument/2006/relationships/hyperlink" Target="https://doi.org/10.1111/j.1365-2664.2012.02159.x" TargetMode="External"/><Relationship Id="rId310" Type="http://schemas.openxmlformats.org/officeDocument/2006/relationships/image" Target="media/image1.png"/><Relationship Id="rId492" Type="http://schemas.openxmlformats.org/officeDocument/2006/relationships/hyperlink" Target="https://doi.org/10.1155/2013/187415" TargetMode="External"/><Relationship Id="rId548" Type="http://schemas.openxmlformats.org/officeDocument/2006/relationships/hyperlink" Target="https://doi.org/10.1002/ece3.6253" TargetMode="External"/><Relationship Id="rId91" Type="http://schemas.openxmlformats.org/officeDocument/2006/relationships/hyperlink" Target="https://doi.org/10.1515/mamm.1970.34.1.76" TargetMode="External"/><Relationship Id="rId145" Type="http://schemas.openxmlformats.org/officeDocument/2006/relationships/hyperlink" Target="https://doi.org/10.1644/06-MAMM-A-393.1" TargetMode="External"/><Relationship Id="rId187" Type="http://schemas.openxmlformats.org/officeDocument/2006/relationships/hyperlink" Target="https://doi.org/10.1007/BF00540593" TargetMode="External"/><Relationship Id="rId352" Type="http://schemas.openxmlformats.org/officeDocument/2006/relationships/hyperlink" Target="https://doi.org/10.1086/physzool.45.1.30155922" TargetMode="External"/><Relationship Id="rId394" Type="http://schemas.openxmlformats.org/officeDocument/2006/relationships/hyperlink" Target="https://doi.org/10.1007/s11284-016-1348-9" TargetMode="External"/><Relationship Id="rId408" Type="http://schemas.openxmlformats.org/officeDocument/2006/relationships/hyperlink" Target="https://doi.org/10.1002/ece3.3111" TargetMode="External"/><Relationship Id="rId212" Type="http://schemas.openxmlformats.org/officeDocument/2006/relationships/hyperlink" Target="https://doi.org/10.1644/06-MAMM-A-135R1.1" TargetMode="External"/><Relationship Id="rId254" Type="http://schemas.openxmlformats.org/officeDocument/2006/relationships/hyperlink" Target="https://doi.org/10.3390/d11090159" TargetMode="External"/><Relationship Id="rId49" Type="http://schemas.openxmlformats.org/officeDocument/2006/relationships/hyperlink" Target="file:///H:\School\QUT\Master\Project\Thesis\Combine\Master's%20thesis%20draft%20final%20ver.docx" TargetMode="External"/><Relationship Id="rId114" Type="http://schemas.openxmlformats.org/officeDocument/2006/relationships/hyperlink" Target="https://doi.org/10.1071/AM00121" TargetMode="External"/><Relationship Id="rId296" Type="http://schemas.openxmlformats.org/officeDocument/2006/relationships/hyperlink" Target="https://doi.org/10.2478/s11756-010-0020-z" TargetMode="External"/><Relationship Id="rId461" Type="http://schemas.openxmlformats.org/officeDocument/2006/relationships/hyperlink" Target="https://doi.org/10.1111/acv.12216" TargetMode="External"/><Relationship Id="rId517" Type="http://schemas.openxmlformats.org/officeDocument/2006/relationships/hyperlink" Target="https://doi.org/10.1177/1940082916680428" TargetMode="External"/><Relationship Id="rId559" Type="http://schemas.openxmlformats.org/officeDocument/2006/relationships/hyperlink" Target="https://doi.org/10.5204/thesis.eprints.207163"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111/jzo.12105" TargetMode="External"/><Relationship Id="rId198" Type="http://schemas.openxmlformats.org/officeDocument/2006/relationships/hyperlink" Target="https://doi.org/10.1644/1545-%091542(2002)083%3c0590:SVIAPO%3e2.0.CO;2" TargetMode="External"/><Relationship Id="rId321" Type="http://schemas.openxmlformats.org/officeDocument/2006/relationships/chart" Target="charts/chart20.xml"/><Relationship Id="rId363" Type="http://schemas.openxmlformats.org/officeDocument/2006/relationships/hyperlink" Target="https://doi.org/10.1644/12-MAMM-A-095.1" TargetMode="External"/><Relationship Id="rId419" Type="http://schemas.openxmlformats.org/officeDocument/2006/relationships/hyperlink" Target="https://doi.org/10.1644/11-MAMM-A-393.1" TargetMode="External"/><Relationship Id="rId570" Type="http://schemas.openxmlformats.org/officeDocument/2006/relationships/fontTable" Target="fontTable.xml"/><Relationship Id="rId223" Type="http://schemas.openxmlformats.org/officeDocument/2006/relationships/hyperlink" Target="https://doi.org/10.2981/wlb.00131" TargetMode="External"/><Relationship Id="rId430" Type="http://schemas.openxmlformats.org/officeDocument/2006/relationships/hyperlink" Target="https://doi.org/10.1071/WR99106" TargetMode="External"/><Relationship Id="rId18" Type="http://schemas.openxmlformats.org/officeDocument/2006/relationships/hyperlink" Target="file:///H:\School\QUT\Master\Project\Thesis\Combine\Master's%20thesis%20draft%20final%20ver.docx" TargetMode="External"/><Relationship Id="rId265" Type="http://schemas.openxmlformats.org/officeDocument/2006/relationships/hyperlink" Target="https://doi.org/10.1093/jmammal/gyx054" TargetMode="External"/><Relationship Id="rId472" Type="http://schemas.openxmlformats.org/officeDocument/2006/relationships/hyperlink" Target="https://doi.org/10.1071/AM17031" TargetMode="External"/><Relationship Id="rId528" Type="http://schemas.openxmlformats.org/officeDocument/2006/relationships/hyperlink" Target="https://doi.org/10.1644/06-MAMM-A-393.1" TargetMode="External"/><Relationship Id="rId125" Type="http://schemas.openxmlformats.org/officeDocument/2006/relationships/hyperlink" Target="https://doi.org/10.1007/978-3-319-25220-9_4" TargetMode="External"/><Relationship Id="rId167" Type="http://schemas.openxmlformats.org/officeDocument/2006/relationships/hyperlink" Target="https://doi.org/10.1071/WR99106" TargetMode="External"/><Relationship Id="rId332" Type="http://schemas.openxmlformats.org/officeDocument/2006/relationships/hyperlink" Target="https://doi.org/10.1071/AM06003" TargetMode="External"/><Relationship Id="rId374" Type="http://schemas.openxmlformats.org/officeDocument/2006/relationships/hyperlink" Target="https://doi.org/10.1371/journal.pone.0191471"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098/rstb.1994.0161" TargetMode="External"/><Relationship Id="rId2" Type="http://schemas.openxmlformats.org/officeDocument/2006/relationships/numbering" Target="numbering.xml"/><Relationship Id="rId29" Type="http://schemas.openxmlformats.org/officeDocument/2006/relationships/hyperlink" Target="file:///H:\School\QUT\Master\Project\Thesis\Combine\Master's%20thesis%20draft%20final%20ver.docx" TargetMode="External"/><Relationship Id="rId276" Type="http://schemas.openxmlformats.org/officeDocument/2006/relationships/hyperlink" Target="https://doi.org/10.2307/3546196" TargetMode="External"/><Relationship Id="rId441" Type="http://schemas.openxmlformats.org/officeDocument/2006/relationships/chart" Target="charts/chart37.xml"/><Relationship Id="rId483" Type="http://schemas.openxmlformats.org/officeDocument/2006/relationships/hyperlink" Target="https://doi.org/10.1111/j.1442-9993.2009.02086.x" TargetMode="External"/><Relationship Id="rId539" Type="http://schemas.openxmlformats.org/officeDocument/2006/relationships/hyperlink" Target="https://doi.org/10.1007/s00360-008-0328-y" TargetMode="External"/><Relationship Id="rId40" Type="http://schemas.openxmlformats.org/officeDocument/2006/relationships/hyperlink" Target="file:///H:\School\QUT\Master\Project\Thesis\Combine\Master's%20thesis%20draft%20final%20ver.docx" TargetMode="External"/><Relationship Id="rId136" Type="http://schemas.openxmlformats.org/officeDocument/2006/relationships/hyperlink" Target="https://www.jstor.org/stable/44202493" TargetMode="External"/><Relationship Id="rId178" Type="http://schemas.openxmlformats.org/officeDocument/2006/relationships/chart" Target="charts/chart4.xml"/><Relationship Id="rId301" Type="http://schemas.openxmlformats.org/officeDocument/2006/relationships/hyperlink" Target="https://doi.org/10.1111/j.1744-7429.2006.00101.x" TargetMode="External"/><Relationship Id="rId343" Type="http://schemas.openxmlformats.org/officeDocument/2006/relationships/hyperlink" Target="https://doi.org/10.1111/brv.12427" TargetMode="External"/><Relationship Id="rId550" Type="http://schemas.openxmlformats.org/officeDocument/2006/relationships/hyperlink" Target="https://doi.org/10.2307/2404980"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071/ZO9640052" TargetMode="External"/><Relationship Id="rId385" Type="http://schemas.openxmlformats.org/officeDocument/2006/relationships/hyperlink" Target="https://doi.org/10.1016/j.physbeh.2016.06.015" TargetMode="External"/><Relationship Id="rId245" Type="http://schemas.openxmlformats.org/officeDocument/2006/relationships/hyperlink" Target="https://doi.org/10.1111/acv.12025" TargetMode="External"/><Relationship Id="rId287" Type="http://schemas.openxmlformats.org/officeDocument/2006/relationships/hyperlink" Target="https://doi.org/10.1111/j.1469-%097998.1997.tb05809.x" TargetMode="External"/><Relationship Id="rId410" Type="http://schemas.openxmlformats.org/officeDocument/2006/relationships/hyperlink" Target="https://doi.org/10.1080/03014223.2003.9518341" TargetMode="External"/><Relationship Id="rId452" Type="http://schemas.openxmlformats.org/officeDocument/2006/relationships/hyperlink" Target="https://doi.org/10.1071/ZO00037" TargetMode="External"/><Relationship Id="rId494" Type="http://schemas.openxmlformats.org/officeDocument/2006/relationships/hyperlink" Target="https://doi.org/10.1111/j.1600-%090706.2010.18328.x" TargetMode="External"/><Relationship Id="rId508" Type="http://schemas.openxmlformats.org/officeDocument/2006/relationships/hyperlink" Target="https://doi.org/10.1139/cjz-2019-0231" TargetMode="External"/><Relationship Id="rId105" Type="http://schemas.openxmlformats.org/officeDocument/2006/relationships/hyperlink" Target="https://doi.org/10.1111/j.1442-9993.2009.02086.x" TargetMode="External"/><Relationship Id="rId147" Type="http://schemas.openxmlformats.org/officeDocument/2006/relationships/hyperlink" Target="https://doi.org/10.1071/9780643103757" TargetMode="External"/><Relationship Id="rId312" Type="http://schemas.openxmlformats.org/officeDocument/2006/relationships/chart" Target="charts/chart11.xml"/><Relationship Id="rId354" Type="http://schemas.openxmlformats.org/officeDocument/2006/relationships/hyperlink" Target="https://doi.org/10.1111/j.1439-%090310.2011.01897.x" TargetMode="External"/><Relationship Id="rId51" Type="http://schemas.openxmlformats.org/officeDocument/2006/relationships/hyperlink" Target="file:///H:\School\QUT\Master\Project\Thesis\Combine\Master's%20thesis%20draft%20final%20ver.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038/srep00524" TargetMode="External"/><Relationship Id="rId396" Type="http://schemas.openxmlformats.org/officeDocument/2006/relationships/hyperlink" Target="https://docplayer.net/41868400-Species-diversity-of-bats-in-underground-%09roosts-of-the-western-stara-planina-mts-bulgaria.html" TargetMode="External"/><Relationship Id="rId561" Type="http://schemas.openxmlformats.org/officeDocument/2006/relationships/image" Target="media/image4.jpeg"/><Relationship Id="rId214" Type="http://schemas.openxmlformats.org/officeDocument/2006/relationships/hyperlink" Target="https://doi.org/10.1186/s40850-021-00065-x" TargetMode="External"/><Relationship Id="rId256" Type="http://schemas.openxmlformats.org/officeDocument/2006/relationships/hyperlink" Target="https://doi.org/10.1080/03014223.2002.9518311" TargetMode="External"/><Relationship Id="rId298" Type="http://schemas.openxmlformats.org/officeDocument/2006/relationships/hyperlink" Target="https://doi.org/10.3377/1562-%097020(2007)42%5b50:TIOTIW%5d2.0.CO;2" TargetMode="External"/><Relationship Id="rId421" Type="http://schemas.openxmlformats.org/officeDocument/2006/relationships/hyperlink" Target="https://doi.org/10.3897/zoologia.34.e13732" TargetMode="External"/><Relationship Id="rId463" Type="http://schemas.openxmlformats.org/officeDocument/2006/relationships/hyperlink" Target="https://doi.org/10.1002/ece3.1375" TargetMode="External"/><Relationship Id="rId519" Type="http://schemas.openxmlformats.org/officeDocument/2006/relationships/hyperlink" Target="https://doi.org/10.1098/rstb.1987.0030" TargetMode="External"/><Relationship Id="rId116" Type="http://schemas.openxmlformats.org/officeDocument/2006/relationships/hyperlink" Target="https://doi.org/10.1371/journal.pone.0048201" TargetMode="External"/><Relationship Id="rId158" Type="http://schemas.openxmlformats.org/officeDocument/2006/relationships/hyperlink" Target="https://doi.org/10.1098/rspb.2008.1505" TargetMode="External"/><Relationship Id="rId323" Type="http://schemas.openxmlformats.org/officeDocument/2006/relationships/chart" Target="charts/chart22.xml"/><Relationship Id="rId530" Type="http://schemas.openxmlformats.org/officeDocument/2006/relationships/hyperlink" Target="https://doi.org/10.1034/j.1600-%090587.2003.03422.x" TargetMode="External"/><Relationship Id="rId20" Type="http://schemas.openxmlformats.org/officeDocument/2006/relationships/hyperlink" Target="file:///H:\School\QUT\Master\Project\Thesis\Combine\Master's%20thesis%20draft%20final%20ver.docx" TargetMode="External"/><Relationship Id="rId62" Type="http://schemas.openxmlformats.org/officeDocument/2006/relationships/header" Target="header2.xml"/><Relationship Id="rId365" Type="http://schemas.openxmlformats.org/officeDocument/2006/relationships/hyperlink" Target="https://doi.org/10.5141/JEFB.2009.32.3.191" TargetMode="External"/><Relationship Id="rId572" Type="http://schemas.openxmlformats.org/officeDocument/2006/relationships/theme" Target="theme/theme1.xml"/><Relationship Id="rId225" Type="http://schemas.openxmlformats.org/officeDocument/2006/relationships/hyperlink" Target="https://doi.org/10.1111/j.1469-7998.1995.tb05146.x" TargetMode="External"/><Relationship Id="rId267" Type="http://schemas.openxmlformats.org/officeDocument/2006/relationships/hyperlink" Target="https://doi.org/10.1007/s13364-020-00531-w" TargetMode="External"/><Relationship Id="rId432" Type="http://schemas.openxmlformats.org/officeDocument/2006/relationships/hyperlink" Target="https://doi.org/10.1111/j.1469-7998.1999.tb00991.x" TargetMode="External"/><Relationship Id="rId474" Type="http://schemas.openxmlformats.org/officeDocument/2006/relationships/hyperlink" Target="https://doi.org/10.1038/ncomms1110" TargetMode="External"/><Relationship Id="rId127" Type="http://schemas.openxmlformats.org/officeDocument/2006/relationships/hyperlink" Target="https://profile.id.com.au/moreton-bay/about?WebID=450" TargetMode="External"/><Relationship Id="rId31" Type="http://schemas.openxmlformats.org/officeDocument/2006/relationships/hyperlink" Target="file:///H:\School\QUT\Master\Project\Thesis\Combine\Master's%20thesis%20draft%20final%20ver.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eader" Target="header4.xml"/><Relationship Id="rId334" Type="http://schemas.openxmlformats.org/officeDocument/2006/relationships/hyperlink" Target="https://www.proquest.com/scholarly-%09journals/assessing-short-term-effect-minerals-%09exploration/docview/887908087/se-2?accountid=13380" TargetMode="External"/><Relationship Id="rId376" Type="http://schemas.openxmlformats.org/officeDocument/2006/relationships/hyperlink" Target="https://doi.org/10.1002/ece3.5841" TargetMode="External"/><Relationship Id="rId541" Type="http://schemas.openxmlformats.org/officeDocument/2006/relationships/hyperlink" Target="https://doi.org/10.3390/su12072634" TargetMode="External"/><Relationship Id="rId4" Type="http://schemas.openxmlformats.org/officeDocument/2006/relationships/settings" Target="settings.xml"/><Relationship Id="rId180" Type="http://schemas.openxmlformats.org/officeDocument/2006/relationships/chart" Target="charts/chart6.xml"/><Relationship Id="rId236" Type="http://schemas.openxmlformats.org/officeDocument/2006/relationships/hyperlink" Target="https://doi.org/10.2307/1379951" TargetMode="External"/><Relationship Id="rId278" Type="http://schemas.openxmlformats.org/officeDocument/2006/relationships/hyperlink" Target="https://doi.org/10.1002/ece3.3943" TargetMode="External"/><Relationship Id="rId401" Type="http://schemas.openxmlformats.org/officeDocument/2006/relationships/hyperlink" Target="https://doi.org/10.1071/WR03106" TargetMode="External"/><Relationship Id="rId443" Type="http://schemas.openxmlformats.org/officeDocument/2006/relationships/hyperlink" Target="https://doi.org/10.1016/j.foreco.2009.08.002" TargetMode="External"/><Relationship Id="rId303" Type="http://schemas.openxmlformats.org/officeDocument/2006/relationships/hyperlink" Target="https://doi.org/10.1071/WR99106" TargetMode="External"/><Relationship Id="rId485" Type="http://schemas.openxmlformats.org/officeDocument/2006/relationships/hyperlink" Target="https://doi.org/10.1242/jeb.01901" TargetMode="External"/><Relationship Id="rId42" Type="http://schemas.openxmlformats.org/officeDocument/2006/relationships/hyperlink" Target="file:///H:\School\QUT\Master\Project\Thesis\Combine\Master's%20thesis%20draft%20final%20ver.docx" TargetMode="External"/><Relationship Id="rId84" Type="http://schemas.openxmlformats.org/officeDocument/2006/relationships/hyperlink" Target="https://doi.org/10.1071/AM15012" TargetMode="External"/><Relationship Id="rId138" Type="http://schemas.openxmlformats.org/officeDocument/2006/relationships/hyperlink" Target="https://doi.org/10.1071/WR03106" TargetMode="External"/><Relationship Id="rId345" Type="http://schemas.openxmlformats.org/officeDocument/2006/relationships/hyperlink" Target="https://doi.org/10.1071/WR9910343" TargetMode="External"/><Relationship Id="rId387" Type="http://schemas.openxmlformats.org/officeDocument/2006/relationships/hyperlink" Target="https://doi.org/10.1093/jmammal/gyw126" TargetMode="External"/><Relationship Id="rId510" Type="http://schemas.openxmlformats.org/officeDocument/2006/relationships/hyperlink" Target="https://doi.org/10.1007/s11284-012-1009-6" TargetMode="External"/><Relationship Id="rId552" Type="http://schemas.openxmlformats.org/officeDocument/2006/relationships/hyperlink" Target="https://doi.org/10.1016/j.foreco.2010.08.022" TargetMode="External"/><Relationship Id="rId191" Type="http://schemas.openxmlformats.org/officeDocument/2006/relationships/hyperlink" Target="https://doi.org/10.2193/0022-%09541X(2006)70%5b207:DHOFLM%5d2.0.CO;2" TargetMode="External"/><Relationship Id="rId205" Type="http://schemas.openxmlformats.org/officeDocument/2006/relationships/hyperlink" Target="https://doi.org/10.2307/1378506" TargetMode="External"/><Relationship Id="rId247" Type="http://schemas.openxmlformats.org/officeDocument/2006/relationships/hyperlink" Target="https://doi.org/10.1111/j.1469-7998.1988.tb02433.x" TargetMode="External"/><Relationship Id="rId412" Type="http://schemas.openxmlformats.org/officeDocument/2006/relationships/hyperlink" Target="https://doi.org/10.1017/S0952836999009838" TargetMode="External"/><Relationship Id="rId107" Type="http://schemas.openxmlformats.org/officeDocument/2006/relationships/hyperlink" Target="https://doi.org/10.1002/ece3.913" TargetMode="External"/><Relationship Id="rId289" Type="http://schemas.openxmlformats.org/officeDocument/2006/relationships/hyperlink" Target="https://doi.org/10.3161/150811013X667920" TargetMode="External"/><Relationship Id="rId454" Type="http://schemas.openxmlformats.org/officeDocument/2006/relationships/hyperlink" Target="https://doi.org/10.1071/ZO09006" TargetMode="External"/><Relationship Id="rId496" Type="http://schemas.openxmlformats.org/officeDocument/2006/relationships/hyperlink" Target="https://doi.org/10.1371/journal.pone.0168927"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s://doi.org/10.1002/ece3.3111" TargetMode="External"/><Relationship Id="rId314" Type="http://schemas.openxmlformats.org/officeDocument/2006/relationships/chart" Target="charts/chart13.xml"/><Relationship Id="rId356" Type="http://schemas.openxmlformats.org/officeDocument/2006/relationships/hyperlink" Target="https://doi.org/10.7882/AZ.2017.012" TargetMode="External"/><Relationship Id="rId398" Type="http://schemas.openxmlformats.org/officeDocument/2006/relationships/hyperlink" Target="https://doi.org/10.1046/j.1365-2435.2000.t01-1-00460.x" TargetMode="External"/><Relationship Id="rId521" Type="http://schemas.openxmlformats.org/officeDocument/2006/relationships/hyperlink" Target="https://doi.org/10.1017/S0952836999008018" TargetMode="External"/><Relationship Id="rId563" Type="http://schemas.openxmlformats.org/officeDocument/2006/relationships/image" Target="media/image6.png"/><Relationship Id="rId95" Type="http://schemas.openxmlformats.org/officeDocument/2006/relationships/hyperlink" Target="https://doi.org/10.1016/j.mambio.2010.04.004" TargetMode="External"/><Relationship Id="rId160" Type="http://schemas.openxmlformats.org/officeDocument/2006/relationships/hyperlink" Target="https://doi.org/10.1111/aec.12034" TargetMode="External"/><Relationship Id="rId216" Type="http://schemas.openxmlformats.org/officeDocument/2006/relationships/hyperlink" Target="https://doi.org/10.1111/acv.12574" TargetMode="External"/><Relationship Id="rId423" Type="http://schemas.openxmlformats.org/officeDocument/2006/relationships/hyperlink" Target="https://doi.org/10.1007/BF03179557" TargetMode="External"/><Relationship Id="rId258" Type="http://schemas.openxmlformats.org/officeDocument/2006/relationships/hyperlink" Target="https://www.dora.lib4ri.ch/wsl/islandora/object/wsl:24877" TargetMode="External"/><Relationship Id="rId465" Type="http://schemas.openxmlformats.org/officeDocument/2006/relationships/hyperlink" Target="https://doi.org/10.1071/ZO9680049" TargetMode="External"/><Relationship Id="rId22" Type="http://schemas.openxmlformats.org/officeDocument/2006/relationships/hyperlink" Target="file:///H:\School\QUT\Master\Project\Thesis\Combine\Master's%20thesis%20draft%20final%20ver.docx" TargetMode="External"/><Relationship Id="rId64" Type="http://schemas.openxmlformats.org/officeDocument/2006/relationships/footer" Target="footer2.xml"/><Relationship Id="rId118" Type="http://schemas.openxmlformats.org/officeDocument/2006/relationships/hyperlink" Target="https://doi.org/10.1130/2015.2516(17)" TargetMode="External"/><Relationship Id="rId325" Type="http://schemas.openxmlformats.org/officeDocument/2006/relationships/chart" Target="charts/chart24.xml"/><Relationship Id="rId367" Type="http://schemas.openxmlformats.org/officeDocument/2006/relationships/hyperlink" Target="https://doi.org/10.2478/v10191-010-0034-3" TargetMode="External"/><Relationship Id="rId532" Type="http://schemas.openxmlformats.org/officeDocument/2006/relationships/hyperlink" Target="https://doi.org/10.1080/03014223.2003.9518341" TargetMode="External"/><Relationship Id="rId171" Type="http://schemas.openxmlformats.org/officeDocument/2006/relationships/footer" Target="footer4.xml"/><Relationship Id="rId227" Type="http://schemas.openxmlformats.org/officeDocument/2006/relationships/hyperlink" Target="https://www.environment.gov.au/science/%20%09abrs/publications/fauna-of-australia/fauna-1b" TargetMode="External"/><Relationship Id="rId269" Type="http://schemas.openxmlformats.org/officeDocument/2006/relationships/hyperlink" Target="https://doi.org/10.1093/jhered/esp032" TargetMode="External"/><Relationship Id="rId434" Type="http://schemas.openxmlformats.org/officeDocument/2006/relationships/image" Target="media/image3.jpeg"/><Relationship Id="rId476" Type="http://schemas.openxmlformats.org/officeDocument/2006/relationships/hyperlink" Target="https://doi.org/10.1016/j.agee.2007.05.001" TargetMode="External"/><Relationship Id="rId33" Type="http://schemas.openxmlformats.org/officeDocument/2006/relationships/hyperlink" Target="file:///H:\School\QUT\Master\Project\Thesis\Combine\Master's%20thesis%20draft%20final%20ver.docx" TargetMode="External"/><Relationship Id="rId129" Type="http://schemas.openxmlformats.org/officeDocument/2006/relationships/hyperlink" Target="https://doi.org/10.2193/2008-471" TargetMode="External"/><Relationship Id="rId280" Type="http://schemas.openxmlformats.org/officeDocument/2006/relationships/hyperlink" Target="https://doi.org/10.1043/0022-2372(2000)081(0726:MYIIAM)2.3.CO;2" TargetMode="External"/><Relationship Id="rId336" Type="http://schemas.openxmlformats.org/officeDocument/2006/relationships/hyperlink" Target="https://doi.org/10.1007/s003600000121" TargetMode="External"/><Relationship Id="rId501" Type="http://schemas.openxmlformats.org/officeDocument/2006/relationships/hyperlink" Target="https://doi.org/10.1093/jmammal/gyz210" TargetMode="External"/><Relationship Id="rId543" Type="http://schemas.openxmlformats.org/officeDocument/2006/relationships/hyperlink" Target="https://doi.org/10.1086/528960"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7882/FS.2011.025" TargetMode="External"/><Relationship Id="rId182" Type="http://schemas.openxmlformats.org/officeDocument/2006/relationships/chart" Target="charts/chart8.xml"/><Relationship Id="rId378" Type="http://schemas.openxmlformats.org/officeDocument/2006/relationships/hyperlink" Target="https://doi.org/10.1111/brv.12021" TargetMode="External"/><Relationship Id="rId403" Type="http://schemas.openxmlformats.org/officeDocument/2006/relationships/hyperlink" Target="https://parks.des.qld.gov.au/parks/dularcha/about.html" TargetMode="External"/><Relationship Id="rId6" Type="http://schemas.openxmlformats.org/officeDocument/2006/relationships/footnotes" Target="footnotes.xml"/><Relationship Id="rId238" Type="http://schemas.openxmlformats.org/officeDocument/2006/relationships/hyperlink" Target="https://doi.org/10.1071/WR14197" TargetMode="External"/><Relationship Id="rId445" Type="http://schemas.openxmlformats.org/officeDocument/2006/relationships/hyperlink" Target="https://doi.org/10.1002/ece3.4119" TargetMode="External"/><Relationship Id="rId487" Type="http://schemas.openxmlformats.org/officeDocument/2006/relationships/hyperlink" Target="https://doi.org/10.1111/j.1469-7998.1991.tb03824.x" TargetMode="External"/><Relationship Id="rId291" Type="http://schemas.openxmlformats.org/officeDocument/2006/relationships/hyperlink" Target="https://www.environment.gov.au/resource/recovery-plan-cave-dwelling-%09bats-rhinolophus-philippinensis-hipposideros-semoni-and" TargetMode="External"/><Relationship Id="rId305" Type="http://schemas.openxmlformats.org/officeDocument/2006/relationships/hyperlink" Target="https://doi.org/10.1590/S1984-46702015000300004" TargetMode="External"/><Relationship Id="rId347" Type="http://schemas.openxmlformats.org/officeDocument/2006/relationships/hyperlink" Target="https://doi.org/10.1071/AM15012" TargetMode="External"/><Relationship Id="rId512" Type="http://schemas.openxmlformats.org/officeDocument/2006/relationships/hyperlink" Target="https://doi.org/10.2193/0022-541X(2005)0692.0.CO;2" TargetMode="External"/><Relationship Id="rId44" Type="http://schemas.openxmlformats.org/officeDocument/2006/relationships/hyperlink" Target="file:///H:\School\QUT\Master\Project\Thesis\Combine\Master's%20thesis%20draft%20final%20ver.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371/journal.pone.0025845" TargetMode="External"/><Relationship Id="rId389" Type="http://schemas.openxmlformats.org/officeDocument/2006/relationships/hyperlink" Target="https://doi.org/10.7882/AZ.2014.008" TargetMode="External"/><Relationship Id="rId554" Type="http://schemas.openxmlformats.org/officeDocument/2006/relationships/header" Target="header9.xml"/><Relationship Id="rId193" Type="http://schemas.openxmlformats.org/officeDocument/2006/relationships/hyperlink" Target="https://doi.org/10.3161/1733-%095329(2006)8%5b187:FAOBAT%5d2.0.CO;2" TargetMode="External"/><Relationship Id="rId207" Type="http://schemas.openxmlformats.org/officeDocument/2006/relationships/hyperlink" Target="https://digital.lib.usf.edu/?k26.3290" TargetMode="External"/><Relationship Id="rId249" Type="http://schemas.openxmlformats.org/officeDocument/2006/relationships/hyperlink" Target="https://doi.org/10.1111/mam.12060" TargetMode="External"/><Relationship Id="rId414" Type="http://schemas.openxmlformats.org/officeDocument/2006/relationships/hyperlink" Target="https://doi.org/10.7882/AZ.2007.015" TargetMode="External"/><Relationship Id="rId456" Type="http://schemas.openxmlformats.org/officeDocument/2006/relationships/hyperlink" Target="https://doi.org/10.1016/j.biocon.2009.06.014" TargetMode="External"/><Relationship Id="rId498" Type="http://schemas.openxmlformats.org/officeDocument/2006/relationships/hyperlink" Target="https://doi.org/10.1080/00049158.2001.10676195" TargetMode="External"/><Relationship Id="rId13" Type="http://schemas.openxmlformats.org/officeDocument/2006/relationships/hyperlink" Target="file:///H:\School\QUT\Master\Project\Thesis\Combine\Master's%20thesis%20draft%20final%20ver.docx" TargetMode="External"/><Relationship Id="rId109" Type="http://schemas.openxmlformats.org/officeDocument/2006/relationships/hyperlink" Target="https://doi.org/10.1007/978-3-319-25220-92" TargetMode="External"/><Relationship Id="rId260" Type="http://schemas.openxmlformats.org/officeDocument/2006/relationships/hyperlink" Target="https://doi.org/10.3996/122016-JFWM-093" TargetMode="External"/><Relationship Id="rId316" Type="http://schemas.openxmlformats.org/officeDocument/2006/relationships/chart" Target="charts/chart15.xml"/><Relationship Id="rId523" Type="http://schemas.openxmlformats.org/officeDocument/2006/relationships/hyperlink" Target="https://doi.org/10.1071/WR98019"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016/j.biocon.2006.10.051" TargetMode="External"/><Relationship Id="rId358" Type="http://schemas.openxmlformats.org/officeDocument/2006/relationships/hyperlink" Target="https://doi.org/10.1071/ZO20033" TargetMode="External"/><Relationship Id="rId565" Type="http://schemas.openxmlformats.org/officeDocument/2006/relationships/image" Target="media/image8.jpeg"/><Relationship Id="rId162" Type="http://schemas.openxmlformats.org/officeDocument/2006/relationships/hyperlink" Target="https://doi.org/10.1111/mam.12099" TargetMode="External"/><Relationship Id="rId218" Type="http://schemas.openxmlformats.org/officeDocument/2006/relationships/hyperlink" Target="https://doi.org/10.3106/mammalstudy.28.1" TargetMode="External"/><Relationship Id="rId425" Type="http://schemas.openxmlformats.org/officeDocument/2006/relationships/hyperlink" Target="https://doi.org/10.1007/978-3-319-25220-914" TargetMode="External"/><Relationship Id="rId467" Type="http://schemas.openxmlformats.org/officeDocument/2006/relationships/hyperlink" Target="https://doi.org/10.1111/mec.12504" TargetMode="External"/><Relationship Id="rId271" Type="http://schemas.openxmlformats.org/officeDocument/2006/relationships/hyperlink" Target="https://doi.org/10.1644/08-MAMM-A-266R1.1" TargetMode="External"/><Relationship Id="rId24" Type="http://schemas.openxmlformats.org/officeDocument/2006/relationships/hyperlink" Target="file:///H:\School\QUT\Master\Project\Thesis\Combine\Master's%20thesis%20draft%20final%20ver.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7882/AZ.2014.008" TargetMode="External"/><Relationship Id="rId327" Type="http://schemas.openxmlformats.org/officeDocument/2006/relationships/chart" Target="charts/chart26.xml"/><Relationship Id="rId369" Type="http://schemas.openxmlformats.org/officeDocument/2006/relationships/hyperlink" Target="https://doi.org/10.1071/ZO9920533" TargetMode="External"/><Relationship Id="rId534" Type="http://schemas.openxmlformats.org/officeDocument/2006/relationships/hyperlink" Target="https://doi.org/10.1242/jeb.203950" TargetMode="External"/><Relationship Id="rId173" Type="http://schemas.openxmlformats.org/officeDocument/2006/relationships/footer" Target="footer5.xml"/><Relationship Id="rId229" Type="http://schemas.openxmlformats.org/officeDocument/2006/relationships/hyperlink" Target="https://doi.org/10.5772/intechopen.75834" TargetMode="External"/><Relationship Id="rId380" Type="http://schemas.openxmlformats.org/officeDocument/2006/relationships/hyperlink" Target="https://digitalcommons.kennesaw.edu/integrbioletd/44" TargetMode="External"/><Relationship Id="rId436" Type="http://schemas.openxmlformats.org/officeDocument/2006/relationships/chart" Target="charts/chart32.xml"/><Relationship Id="rId240" Type="http://schemas.openxmlformats.org/officeDocument/2006/relationships/hyperlink" Target="https://doi.org/10.3354/esr00194" TargetMode="External"/><Relationship Id="rId478" Type="http://schemas.openxmlformats.org/officeDocument/2006/relationships/hyperlink" Target="https://doi.org/10.1093/jmammal/gyv068" TargetMode="External"/><Relationship Id="rId35" Type="http://schemas.openxmlformats.org/officeDocument/2006/relationships/hyperlink" Target="file:///H:\School\QUT\Master\Project\Thesis\Combine\Master's%20thesis%20draft%20final%20ver.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1111/j.2041-%09210X.2011.00177.x" TargetMode="External"/><Relationship Id="rId338" Type="http://schemas.openxmlformats.org/officeDocument/2006/relationships/hyperlink" Target="https://doi.org/10.3161/1733-5329(2007)9%5b297:DRUBFB%5d2.0.CO;2" TargetMode="External"/><Relationship Id="rId503" Type="http://schemas.openxmlformats.org/officeDocument/2006/relationships/hyperlink" Target="https://doi.org/10.1016/j.biocon.2005.10.035" TargetMode="External"/><Relationship Id="rId545" Type="http://schemas.openxmlformats.org/officeDocument/2006/relationships/hyperlink" Target="https://doi.org/10.1371/journal.pone.0038800" TargetMode="External"/><Relationship Id="rId8" Type="http://schemas.openxmlformats.org/officeDocument/2006/relationships/comments" Target="comments.xml"/><Relationship Id="rId142" Type="http://schemas.openxmlformats.org/officeDocument/2006/relationships/hyperlink" Target="https://doi.org/10.3161/1733-5329(2005)7%5b237:TMBFOS%5d2.0.CO;2" TargetMode="External"/><Relationship Id="rId184" Type="http://schemas.openxmlformats.org/officeDocument/2006/relationships/chart" Target="charts/chart10.xml"/><Relationship Id="rId391" Type="http://schemas.openxmlformats.org/officeDocument/2006/relationships/hyperlink" Target="https://doi.org/10.2193/2005-684" TargetMode="External"/><Relationship Id="rId405" Type="http://schemas.openxmlformats.org/officeDocument/2006/relationships/hyperlink" Target="https://doi.org/10.1139/Z06-060" TargetMode="External"/><Relationship Id="rId447" Type="http://schemas.openxmlformats.org/officeDocument/2006/relationships/hyperlink" Target="https://doi.org/10.1071/AM06003" TargetMode="External"/><Relationship Id="rId251" Type="http://schemas.openxmlformats.org/officeDocument/2006/relationships/hyperlink" Target="https://doi.org/10.1016/j.chemosphere.2003.12.008" TargetMode="External"/><Relationship Id="rId489" Type="http://schemas.openxmlformats.org/officeDocument/2006/relationships/hyperlink" Target="https://doi.org/10.1002/wsb.289" TargetMode="External"/><Relationship Id="rId46" Type="http://schemas.openxmlformats.org/officeDocument/2006/relationships/hyperlink" Target="file:///H:\School\QUT\Master\Project\Thesis\Combine\Master's%20thesis%20draft%20final%20ver.docx" TargetMode="External"/><Relationship Id="rId293" Type="http://schemas.openxmlformats.org/officeDocument/2006/relationships/hyperlink" Target="https://doi.org/10.1007/s00360-007-0249-1" TargetMode="External"/><Relationship Id="rId307" Type="http://schemas.openxmlformats.org/officeDocument/2006/relationships/footer" Target="footer6.xml"/><Relationship Id="rId349" Type="http://schemas.openxmlformats.org/officeDocument/2006/relationships/hyperlink" Target="https://doi.org/10.1071/ZO9630219" TargetMode="External"/><Relationship Id="rId514" Type="http://schemas.openxmlformats.org/officeDocument/2006/relationships/hyperlink" Target="http://profile.id.com.au/Default.aspx?id=311&amp;pg=101&amp;gid=560&amp;type=enu%09m" TargetMode="External"/><Relationship Id="rId556" Type="http://schemas.openxmlformats.org/officeDocument/2006/relationships/hyperlink" Target="https://dx.doi.org/10.2305/IUCN.UK.2017-2.RLTS.T19553A21993377.en"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111/j.1749-6632.2011.06004.x" TargetMode="External"/><Relationship Id="rId153" Type="http://schemas.openxmlformats.org/officeDocument/2006/relationships/hyperlink" Target="https://doi.org/10.1088/1748-9326/aae7f9" TargetMode="External"/><Relationship Id="rId195" Type="http://schemas.openxmlformats.org/officeDocument/2006/relationships/hyperlink" Target="https://doi.org/10.1101/2020.02.11.942060" TargetMode="External"/><Relationship Id="rId209" Type="http://schemas.openxmlformats.org/officeDocument/2006/relationships/hyperlink" Target="https://doi.org/10.1007/BF00349991" TargetMode="External"/><Relationship Id="rId360" Type="http://schemas.openxmlformats.org/officeDocument/2006/relationships/hyperlink" Target="https://doi.org/10.1111/j.1442-9993.1982.tb01586.x" TargetMode="External"/><Relationship Id="rId416" Type="http://schemas.openxmlformats.org/officeDocument/2006/relationships/hyperlink" Target="https://doi.org/10.1111/j.1469-7998.2006.00276.x" TargetMode="External"/><Relationship Id="rId220" Type="http://schemas.openxmlformats.org/officeDocument/2006/relationships/hyperlink" Target="https://doi.org/10.3161/15081109ACC2017.19.2.012" TargetMode="External"/><Relationship Id="rId458" Type="http://schemas.openxmlformats.org/officeDocument/2006/relationships/hyperlink" Target="https://doi.org/10.1007/s10344-015-0911-y" TargetMode="External"/><Relationship Id="rId15" Type="http://schemas.openxmlformats.org/officeDocument/2006/relationships/hyperlink" Target="file:///H:\School\QUT\Master\Project\Thesis\Combine\Master's%20thesis%20draft%20final%20ver.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doi.org/10.1071/WR98019" TargetMode="External"/><Relationship Id="rId318" Type="http://schemas.openxmlformats.org/officeDocument/2006/relationships/chart" Target="charts/chart17.xml"/><Relationship Id="rId525" Type="http://schemas.openxmlformats.org/officeDocument/2006/relationships/hyperlink" Target="https://doi.org/10.1186/s12898-018-0174-z" TargetMode="External"/><Relationship Id="rId567" Type="http://schemas.openxmlformats.org/officeDocument/2006/relationships/image" Target="media/image10.jpeg"/><Relationship Id="rId99" Type="http://schemas.openxmlformats.org/officeDocument/2006/relationships/hyperlink" Target="https://doi.org/10.7717/peerj.3985" TargetMode="External"/><Relationship Id="rId122" Type="http://schemas.openxmlformats.org/officeDocument/2006/relationships/hyperlink" Target="https://doi.org/10.1093/icb/icn033" TargetMode="External"/><Relationship Id="rId164" Type="http://schemas.openxmlformats.org/officeDocument/2006/relationships/hyperlink" Target="https://doi.org/10.1111/j.1744-7429.2010.00626.x" TargetMode="External"/><Relationship Id="rId371" Type="http://schemas.openxmlformats.org/officeDocument/2006/relationships/hyperlink" Target="https://doi.org/10.1007/978-1-4613-3421-7_1" TargetMode="External"/><Relationship Id="rId427" Type="http://schemas.openxmlformats.org/officeDocument/2006/relationships/hyperlink" Target="https://doi.org/10.1007/s00265-007-0442-y" TargetMode="External"/><Relationship Id="rId469" Type="http://schemas.openxmlformats.org/officeDocument/2006/relationships/hyperlink" Target="https://doi.org/10.1111/j.1600-0587.2010.05510.x" TargetMode="External"/><Relationship Id="rId26" Type="http://schemas.openxmlformats.org/officeDocument/2006/relationships/hyperlink" Target="file:///H:\School\QUT\Master\Project\Thesis\Combine\Master's%20thesis%20draft%20final%20ver.docx" TargetMode="External"/><Relationship Id="rId231" Type="http://schemas.openxmlformats.org/officeDocument/2006/relationships/hyperlink" Target="https://doi.org/10.1656/1092-6194-15.3.453" TargetMode="External"/><Relationship Id="rId273" Type="http://schemas.openxmlformats.org/officeDocument/2006/relationships/hyperlink" Target="https://doi.org/10.3398/064.074.0212" TargetMode="External"/><Relationship Id="rId329" Type="http://schemas.openxmlformats.org/officeDocument/2006/relationships/chart" Target="charts/chart28.xml"/><Relationship Id="rId480" Type="http://schemas.openxmlformats.org/officeDocument/2006/relationships/hyperlink" Target="https://doi.org/10.1016/S0167-%098809(99)00123-1" TargetMode="External"/><Relationship Id="rId536" Type="http://schemas.openxmlformats.org/officeDocument/2006/relationships/hyperlink" Target="https://doi.org/10.1371/journal.pone.0231170" TargetMode="External"/><Relationship Id="rId68" Type="http://schemas.openxmlformats.org/officeDocument/2006/relationships/hyperlink" Target="https://doi.org/10.1071/AM16010" TargetMode="External"/><Relationship Id="rId133" Type="http://schemas.openxmlformats.org/officeDocument/2006/relationships/hyperlink" Target="https://doi.org/10.22004/ag.econ.285016" TargetMode="External"/><Relationship Id="rId175" Type="http://schemas.openxmlformats.org/officeDocument/2006/relationships/header" Target="header6.xml"/><Relationship Id="rId340" Type="http://schemas.openxmlformats.org/officeDocument/2006/relationships/hyperlink" Target="https://doi.org/10.1007/s00267-006-0274-y" TargetMode="External"/><Relationship Id="rId200" Type="http://schemas.openxmlformats.org/officeDocument/2006/relationships/hyperlink" Target="https://doi.org/10.18725/OPARU-475" TargetMode="External"/><Relationship Id="rId382" Type="http://schemas.openxmlformats.org/officeDocument/2006/relationships/hyperlink" Target="https://doi.org/10.1186/s12983-020-00370-0" TargetMode="External"/><Relationship Id="rId438" Type="http://schemas.openxmlformats.org/officeDocument/2006/relationships/chart" Target="charts/chart34.xml"/><Relationship Id="rId242" Type="http://schemas.openxmlformats.org/officeDocument/2006/relationships/hyperlink" Target="https://doi.org/10.1644/05-MAMM-A-127R1.1" TargetMode="External"/><Relationship Id="rId284" Type="http://schemas.openxmlformats.org/officeDocument/2006/relationships/hyperlink" Target="https://doi.org/10.1016/0003-3472(95)80030-%091" TargetMode="External"/><Relationship Id="rId491" Type="http://schemas.openxmlformats.org/officeDocument/2006/relationships/hyperlink" Target="https://doi.org/10.1126/science.1153352" TargetMode="External"/><Relationship Id="rId505" Type="http://schemas.openxmlformats.org/officeDocument/2006/relationships/hyperlink" Target="https://doi.org/10.1016/j.actao.2019.03.004" TargetMode="External"/><Relationship Id="rId37" Type="http://schemas.openxmlformats.org/officeDocument/2006/relationships/hyperlink" Target="file:///H:\School\QUT\Master\Project\Thesis\Combine\Master's%20thesis%20draft%20final%20ver.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ausbats.org.au/taxonomic-list/4589345107" TargetMode="External"/><Relationship Id="rId547" Type="http://schemas.openxmlformats.org/officeDocument/2006/relationships/hyperlink" Target="https://doi.org/10.1071/PC000130" TargetMode="External"/><Relationship Id="rId90" Type="http://schemas.openxmlformats.org/officeDocument/2006/relationships/hyperlink" Target="https://doi.org/10.1071/ZO9680049" TargetMode="External"/><Relationship Id="rId186"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51" Type="http://schemas.openxmlformats.org/officeDocument/2006/relationships/hyperlink" Target="https://doi.org/10.1515/mamm.1970.34.1.76" TargetMode="External"/><Relationship Id="rId393" Type="http://schemas.openxmlformats.org/officeDocument/2006/relationships/hyperlink" Target="https://doi.org/10.1371/journal.pone.0240434" TargetMode="External"/><Relationship Id="rId407" Type="http://schemas.openxmlformats.org/officeDocument/2006/relationships/hyperlink" Target="https://doi.org/10.1016/j.mambio.2014.10.003" TargetMode="External"/><Relationship Id="rId449" Type="http://schemas.openxmlformats.org/officeDocument/2006/relationships/hyperlink" Target="https://doi.org/10.1016/j.biocon.2017.08.030" TargetMode="External"/><Relationship Id="rId211" Type="http://schemas.openxmlformats.org/officeDocument/2006/relationships/hyperlink" Target="https://doi.org/526-530.%2010.1139/z76-059" TargetMode="External"/><Relationship Id="rId253" Type="http://schemas.openxmlformats.org/officeDocument/2006/relationships/hyperlink" Target="https://doi.org/10.1017/S0952836903004503" TargetMode="External"/><Relationship Id="rId295" Type="http://schemas.openxmlformats.org/officeDocument/2006/relationships/hyperlink" Target="https://www.rosemonteis.us/documents/usfws-1997e" TargetMode="External"/><Relationship Id="rId309" Type="http://schemas.openxmlformats.org/officeDocument/2006/relationships/footer" Target="footer7.xml"/><Relationship Id="rId460" Type="http://schemas.openxmlformats.org/officeDocument/2006/relationships/hyperlink" Target="https://doi.org/10.1111/aec.12478" TargetMode="External"/><Relationship Id="rId516" Type="http://schemas.openxmlformats.org/officeDocument/2006/relationships/hyperlink" Target="https://doi.org/10.1007/s00442-011-%092247-y" TargetMode="External"/><Relationship Id="rId48" Type="http://schemas.openxmlformats.org/officeDocument/2006/relationships/hyperlink" Target="file:///H:\School\QUT\Master\Project\Thesis\Combine\Master's%20thesis%20draft%20final%20ver.docx" TargetMode="External"/><Relationship Id="rId113" Type="http://schemas.openxmlformats.org/officeDocument/2006/relationships/hyperlink" Target="https://doi.org/10.3390/d10030072" TargetMode="External"/><Relationship Id="rId320" Type="http://schemas.openxmlformats.org/officeDocument/2006/relationships/chart" Target="charts/chart19.xml"/><Relationship Id="rId558" Type="http://schemas.openxmlformats.org/officeDocument/2006/relationships/hyperlink" Target="https://dx.doi.org/10.2305/IUCN.UK.2021-1.RLTS.T136697A22039960.en" TargetMode="External"/><Relationship Id="rId155" Type="http://schemas.openxmlformats.org/officeDocument/2006/relationships/hyperlink" Target="https://doi.org/10.1071/ZO10062" TargetMode="External"/><Relationship Id="rId197" Type="http://schemas.openxmlformats.org/officeDocument/2006/relationships/hyperlink" Target="https://doi.org/10.1111/brv.12427" TargetMode="External"/><Relationship Id="rId362" Type="http://schemas.openxmlformats.org/officeDocument/2006/relationships/hyperlink" Target="https://doi.org/10.1371/journal.pone.0205701" TargetMode="External"/><Relationship Id="rId418" Type="http://schemas.openxmlformats.org/officeDocument/2006/relationships/hyperlink" Target="https://www.semanticscholar.org/paper/Roost-ecology-%09of-eastern-small-footed-bats-(Myotis-%09Thomson/577a1d9eb8d4265b38ee573abac01aef8237c865" TargetMode="External"/><Relationship Id="rId222" Type="http://schemas.openxmlformats.org/officeDocument/2006/relationships/hyperlink" Target="https://doi.org/10.7882/AZ.2017.012" TargetMode="External"/><Relationship Id="rId264" Type="http://schemas.openxmlformats.org/officeDocument/2006/relationships/hyperlink" Target="https://doi.org/10.3161/1733-5329(2006)8%5b381:ACBEAR%5d2.0.CO;2" TargetMode="External"/><Relationship Id="rId471" Type="http://schemas.openxmlformats.org/officeDocument/2006/relationships/hyperlink" Target="https://ro.uow.edu.au/theses/2619/" TargetMode="External"/><Relationship Id="rId17" Type="http://schemas.openxmlformats.org/officeDocument/2006/relationships/hyperlink" Target="file:///H:\School\QUT\Master\Project\Thesis\Combine\Master's%20thesis%20draft%20final%20ver.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111/j.1365-2664.2007.01389.x" TargetMode="External"/><Relationship Id="rId527" Type="http://schemas.openxmlformats.org/officeDocument/2006/relationships/hyperlink" Target="https://doi.org/10.1139/z02-%09029" TargetMode="External"/><Relationship Id="rId569" Type="http://schemas.openxmlformats.org/officeDocument/2006/relationships/footer" Target="footer11.xml"/><Relationship Id="rId70" Type="http://schemas.openxmlformats.org/officeDocument/2006/relationships/hyperlink" Target="https://doi.org/10.1016/j.biocon.2015.02.028" TargetMode="External"/><Relationship Id="rId166" Type="http://schemas.openxmlformats.org/officeDocument/2006/relationships/hyperlink" Target="https://doi.org/10.1007/s10980-015-0322-1" TargetMode="External"/><Relationship Id="rId331" Type="http://schemas.openxmlformats.org/officeDocument/2006/relationships/chart" Target="charts/chart30.xml"/><Relationship Id="rId373" Type="http://schemas.openxmlformats.org/officeDocument/2006/relationships/hyperlink" Target="https://doi.org/10.7882/AZ.2018.028" TargetMode="External"/><Relationship Id="rId429" Type="http://schemas.openxmlformats.org/officeDocument/2006/relationships/hyperlink" Target="https://doi.org/10.1007/s10344-020-01374-1" TargetMode="External"/><Relationship Id="rId1" Type="http://schemas.openxmlformats.org/officeDocument/2006/relationships/customXml" Target="../customXml/item1.xml"/><Relationship Id="rId233" Type="http://schemas.openxmlformats.org/officeDocument/2006/relationships/hyperlink" Target="https://doi.org/10.1002/ecs2.2925" TargetMode="External"/><Relationship Id="rId440" Type="http://schemas.openxmlformats.org/officeDocument/2006/relationships/chart" Target="charts/chart36.xml"/><Relationship Id="rId28" Type="http://schemas.openxmlformats.org/officeDocument/2006/relationships/hyperlink" Target="file:///H:\School\QUT\Master\Project\Thesis\Combine\Master's%20thesis%20draft%20final%20ver.docx" TargetMode="External"/><Relationship Id="rId275" Type="http://schemas.openxmlformats.org/officeDocument/2006/relationships/hyperlink" Target="https://doi.org/10.1016/j.actao.2006.11.001" TargetMode="External"/><Relationship Id="rId300" Type="http://schemas.openxmlformats.org/officeDocument/2006/relationships/hyperlink" Target="https://doi.org/10.1098/rsbl.2011.0313" TargetMode="External"/><Relationship Id="rId482" Type="http://schemas.openxmlformats.org/officeDocument/2006/relationships/hyperlink" Target="http://hdl.handle.net/10072/366401" TargetMode="External"/><Relationship Id="rId538" Type="http://schemas.openxmlformats.org/officeDocument/2006/relationships/hyperlink" Target="https://doi.org/10.1071/ZO16030" TargetMode="External"/><Relationship Id="rId81" Type="http://schemas.openxmlformats.org/officeDocument/2006/relationships/hyperlink" Target="https://doi.org/10.1371/journal.pone.0020483" TargetMode="External"/><Relationship Id="rId135" Type="http://schemas.openxmlformats.org/officeDocument/2006/relationships/hyperlink" Target="https://www.environment.nsw.gov.au/threatenedspeciesapp/profile.aspx?i%09d=10533" TargetMode="External"/><Relationship Id="rId177" Type="http://schemas.openxmlformats.org/officeDocument/2006/relationships/chart" Target="charts/chart3.xml"/><Relationship Id="rId342" Type="http://schemas.openxmlformats.org/officeDocument/2006/relationships/hyperlink" Target="https://doi.org/10.3161/150811010X504671" TargetMode="External"/><Relationship Id="rId384" Type="http://schemas.openxmlformats.org/officeDocument/2006/relationships/hyperlink" Target="https://www.researchgate.net/publication/26%20%098926099_A_Field_Guide%20to_the_Mammals%20of_Australia" TargetMode="External"/><Relationship Id="rId202" Type="http://schemas.openxmlformats.org/officeDocument/2006/relationships/hyperlink" Target="https://doi.org/10.1111/j.1600-0587.2000.tb00258.x" TargetMode="External"/><Relationship Id="rId244" Type="http://schemas.openxmlformats.org/officeDocument/2006/relationships/hyperlink" Target="https://doi.org/10.1111/aec.12269" TargetMode="External"/><Relationship Id="rId39" Type="http://schemas.openxmlformats.org/officeDocument/2006/relationships/hyperlink" Target="file:///H:\School\QUT\Master\Project\Thesis\Combine\Master's%20thesis%20draft%20final%20ver.docx" TargetMode="External"/><Relationship Id="rId286" Type="http://schemas.openxmlformats.org/officeDocument/2006/relationships/hyperlink" Target="https://doi.org/10.1016/j.gecco.2019.e00808" TargetMode="External"/><Relationship Id="rId451" Type="http://schemas.openxmlformats.org/officeDocument/2006/relationships/hyperlink" Target="https://doi.org/10.1016/0300-9629(94)90023-X" TargetMode="External"/><Relationship Id="rId493" Type="http://schemas.openxmlformats.org/officeDocument/2006/relationships/hyperlink" Target="https://doi.org/10.1139/Z07-067" TargetMode="External"/><Relationship Id="rId507" Type="http://schemas.openxmlformats.org/officeDocument/2006/relationships/hyperlink" Target="https://doi.org/10.3390/d12090332" TargetMode="External"/><Relationship Id="rId549" Type="http://schemas.openxmlformats.org/officeDocument/2006/relationships/hyperlink" Target="https://doi.org/10.1007/s10344-020-1368-1" TargetMode="External"/><Relationship Id="rId50" Type="http://schemas.openxmlformats.org/officeDocument/2006/relationships/hyperlink" Target="file:///H:\School\QUT\Master\Project\Thesis\Combine\Master's%20thesis%20draft%20final%20ver.docx" TargetMode="External"/><Relationship Id="rId104" Type="http://schemas.openxmlformats.org/officeDocument/2006/relationships/hyperlink" Target="https://doi.org/10.1371/journal.pone.0205701" TargetMode="External"/><Relationship Id="rId146" Type="http://schemas.openxmlformats.org/officeDocument/2006/relationships/hyperlink" Target="http://www.cwcn.org.au/images/Microbats_Inner%20%09_West_Survey_Report_b.pdf" TargetMode="External"/><Relationship Id="rId188" Type="http://schemas.openxmlformats.org/officeDocument/2006/relationships/hyperlink" Target="https://doi.org/10.1016/j.anbehav.2018.09.014" TargetMode="External"/><Relationship Id="rId311" Type="http://schemas.openxmlformats.org/officeDocument/2006/relationships/image" Target="media/image2.png"/><Relationship Id="rId353" Type="http://schemas.openxmlformats.org/officeDocument/2006/relationships/hyperlink" Target="https://doi.org/10.1038/s41598-021-87327-3" TargetMode="External"/><Relationship Id="rId395" Type="http://schemas.openxmlformats.org/officeDocument/2006/relationships/hyperlink" Target="https://doi.org/10.5772/intechopen.68836" TargetMode="External"/><Relationship Id="rId409" Type="http://schemas.openxmlformats.org/officeDocument/2006/relationships/hyperlink" Target="https://doi.org/10.1046/j.1365-2664.2001.00607.x" TargetMode="External"/><Relationship Id="rId560" Type="http://schemas.openxmlformats.org/officeDocument/2006/relationships/footer" Target="footer9.xml"/><Relationship Id="rId92" Type="http://schemas.openxmlformats.org/officeDocument/2006/relationships/hyperlink" Target="https://doi.org/10.3897/zookeys.784.25562" TargetMode="External"/><Relationship Id="rId213" Type="http://schemas.openxmlformats.org/officeDocument/2006/relationships/hyperlink" Target="https://doi.org/10.1016/j.mambio.2012.06.005" TargetMode="External"/><Relationship Id="rId420" Type="http://schemas.openxmlformats.org/officeDocument/2006/relationships/hyperlink" Target="http://www.tr.qld.gov.au/facilities-recreation/parks-gardens/parks-by-%09location/cooyar-muntapa-tunnel" TargetMode="External"/><Relationship Id="rId255" Type="http://schemas.openxmlformats.org/officeDocument/2006/relationships/hyperlink" Target="https://doi.org/10.1098/rstb.1987.0030" TargetMode="External"/><Relationship Id="rId297" Type="http://schemas.openxmlformats.org/officeDocument/2006/relationships/hyperlink" Target="https://doi.org/10.4404/Hystrix-22.1-4524" TargetMode="External"/><Relationship Id="rId462" Type="http://schemas.openxmlformats.org/officeDocument/2006/relationships/hyperlink" Target="https://doi.org/10.1002/rse2.19" TargetMode="External"/><Relationship Id="rId518" Type="http://schemas.openxmlformats.org/officeDocument/2006/relationships/hyperlink" Target="https://www.moretonbay.qld.gov.au/files/assets/public/services/building-%09development/mbrc-plan/background-studies/streams-of-high-%09biodiversity.pdf" TargetMode="External"/><Relationship Id="rId115" Type="http://schemas.openxmlformats.org/officeDocument/2006/relationships/hyperlink" Target="https://doi.org/10.7882/AZ.1999.016" TargetMode="External"/><Relationship Id="rId157" Type="http://schemas.openxmlformats.org/officeDocument/2006/relationships/hyperlink" Target="https://doi.org/10.1007/s10914-011-9158-x" TargetMode="External"/><Relationship Id="rId322" Type="http://schemas.openxmlformats.org/officeDocument/2006/relationships/chart" Target="charts/chart21.xml"/><Relationship Id="rId364" Type="http://schemas.openxmlformats.org/officeDocument/2006/relationships/hyperlink" Target="https://doi.org/10.7882/FS.2004.090" TargetMode="External"/><Relationship Id="rId61" Type="http://schemas.openxmlformats.org/officeDocument/2006/relationships/header" Target="header1.xml"/><Relationship Id="rId199" Type="http://schemas.openxmlformats.org/officeDocument/2006/relationships/hyperlink" Target="https://doi.org/10.1139/Z07-045" TargetMode="External"/><Relationship Id="rId571" Type="http://schemas.microsoft.com/office/2011/relationships/people" Target="people.xml"/><Relationship Id="rId19" Type="http://schemas.openxmlformats.org/officeDocument/2006/relationships/hyperlink" Target="file:///H:\School\QUT\Master\Project\Thesis\Combine\Master's%20thesis%20draft%20final%20ver.docx" TargetMode="External"/><Relationship Id="rId224" Type="http://schemas.openxmlformats.org/officeDocument/2006/relationships/hyperlink" Target="https://doi.org/10.1080/03014220709510083" TargetMode="External"/><Relationship Id="rId266" Type="http://schemas.openxmlformats.org/officeDocument/2006/relationships/hyperlink" Target="https://doi.org/10.3161/15081109ACC2018.20.2.004" TargetMode="External"/><Relationship Id="rId431" Type="http://schemas.openxmlformats.org/officeDocument/2006/relationships/hyperlink" Target="https://doi.org/10.1111/j.1469-7998.1997.tb01968.x" TargetMode="External"/><Relationship Id="rId473" Type="http://schemas.openxmlformats.org/officeDocument/2006/relationships/hyperlink" Target="https://doi.org/10.7882/AZ.2017.012" TargetMode="External"/><Relationship Id="rId529" Type="http://schemas.openxmlformats.org/officeDocument/2006/relationships/hyperlink" Target="https://doi.org/10.1121/1.5102166" TargetMode="External"/><Relationship Id="rId30" Type="http://schemas.openxmlformats.org/officeDocument/2006/relationships/hyperlink" Target="file:///H:\School\QUT\Master\Project\Thesis\Combine\Master's%20thesis%20draft%20final%20ver.docx" TargetMode="External"/><Relationship Id="rId126" Type="http://schemas.openxmlformats.org/officeDocument/2006/relationships/hyperlink" Target="https://doi.org/10.1071/PC140366" TargetMode="External"/><Relationship Id="rId168" Type="http://schemas.openxmlformats.org/officeDocument/2006/relationships/header" Target="header3.xml"/><Relationship Id="rId333" Type="http://schemas.openxmlformats.org/officeDocument/2006/relationships/hyperlink" Target="https://doi.org/10.1071/AM00069" TargetMode="External"/><Relationship Id="rId540" Type="http://schemas.openxmlformats.org/officeDocument/2006/relationships/hyperlink" Target="https://doi.org/10.1111/btp.12056"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1093/jmammal/gyz210" TargetMode="External"/><Relationship Id="rId3" Type="http://schemas.openxmlformats.org/officeDocument/2006/relationships/styles" Target="styles.xml"/><Relationship Id="rId235" Type="http://schemas.openxmlformats.org/officeDocument/2006/relationships/hyperlink" Target="https://doi.org/10.1111/j.1439-0310.1994.tb01071.x" TargetMode="External"/><Relationship Id="rId277" Type="http://schemas.openxmlformats.org/officeDocument/2006/relationships/hyperlink" Target="https://doi.org/10.2307/3546196" TargetMode="External"/><Relationship Id="rId400" Type="http://schemas.openxmlformats.org/officeDocument/2006/relationships/hyperlink" Target="https://doi.org/10.1071/WR98019" TargetMode="External"/><Relationship Id="rId442" Type="http://schemas.openxmlformats.org/officeDocument/2006/relationships/chart" Target="charts/chart38.xml"/><Relationship Id="rId484" Type="http://schemas.openxmlformats.org/officeDocument/2006/relationships/hyperlink" Target="https://doi.org/10.1139/cjz-2012-0282" TargetMode="External"/><Relationship Id="rId137" Type="http://schemas.openxmlformats.org/officeDocument/2006/relationships/hyperlink" Target="https://doi.org/10.1016/j.mambio.2014.10.004" TargetMode="External"/><Relationship Id="rId302" Type="http://schemas.openxmlformats.org/officeDocument/2006/relationships/hyperlink" Target="https://doi.org/10.7882/FS.2011.047" TargetMode="External"/><Relationship Id="rId344" Type="http://schemas.openxmlformats.org/officeDocument/2006/relationships/hyperlink" Target="https://doi.org/10.1046/j.0269-8463.2001.00602.x" TargetMode="External"/><Relationship Id="rId41" Type="http://schemas.openxmlformats.org/officeDocument/2006/relationships/hyperlink" Target="file:///H:\School\QUT\Master\Project\Thesis\Combine\Master's%20thesis%20draft%20final%20ver.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5.xml"/><Relationship Id="rId386" Type="http://schemas.openxmlformats.org/officeDocument/2006/relationships/hyperlink" Target="https://doi.org/10.1002/wsb.461" TargetMode="External"/><Relationship Id="rId551" Type="http://schemas.openxmlformats.org/officeDocument/2006/relationships/hyperlink" Target="https://doi.org/10.1111/j.1365-%092664.2010.01934.x" TargetMode="External"/><Relationship Id="rId190" Type="http://schemas.openxmlformats.org/officeDocument/2006/relationships/hyperlink" Target="https://doi.org/10.1515/mamm.2004.041" TargetMode="External"/><Relationship Id="rId204" Type="http://schemas.openxmlformats.org/officeDocument/2006/relationships/hyperlink" Target="https://doi.org/10.1071/ZO9680049" TargetMode="External"/><Relationship Id="rId246" Type="http://schemas.openxmlformats.org/officeDocument/2006/relationships/hyperlink" Target="https://doi.org/10.3161/150811013X667911" TargetMode="External"/><Relationship Id="rId288" Type="http://schemas.openxmlformats.org/officeDocument/2006/relationships/hyperlink" Target="https://doi.org/10.1644/05-MAMM-A-161R1.1" TargetMode="External"/><Relationship Id="rId411" Type="http://schemas.openxmlformats.org/officeDocument/2006/relationships/hyperlink" Target="https://doi.org/10.1080/03014223.2006.9518434" TargetMode="External"/><Relationship Id="rId453" Type="http://schemas.openxmlformats.org/officeDocument/2006/relationships/hyperlink" Target="https://doi.org/10.2307/1382939" TargetMode="External"/><Relationship Id="rId509" Type="http://schemas.openxmlformats.org/officeDocument/2006/relationships/hyperlink" Target="https://doi.org/10.1111/j.1523-1739.2000.99068.x" TargetMode="External"/><Relationship Id="rId106" Type="http://schemas.openxmlformats.org/officeDocument/2006/relationships/hyperlink" Target="https://doi.org/10.1080/03014223.2012.731006" TargetMode="External"/><Relationship Id="rId313" Type="http://schemas.openxmlformats.org/officeDocument/2006/relationships/chart" Target="charts/chart12.xml"/><Relationship Id="rId495" Type="http://schemas.openxmlformats.org/officeDocument/2006/relationships/hyperlink" Target="https://doi.org/10.1139/cjz-2016-0055" TargetMode="External"/><Relationship Id="rId10" Type="http://schemas.microsoft.com/office/2016/09/relationships/commentsIds" Target="commentsIds.xml"/><Relationship Id="rId52" Type="http://schemas.openxmlformats.org/officeDocument/2006/relationships/hyperlink" Target="file:///H:\School\QUT\Master\Project\Thesis\Combine\Master's%20thesis%20draft%20final%20ver.docx" TargetMode="External"/><Relationship Id="rId94" Type="http://schemas.openxmlformats.org/officeDocument/2006/relationships/hyperlink" Target="https://doi.org/10.1139/cjz-2014-0294" TargetMode="External"/><Relationship Id="rId148" Type="http://schemas.openxmlformats.org/officeDocument/2006/relationships/hyperlink" Target="https://doi.org/10.1016/j.mambio.2014.10.003" TargetMode="External"/><Relationship Id="rId355" Type="http://schemas.openxmlformats.org/officeDocument/2006/relationships/hyperlink" Target="https://doi.org/10.1890/02-%095188" TargetMode="External"/><Relationship Id="rId397" Type="http://schemas.openxmlformats.org/officeDocument/2006/relationships/hyperlink" Target="https://doi.org/10.1644/07-%09MAMM-A-163R1.1" TargetMode="External"/><Relationship Id="rId520" Type="http://schemas.openxmlformats.org/officeDocument/2006/relationships/hyperlink" Target="https://doi.org/10.3389/fevo.2019.00373" TargetMode="External"/><Relationship Id="rId562" Type="http://schemas.openxmlformats.org/officeDocument/2006/relationships/image" Target="media/image5.jpeg"/><Relationship Id="rId215" Type="http://schemas.openxmlformats.org/officeDocument/2006/relationships/hyperlink" Target="https://doi.org/10.1371/journal.pone.0042737" TargetMode="External"/><Relationship Id="rId257" Type="http://schemas.openxmlformats.org/officeDocument/2006/relationships/hyperlink" Target="https://doi.org/10.1371/journal.pone.0240434" TargetMode="External"/><Relationship Id="rId422" Type="http://schemas.openxmlformats.org/officeDocument/2006/relationships/hyperlink" Target="https://nccarf.jcu.edu.au/terrestrialbiodiversity/index.php/40-research-%09tools/239-honours-projects.html" TargetMode="External"/><Relationship Id="rId464" Type="http://schemas.openxmlformats.org/officeDocument/2006/relationships/hyperlink" Target="https://doi.org/10.3389/fphys.2013.00164" TargetMode="External"/><Relationship Id="rId299" Type="http://schemas.openxmlformats.org/officeDocument/2006/relationships/hyperlink" Target="https://doi.org/10.1086/693847" TargetMode="External"/><Relationship Id="rId63" Type="http://schemas.openxmlformats.org/officeDocument/2006/relationships/footer" Target="footer1.xml"/><Relationship Id="rId159" Type="http://schemas.openxmlformats.org/officeDocument/2006/relationships/hyperlink" Target="https://doi.org/10.1016/j.biocon.2011.11.026" TargetMode="External"/><Relationship Id="rId366" Type="http://schemas.openxmlformats.org/officeDocument/2006/relationships/hyperlink" Target="https://doi.org/10.1093/jmammal/gyx039" TargetMode="External"/><Relationship Id="rId226" Type="http://schemas.openxmlformats.org/officeDocument/2006/relationships/hyperlink" Target="https://doi.org/10.1111/j.1442-9993.1982.tb01586.x" TargetMode="External"/><Relationship Id="rId433" Type="http://schemas.openxmlformats.org/officeDocument/2006/relationships/hyperlink" Target="https://doi.org/10.5772/intechopen.69267"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590/1809-4392201601443" TargetMode="External"/><Relationship Id="rId500" Type="http://schemas.openxmlformats.org/officeDocument/2006/relationships/hyperlink" Target="https://doi.org/10.1046/j.1365-2664.2002.00739.x" TargetMode="External"/><Relationship Id="rId5" Type="http://schemas.openxmlformats.org/officeDocument/2006/relationships/webSettings" Target="webSettings.xml"/><Relationship Id="rId237" Type="http://schemas.openxmlformats.org/officeDocument/2006/relationships/hyperlink" Target="https://doi.org/10.1007/s13364-020-00531-w" TargetMode="External"/><Relationship Id="rId444" Type="http://schemas.openxmlformats.org/officeDocument/2006/relationships/hyperlink" Target="https://doi.org/10.1080/12538078.2014.902771" TargetMode="External"/><Relationship Id="rId290" Type="http://schemas.openxmlformats.org/officeDocument/2006/relationships/hyperlink" Target="https://doi.org/10.1071/ZO20049" TargetMode="External"/><Relationship Id="rId304" Type="http://schemas.openxmlformats.org/officeDocument/2006/relationships/hyperlink" Target="https://doi.org/10.1111/j.1469-%097998.1997.tb01968.x" TargetMode="External"/><Relationship Id="rId388" Type="http://schemas.openxmlformats.org/officeDocument/2006/relationships/hyperlink" Target="https://www.informea.org/en/protecting-and-%09managing-underground-sites-bats" TargetMode="External"/><Relationship Id="rId511" Type="http://schemas.openxmlformats.org/officeDocument/2006/relationships/hyperlink" Target="https://doi.org/10.1007/s10980-016-%090444-0"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16/j.mambio.2010.11.007" TargetMode="External"/><Relationship Id="rId248" Type="http://schemas.openxmlformats.org/officeDocument/2006/relationships/hyperlink" Target="https://doi.org/10.1644/1545-1542(2002)0832.0.CO;2" TargetMode="External"/><Relationship Id="rId455" Type="http://schemas.openxmlformats.org/officeDocument/2006/relationships/hyperlink" Target="https://doi.org/10.7882/FS.2011.010" TargetMode="External"/><Relationship Id="rId12" Type="http://schemas.openxmlformats.org/officeDocument/2006/relationships/hyperlink" Target="file:///H:\School\QUT\Master\Project\Thesis\Combine\Master's%20thesis%20draft%20final%20ver.docx" TargetMode="External"/><Relationship Id="rId108" Type="http://schemas.openxmlformats.org/officeDocument/2006/relationships/hyperlink" Target="https://doi.org/10.1242/jeb.066514" TargetMode="External"/><Relationship Id="rId315" Type="http://schemas.openxmlformats.org/officeDocument/2006/relationships/chart" Target="charts/chart14.xml"/><Relationship Id="rId522" Type="http://schemas.openxmlformats.org/officeDocument/2006/relationships/hyperlink" Target="https://doi.org/10.1046/j.1365-2664.2003.00831.x"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07/s11252-016-0552-2" TargetMode="External"/><Relationship Id="rId399" Type="http://schemas.openxmlformats.org/officeDocument/2006/relationships/hyperlink" Target="https://doi.org/10.1016/j.mambio.2014.10.004" TargetMode="External"/><Relationship Id="rId259" Type="http://schemas.openxmlformats.org/officeDocument/2006/relationships/hyperlink" Target="https://doi.org/10.1644/1545-%091542(2002)083%3c0794:IOSARS%3e2.0.CO;2" TargetMode="External"/><Relationship Id="rId466" Type="http://schemas.openxmlformats.org/officeDocument/2006/relationships/hyperlink" Target="https://doi.org/10.1515/mamm.1970.34.1.76" TargetMode="External"/><Relationship Id="rId23" Type="http://schemas.openxmlformats.org/officeDocument/2006/relationships/hyperlink" Target="file:///H:\School\QUT\Master\Project\Thesis\Combine\Master's%20thesis%20draft%20final%20ver.docx" TargetMode="External"/><Relationship Id="rId119" Type="http://schemas.openxmlformats.org/officeDocument/2006/relationships/hyperlink" Target="https://doi.org/10.1139/cjz-2013-0127" TargetMode="External"/><Relationship Id="rId326" Type="http://schemas.openxmlformats.org/officeDocument/2006/relationships/chart" Target="charts/chart25.xml"/><Relationship Id="rId533" Type="http://schemas.openxmlformats.org/officeDocument/2006/relationships/hyperlink" Target="https://doi.org/10.1111/jzo.1204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embeddings/oleObject5.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6.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7.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8.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9.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10.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A14C-4D14-852C-9CD8174AF8B9}"/>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A14C-4D14-852C-9CD8174AF8B9}"/>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A14C-4D14-852C-9CD8174AF8B9}"/>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A14C-4D14-852C-9CD8174AF8B9}"/>
            </c:ext>
          </c:extLst>
        </c:ser>
        <c:ser>
          <c:idx val="4"/>
          <c:order val="4"/>
          <c:tx>
            <c:strRef>
              <c:f>'All sp'!$E$1</c:f>
              <c:strCache>
                <c:ptCount val="1"/>
                <c:pt idx="0">
                  <c:v>External</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A14C-4D14-852C-9CD8174AF8B9}"/>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0.19617</cdr:x>
      <cdr:y>0.10927</cdr:y>
    </cdr:from>
    <cdr:to>
      <cdr:x>0.19617</cdr:x>
      <cdr:y>0.80617</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8724" y="419100"/>
          <a:ext cx="0" cy="267288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0.32731</cdr:x>
      <cdr:y>0.10927</cdr:y>
    </cdr:from>
    <cdr:to>
      <cdr:x>0.32731</cdr:x>
      <cdr:y>0.80696</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1073" y="419100"/>
          <a:ext cx="0" cy="267590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0.45826</cdr:x>
      <cdr:y>0.11175</cdr:y>
    </cdr:from>
    <cdr:to>
      <cdr:x>0.45826</cdr:x>
      <cdr:y>0.80697</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61732" y="428625"/>
          <a:ext cx="0" cy="266641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0.59013</cdr:x>
      <cdr:y>0.11175</cdr:y>
    </cdr:from>
    <cdr:to>
      <cdr:x>0.59013</cdr:x>
      <cdr:y>0.80696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0546" y="428625"/>
          <a:ext cx="0" cy="26663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0.72002</cdr:x>
      <cdr:y>0.11424</cdr:y>
    </cdr:from>
    <cdr:to>
      <cdr:x>0.72127</cdr:x>
      <cdr:y>0.80561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1750" y="438150"/>
          <a:ext cx="11145" cy="265170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0.85365</cdr:x>
      <cdr:y>0.11175</cdr:y>
    </cdr:from>
    <cdr:to>
      <cdr:x>0.85365</cdr:x>
      <cdr:y>0.80711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66140" y="428625"/>
          <a:ext cx="0" cy="266695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1125</TotalTime>
  <Pages>209</Pages>
  <Words>61269</Words>
  <Characters>349234</Characters>
  <Application>Microsoft Office Word</Application>
  <DocSecurity>0</DocSecurity>
  <Lines>2910</Lines>
  <Paragraphs>819</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409684</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297</cp:revision>
  <cp:lastPrinted>2021-05-11T15:51:00Z</cp:lastPrinted>
  <dcterms:created xsi:type="dcterms:W3CDTF">2021-05-11T08:18:00Z</dcterms:created>
  <dcterms:modified xsi:type="dcterms:W3CDTF">2021-09-27T05:59:00Z</dcterms:modified>
</cp:coreProperties>
</file>